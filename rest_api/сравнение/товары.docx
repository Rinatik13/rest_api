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5.xml" ContentType="application/vnd.openxmlformats-officedocument.wordprocessingml.footer+xml"/>
  <Override PartName="/word/header13.xml" ContentType="application/vnd.openxmlformats-officedocument.wordprocessingml.header+xml"/>
  <Override PartName="/word/footer6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7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8.xml" ContentType="application/vnd.openxmlformats-officedocument.wordprocessingml.footer+xml"/>
  <Override PartName="/word/header19.xml" ContentType="application/vnd.openxmlformats-officedocument.wordprocessingml.header+xml"/>
  <Override PartName="/word/footer9.xml" ContentType="application/vnd.openxmlformats-officedocument.wordprocessingml.footer+xml"/>
  <Override PartName="/word/header20.xml" ContentType="application/vnd.openxmlformats-officedocument.wordprocessingml.header+xml"/>
  <Override PartName="/word/footer1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1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12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13.xml" ContentType="application/vnd.openxmlformats-officedocument.wordprocessingml.footer+xml"/>
  <Override PartName="/word/header32.xml" ContentType="application/vnd.openxmlformats-officedocument.wordprocessingml.header+xml"/>
  <Override PartName="/word/footer14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15.xml" ContentType="application/vnd.openxmlformats-officedocument.wordprocessingml.footer+xml"/>
  <Override PartName="/word/header38.xml" ContentType="application/vnd.openxmlformats-officedocument.wordprocessingml.header+xml"/>
  <Override PartName="/word/footer16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17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18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19.xml" ContentType="application/vnd.openxmlformats-officedocument.wordprocessingml.footer+xml"/>
  <Override PartName="/word/header50.xml" ContentType="application/vnd.openxmlformats-officedocument.wordprocessingml.header+xml"/>
  <Override PartName="/word/footer20.xml" ContentType="application/vnd.openxmlformats-officedocument.wordprocessingml.footer+xml"/>
  <Override PartName="/word/header51.xml" ContentType="application/vnd.openxmlformats-officedocument.wordprocessingml.header+xml"/>
  <Override PartName="/word/footer2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22.xml" ContentType="application/vnd.openxmlformats-officedocument.wordprocessingml.footer+xml"/>
  <Override PartName="/word/header55.xml" ContentType="application/vnd.openxmlformats-officedocument.wordprocessingml.header+xml"/>
  <Override PartName="/word/footer23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24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25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26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27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28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05A" w:rsidRDefault="003C1F12" w:rsidP="001B444D">
      <w:pPr>
        <w:pStyle w:val="--"/>
        <w:numPr>
          <w:ilvl w:val="0"/>
          <w:numId w:val="0"/>
        </w:numPr>
        <w:rPr>
          <w:del w:id="0" w:author="Rinat Gub" w:date="2022-12-06T13:44:00Z"/>
          <w:rFonts w:ascii="Arial" w:hAnsi="Arial" w:cs="Arial"/>
          <w:sz w:val="20"/>
          <w:szCs w:val="20"/>
        </w:rPr>
      </w:pPr>
      <w:bookmarkStart w:id="1" w:name="_Ref391415671"/>
      <w:bookmarkStart w:id="2" w:name="_Toc392487690"/>
      <w:bookmarkStart w:id="3" w:name="_Toc392489394"/>
      <w:bookmarkStart w:id="4" w:name="ФОРМЫ"/>
      <w:bookmarkStart w:id="5" w:name="П_01_запрос_на_закупку"/>
      <w:bookmarkStart w:id="6" w:name="_Toc348521661"/>
      <w:bookmarkStart w:id="7" w:name="_Toc349821313"/>
      <w:del w:id="8" w:author="Rinat Gub" w:date="2022-12-06T13:44:00Z">
        <w:r>
          <w:rPr>
            <w:rFonts w:ascii="Arial" w:hAnsi="Arial" w:cs="Arial"/>
            <w:sz w:val="20"/>
            <w:szCs w:val="20"/>
          </w:rPr>
          <w:br w:type="textWrapping" w:clear="all"/>
        </w:r>
      </w:del>
    </w:p>
    <w:p w:rsidR="00A56718" w:rsidRPr="00203244" w:rsidRDefault="003174D2" w:rsidP="00F90E64">
      <w:pPr>
        <w:pStyle w:val="11"/>
        <w:pPrChange w:id="9" w:author="Rinat Gub" w:date="2022-12-06T13:44:00Z">
          <w:pPr>
            <w:pStyle w:val="afffa"/>
          </w:pPr>
        </w:pPrChange>
      </w:pPr>
      <w:bookmarkStart w:id="10" w:name="ф_06_квалификационная_часть"/>
      <w:bookmarkStart w:id="11" w:name="_Ref55280368"/>
      <w:bookmarkStart w:id="12" w:name="_Toc55285361"/>
      <w:bookmarkStart w:id="13" w:name="_Toc55305390"/>
      <w:bookmarkStart w:id="14" w:name="_Toc57314671"/>
      <w:bookmarkStart w:id="15" w:name="_Toc69728985"/>
      <w:bookmarkStart w:id="16" w:name="_Toc355626502"/>
      <w:bookmarkStart w:id="17" w:name="_Toc386739265"/>
      <w:bookmarkStart w:id="18" w:name="_Toc390239241"/>
      <w:bookmarkStart w:id="19" w:name="_Ref390521000"/>
      <w:bookmarkStart w:id="20" w:name="_Toc392487689"/>
      <w:bookmarkStart w:id="21" w:name="_Toc392489393"/>
      <w:bookmarkEnd w:id="5"/>
      <w:bookmarkEnd w:id="6"/>
      <w:bookmarkEnd w:id="7"/>
      <w:del w:id="22" w:author="Rinat Gub" w:date="2022-12-06T13:44:00Z">
        <w:r>
          <w:delText>РАБОТА</w:delText>
        </w:r>
        <w:r w:rsidR="00A56718" w:rsidRPr="00203244">
          <w:delText xml:space="preserve"> </w:delText>
        </w:r>
        <w:r w:rsidR="00CD2739" w:rsidRPr="00203244">
          <w:delText>«</w:delText>
        </w:r>
      </w:del>
      <w:r w:rsidR="00A56718" w:rsidRPr="00203244">
        <w:t>Образцы форм</w:t>
      </w:r>
      <w:bookmarkEnd w:id="1"/>
      <w:bookmarkEnd w:id="2"/>
      <w:bookmarkEnd w:id="3"/>
      <w:r w:rsidR="002B3FF7" w:rsidRPr="00203244">
        <w:t xml:space="preserve"> документо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2B3FF7" w:rsidRPr="00203244">
        <w:t>в</w:t>
      </w:r>
      <w:del w:id="23" w:author="Rinat Gub" w:date="2022-12-06T13:44:00Z">
        <w:r w:rsidR="00AC6447">
          <w:delText xml:space="preserve">, включаемых </w:delText>
        </w:r>
        <w:r w:rsidR="00E329A1">
          <w:delText xml:space="preserve">в </w:delText>
        </w:r>
        <w:r w:rsidR="00AC6447">
          <w:delText>заявку на участие в закупке</w:delText>
        </w:r>
        <w:r w:rsidR="00CD2739" w:rsidRPr="00203244">
          <w:delText>»</w:delText>
        </w:r>
      </w:del>
      <w:bookmarkEnd w:id="19"/>
      <w:bookmarkEnd w:id="20"/>
      <w:bookmarkEnd w:id="21"/>
    </w:p>
    <w:p w:rsidR="00A8631E" w:rsidRPr="00203244" w:rsidRDefault="00A8631E" w:rsidP="00A56718">
      <w:pPr>
        <w:ind w:firstLine="0"/>
        <w:jc w:val="center"/>
        <w:rPr>
          <w:del w:id="24" w:author="Rinat Gub" w:date="2022-12-06T13:44:00Z"/>
          <w:rFonts w:ascii="Arial" w:hAnsi="Arial" w:cs="Arial"/>
          <w:b/>
          <w:sz w:val="36"/>
          <w:szCs w:val="36"/>
        </w:rPr>
      </w:pPr>
      <w:bookmarkStart w:id="25" w:name="_Ref391415681"/>
      <w:bookmarkStart w:id="26" w:name="_Toc392487691"/>
      <w:bookmarkStart w:id="27" w:name="_Toc392489395"/>
      <w:del w:id="28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delText xml:space="preserve">(блок </w:delText>
        </w:r>
        <w:r w:rsidR="008F65F1" w:rsidRPr="00203244">
          <w:rPr>
            <w:rFonts w:ascii="Arial" w:hAnsi="Arial" w:cs="Arial"/>
            <w:b/>
            <w:sz w:val="36"/>
            <w:szCs w:val="36"/>
          </w:rPr>
          <w:delText>4</w:delText>
        </w:r>
        <w:r w:rsidRPr="00203244">
          <w:rPr>
            <w:rFonts w:ascii="Arial" w:hAnsi="Arial" w:cs="Arial"/>
            <w:b/>
            <w:sz w:val="36"/>
            <w:szCs w:val="36"/>
          </w:rPr>
          <w:delText xml:space="preserve"> </w:delText>
        </w:r>
        <w:r w:rsidR="003A5A50" w:rsidRPr="00203244">
          <w:rPr>
            <w:rFonts w:ascii="Arial" w:hAnsi="Arial" w:cs="Arial"/>
            <w:b/>
            <w:sz w:val="36"/>
            <w:szCs w:val="36"/>
          </w:rPr>
          <w:delText xml:space="preserve">из </w:delText>
        </w:r>
        <w:r w:rsidR="005D3D0A">
          <w:rPr>
            <w:rFonts w:ascii="Arial" w:hAnsi="Arial" w:cs="Arial"/>
            <w:b/>
            <w:sz w:val="36"/>
            <w:szCs w:val="36"/>
          </w:rPr>
          <w:delText>9</w:delText>
        </w:r>
        <w:r w:rsidR="003A5A50" w:rsidRPr="00203244">
          <w:rPr>
            <w:rFonts w:ascii="Arial" w:hAnsi="Arial" w:cs="Arial"/>
            <w:b/>
            <w:sz w:val="36"/>
            <w:szCs w:val="36"/>
          </w:rPr>
          <w:delText>)</w:delText>
        </w:r>
      </w:del>
    </w:p>
    <w:p w:rsidR="00A8631E" w:rsidRPr="00203244" w:rsidRDefault="00A8631E" w:rsidP="00A8631E">
      <w:pPr>
        <w:rPr>
          <w:del w:id="29" w:author="Rinat Gub" w:date="2022-12-06T13:44:00Z"/>
        </w:rPr>
      </w:pPr>
    </w:p>
    <w:p w:rsidR="00A56718" w:rsidRPr="00203244" w:rsidRDefault="00A56718">
      <w:pPr>
        <w:kinsoku/>
        <w:overflowPunct/>
        <w:autoSpaceDE/>
        <w:autoSpaceDN/>
        <w:ind w:firstLine="0"/>
        <w:jc w:val="left"/>
        <w:rPr>
          <w:del w:id="30" w:author="Rinat Gub" w:date="2022-12-06T13:44:00Z"/>
        </w:rPr>
      </w:pPr>
      <w:del w:id="31" w:author="Rinat Gub" w:date="2022-12-06T13:44:00Z">
        <w:r w:rsidRPr="00203244">
          <w:br w:type="page"/>
        </w:r>
      </w:del>
    </w:p>
    <w:p w:rsidR="00A125C9" w:rsidRPr="00A125C9" w:rsidRDefault="00A125C9" w:rsidP="00843266">
      <w:pPr>
        <w:rPr>
          <w:del w:id="32" w:author="Rinat Gub" w:date="2022-12-06T13:44:00Z"/>
          <w:szCs w:val="22"/>
          <w:vertAlign w:val="superscript"/>
        </w:rPr>
        <w:sectPr w:rsidR="00A125C9" w:rsidRPr="00A125C9" w:rsidSect="00694DD2">
          <w:headerReference w:type="default" r:id="rId11"/>
          <w:footerReference w:type="default" r:id="rId12"/>
          <w:pgSz w:w="11906" w:h="16838"/>
          <w:pgMar w:top="510" w:right="1021" w:bottom="567" w:left="1247" w:header="737" w:footer="680" w:gutter="0"/>
          <w:cols w:space="708"/>
          <w:docGrid w:linePitch="360"/>
        </w:sectPr>
      </w:pPr>
    </w:p>
    <w:p w:rsidR="004458CE" w:rsidRPr="00203244" w:rsidRDefault="004458CE" w:rsidP="001D0822">
      <w:pPr>
        <w:pStyle w:val="2"/>
        <w:pageBreakBefore w:val="0"/>
        <w:numPr>
          <w:ilvl w:val="0"/>
          <w:numId w:val="0"/>
        </w:numPr>
        <w:pPrChange w:id="47" w:author="Rinat Gub" w:date="2022-12-06T13:44:00Z">
          <w:pPr>
            <w:pStyle w:val="2"/>
            <w:numPr>
              <w:numId w:val="0"/>
            </w:numPr>
            <w:tabs>
              <w:tab w:val="clear" w:pos="567"/>
            </w:tabs>
            <w:spacing w:before="0"/>
            <w:ind w:left="0" w:firstLine="0"/>
          </w:pPr>
        </w:pPrChange>
      </w:pPr>
      <w:r w:rsidRPr="00203244">
        <w:lastRenderedPageBreak/>
        <w:t xml:space="preserve">Образцы форм документов при закупке </w:t>
      </w:r>
      <w:del w:id="48" w:author="Rinat Gub" w:date="2022-12-06T13:44:00Z">
        <w:r w:rsidR="00600522" w:rsidRPr="00203244">
          <w:delText>работ</w:delText>
        </w:r>
      </w:del>
      <w:ins w:id="49" w:author="Rinat Gub" w:date="2022-12-06T13:44:00Z">
        <w:r w:rsidRPr="00203244">
          <w:t>товаров</w:t>
        </w:r>
      </w:ins>
      <w:bookmarkEnd w:id="25"/>
      <w:bookmarkEnd w:id="26"/>
      <w:bookmarkEnd w:id="27"/>
    </w:p>
    <w:p w:rsidR="00600522" w:rsidRPr="00203244" w:rsidRDefault="00600522" w:rsidP="00600522"/>
    <w:p w:rsidR="0060632F" w:rsidRDefault="00600522" w:rsidP="008D033A">
      <w:pPr>
        <w:pStyle w:val="-32"/>
      </w:pPr>
      <w:bookmarkStart w:id="50" w:name="_Ref342792824"/>
      <w:bookmarkStart w:id="51" w:name="_Toc355626503"/>
      <w:bookmarkStart w:id="52" w:name="_Toc386739266"/>
      <w:bookmarkStart w:id="53" w:name="_Toc387162482"/>
      <w:bookmarkStart w:id="54" w:name="_Toc390239242"/>
      <w:bookmarkStart w:id="55" w:name="_Toc392487692"/>
      <w:bookmarkStart w:id="56" w:name="_Toc392489396"/>
      <w:bookmarkStart w:id="57" w:name="_Ref391415729"/>
      <w:bookmarkStart w:id="58" w:name="_Toc392487707"/>
      <w:bookmarkStart w:id="59" w:name="_Toc392489411"/>
      <w:r w:rsidRPr="00203244">
        <w:t xml:space="preserve">Сведения об </w:t>
      </w:r>
      <w:r w:rsidR="003127FF" w:rsidRPr="00203244">
        <w:t>Участник</w:t>
      </w:r>
      <w:r w:rsidRPr="00203244">
        <w:t>е закупки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="00967F0C" w:rsidRPr="00967F0C">
        <w:t xml:space="preserve">, </w:t>
      </w:r>
      <w:r w:rsidR="000D1F9D">
        <w:t>не являющимся физическим лицом</w:t>
      </w:r>
      <w:r w:rsidR="00967F0C" w:rsidRPr="00967F0C">
        <w:t xml:space="preserve">, </w:t>
      </w:r>
      <w:r w:rsidR="000D1F9D">
        <w:t>в том числе индивидуальным предпринимателем</w:t>
      </w:r>
      <w:ins w:id="60" w:author="Rinat Gub" w:date="2022-12-06T13:44:00Z"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600522" w:rsidRPr="00203244" w:rsidRDefault="00600522" w:rsidP="00614059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600522" w:rsidRPr="00203244" w:rsidRDefault="00600522" w:rsidP="00614059">
      <w:pPr>
        <w:spacing w:before="120"/>
        <w:ind w:firstLine="0"/>
        <w:jc w:val="left"/>
      </w:pPr>
      <w:r w:rsidRPr="00203244">
        <w:t xml:space="preserve">Форма </w:t>
      </w:r>
      <w:r w:rsidR="00CA3085" w:rsidRPr="00203244">
        <w:t>1</w:t>
      </w:r>
      <w:r w:rsidR="00F266DF">
        <w:t>а</w:t>
      </w:r>
    </w:p>
    <w:p w:rsidR="00C834B7" w:rsidRPr="00203244" w:rsidRDefault="00C834B7">
      <w:pPr>
        <w:pStyle w:val="afd"/>
        <w:ind w:firstLine="0"/>
        <w:jc w:val="left"/>
        <w:rPr>
          <w:b/>
          <w:rPrChange w:id="61" w:author="Rinat Gub" w:date="2022-12-06T13:44:00Z">
            <w:rPr>
              <w:i/>
              <w:color w:val="333399"/>
            </w:rPr>
          </w:rPrChange>
        </w:rPr>
        <w:pPrChange w:id="62" w:author="Rinat Gub" w:date="2022-12-06T13:44:00Z">
          <w:pPr>
            <w:ind w:firstLine="0"/>
          </w:pPr>
        </w:pPrChange>
      </w:pPr>
    </w:p>
    <w:p w:rsidR="00C834B7" w:rsidRPr="00203244" w:rsidRDefault="005D4AF8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(фирменный бланк Участника закупки)</w:t>
      </w:r>
    </w:p>
    <w:p w:rsidR="00CA75CF" w:rsidRPr="00203244" w:rsidRDefault="00CA75CF" w:rsidP="00614059">
      <w:pPr>
        <w:pPrChange w:id="63" w:author="Rinat Gub" w:date="2022-12-06T13:44:00Z">
          <w:pPr>
            <w:ind w:firstLine="0"/>
          </w:pPr>
        </w:pPrChange>
      </w:pPr>
    </w:p>
    <w:p w:rsidR="00C834B7" w:rsidRPr="00203244" w:rsidRDefault="00600522">
      <w:pPr>
        <w:ind w:firstLine="0"/>
      </w:pPr>
      <w:r w:rsidRPr="00203244">
        <w:t xml:space="preserve">Наименование </w:t>
      </w:r>
      <w:r w:rsidR="003127FF" w:rsidRPr="00203244">
        <w:t>Участник</w:t>
      </w:r>
      <w:r w:rsidRPr="00203244">
        <w:t>а</w:t>
      </w:r>
      <w:r w:rsidR="00392AFA" w:rsidRPr="00203244">
        <w:t xml:space="preserve"> закупки</w:t>
      </w:r>
      <w:r w:rsidRPr="00203244">
        <w:t xml:space="preserve">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A26B52" w:rsidRDefault="00075F3C" w:rsidP="00A26B52">
      <w:pPr>
        <w:keepNext/>
        <w:keepLines/>
        <w:suppressAutoHyphens/>
        <w:ind w:firstLine="0"/>
        <w:rPr>
          <w:del w:id="64" w:author="Rinat Gub" w:date="2022-12-06T13:44:00Z"/>
          <w:rStyle w:val="af3"/>
          <w:szCs w:val="22"/>
        </w:rPr>
      </w:pPr>
      <w:del w:id="65" w:author="Rinat Gub" w:date="2022-12-06T13:44:00Z">
        <w:r w:rsidRPr="00203244">
          <w:delText xml:space="preserve">Наименование </w:delText>
        </w:r>
        <w:r w:rsidR="00013696">
          <w:delText>закупки</w:delText>
        </w:r>
        <w:r w:rsidRPr="006D1B1B">
          <w:rPr>
            <w:rStyle w:val="af3"/>
            <w:szCs w:val="22"/>
          </w:rPr>
          <w:delText xml:space="preserve">: </w:delText>
        </w:r>
        <w:r w:rsidR="00A634E7">
          <w:rPr>
            <w:rStyle w:val="af3"/>
            <w:szCs w:val="22"/>
          </w:rPr>
          <w:delText>В</w:delText>
        </w:r>
        <w:r w:rsidR="00A634E7" w:rsidRPr="00A634E7">
          <w:rPr>
            <w:rStyle w:val="af3"/>
            <w:szCs w:val="22"/>
          </w:rPr>
          <w:delText>ыполнение работ по наружной очистке секций аппаратов воздушного охлаждения на действующих установках ООО «РН-БГПП» на 202</w:delText>
        </w:r>
        <w:r w:rsidR="00A634E7">
          <w:rPr>
            <w:rStyle w:val="af3"/>
            <w:szCs w:val="22"/>
          </w:rPr>
          <w:delText>3</w:delText>
        </w:r>
        <w:r w:rsidR="00A634E7" w:rsidRPr="00A634E7">
          <w:rPr>
            <w:rStyle w:val="af3"/>
            <w:szCs w:val="22"/>
          </w:rPr>
          <w:delText>-202</w:delText>
        </w:r>
        <w:r w:rsidR="00A634E7">
          <w:rPr>
            <w:rStyle w:val="af3"/>
            <w:szCs w:val="22"/>
          </w:rPr>
          <w:delText>4 год №</w:delText>
        </w:r>
        <w:r w:rsidR="00A634E7" w:rsidRPr="00A634E7">
          <w:rPr>
            <w:rStyle w:val="af3"/>
            <w:szCs w:val="22"/>
          </w:rPr>
          <w:delText>2000516387</w:delText>
        </w:r>
      </w:del>
    </w:p>
    <w:p w:rsidR="00C834B7" w:rsidRPr="00203244" w:rsidRDefault="00600522">
      <w:pPr>
        <w:ind w:firstLine="0"/>
        <w:rPr>
          <w:ins w:id="66" w:author="Rinat Gub" w:date="2022-12-06T13:44:00Z"/>
        </w:rPr>
      </w:pPr>
      <w:ins w:id="67" w:author="Rinat Gub" w:date="2022-12-06T13:44:00Z">
        <w:r w:rsidRPr="00203244">
          <w:t xml:space="preserve">Наименование </w:t>
        </w:r>
        <w:r w:rsidR="00432DAF">
          <w:t>закупки</w:t>
        </w:r>
        <w:r w:rsidRPr="00203244">
          <w:t xml:space="preserve">: </w:t>
        </w:r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  <w:r w:rsidR="00432DAF" w:rsidRPr="00432DAF">
          <w:rPr>
            <w:rStyle w:val="af3"/>
            <w:bCs/>
            <w:iCs/>
            <w:szCs w:val="22"/>
          </w:rPr>
          <w:t xml:space="preserve">указать </w:t>
        </w:r>
        <w:r w:rsidR="00967F0C" w:rsidRPr="00B302B6">
          <w:rPr>
            <w:rStyle w:val="af3"/>
            <w:bCs/>
            <w:iCs/>
            <w:szCs w:val="22"/>
          </w:rPr>
          <w:t xml:space="preserve">наименование </w:t>
        </w:r>
        <w:r w:rsidR="00432DAF">
          <w:rPr>
            <w:rStyle w:val="af3"/>
            <w:bCs/>
            <w:iCs/>
            <w:szCs w:val="22"/>
          </w:rPr>
          <w:t>закупки</w:t>
        </w:r>
        <w:r w:rsidR="00CA75CF" w:rsidRPr="00203244">
          <w:t>]</w:t>
        </w:r>
      </w:ins>
    </w:p>
    <w:p w:rsidR="00600522" w:rsidRPr="00203244" w:rsidRDefault="00600522" w:rsidP="00614059">
      <w:pPr>
        <w:pStyle w:val="afff"/>
      </w:pPr>
      <w:r w:rsidRPr="00203244">
        <w:t xml:space="preserve">Сведения об </w:t>
      </w:r>
      <w:r w:rsidR="003127FF" w:rsidRPr="00203244">
        <w:t>Участник</w:t>
      </w:r>
      <w:r w:rsidRPr="00203244">
        <w:t>е закупки</w:t>
      </w:r>
    </w:p>
    <w:p w:rsidR="005F1116" w:rsidRPr="00203244" w:rsidRDefault="005F1116" w:rsidP="005F1116">
      <w:pPr>
        <w:rPr>
          <w:szCs w:val="22"/>
        </w:rPr>
      </w:pPr>
      <w:r w:rsidRPr="00203244">
        <w:rPr>
          <w:szCs w:val="22"/>
        </w:rPr>
        <w:t xml:space="preserve">Изучив </w:t>
      </w:r>
      <w:r w:rsidR="00984334" w:rsidRPr="00203244">
        <w:rPr>
          <w:szCs w:val="22"/>
        </w:rPr>
        <w:t xml:space="preserve">Извещение </w:t>
      </w:r>
      <w:r w:rsidR="00D24393" w:rsidRPr="00203244">
        <w:rPr>
          <w:szCs w:val="22"/>
        </w:rPr>
        <w:t xml:space="preserve">и </w:t>
      </w:r>
      <w:r w:rsidR="00984334" w:rsidRPr="00203244">
        <w:rPr>
          <w:szCs w:val="22"/>
        </w:rPr>
        <w:t xml:space="preserve">Документацию </w:t>
      </w:r>
      <w:r w:rsidR="0051292E" w:rsidRPr="00203244">
        <w:rPr>
          <w:szCs w:val="22"/>
        </w:rPr>
        <w:t>о закупке</w:t>
      </w:r>
      <w:r w:rsidRPr="00203244">
        <w:rPr>
          <w:szCs w:val="22"/>
        </w:rPr>
        <w:t>, [</w:t>
      </w:r>
      <w:r w:rsidRPr="00203244">
        <w:rPr>
          <w:rStyle w:val="af3"/>
          <w:bCs/>
          <w:iCs/>
          <w:szCs w:val="22"/>
        </w:rPr>
        <w:t xml:space="preserve">указать </w:t>
      </w:r>
      <w:r w:rsidRPr="00203244">
        <w:rPr>
          <w:rStyle w:val="af3"/>
          <w:szCs w:val="22"/>
        </w:rPr>
        <w:t xml:space="preserve">способ официального размещения, дату и номер </w:t>
      </w:r>
      <w:r w:rsidR="00CE1AB1" w:rsidRPr="00203244">
        <w:rPr>
          <w:rStyle w:val="af3"/>
          <w:szCs w:val="22"/>
        </w:rPr>
        <w:t>Извещен</w:t>
      </w:r>
      <w:r w:rsidR="001A4EC8" w:rsidRPr="00203244">
        <w:rPr>
          <w:rStyle w:val="af3"/>
          <w:szCs w:val="22"/>
        </w:rPr>
        <w:t>и</w:t>
      </w:r>
      <w:r w:rsidRPr="00203244">
        <w:rPr>
          <w:rStyle w:val="af3"/>
          <w:szCs w:val="22"/>
        </w:rPr>
        <w:t xml:space="preserve">я, например: </w:t>
      </w:r>
      <w:r w:rsidR="005D4AF8" w:rsidRPr="00203244">
        <w:rPr>
          <w:rStyle w:val="af3"/>
        </w:rPr>
        <w:t>«размещенн</w:t>
      </w:r>
      <w:r w:rsidR="00432711" w:rsidRPr="00203244">
        <w:rPr>
          <w:rStyle w:val="af3"/>
          <w:szCs w:val="22"/>
        </w:rPr>
        <w:t>о</w:t>
      </w:r>
      <w:r w:rsidR="005D4AF8" w:rsidRPr="00203244">
        <w:rPr>
          <w:rStyle w:val="af3"/>
        </w:rPr>
        <w:t xml:space="preserve">е в ЕИС на сайте в сети Интернет по адресу </w:t>
      </w:r>
      <w:r w:rsidR="005D4AF8" w:rsidRPr="00984334">
        <w:rPr>
          <w:rStyle w:val="ac"/>
        </w:rPr>
        <w:t>http://</w:t>
      </w:r>
      <w:hyperlink r:id="rId13" w:history="1">
        <w:r w:rsidR="005D4AF8" w:rsidRPr="00984334">
          <w:rPr>
            <w:rStyle w:val="ac"/>
          </w:rPr>
          <w:t>www.zakupki.gov.ru</w:t>
        </w:r>
      </w:hyperlink>
      <w:r w:rsidR="005D4AF8" w:rsidRPr="00203244">
        <w:rPr>
          <w:rStyle w:val="af3"/>
          <w:szCs w:val="22"/>
        </w:rPr>
        <w:t xml:space="preserve"> (</w:t>
      </w:r>
      <w:r w:rsidRPr="00203244">
        <w:rPr>
          <w:rStyle w:val="af3"/>
          <w:szCs w:val="22"/>
        </w:rPr>
        <w:t xml:space="preserve">при проведении закупки </w:t>
      </w:r>
      <w:r w:rsidR="00CA2D69" w:rsidRPr="00203244">
        <w:rPr>
          <w:rStyle w:val="af3"/>
          <w:szCs w:val="22"/>
        </w:rPr>
        <w:t>в интересах</w:t>
      </w:r>
      <w:r w:rsidRPr="00203244">
        <w:rPr>
          <w:rStyle w:val="af3"/>
          <w:szCs w:val="22"/>
        </w:rPr>
        <w:t xml:space="preserve"> </w:t>
      </w:r>
      <w:r w:rsidR="005D4AF8" w:rsidRPr="00203244">
        <w:rPr>
          <w:rStyle w:val="af3"/>
          <w:szCs w:val="22"/>
        </w:rPr>
        <w:t>Заказчиков, подпадающих под действие Закона 223-ФЗ)</w:t>
      </w:r>
      <w:r w:rsidR="005D4AF8" w:rsidRPr="00203244">
        <w:rPr>
          <w:rStyle w:val="af3"/>
        </w:rPr>
        <w:t xml:space="preserve"> за №_____ от «__» ______ 20</w:t>
      </w:r>
      <w:r w:rsidR="00876259">
        <w:rPr>
          <w:rStyle w:val="af3"/>
        </w:rPr>
        <w:t>__</w:t>
      </w:r>
      <w:r w:rsidR="005D4AF8" w:rsidRPr="00203244">
        <w:rPr>
          <w:rStyle w:val="af3"/>
        </w:rPr>
        <w:t> г</w:t>
      </w:r>
      <w:del w:id="68" w:author="Rinat Gub" w:date="2022-12-06T13:44:00Z">
        <w:r w:rsidR="005D4AF8" w:rsidRPr="00203244">
          <w:rPr>
            <w:rStyle w:val="af3"/>
          </w:rPr>
          <w:delText>. »</w:delText>
        </w:r>
        <w:r w:rsidR="00432711" w:rsidRPr="00203244">
          <w:rPr>
            <w:rStyle w:val="af3"/>
            <w:szCs w:val="22"/>
          </w:rPr>
          <w:delText>/</w:delText>
        </w:r>
        <w:r w:rsidR="005D4AF8" w:rsidRPr="00203244">
          <w:rPr>
            <w:rStyle w:val="af3"/>
          </w:rPr>
          <w:delText xml:space="preserve"> </w:delText>
        </w:r>
      </w:del>
      <w:ins w:id="69" w:author="Rinat Gub" w:date="2022-12-06T13:44:00Z">
        <w:r w:rsidR="005D4AF8" w:rsidRPr="00203244">
          <w:rPr>
            <w:rStyle w:val="af3"/>
          </w:rPr>
          <w:t>.»</w:t>
        </w:r>
        <w:r w:rsidR="00D24393" w:rsidRPr="00203244">
          <w:rPr>
            <w:rStyle w:val="af3"/>
            <w:szCs w:val="22"/>
          </w:rPr>
          <w:t>/</w:t>
        </w:r>
      </w:ins>
      <w:r w:rsidR="005D4AF8" w:rsidRPr="00203244">
        <w:rPr>
          <w:rStyle w:val="af3"/>
        </w:rPr>
        <w:t>размещенн</w:t>
      </w:r>
      <w:r w:rsidR="00432711" w:rsidRPr="00203244">
        <w:rPr>
          <w:rStyle w:val="af3"/>
          <w:szCs w:val="22"/>
        </w:rPr>
        <w:t>о</w:t>
      </w:r>
      <w:r w:rsidR="005D4AF8" w:rsidRPr="00203244">
        <w:rPr>
          <w:rStyle w:val="af3"/>
        </w:rPr>
        <w:t xml:space="preserve">е на сайте </w:t>
      </w:r>
      <w:r w:rsidR="004859FF">
        <w:rPr>
          <w:rStyle w:val="af3"/>
        </w:rPr>
        <w:t>ПАО</w:t>
      </w:r>
      <w:r w:rsidR="005D4AF8" w:rsidRPr="00203244">
        <w:rPr>
          <w:rStyle w:val="af3"/>
        </w:rPr>
        <w:t xml:space="preserve"> «НК «Роснефть» (</w:t>
      </w:r>
      <w:r w:rsidR="005053BC" w:rsidRPr="00203244">
        <w:rPr>
          <w:rStyle w:val="af3"/>
          <w:szCs w:val="22"/>
        </w:rPr>
        <w:t xml:space="preserve">при проведении закупки </w:t>
      </w:r>
      <w:r w:rsidR="0063783B" w:rsidRPr="00203244">
        <w:rPr>
          <w:rStyle w:val="af3"/>
          <w:szCs w:val="22"/>
        </w:rPr>
        <w:t>в интересах</w:t>
      </w:r>
      <w:r w:rsidR="005053BC" w:rsidRPr="00203244">
        <w:rPr>
          <w:rStyle w:val="af3"/>
          <w:szCs w:val="22"/>
        </w:rPr>
        <w:t xml:space="preserve"> Заказчиков, не подпадающих под действие Закона 223</w:t>
      </w:r>
      <w:r w:rsidR="005053BC" w:rsidRPr="00203244">
        <w:rPr>
          <w:rStyle w:val="af3"/>
          <w:bCs/>
          <w:iCs/>
        </w:rPr>
        <w:t>-ФЗ</w:t>
      </w:r>
      <w:del w:id="70" w:author="Rinat Gub" w:date="2022-12-06T13:44:00Z">
        <w:r w:rsidR="00432711" w:rsidRPr="00203244">
          <w:rPr>
            <w:rStyle w:val="af3"/>
            <w:szCs w:val="22"/>
          </w:rPr>
          <w:delText>)</w:delText>
        </w:r>
        <w:r w:rsidR="005D4AF8" w:rsidRPr="00203244">
          <w:rPr>
            <w:rStyle w:val="af3"/>
            <w:shd w:val="clear" w:color="auto" w:fill="FFFFFF" w:themeFill="background1"/>
          </w:rPr>
          <w:delText>]</w:delText>
        </w:r>
        <w:r w:rsidR="005D4AF8" w:rsidRPr="00203244">
          <w:rPr>
            <w:rStyle w:val="af3"/>
            <w:i w:val="0"/>
            <w:szCs w:val="22"/>
            <w:shd w:val="clear" w:color="auto" w:fill="FFFFFF" w:themeFill="background1"/>
          </w:rPr>
          <w:delText>,</w:delText>
        </w:r>
      </w:del>
      <w:ins w:id="71" w:author="Rinat Gub" w:date="2022-12-06T13:44:00Z">
        <w:r w:rsidR="00D24393" w:rsidRPr="00203244">
          <w:t>)</w:t>
        </w:r>
        <w:r w:rsidR="005D4AF8" w:rsidRPr="00203244">
          <w:t>,</w:t>
        </w:r>
      </w:ins>
      <w:r w:rsidR="005D4AF8" w:rsidRPr="00203244">
        <w:rPr>
          <w:rStyle w:val="af3"/>
          <w:bCs/>
          <w:iCs/>
          <w:shd w:val="clear" w:color="auto" w:fill="FFFFFF" w:themeFill="background1"/>
        </w:rPr>
        <w:t xml:space="preserve"> </w:t>
      </w:r>
      <w:r w:rsidR="005D4AF8" w:rsidRPr="00203244">
        <w:rPr>
          <w:shd w:val="clear" w:color="auto" w:fill="FFFFFF" w:themeFill="background1"/>
          <w:rPrChange w:id="72" w:author="Rinat Gub" w:date="2022-12-06T13:44:00Z">
            <w:rPr>
              <w:rStyle w:val="af3"/>
              <w:i w:val="0"/>
              <w:shd w:val="clear" w:color="auto" w:fill="FFFFFF" w:themeFill="background1"/>
            </w:rPr>
          </w:rPrChange>
        </w:rPr>
        <w:t>[</w:t>
      </w:r>
      <w:r w:rsidR="00B31E56" w:rsidRPr="00203244">
        <w:rPr>
          <w:rStyle w:val="af3"/>
          <w:bCs/>
          <w:iCs/>
        </w:rPr>
        <w:t xml:space="preserve">указать </w:t>
      </w:r>
      <w:r w:rsidR="00CA75CF" w:rsidRPr="00203244">
        <w:rPr>
          <w:rStyle w:val="af3"/>
          <w:bCs/>
          <w:iCs/>
        </w:rPr>
        <w:t xml:space="preserve">номер и наименование предмета </w:t>
      </w:r>
      <w:r w:rsidR="0016112C" w:rsidRPr="00203244">
        <w:rPr>
          <w:rStyle w:val="af3"/>
          <w:bCs/>
          <w:iCs/>
        </w:rPr>
        <w:t>Договор</w:t>
      </w:r>
      <w:r w:rsidR="00CA75CF" w:rsidRPr="00203244">
        <w:rPr>
          <w:rStyle w:val="af3"/>
          <w:bCs/>
          <w:iCs/>
        </w:rPr>
        <w:t>а (лота)</w:t>
      </w:r>
      <w:r w:rsidRPr="00203244">
        <w:rPr>
          <w:szCs w:val="22"/>
        </w:rPr>
        <w:t>], и принимая установленные в них требования и условия закупки, настоящим подаем заявку на участие в указанной процедуре закупки и сообщаем о себе следующие сведения: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0" w:line="276" w:lineRule="auto"/>
        <w:rPr>
          <w:sz w:val="22"/>
          <w:szCs w:val="22"/>
          <w:u w:val="single"/>
        </w:rPr>
        <w:pPrChange w:id="73" w:author="Rinat Gub" w:date="2022-12-06T13:44:00Z">
          <w:pPr>
            <w:pStyle w:val="afa"/>
            <w:numPr>
              <w:numId w:val="51"/>
            </w:numPr>
            <w:spacing w:before="0" w:line="276" w:lineRule="auto"/>
            <w:ind w:hanging="360"/>
          </w:pPr>
        </w:pPrChange>
      </w:pPr>
      <w:r w:rsidRPr="00203244">
        <w:rPr>
          <w:sz w:val="22"/>
          <w:szCs w:val="22"/>
        </w:rPr>
        <w:t>Наименование организации</w:t>
      </w:r>
      <w:r w:rsidR="00F22D60" w:rsidRPr="00203244">
        <w:rPr>
          <w:sz w:val="22"/>
          <w:szCs w:val="22"/>
        </w:rPr>
        <w:t>:</w:t>
      </w:r>
      <w:r w:rsidRPr="00203244">
        <w:rPr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>(</w:t>
      </w:r>
      <w:r w:rsidR="00644D32" w:rsidRPr="00203244">
        <w:rPr>
          <w:i/>
          <w:iCs/>
          <w:color w:val="333399"/>
          <w:sz w:val="22"/>
          <w:szCs w:val="22"/>
        </w:rPr>
        <w:t xml:space="preserve">указать </w:t>
      </w:r>
      <w:r w:rsidRPr="00203244">
        <w:rPr>
          <w:i/>
          <w:iCs/>
          <w:color w:val="333399"/>
          <w:sz w:val="22"/>
          <w:szCs w:val="22"/>
        </w:rPr>
        <w:t>полное и краткое наименование организации)</w:t>
      </w:r>
    </w:p>
    <w:p w:rsidR="00600522" w:rsidRPr="00203244" w:rsidRDefault="005D4AF8" w:rsidP="00207C7E">
      <w:pPr>
        <w:pStyle w:val="afa"/>
        <w:numPr>
          <w:ilvl w:val="0"/>
          <w:numId w:val="10"/>
        </w:numPr>
        <w:spacing w:before="240" w:line="276" w:lineRule="auto"/>
        <w:jc w:val="both"/>
        <w:rPr>
          <w:bCs/>
          <w:sz w:val="22"/>
          <w:szCs w:val="22"/>
        </w:rPr>
        <w:pPrChange w:id="74" w:author="Rinat Gub" w:date="2022-12-06T13:44:00Z">
          <w:pPr>
            <w:pStyle w:val="afa"/>
            <w:numPr>
              <w:numId w:val="51"/>
            </w:numPr>
            <w:spacing w:before="240" w:line="276" w:lineRule="auto"/>
            <w:ind w:hanging="360"/>
            <w:jc w:val="both"/>
          </w:pPr>
        </w:pPrChange>
      </w:pPr>
      <w:r w:rsidRPr="00203244">
        <w:rPr>
          <w:bCs/>
          <w:sz w:val="22"/>
          <w:szCs w:val="22"/>
        </w:rPr>
        <w:t>Прежнее название организации, если менялось</w:t>
      </w:r>
      <w:r w:rsidR="00B31E56" w:rsidRPr="00203244">
        <w:rPr>
          <w:bCs/>
          <w:sz w:val="22"/>
          <w:szCs w:val="22"/>
        </w:rPr>
        <w:t>:</w:t>
      </w:r>
      <w:r w:rsidRPr="00203244">
        <w:rPr>
          <w:bCs/>
          <w:sz w:val="22"/>
          <w:szCs w:val="22"/>
        </w:rPr>
        <w:t xml:space="preserve"> </w:t>
      </w:r>
      <w:r w:rsidR="00B31E56" w:rsidRPr="00203244">
        <w:rPr>
          <w:i/>
          <w:iCs/>
          <w:color w:val="333399"/>
          <w:sz w:val="22"/>
          <w:szCs w:val="22"/>
        </w:rPr>
        <w:t>(указать:</w:t>
      </w:r>
      <w:r w:rsidR="00B31E56" w:rsidRPr="00203244">
        <w:rPr>
          <w:bCs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>«</w:t>
      </w:r>
      <w:r w:rsidRPr="00203244">
        <w:rPr>
          <w:bCs/>
          <w:sz w:val="22"/>
          <w:szCs w:val="22"/>
        </w:rPr>
        <w:t>да</w:t>
      </w:r>
      <w:r w:rsidRPr="00203244">
        <w:rPr>
          <w:i/>
          <w:iCs/>
          <w:color w:val="333399"/>
          <w:sz w:val="22"/>
          <w:szCs w:val="22"/>
        </w:rPr>
        <w:t>»</w:t>
      </w:r>
      <w:r w:rsidRPr="00203244">
        <w:rPr>
          <w:bCs/>
          <w:sz w:val="22"/>
          <w:szCs w:val="22"/>
        </w:rPr>
        <w:t>/</w:t>
      </w:r>
      <w:r w:rsidRPr="00203244">
        <w:rPr>
          <w:i/>
          <w:iCs/>
          <w:color w:val="333399"/>
          <w:sz w:val="22"/>
          <w:szCs w:val="22"/>
        </w:rPr>
        <w:t>«</w:t>
      </w:r>
      <w:r w:rsidRPr="00203244">
        <w:rPr>
          <w:bCs/>
          <w:sz w:val="22"/>
          <w:szCs w:val="22"/>
        </w:rPr>
        <w:t>нет</w:t>
      </w:r>
      <w:r w:rsidRPr="00203244">
        <w:rPr>
          <w:i/>
          <w:iCs/>
          <w:color w:val="333399"/>
          <w:sz w:val="22"/>
          <w:szCs w:val="22"/>
        </w:rPr>
        <w:t>»</w:t>
      </w:r>
      <w:r w:rsidRPr="00203244">
        <w:rPr>
          <w:bCs/>
          <w:sz w:val="22"/>
          <w:szCs w:val="22"/>
        </w:rPr>
        <w:t xml:space="preserve">, </w:t>
      </w:r>
      <w:r w:rsidRPr="00203244">
        <w:rPr>
          <w:i/>
          <w:iCs/>
          <w:color w:val="333399"/>
          <w:sz w:val="22"/>
          <w:szCs w:val="22"/>
        </w:rPr>
        <w:t>если да –</w:t>
      </w:r>
      <w:r w:rsidR="00B31E56" w:rsidRPr="00203244">
        <w:rPr>
          <w:i/>
          <w:iCs/>
          <w:color w:val="333399"/>
          <w:sz w:val="22"/>
          <w:szCs w:val="22"/>
        </w:rPr>
        <w:t xml:space="preserve"> заполнить таблицу</w:t>
      </w:r>
      <w:r w:rsidR="00F22D60" w:rsidRPr="00203244">
        <w:rPr>
          <w:i/>
          <w:iCs/>
          <w:color w:val="333399"/>
          <w:sz w:val="22"/>
          <w:szCs w:val="22"/>
        </w:rPr>
        <w:t>)</w:t>
      </w:r>
    </w:p>
    <w:tbl>
      <w:tblPr>
        <w:tblW w:w="494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75" w:author="Rinat Gub" w:date="2022-12-06T13:44:00Z">
          <w:tblPr>
            <w:tblW w:w="4918" w:type="pct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416"/>
        <w:gridCol w:w="1757"/>
        <w:gridCol w:w="4960"/>
        <w:gridCol w:w="2389"/>
        <w:tblGridChange w:id="76">
          <w:tblGrid>
            <w:gridCol w:w="416"/>
            <w:gridCol w:w="1758"/>
            <w:gridCol w:w="4961"/>
            <w:gridCol w:w="2335"/>
          </w:tblGrid>
        </w:tblGridChange>
      </w:tblGrid>
      <w:tr w:rsidR="00600522" w:rsidRPr="00203244" w:rsidTr="00DD2FB1">
        <w:trPr>
          <w:jc w:val="center"/>
          <w:trPrChange w:id="77" w:author="Rinat Gub" w:date="2022-12-06T13:44:00Z">
            <w:trPr>
              <w:jc w:val="center"/>
            </w:trPr>
          </w:trPrChange>
        </w:trPr>
        <w:tc>
          <w:tcPr>
            <w:tcW w:w="170" w:type="pct"/>
            <w:tcPrChange w:id="78" w:author="Rinat Gub" w:date="2022-12-06T13:44:00Z">
              <w:tcPr>
                <w:tcW w:w="21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39" w:type="pct"/>
            <w:tcPrChange w:id="79" w:author="Rinat Gub" w:date="2022-12-06T13:44:00Z">
              <w:tcPr>
                <w:tcW w:w="930" w:type="pct"/>
              </w:tcPr>
            </w:tcPrChange>
          </w:tcPr>
          <w:p w:rsidR="00600522" w:rsidRPr="00203244" w:rsidRDefault="00600522" w:rsidP="00614059">
            <w:pPr>
              <w:ind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Дата регистрации</w:t>
            </w:r>
          </w:p>
        </w:tc>
        <w:tc>
          <w:tcPr>
            <w:tcW w:w="2621" w:type="pct"/>
            <w:tcPrChange w:id="80" w:author="Rinat Gub" w:date="2022-12-06T13:44:00Z">
              <w:tcPr>
                <w:tcW w:w="2621" w:type="pct"/>
              </w:tcPr>
            </w:tcPrChange>
          </w:tcPr>
          <w:p w:rsidR="00600522" w:rsidRPr="00203244" w:rsidRDefault="00600522" w:rsidP="00614059">
            <w:pPr>
              <w:ind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Наименование</w:t>
            </w:r>
          </w:p>
        </w:tc>
        <w:tc>
          <w:tcPr>
            <w:tcW w:w="1270" w:type="pct"/>
            <w:tcPrChange w:id="81" w:author="Rinat Gub" w:date="2022-12-06T13:44:00Z">
              <w:tcPr>
                <w:tcW w:w="1235" w:type="pct"/>
              </w:tcPr>
            </w:tcPrChange>
          </w:tcPr>
          <w:p w:rsidR="00600522" w:rsidRPr="00203244" w:rsidRDefault="00600522" w:rsidP="00614059">
            <w:pPr>
              <w:ind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Примечание</w:t>
            </w:r>
          </w:p>
        </w:tc>
      </w:tr>
      <w:tr w:rsidR="00600522" w:rsidRPr="00203244" w:rsidTr="00DD2FB1">
        <w:trPr>
          <w:jc w:val="center"/>
          <w:trPrChange w:id="82" w:author="Rinat Gub" w:date="2022-12-06T13:44:00Z">
            <w:trPr>
              <w:jc w:val="center"/>
            </w:trPr>
          </w:trPrChange>
        </w:trPr>
        <w:tc>
          <w:tcPr>
            <w:tcW w:w="170" w:type="pct"/>
            <w:tcPrChange w:id="83" w:author="Rinat Gub" w:date="2022-12-06T13:44:00Z">
              <w:tcPr>
                <w:tcW w:w="21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939" w:type="pct"/>
            <w:tcPrChange w:id="84" w:author="Rinat Gub" w:date="2022-12-06T13:44:00Z">
              <w:tcPr>
                <w:tcW w:w="930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21" w:type="pct"/>
            <w:tcPrChange w:id="85" w:author="Rinat Gub" w:date="2022-12-06T13:44:00Z">
              <w:tcPr>
                <w:tcW w:w="2621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270" w:type="pct"/>
            <w:tcPrChange w:id="86" w:author="Rinat Gub" w:date="2022-12-06T13:44:00Z">
              <w:tcPr>
                <w:tcW w:w="123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</w:tr>
      <w:tr w:rsidR="00600522" w:rsidRPr="00203244" w:rsidTr="00DD2FB1">
        <w:trPr>
          <w:jc w:val="center"/>
          <w:trPrChange w:id="87" w:author="Rinat Gub" w:date="2022-12-06T13:44:00Z">
            <w:trPr>
              <w:jc w:val="center"/>
            </w:trPr>
          </w:trPrChange>
        </w:trPr>
        <w:tc>
          <w:tcPr>
            <w:tcW w:w="170" w:type="pct"/>
            <w:tcPrChange w:id="88" w:author="Rinat Gub" w:date="2022-12-06T13:44:00Z">
              <w:tcPr>
                <w:tcW w:w="21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939" w:type="pct"/>
            <w:tcPrChange w:id="89" w:author="Rinat Gub" w:date="2022-12-06T13:44:00Z">
              <w:tcPr>
                <w:tcW w:w="930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21" w:type="pct"/>
            <w:tcPrChange w:id="90" w:author="Rinat Gub" w:date="2022-12-06T13:44:00Z">
              <w:tcPr>
                <w:tcW w:w="2621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270" w:type="pct"/>
            <w:tcPrChange w:id="91" w:author="Rinat Gub" w:date="2022-12-06T13:44:00Z">
              <w:tcPr>
                <w:tcW w:w="123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</w:tr>
      <w:tr w:rsidR="00600522" w:rsidRPr="00203244" w:rsidTr="00DD2FB1">
        <w:trPr>
          <w:jc w:val="center"/>
          <w:trPrChange w:id="92" w:author="Rinat Gub" w:date="2022-12-06T13:44:00Z">
            <w:trPr>
              <w:jc w:val="center"/>
            </w:trPr>
          </w:trPrChange>
        </w:trPr>
        <w:tc>
          <w:tcPr>
            <w:tcW w:w="170" w:type="pct"/>
            <w:tcPrChange w:id="93" w:author="Rinat Gub" w:date="2022-12-06T13:44:00Z">
              <w:tcPr>
                <w:tcW w:w="21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939" w:type="pct"/>
            <w:tcPrChange w:id="94" w:author="Rinat Gub" w:date="2022-12-06T13:44:00Z">
              <w:tcPr>
                <w:tcW w:w="930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21" w:type="pct"/>
            <w:tcPrChange w:id="95" w:author="Rinat Gub" w:date="2022-12-06T13:44:00Z">
              <w:tcPr>
                <w:tcW w:w="2621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270" w:type="pct"/>
            <w:tcPrChange w:id="96" w:author="Rinat Gub" w:date="2022-12-06T13:44:00Z">
              <w:tcPr>
                <w:tcW w:w="1235" w:type="pct"/>
              </w:tcPr>
            </w:tcPrChange>
          </w:tcPr>
          <w:p w:rsidR="00600522" w:rsidRPr="00203244" w:rsidRDefault="00600522" w:rsidP="00614059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C834B7" w:rsidRPr="00203244" w:rsidRDefault="005D4AF8" w:rsidP="00207C7E">
      <w:pPr>
        <w:pStyle w:val="afa"/>
        <w:numPr>
          <w:ilvl w:val="0"/>
          <w:numId w:val="10"/>
        </w:numPr>
        <w:spacing w:before="0" w:line="276" w:lineRule="auto"/>
        <w:jc w:val="both"/>
        <w:rPr>
          <w:sz w:val="22"/>
          <w:szCs w:val="22"/>
        </w:rPr>
        <w:pPrChange w:id="97" w:author="Rinat Gub" w:date="2022-12-06T13:44:00Z">
          <w:pPr>
            <w:pStyle w:val="afa"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 xml:space="preserve">Руководитель организации: </w:t>
      </w:r>
      <w:r w:rsidRPr="00203244">
        <w:rPr>
          <w:i/>
          <w:iCs/>
          <w:color w:val="333399"/>
          <w:sz w:val="22"/>
          <w:szCs w:val="22"/>
        </w:rPr>
        <w:t>(</w:t>
      </w:r>
      <w:r w:rsidR="00644D32" w:rsidRPr="00203244">
        <w:rPr>
          <w:i/>
          <w:iCs/>
          <w:color w:val="333399"/>
          <w:sz w:val="22"/>
          <w:szCs w:val="22"/>
        </w:rPr>
        <w:t xml:space="preserve">указать </w:t>
      </w:r>
      <w:r w:rsidRPr="00203244">
        <w:rPr>
          <w:i/>
          <w:iCs/>
          <w:color w:val="333399"/>
          <w:sz w:val="22"/>
          <w:szCs w:val="22"/>
        </w:rPr>
        <w:t>должность, фамили</w:t>
      </w:r>
      <w:r w:rsidR="00644D32" w:rsidRPr="00203244">
        <w:rPr>
          <w:i/>
          <w:iCs/>
          <w:color w:val="333399"/>
          <w:sz w:val="22"/>
          <w:szCs w:val="22"/>
        </w:rPr>
        <w:t>ю</w:t>
      </w:r>
      <w:r w:rsidRPr="00203244">
        <w:rPr>
          <w:i/>
          <w:iCs/>
          <w:color w:val="333399"/>
          <w:sz w:val="22"/>
          <w:szCs w:val="22"/>
        </w:rPr>
        <w:t>, имя, отчество)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0" w:line="276" w:lineRule="auto"/>
        <w:jc w:val="both"/>
        <w:rPr>
          <w:sz w:val="22"/>
          <w:szCs w:val="22"/>
          <w:u w:val="single"/>
        </w:rPr>
        <w:pPrChange w:id="98" w:author="Rinat Gub" w:date="2022-12-06T13:44:00Z">
          <w:pPr>
            <w:pStyle w:val="afa"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 xml:space="preserve">Главный бухгалтер: </w:t>
      </w:r>
      <w:r w:rsidRPr="00203244">
        <w:rPr>
          <w:i/>
          <w:iCs/>
          <w:color w:val="333399"/>
          <w:sz w:val="22"/>
          <w:szCs w:val="22"/>
        </w:rPr>
        <w:t>(</w:t>
      </w:r>
      <w:r w:rsidR="00644D32" w:rsidRPr="00203244">
        <w:rPr>
          <w:i/>
          <w:iCs/>
          <w:color w:val="333399"/>
          <w:sz w:val="22"/>
          <w:szCs w:val="22"/>
        </w:rPr>
        <w:t xml:space="preserve">указать </w:t>
      </w:r>
      <w:r w:rsidRPr="00203244">
        <w:rPr>
          <w:i/>
          <w:iCs/>
          <w:color w:val="333399"/>
          <w:sz w:val="22"/>
          <w:szCs w:val="22"/>
        </w:rPr>
        <w:t>фамили</w:t>
      </w:r>
      <w:r w:rsidR="00644D32" w:rsidRPr="00203244">
        <w:rPr>
          <w:i/>
          <w:iCs/>
          <w:color w:val="333399"/>
          <w:sz w:val="22"/>
          <w:szCs w:val="22"/>
        </w:rPr>
        <w:t>ю</w:t>
      </w:r>
      <w:r w:rsidRPr="00203244">
        <w:rPr>
          <w:i/>
          <w:iCs/>
          <w:color w:val="333399"/>
          <w:sz w:val="22"/>
          <w:szCs w:val="22"/>
        </w:rPr>
        <w:t>, имя, отчество)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0" w:line="276" w:lineRule="auto"/>
        <w:jc w:val="both"/>
        <w:rPr>
          <w:i/>
          <w:iCs/>
          <w:color w:val="333399"/>
          <w:szCs w:val="22"/>
        </w:rPr>
        <w:pPrChange w:id="99" w:author="Rinat Gub" w:date="2022-12-06T13:44:00Z">
          <w:pPr>
            <w:pStyle w:val="afa"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>Дата, место и орган регистрации, № свидетельства:</w:t>
      </w:r>
      <w:r w:rsidRPr="00203244">
        <w:rPr>
          <w:bCs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>(указать. Примечание: для нерезидентов Российской Федерации — указать дату и место регистрации в Торговой палате либо ином регистрирующем юридические лица органе)</w:t>
      </w:r>
    </w:p>
    <w:p w:rsidR="00F22D60" w:rsidRPr="00203244" w:rsidRDefault="005D4AF8" w:rsidP="00207C7E">
      <w:pPr>
        <w:pStyle w:val="afa"/>
        <w:numPr>
          <w:ilvl w:val="0"/>
          <w:numId w:val="10"/>
        </w:numPr>
        <w:spacing w:before="240" w:line="276" w:lineRule="auto"/>
        <w:jc w:val="both"/>
        <w:rPr>
          <w:sz w:val="22"/>
          <w:szCs w:val="22"/>
          <w:u w:val="single"/>
        </w:rPr>
        <w:pPrChange w:id="100" w:author="Rinat Gub" w:date="2022-12-06T13:44:00Z">
          <w:pPr>
            <w:pStyle w:val="afa"/>
            <w:numPr>
              <w:numId w:val="51"/>
            </w:numPr>
            <w:spacing w:before="240" w:line="276" w:lineRule="auto"/>
            <w:ind w:hanging="360"/>
            <w:jc w:val="both"/>
          </w:pPr>
        </w:pPrChange>
      </w:pPr>
      <w:r w:rsidRPr="00203244">
        <w:rPr>
          <w:bCs/>
          <w:sz w:val="22"/>
          <w:szCs w:val="22"/>
        </w:rPr>
        <w:t xml:space="preserve">ИНН </w:t>
      </w:r>
      <w:r w:rsidR="00F22D60" w:rsidRPr="00203244">
        <w:rPr>
          <w:i/>
          <w:iCs/>
          <w:color w:val="333399"/>
          <w:sz w:val="22"/>
          <w:szCs w:val="22"/>
        </w:rPr>
        <w:t>(указать)</w:t>
      </w:r>
    </w:p>
    <w:p w:rsidR="00C834B7" w:rsidRPr="009763C6" w:rsidRDefault="005D4AF8" w:rsidP="00C40583">
      <w:pPr>
        <w:spacing w:line="276" w:lineRule="auto"/>
        <w:ind w:left="907" w:firstLine="0"/>
        <w:rPr>
          <w:sz w:val="22"/>
          <w:rPrChange w:id="101" w:author="Rinat Gub" w:date="2022-12-06T13:44:00Z">
            <w:rPr>
              <w:sz w:val="22"/>
              <w:u w:val="single"/>
            </w:rPr>
          </w:rPrChange>
        </w:rPr>
        <w:pPrChange w:id="102" w:author="Rinat Gub" w:date="2022-12-06T13:44:00Z">
          <w:pPr>
            <w:pStyle w:val="afa"/>
            <w:spacing w:before="240" w:line="276" w:lineRule="auto"/>
            <w:jc w:val="both"/>
          </w:pPr>
        </w:pPrChange>
      </w:pPr>
      <w:r w:rsidRPr="009763C6">
        <w:rPr>
          <w:sz w:val="22"/>
          <w:szCs w:val="22"/>
        </w:rPr>
        <w:t xml:space="preserve">КПП </w:t>
      </w:r>
      <w:r w:rsidR="00F22D60" w:rsidRPr="009763C6">
        <w:rPr>
          <w:sz w:val="22"/>
          <w:rPrChange w:id="103" w:author="Rinat Gub" w:date="2022-12-06T13:44:00Z">
            <w:rPr>
              <w:i/>
              <w:color w:val="333399"/>
              <w:sz w:val="22"/>
            </w:rPr>
          </w:rPrChange>
        </w:rPr>
        <w:t>(указать)</w:t>
      </w:r>
    </w:p>
    <w:p w:rsidR="00F22D60" w:rsidRPr="009763C6" w:rsidRDefault="005D4AF8" w:rsidP="00C40583">
      <w:pPr>
        <w:spacing w:line="276" w:lineRule="auto"/>
        <w:ind w:left="907" w:firstLine="0"/>
        <w:rPr>
          <w:i/>
          <w:color w:val="333399"/>
          <w:sz w:val="22"/>
          <w:rPrChange w:id="104" w:author="Rinat Gub" w:date="2022-12-06T13:44:00Z">
            <w:rPr>
              <w:i/>
              <w:color w:val="333399"/>
            </w:rPr>
          </w:rPrChange>
        </w:rPr>
        <w:pPrChange w:id="105" w:author="Rinat Gub" w:date="2022-12-06T13:44:00Z">
          <w:pPr>
            <w:spacing w:line="276" w:lineRule="auto"/>
            <w:ind w:firstLine="709"/>
          </w:pPr>
        </w:pPrChange>
      </w:pPr>
      <w:r w:rsidRPr="009763C6">
        <w:rPr>
          <w:sz w:val="22"/>
          <w:rPrChange w:id="106" w:author="Rinat Gub" w:date="2022-12-06T13:44:00Z">
            <w:rPr/>
          </w:rPrChange>
        </w:rPr>
        <w:t xml:space="preserve">ОГРН </w:t>
      </w:r>
      <w:r w:rsidR="00F22D60" w:rsidRPr="009763C6">
        <w:rPr>
          <w:i/>
          <w:color w:val="333399"/>
          <w:sz w:val="22"/>
          <w:rPrChange w:id="107" w:author="Rinat Gub" w:date="2022-12-06T13:44:00Z">
            <w:rPr>
              <w:i/>
              <w:color w:val="333399"/>
            </w:rPr>
          </w:rPrChange>
        </w:rPr>
        <w:t>(указать)</w:t>
      </w:r>
    </w:p>
    <w:p w:rsidR="00600522" w:rsidRPr="00203244" w:rsidRDefault="005D4AF8" w:rsidP="00CA75CF">
      <w:pPr>
        <w:spacing w:line="276" w:lineRule="auto"/>
        <w:ind w:firstLine="709"/>
        <w:rPr>
          <w:i/>
          <w:color w:val="333399"/>
          <w:rPrChange w:id="108" w:author="Rinat Gub" w:date="2022-12-06T13:44:00Z">
            <w:rPr>
              <w:i/>
              <w:color w:val="333399"/>
              <w:sz w:val="22"/>
            </w:rPr>
          </w:rPrChange>
        </w:rPr>
      </w:pPr>
      <w:r w:rsidRPr="00203244">
        <w:rPr>
          <w:i/>
          <w:color w:val="333399"/>
          <w:rPrChange w:id="109" w:author="Rinat Gub" w:date="2022-12-06T13:44:00Z">
            <w:rPr>
              <w:i/>
              <w:color w:val="333399"/>
              <w:sz w:val="22"/>
            </w:rPr>
          </w:rPrChange>
        </w:rPr>
        <w:t>(</w:t>
      </w:r>
      <w:r w:rsidR="00F22D60" w:rsidRPr="00203244">
        <w:rPr>
          <w:i/>
          <w:color w:val="333399"/>
          <w:rPrChange w:id="110" w:author="Rinat Gub" w:date="2022-12-06T13:44:00Z">
            <w:rPr>
              <w:i/>
              <w:color w:val="333399"/>
              <w:sz w:val="22"/>
            </w:rPr>
          </w:rPrChange>
        </w:rPr>
        <w:t>Примечание: д</w:t>
      </w:r>
      <w:r w:rsidRPr="00203244">
        <w:rPr>
          <w:i/>
          <w:color w:val="333399"/>
          <w:rPrChange w:id="111" w:author="Rinat Gub" w:date="2022-12-06T13:44:00Z">
            <w:rPr>
              <w:i/>
              <w:color w:val="333399"/>
              <w:sz w:val="22"/>
            </w:rPr>
          </w:rPrChange>
        </w:rPr>
        <w:t xml:space="preserve">ля нерезидентов Российской Федерации — </w:t>
      </w:r>
      <w:r w:rsidR="00F22D60" w:rsidRPr="00203244">
        <w:rPr>
          <w:i/>
          <w:color w:val="333399"/>
          <w:rPrChange w:id="112" w:author="Rinat Gub" w:date="2022-12-06T13:44:00Z">
            <w:rPr>
              <w:i/>
              <w:color w:val="333399"/>
              <w:sz w:val="22"/>
            </w:rPr>
          </w:rPrChange>
        </w:rPr>
        <w:t xml:space="preserve">указать </w:t>
      </w:r>
      <w:r w:rsidRPr="00203244">
        <w:rPr>
          <w:i/>
          <w:color w:val="333399"/>
          <w:lang w:val="en-US"/>
          <w:rPrChange w:id="113" w:author="Rinat Gub" w:date="2022-12-06T13:44:00Z">
            <w:rPr>
              <w:i/>
              <w:color w:val="333399"/>
              <w:sz w:val="22"/>
              <w:lang w:val="en-US"/>
            </w:rPr>
          </w:rPrChange>
        </w:rPr>
        <w:t>TIN</w:t>
      </w:r>
      <w:r w:rsidRPr="00203244">
        <w:rPr>
          <w:i/>
          <w:color w:val="333399"/>
          <w:rPrChange w:id="114" w:author="Rinat Gub" w:date="2022-12-06T13:44:00Z">
            <w:rPr>
              <w:i/>
              <w:color w:val="333399"/>
              <w:sz w:val="22"/>
            </w:rPr>
          </w:rPrChange>
        </w:rPr>
        <w:t xml:space="preserve"> (</w:t>
      </w:r>
      <w:r w:rsidRPr="00203244">
        <w:rPr>
          <w:i/>
          <w:color w:val="333399"/>
          <w:lang w:val="en-US"/>
          <w:rPrChange w:id="115" w:author="Rinat Gub" w:date="2022-12-06T13:44:00Z">
            <w:rPr>
              <w:i/>
              <w:color w:val="333399"/>
              <w:sz w:val="22"/>
              <w:lang w:val="en-US"/>
            </w:rPr>
          </w:rPrChange>
        </w:rPr>
        <w:t>Taxpayer</w:t>
      </w:r>
      <w:r w:rsidRPr="00203244">
        <w:rPr>
          <w:i/>
          <w:color w:val="333399"/>
          <w:rPrChange w:id="116" w:author="Rinat Gub" w:date="2022-12-06T13:44:00Z">
            <w:rPr>
              <w:i/>
              <w:color w:val="333399"/>
              <w:sz w:val="22"/>
            </w:rPr>
          </w:rPrChange>
        </w:rPr>
        <w:t xml:space="preserve"> </w:t>
      </w:r>
      <w:r w:rsidRPr="00203244">
        <w:rPr>
          <w:i/>
          <w:color w:val="333399"/>
          <w:lang w:val="en-US"/>
          <w:rPrChange w:id="117" w:author="Rinat Gub" w:date="2022-12-06T13:44:00Z">
            <w:rPr>
              <w:i/>
              <w:color w:val="333399"/>
              <w:sz w:val="22"/>
              <w:lang w:val="en-US"/>
            </w:rPr>
          </w:rPrChange>
        </w:rPr>
        <w:t>Identification</w:t>
      </w:r>
      <w:r w:rsidRPr="00203244">
        <w:rPr>
          <w:i/>
          <w:color w:val="333399"/>
          <w:rPrChange w:id="118" w:author="Rinat Gub" w:date="2022-12-06T13:44:00Z">
            <w:rPr>
              <w:i/>
              <w:color w:val="333399"/>
              <w:sz w:val="22"/>
            </w:rPr>
          </w:rPrChange>
        </w:rPr>
        <w:t xml:space="preserve"> </w:t>
      </w:r>
      <w:r w:rsidRPr="00203244">
        <w:rPr>
          <w:i/>
          <w:color w:val="333399"/>
          <w:lang w:val="en-US"/>
          <w:rPrChange w:id="119" w:author="Rinat Gub" w:date="2022-12-06T13:44:00Z">
            <w:rPr>
              <w:i/>
              <w:color w:val="333399"/>
              <w:sz w:val="22"/>
              <w:lang w:val="en-US"/>
            </w:rPr>
          </w:rPrChange>
        </w:rPr>
        <w:t>Number</w:t>
      </w:r>
      <w:r w:rsidRPr="00203244">
        <w:rPr>
          <w:i/>
          <w:color w:val="333399"/>
          <w:rPrChange w:id="120" w:author="Rinat Gub" w:date="2022-12-06T13:44:00Z">
            <w:rPr>
              <w:i/>
              <w:color w:val="333399"/>
              <w:sz w:val="22"/>
            </w:rPr>
          </w:rPrChange>
        </w:rPr>
        <w:t>)</w:t>
      </w:r>
    </w:p>
    <w:p w:rsidR="00C834B7" w:rsidRPr="00203244" w:rsidRDefault="005D4AF8" w:rsidP="00207C7E">
      <w:pPr>
        <w:pStyle w:val="afa"/>
        <w:keepNext/>
        <w:numPr>
          <w:ilvl w:val="0"/>
          <w:numId w:val="10"/>
        </w:numPr>
        <w:spacing w:before="0" w:line="276" w:lineRule="auto"/>
        <w:jc w:val="both"/>
        <w:rPr>
          <w:sz w:val="22"/>
          <w:szCs w:val="22"/>
        </w:rPr>
        <w:pPrChange w:id="121" w:author="Rinat Gub" w:date="2022-12-06T13:44:00Z">
          <w:pPr>
            <w:pStyle w:val="afa"/>
            <w:keepNext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 xml:space="preserve">Адрес: </w:t>
      </w:r>
    </w:p>
    <w:p w:rsidR="00600522" w:rsidRPr="00203244" w:rsidRDefault="005D4AF8" w:rsidP="00CA75CF">
      <w:pPr>
        <w:ind w:left="709"/>
        <w:rPr>
          <w:szCs w:val="22"/>
        </w:rPr>
      </w:pPr>
      <w:r w:rsidRPr="00203244">
        <w:rPr>
          <w:szCs w:val="22"/>
        </w:rPr>
        <w:t>Юридический (место нахождения):</w:t>
      </w:r>
      <w:r w:rsidR="00F22D60" w:rsidRPr="00203244">
        <w:rPr>
          <w:i/>
          <w:iCs/>
          <w:color w:val="333399"/>
          <w:szCs w:val="22"/>
        </w:rPr>
        <w:t xml:space="preserve"> (указать)</w:t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</w:p>
    <w:p w:rsidR="00600522" w:rsidRPr="00203244" w:rsidRDefault="005D4AF8" w:rsidP="00CA75CF">
      <w:pPr>
        <w:ind w:left="709"/>
        <w:rPr>
          <w:szCs w:val="22"/>
        </w:rPr>
      </w:pPr>
      <w:r w:rsidRPr="00203244">
        <w:rPr>
          <w:szCs w:val="22"/>
        </w:rPr>
        <w:lastRenderedPageBreak/>
        <w:t>Фактический (почтовый):</w:t>
      </w:r>
      <w:r w:rsidR="00F22D60" w:rsidRPr="00203244" w:rsidDel="00F22D60">
        <w:rPr>
          <w:szCs w:val="22"/>
        </w:rPr>
        <w:t xml:space="preserve"> </w:t>
      </w:r>
      <w:r w:rsidR="00F22D60" w:rsidRPr="00203244">
        <w:rPr>
          <w:i/>
          <w:iCs/>
          <w:color w:val="333399"/>
          <w:szCs w:val="22"/>
        </w:rPr>
        <w:t>(указать)</w:t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</w:r>
    </w:p>
    <w:p w:rsidR="00600522" w:rsidRPr="00203244" w:rsidRDefault="005D4AF8" w:rsidP="00CA75CF">
      <w:pPr>
        <w:ind w:left="709"/>
        <w:rPr>
          <w:szCs w:val="22"/>
          <w:u w:val="single"/>
        </w:rPr>
      </w:pPr>
      <w:r w:rsidRPr="00203244">
        <w:rPr>
          <w:szCs w:val="22"/>
        </w:rPr>
        <w:t xml:space="preserve">Телефон: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F22D60" w:rsidRPr="00203244" w:rsidRDefault="005D4AF8" w:rsidP="00CA75CF">
      <w:pPr>
        <w:ind w:left="709"/>
        <w:rPr>
          <w:i/>
          <w:iCs/>
          <w:color w:val="333399"/>
          <w:szCs w:val="22"/>
        </w:rPr>
      </w:pPr>
      <w:r w:rsidRPr="00203244">
        <w:rPr>
          <w:szCs w:val="22"/>
        </w:rPr>
        <w:t xml:space="preserve">Факс: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F22D60" w:rsidRPr="00203244" w:rsidRDefault="005D4AF8" w:rsidP="00CA75CF">
      <w:pPr>
        <w:ind w:left="709"/>
        <w:rPr>
          <w:i/>
          <w:iCs/>
          <w:color w:val="333399"/>
          <w:szCs w:val="22"/>
        </w:rPr>
      </w:pPr>
      <w:r w:rsidRPr="00203244">
        <w:rPr>
          <w:szCs w:val="22"/>
        </w:rPr>
        <w:t xml:space="preserve">Электронная почта: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600522" w:rsidRPr="00203244" w:rsidRDefault="005D4AF8" w:rsidP="00CA75CF">
      <w:pPr>
        <w:ind w:left="709"/>
        <w:rPr>
          <w:szCs w:val="22"/>
        </w:rPr>
      </w:pPr>
      <w:r w:rsidRPr="00203244">
        <w:rPr>
          <w:szCs w:val="22"/>
        </w:rPr>
        <w:t xml:space="preserve">Официальный веб-сайт организации: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0" w:line="276" w:lineRule="auto"/>
        <w:jc w:val="both"/>
        <w:rPr>
          <w:color w:val="000000"/>
          <w:sz w:val="22"/>
          <w:szCs w:val="22"/>
        </w:rPr>
        <w:pPrChange w:id="122" w:author="Rinat Gub" w:date="2022-12-06T13:44:00Z">
          <w:pPr>
            <w:pStyle w:val="afa"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>Уставный фонд (капитал)</w:t>
      </w:r>
      <w:r w:rsidR="00F22D60" w:rsidRPr="00203244">
        <w:rPr>
          <w:sz w:val="22"/>
          <w:szCs w:val="22"/>
        </w:rPr>
        <w:t>:</w:t>
      </w:r>
      <w:r w:rsidRPr="00203244">
        <w:rPr>
          <w:sz w:val="22"/>
          <w:szCs w:val="22"/>
        </w:rPr>
        <w:t xml:space="preserve"> </w:t>
      </w:r>
      <w:r w:rsidR="00F22D60" w:rsidRPr="00203244">
        <w:rPr>
          <w:i/>
          <w:iCs/>
          <w:color w:val="333399"/>
          <w:sz w:val="22"/>
          <w:szCs w:val="22"/>
        </w:rPr>
        <w:t>(указать)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0" w:after="200" w:line="276" w:lineRule="auto"/>
        <w:jc w:val="both"/>
        <w:rPr>
          <w:sz w:val="22"/>
          <w:szCs w:val="22"/>
        </w:rPr>
        <w:pPrChange w:id="123" w:author="Rinat Gub" w:date="2022-12-06T13:44:00Z">
          <w:pPr>
            <w:pStyle w:val="afa"/>
            <w:numPr>
              <w:numId w:val="51"/>
            </w:numPr>
            <w:spacing w:before="0" w:after="20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 xml:space="preserve">Информация о собственниках компании (в соответствии с </w:t>
      </w:r>
      <w:r w:rsidR="009D561C" w:rsidRPr="00203244">
        <w:rPr>
          <w:sz w:val="22"/>
          <w:szCs w:val="22"/>
        </w:rPr>
        <w:t>Формой 2</w:t>
      </w:r>
      <w:r w:rsidRPr="00203244">
        <w:rPr>
          <w:sz w:val="22"/>
          <w:szCs w:val="22"/>
        </w:rPr>
        <w:t>).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0" w:line="276" w:lineRule="auto"/>
        <w:ind w:left="714" w:hanging="357"/>
        <w:jc w:val="both"/>
        <w:rPr>
          <w:sz w:val="22"/>
          <w:szCs w:val="22"/>
        </w:rPr>
        <w:pPrChange w:id="124" w:author="Rinat Gub" w:date="2022-12-06T13:44:00Z">
          <w:pPr>
            <w:pStyle w:val="afa"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203244">
        <w:rPr>
          <w:sz w:val="22"/>
          <w:szCs w:val="22"/>
        </w:rPr>
        <w:t xml:space="preserve">Банковские реквизиты: </w:t>
      </w:r>
    </w:p>
    <w:p w:rsidR="00600522" w:rsidRPr="00203244" w:rsidRDefault="005D4AF8" w:rsidP="00CA75CF">
      <w:pPr>
        <w:ind w:left="709"/>
        <w:rPr>
          <w:szCs w:val="22"/>
          <w:u w:val="single"/>
        </w:rPr>
      </w:pPr>
      <w:r w:rsidRPr="00203244">
        <w:rPr>
          <w:szCs w:val="22"/>
        </w:rPr>
        <w:t xml:space="preserve">р/с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600522" w:rsidRPr="00203244" w:rsidRDefault="005D4AF8" w:rsidP="00CA75CF">
      <w:pPr>
        <w:ind w:left="709"/>
        <w:rPr>
          <w:szCs w:val="22"/>
          <w:u w:val="single"/>
        </w:rPr>
      </w:pPr>
      <w:r w:rsidRPr="00203244">
        <w:rPr>
          <w:szCs w:val="22"/>
        </w:rPr>
        <w:t xml:space="preserve">банк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600522" w:rsidRPr="00203244" w:rsidRDefault="005D4AF8" w:rsidP="00CA75CF">
      <w:pPr>
        <w:ind w:left="709"/>
        <w:rPr>
          <w:szCs w:val="22"/>
        </w:rPr>
      </w:pPr>
      <w:r w:rsidRPr="00203244">
        <w:rPr>
          <w:szCs w:val="22"/>
        </w:rPr>
        <w:t>город</w:t>
      </w:r>
      <w:r w:rsidR="00F22D60" w:rsidRPr="00203244">
        <w:rPr>
          <w:szCs w:val="22"/>
        </w:rPr>
        <w:t xml:space="preserve"> </w:t>
      </w:r>
      <w:r w:rsidR="00F22D60" w:rsidRPr="00203244">
        <w:rPr>
          <w:i/>
          <w:iCs/>
          <w:color w:val="333399"/>
          <w:szCs w:val="22"/>
        </w:rPr>
        <w:t>(указать)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hd w:val="clear" w:color="auto" w:fill="FFFFFF"/>
        <w:spacing w:before="0" w:line="276" w:lineRule="auto"/>
        <w:ind w:left="714" w:right="11" w:hanging="357"/>
        <w:jc w:val="both"/>
        <w:rPr>
          <w:sz w:val="22"/>
          <w:szCs w:val="22"/>
        </w:rPr>
        <w:pPrChange w:id="125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0" w:line="276" w:lineRule="auto"/>
            <w:ind w:right="11" w:hanging="360"/>
            <w:jc w:val="both"/>
          </w:pPr>
        </w:pPrChange>
      </w:pPr>
      <w:r w:rsidRPr="00203244">
        <w:rPr>
          <w:sz w:val="22"/>
          <w:szCs w:val="22"/>
        </w:rPr>
        <w:t>Годовые обороты организации за последние 3 года с учетом НДС (в тыс. рублей)</w:t>
      </w:r>
      <w:r w:rsidR="009212B8">
        <w:rPr>
          <w:sz w:val="22"/>
          <w:szCs w:val="22"/>
        </w:rPr>
        <w:t xml:space="preserve"> и без учета НДС (тыс. руб.)</w:t>
      </w:r>
      <w:r w:rsidRPr="00203244">
        <w:rPr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>(</w:t>
      </w:r>
      <w:r w:rsidR="00CA75CF" w:rsidRPr="00203244">
        <w:rPr>
          <w:i/>
          <w:iCs/>
          <w:color w:val="333399"/>
          <w:sz w:val="22"/>
          <w:szCs w:val="22"/>
        </w:rPr>
        <w:t xml:space="preserve">заполнить таблицу. </w:t>
      </w:r>
      <w:r w:rsidR="00F22D60" w:rsidRPr="00203244">
        <w:rPr>
          <w:i/>
          <w:iCs/>
          <w:color w:val="333399"/>
          <w:sz w:val="22"/>
          <w:szCs w:val="22"/>
        </w:rPr>
        <w:t>Примечание: д</w:t>
      </w:r>
      <w:r w:rsidRPr="00203244">
        <w:rPr>
          <w:i/>
          <w:iCs/>
          <w:color w:val="333399"/>
          <w:sz w:val="22"/>
          <w:szCs w:val="22"/>
        </w:rPr>
        <w:t>анные предоставляются на основании финансовой отчетности по соответствующему году. Для нерезидентов Российской Федерации возможно предоставление данных в рублях и национальной валюте одновременно).</w:t>
      </w:r>
    </w:p>
    <w:tbl>
      <w:tblPr>
        <w:tblW w:w="485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3"/>
        <w:gridCol w:w="1527"/>
        <w:gridCol w:w="1526"/>
        <w:gridCol w:w="1526"/>
        <w:gridCol w:w="2799"/>
      </w:tblGrid>
      <w:tr w:rsidR="00600522" w:rsidRPr="00203244" w:rsidTr="006E347B">
        <w:trPr>
          <w:jc w:val="center"/>
        </w:trPr>
        <w:tc>
          <w:tcPr>
            <w:tcW w:w="1050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17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20__ г.,</w:t>
            </w:r>
          </w:p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тыс.</w:t>
            </w:r>
            <w:r w:rsidR="00B85029" w:rsidRPr="00203244">
              <w:rPr>
                <w:sz w:val="20"/>
                <w:szCs w:val="20"/>
              </w:rPr>
              <w:t> </w:t>
            </w:r>
            <w:r w:rsidRPr="00203244">
              <w:rPr>
                <w:sz w:val="20"/>
                <w:szCs w:val="20"/>
              </w:rPr>
              <w:t>руб.</w:t>
            </w:r>
          </w:p>
        </w:tc>
        <w:tc>
          <w:tcPr>
            <w:tcW w:w="817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20__ г.,</w:t>
            </w:r>
          </w:p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тыс.</w:t>
            </w:r>
            <w:r w:rsidR="00B85029" w:rsidRPr="00203244">
              <w:rPr>
                <w:sz w:val="20"/>
                <w:szCs w:val="20"/>
              </w:rPr>
              <w:t> </w:t>
            </w:r>
            <w:r w:rsidRPr="00203244">
              <w:rPr>
                <w:sz w:val="20"/>
                <w:szCs w:val="20"/>
              </w:rPr>
              <w:t>руб.</w:t>
            </w:r>
          </w:p>
        </w:tc>
        <w:tc>
          <w:tcPr>
            <w:tcW w:w="817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20__ г.,</w:t>
            </w:r>
          </w:p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тыс.</w:t>
            </w:r>
            <w:r w:rsidR="00B85029" w:rsidRPr="00203244">
              <w:rPr>
                <w:sz w:val="20"/>
                <w:szCs w:val="20"/>
              </w:rPr>
              <w:t> </w:t>
            </w:r>
            <w:r w:rsidRPr="00203244">
              <w:rPr>
                <w:sz w:val="20"/>
                <w:szCs w:val="20"/>
              </w:rPr>
              <w:t>руб.</w:t>
            </w:r>
          </w:p>
        </w:tc>
        <w:tc>
          <w:tcPr>
            <w:tcW w:w="1498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Среднегодовой объем, тыс.</w:t>
            </w:r>
            <w:r w:rsidR="00B85029" w:rsidRPr="00203244">
              <w:rPr>
                <w:sz w:val="20"/>
                <w:szCs w:val="20"/>
              </w:rPr>
              <w:t> </w:t>
            </w:r>
            <w:r w:rsidRPr="00203244">
              <w:rPr>
                <w:sz w:val="20"/>
                <w:szCs w:val="20"/>
              </w:rPr>
              <w:t>руб.</w:t>
            </w:r>
          </w:p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/>
                <w:i/>
                <w:color w:val="333399"/>
                <w:sz w:val="20"/>
                <w:szCs w:val="20"/>
              </w:rPr>
            </w:pPr>
            <w:r w:rsidRPr="00203244">
              <w:rPr>
                <w:i/>
                <w:iCs/>
                <w:color w:val="333399"/>
                <w:sz w:val="20"/>
                <w:szCs w:val="20"/>
              </w:rPr>
              <w:t>((20__+20__+20__)/3)</w:t>
            </w:r>
          </w:p>
        </w:tc>
      </w:tr>
      <w:tr w:rsidR="00600522" w:rsidRPr="00203244" w:rsidTr="006E347B">
        <w:trPr>
          <w:trHeight w:val="53"/>
          <w:jc w:val="center"/>
        </w:trPr>
        <w:tc>
          <w:tcPr>
            <w:tcW w:w="1050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Годовые обороты всего</w:t>
            </w:r>
            <w:r w:rsidRPr="00203244">
              <w:rPr>
                <w:b/>
                <w:bCs/>
                <w:sz w:val="20"/>
                <w:szCs w:val="20"/>
              </w:rPr>
              <w:t>,</w:t>
            </w:r>
            <w:r w:rsidR="009212B8">
              <w:rPr>
                <w:b/>
                <w:bCs/>
                <w:sz w:val="20"/>
                <w:szCs w:val="20"/>
              </w:rPr>
              <w:t xml:space="preserve"> </w:t>
            </w:r>
            <w:r w:rsidR="009212B8" w:rsidRPr="00BF6D9D">
              <w:rPr>
                <w:bCs/>
                <w:sz w:val="20"/>
                <w:szCs w:val="20"/>
              </w:rPr>
              <w:t>с учетом НДС</w:t>
            </w:r>
            <w:r w:rsidR="005F1116" w:rsidRPr="00203244">
              <w:rPr>
                <w:b/>
                <w:bCs/>
                <w:sz w:val="20"/>
                <w:szCs w:val="20"/>
              </w:rPr>
              <w:t xml:space="preserve"> </w:t>
            </w:r>
            <w:r w:rsidRPr="00203244">
              <w:rPr>
                <w:sz w:val="20"/>
                <w:szCs w:val="20"/>
              </w:rPr>
              <w:t>тыс.</w:t>
            </w:r>
            <w:r w:rsidR="00B85029" w:rsidRPr="00203244">
              <w:rPr>
                <w:sz w:val="20"/>
                <w:szCs w:val="20"/>
              </w:rPr>
              <w:t> </w:t>
            </w:r>
            <w:r w:rsidRPr="00203244">
              <w:rPr>
                <w:sz w:val="20"/>
                <w:szCs w:val="20"/>
              </w:rPr>
              <w:t>руб.</w:t>
            </w:r>
          </w:p>
        </w:tc>
        <w:tc>
          <w:tcPr>
            <w:tcW w:w="817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17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17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98" w:type="pct"/>
            <w:vAlign w:val="center"/>
          </w:tcPr>
          <w:p w:rsidR="00600522" w:rsidRPr="00203244" w:rsidRDefault="00600522" w:rsidP="000B027E">
            <w:pPr>
              <w:pStyle w:val="afd"/>
              <w:spacing w:after="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9212B8" w:rsidRPr="00203244" w:rsidTr="006E347B">
        <w:trPr>
          <w:trHeight w:val="53"/>
          <w:jc w:val="center"/>
        </w:trPr>
        <w:tc>
          <w:tcPr>
            <w:tcW w:w="1050" w:type="pct"/>
            <w:vAlign w:val="center"/>
          </w:tcPr>
          <w:p w:rsidR="009212B8" w:rsidRPr="00203244" w:rsidRDefault="009212B8" w:rsidP="000B027E">
            <w:pPr>
              <w:pStyle w:val="afd"/>
              <w:spacing w:after="0"/>
              <w:ind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Годовые обороты всего</w:t>
            </w:r>
            <w:r w:rsidRPr="00203244">
              <w:rPr>
                <w:b/>
                <w:bCs/>
                <w:sz w:val="20"/>
                <w:szCs w:val="20"/>
              </w:rPr>
              <w:t xml:space="preserve">, </w:t>
            </w:r>
            <w:r>
              <w:rPr>
                <w:bCs/>
                <w:sz w:val="20"/>
                <w:szCs w:val="20"/>
              </w:rPr>
              <w:t xml:space="preserve">без </w:t>
            </w:r>
            <w:r w:rsidRPr="00BF6D9D">
              <w:rPr>
                <w:bCs/>
                <w:sz w:val="20"/>
                <w:szCs w:val="20"/>
              </w:rPr>
              <w:t>учет</w:t>
            </w:r>
            <w:r>
              <w:rPr>
                <w:bCs/>
                <w:sz w:val="20"/>
                <w:szCs w:val="20"/>
              </w:rPr>
              <w:t>а</w:t>
            </w:r>
            <w:r w:rsidRPr="00BF6D9D">
              <w:rPr>
                <w:bCs/>
                <w:sz w:val="20"/>
                <w:szCs w:val="20"/>
              </w:rPr>
              <w:t xml:space="preserve"> НДС </w:t>
            </w:r>
            <w:r w:rsidRPr="00203244">
              <w:rPr>
                <w:sz w:val="20"/>
                <w:szCs w:val="20"/>
              </w:rPr>
              <w:t>тыс. руб.</w:t>
            </w:r>
          </w:p>
        </w:tc>
        <w:tc>
          <w:tcPr>
            <w:tcW w:w="817" w:type="pct"/>
            <w:vAlign w:val="center"/>
          </w:tcPr>
          <w:p w:rsidR="009212B8" w:rsidRPr="00203244" w:rsidRDefault="009212B8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17" w:type="pct"/>
            <w:vAlign w:val="center"/>
          </w:tcPr>
          <w:p w:rsidR="009212B8" w:rsidRPr="00203244" w:rsidRDefault="009212B8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17" w:type="pct"/>
            <w:vAlign w:val="center"/>
          </w:tcPr>
          <w:p w:rsidR="009212B8" w:rsidRPr="00203244" w:rsidRDefault="009212B8" w:rsidP="000B027E">
            <w:pPr>
              <w:pStyle w:val="afd"/>
              <w:spacing w:after="0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98" w:type="pct"/>
            <w:vAlign w:val="center"/>
          </w:tcPr>
          <w:p w:rsidR="009212B8" w:rsidRPr="00203244" w:rsidRDefault="009212B8" w:rsidP="000B027E">
            <w:pPr>
              <w:pStyle w:val="afd"/>
              <w:spacing w:after="0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:rsidR="00C834B7" w:rsidRPr="00203244" w:rsidRDefault="005D4AF8" w:rsidP="00207C7E">
      <w:pPr>
        <w:pStyle w:val="afa"/>
        <w:numPr>
          <w:ilvl w:val="0"/>
          <w:numId w:val="10"/>
        </w:numPr>
        <w:spacing w:before="240" w:after="200" w:line="276" w:lineRule="auto"/>
        <w:jc w:val="both"/>
        <w:rPr>
          <w:color w:val="002060"/>
          <w:sz w:val="22"/>
          <w:szCs w:val="22"/>
        </w:rPr>
        <w:pPrChange w:id="126" w:author="Rinat Gub" w:date="2022-12-06T13:44:00Z">
          <w:pPr>
            <w:pStyle w:val="afa"/>
            <w:numPr>
              <w:numId w:val="51"/>
            </w:numPr>
            <w:spacing w:before="240" w:after="200" w:line="276" w:lineRule="auto"/>
            <w:ind w:hanging="360"/>
            <w:jc w:val="both"/>
          </w:pPr>
        </w:pPrChange>
      </w:pPr>
      <w:r w:rsidRPr="00203244">
        <w:rPr>
          <w:color w:val="000000"/>
          <w:sz w:val="22"/>
          <w:szCs w:val="22"/>
        </w:rPr>
        <w:t xml:space="preserve">Среднесписочная численность персонала </w:t>
      </w:r>
      <w:r w:rsidR="00C87AB7"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="00D24393" w:rsidRPr="00203244" w:rsidDel="00D24393">
        <w:rPr>
          <w:color w:val="000000"/>
          <w:sz w:val="22"/>
          <w:szCs w:val="22"/>
        </w:rPr>
        <w:t xml:space="preserve"> </w:t>
      </w:r>
      <w:r w:rsidRPr="00203244">
        <w:rPr>
          <w:color w:val="000000"/>
          <w:sz w:val="22"/>
          <w:szCs w:val="22"/>
        </w:rPr>
        <w:t xml:space="preserve">в текущем году </w:t>
      </w:r>
      <w:r w:rsidR="00F22D60" w:rsidRPr="00203244">
        <w:rPr>
          <w:i/>
          <w:iCs/>
          <w:color w:val="333399"/>
          <w:sz w:val="22"/>
          <w:szCs w:val="22"/>
        </w:rPr>
        <w:t>(указать)</w:t>
      </w:r>
      <w:r w:rsidR="00C579DC">
        <w:rPr>
          <w:color w:val="000000"/>
          <w:sz w:val="22"/>
          <w:szCs w:val="22"/>
        </w:rPr>
        <w:t xml:space="preserve"> человек.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pacing w:before="240" w:after="200" w:line="276" w:lineRule="auto"/>
        <w:jc w:val="both"/>
        <w:rPr>
          <w:color w:val="002060"/>
          <w:sz w:val="22"/>
          <w:szCs w:val="22"/>
        </w:rPr>
        <w:pPrChange w:id="127" w:author="Rinat Gub" w:date="2022-12-06T13:44:00Z">
          <w:pPr>
            <w:pStyle w:val="afa"/>
            <w:numPr>
              <w:numId w:val="51"/>
            </w:numPr>
            <w:spacing w:before="240" w:after="200" w:line="276" w:lineRule="auto"/>
            <w:ind w:hanging="360"/>
            <w:jc w:val="both"/>
          </w:pPr>
        </w:pPrChange>
      </w:pPr>
      <w:r w:rsidRPr="00203244">
        <w:rPr>
          <w:color w:val="000000"/>
          <w:sz w:val="22"/>
          <w:szCs w:val="22"/>
        </w:rPr>
        <w:t>Сообщаем, что</w:t>
      </w:r>
      <w:r w:rsidR="00D24393" w:rsidRPr="00203244">
        <w:rPr>
          <w:color w:val="000000"/>
          <w:sz w:val="22"/>
          <w:szCs w:val="22"/>
        </w:rPr>
        <w:t xml:space="preserve"> </w:t>
      </w:r>
      <w:r w:rsidR="00C87AB7"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203244">
        <w:rPr>
          <w:color w:val="000000"/>
          <w:sz w:val="22"/>
          <w:szCs w:val="22"/>
        </w:rPr>
        <w:t xml:space="preserve"> </w:t>
      </w:r>
      <w:r w:rsidR="007545ED" w:rsidRPr="00203244">
        <w:rPr>
          <w:color w:val="000000"/>
          <w:sz w:val="22"/>
          <w:szCs w:val="22"/>
        </w:rPr>
        <w:t xml:space="preserve">на дату подачи заявки </w:t>
      </w:r>
      <w:r w:rsidR="008908A6" w:rsidRPr="00203244">
        <w:rPr>
          <w:i/>
          <w:iCs/>
          <w:color w:val="333399"/>
          <w:sz w:val="22"/>
          <w:szCs w:val="22"/>
        </w:rPr>
        <w:t>(у</w:t>
      </w:r>
      <w:r w:rsidRPr="00203244">
        <w:rPr>
          <w:i/>
          <w:iCs/>
          <w:color w:val="333399"/>
          <w:sz w:val="22"/>
          <w:szCs w:val="22"/>
        </w:rPr>
        <w:t>казать: «</w:t>
      </w:r>
      <w:r w:rsidRPr="00203244">
        <w:rPr>
          <w:color w:val="000000"/>
          <w:sz w:val="22"/>
          <w:szCs w:val="22"/>
        </w:rPr>
        <w:t>является субъектом малого предпринимательства</w:t>
      </w:r>
      <w:r w:rsidRPr="00203244">
        <w:rPr>
          <w:i/>
          <w:iCs/>
          <w:color w:val="333399"/>
          <w:sz w:val="22"/>
          <w:szCs w:val="22"/>
        </w:rPr>
        <w:t>»</w:t>
      </w:r>
      <w:r w:rsidR="008908A6" w:rsidRPr="00203244">
        <w:rPr>
          <w:i/>
          <w:iCs/>
          <w:color w:val="333399"/>
          <w:sz w:val="22"/>
          <w:szCs w:val="22"/>
        </w:rPr>
        <w:t>/</w:t>
      </w:r>
      <w:r w:rsidRPr="00203244">
        <w:rPr>
          <w:i/>
          <w:iCs/>
          <w:color w:val="333399"/>
          <w:sz w:val="22"/>
          <w:szCs w:val="22"/>
        </w:rPr>
        <w:t>«</w:t>
      </w:r>
      <w:r w:rsidRPr="00203244">
        <w:rPr>
          <w:color w:val="000000"/>
          <w:sz w:val="22"/>
          <w:szCs w:val="22"/>
        </w:rPr>
        <w:t>является субъектом среднего предпринимательства</w:t>
      </w:r>
      <w:r w:rsidRPr="00203244">
        <w:rPr>
          <w:i/>
          <w:iCs/>
          <w:color w:val="333399"/>
          <w:sz w:val="22"/>
          <w:szCs w:val="22"/>
        </w:rPr>
        <w:t>»</w:t>
      </w:r>
      <w:r w:rsidR="008908A6" w:rsidRPr="00203244">
        <w:rPr>
          <w:i/>
          <w:iCs/>
          <w:color w:val="333399"/>
          <w:sz w:val="22"/>
          <w:szCs w:val="22"/>
        </w:rPr>
        <w:t>/</w:t>
      </w:r>
      <w:r w:rsidRPr="00203244">
        <w:rPr>
          <w:i/>
          <w:iCs/>
          <w:color w:val="333399"/>
          <w:sz w:val="22"/>
          <w:szCs w:val="22"/>
        </w:rPr>
        <w:t>«</w:t>
      </w:r>
      <w:r w:rsidRPr="00203244">
        <w:rPr>
          <w:color w:val="000000"/>
          <w:sz w:val="22"/>
          <w:szCs w:val="22"/>
        </w:rPr>
        <w:t>не является субъектом малого или среднего предпринимательства</w:t>
      </w:r>
      <w:r w:rsidRPr="00203244">
        <w:rPr>
          <w:i/>
          <w:iCs/>
          <w:color w:val="333399"/>
          <w:sz w:val="22"/>
          <w:szCs w:val="22"/>
        </w:rPr>
        <w:t xml:space="preserve">» </w:t>
      </w:r>
      <w:r w:rsidR="0039118E" w:rsidRPr="00203244">
        <w:rPr>
          <w:i/>
          <w:iCs/>
          <w:color w:val="333399"/>
          <w:sz w:val="22"/>
          <w:szCs w:val="22"/>
        </w:rPr>
        <w:t xml:space="preserve">согласно </w:t>
      </w:r>
      <w:r w:rsidRPr="00203244">
        <w:rPr>
          <w:i/>
          <w:iCs/>
          <w:color w:val="333399"/>
          <w:sz w:val="22"/>
          <w:szCs w:val="22"/>
        </w:rPr>
        <w:t>критериям, установленным Федеральн</w:t>
      </w:r>
      <w:r w:rsidR="0039118E" w:rsidRPr="00203244">
        <w:rPr>
          <w:i/>
          <w:iCs/>
          <w:color w:val="333399"/>
          <w:sz w:val="22"/>
          <w:szCs w:val="22"/>
        </w:rPr>
        <w:t>ым</w:t>
      </w:r>
      <w:r w:rsidRPr="00203244">
        <w:rPr>
          <w:i/>
          <w:iCs/>
          <w:color w:val="333399"/>
          <w:sz w:val="22"/>
          <w:szCs w:val="22"/>
        </w:rPr>
        <w:t xml:space="preserve"> закон</w:t>
      </w:r>
      <w:r w:rsidR="0039118E" w:rsidRPr="00203244">
        <w:rPr>
          <w:i/>
          <w:iCs/>
          <w:color w:val="333399"/>
          <w:sz w:val="22"/>
          <w:szCs w:val="22"/>
        </w:rPr>
        <w:t>ом</w:t>
      </w:r>
      <w:r w:rsidRPr="00203244">
        <w:rPr>
          <w:i/>
          <w:iCs/>
          <w:color w:val="333399"/>
          <w:sz w:val="22"/>
          <w:szCs w:val="22"/>
        </w:rPr>
        <w:t xml:space="preserve"> от 24.07.2007 №209-ФЗ</w:t>
      </w:r>
      <w:r w:rsidR="0039118E" w:rsidRPr="00203244">
        <w:rPr>
          <w:i/>
          <w:iCs/>
          <w:color w:val="333399"/>
          <w:sz w:val="22"/>
          <w:szCs w:val="22"/>
        </w:rPr>
        <w:t xml:space="preserve"> «О развитии малого и среднего предпринимательства в Российской Федерации</w:t>
      </w:r>
      <w:del w:id="128" w:author="Rinat Gub" w:date="2022-12-06T13:44:00Z">
        <w:r w:rsidR="005F426A" w:rsidRPr="00203244">
          <w:rPr>
            <w:i/>
            <w:iCs/>
            <w:color w:val="333399"/>
            <w:sz w:val="22"/>
            <w:szCs w:val="22"/>
          </w:rPr>
          <w:delText>»)</w:delText>
        </w:r>
      </w:del>
      <w:ins w:id="129" w:author="Rinat Gub" w:date="2022-12-06T13:44:00Z">
        <w:r w:rsidR="0039118E" w:rsidRPr="00203244">
          <w:rPr>
            <w:i/>
            <w:iCs/>
            <w:color w:val="333399"/>
            <w:sz w:val="22"/>
            <w:szCs w:val="22"/>
          </w:rPr>
          <w:t>»</w:t>
        </w:r>
        <w:r w:rsidR="008908A6" w:rsidRPr="00203244">
          <w:rPr>
            <w:i/>
            <w:iCs/>
            <w:color w:val="333399"/>
            <w:sz w:val="22"/>
            <w:szCs w:val="22"/>
          </w:rPr>
          <w:t>)</w:t>
        </w:r>
        <w:r w:rsidR="002E4F4F" w:rsidRPr="00203244">
          <w:rPr>
            <w:i/>
            <w:iCs/>
            <w:color w:val="333399"/>
            <w:sz w:val="22"/>
            <w:szCs w:val="22"/>
          </w:rPr>
          <w:t>.</w:t>
        </w:r>
      </w:ins>
    </w:p>
    <w:p w:rsidR="00B00A1D" w:rsidRDefault="004D485B" w:rsidP="00A82B4F">
      <w:pPr>
        <w:pStyle w:val="afa"/>
        <w:numPr>
          <w:ilvl w:val="0"/>
          <w:numId w:val="10"/>
        </w:numPr>
        <w:tabs>
          <w:tab w:val="clear" w:pos="1134"/>
        </w:tabs>
        <w:spacing w:before="240" w:after="200" w:line="276" w:lineRule="auto"/>
        <w:ind w:left="981" w:hanging="414"/>
        <w:jc w:val="both"/>
        <w:rPr>
          <w:color w:val="000000"/>
          <w:sz w:val="22"/>
          <w:rPrChange w:id="130" w:author="Rinat Gub" w:date="2022-12-06T13:44:00Z">
            <w:rPr>
              <w:sz w:val="22"/>
            </w:rPr>
          </w:rPrChange>
        </w:rPr>
        <w:pPrChange w:id="131" w:author="Rinat Gub" w:date="2022-12-06T13:44:00Z">
          <w:pPr>
            <w:pStyle w:val="afa"/>
            <w:keepNext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 w:rsidRPr="00A82B4F">
        <w:rPr>
          <w:color w:val="000000"/>
          <w:sz w:val="22"/>
          <w:rPrChange w:id="132" w:author="Rinat Gub" w:date="2022-12-06T13:44:00Z">
            <w:rPr>
              <w:sz w:val="22"/>
            </w:rPr>
          </w:rPrChange>
        </w:rPr>
        <w:t>Сообщаем, что</w:t>
      </w:r>
      <w:r w:rsidR="00B00A1D">
        <w:rPr>
          <w:color w:val="000000"/>
          <w:sz w:val="22"/>
          <w:rPrChange w:id="133" w:author="Rinat Gub" w:date="2022-12-06T13:44:00Z">
            <w:rPr>
              <w:sz w:val="22"/>
            </w:rPr>
          </w:rPrChange>
        </w:rPr>
        <w:t>:</w:t>
      </w:r>
    </w:p>
    <w:p w:rsidR="004F645B" w:rsidRPr="00BC1EAC" w:rsidRDefault="006249DD" w:rsidP="0040134A">
      <w:pPr>
        <w:pStyle w:val="afa"/>
        <w:numPr>
          <w:ilvl w:val="0"/>
          <w:numId w:val="213"/>
        </w:numPr>
        <w:tabs>
          <w:tab w:val="clear" w:pos="1134"/>
        </w:tabs>
        <w:spacing w:before="0" w:line="276" w:lineRule="auto"/>
        <w:ind w:left="1417" w:hanging="425"/>
        <w:jc w:val="both"/>
        <w:rPr>
          <w:color w:val="000000"/>
          <w:sz w:val="22"/>
          <w:szCs w:val="22"/>
        </w:rPr>
        <w:pPrChange w:id="134" w:author="Rinat Gub" w:date="2022-12-06T13:44:00Z">
          <w:pPr>
            <w:pStyle w:val="afa"/>
            <w:numPr>
              <w:numId w:val="217"/>
            </w:numPr>
            <w:tabs>
              <w:tab w:val="clear" w:pos="1134"/>
            </w:tabs>
            <w:spacing w:before="0" w:line="276" w:lineRule="auto"/>
            <w:ind w:hanging="360"/>
            <w:jc w:val="both"/>
          </w:pPr>
        </w:pPrChange>
      </w:pPr>
      <w:r w:rsidRPr="00A82B4F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A82B4F">
        <w:rPr>
          <w:color w:val="000000"/>
          <w:sz w:val="22"/>
          <w:szCs w:val="22"/>
        </w:rPr>
        <w:t xml:space="preserve"> на дату подачи заявки</w:t>
      </w:r>
      <w:r w:rsidRPr="00BC1EAC">
        <w:rPr>
          <w:color w:val="000000"/>
          <w:sz w:val="22"/>
          <w:szCs w:val="22"/>
        </w:rPr>
        <w:t xml:space="preserve"> </w:t>
      </w:r>
      <w:r w:rsidR="00DD1131" w:rsidRPr="00BC1EAC">
        <w:rPr>
          <w:color w:val="000000"/>
          <w:sz w:val="22"/>
          <w:szCs w:val="22"/>
        </w:rPr>
        <w:t>н</w:t>
      </w:r>
      <w:r w:rsidR="00DD1131" w:rsidRPr="00E24C24">
        <w:rPr>
          <w:color w:val="000000"/>
          <w:sz w:val="22"/>
          <w:szCs w:val="22"/>
        </w:rPr>
        <w:t xml:space="preserve">е имеет </w:t>
      </w:r>
      <w:r w:rsidR="004F645B" w:rsidRPr="00E24C24">
        <w:rPr>
          <w:color w:val="000000"/>
          <w:sz w:val="22"/>
          <w:szCs w:val="22"/>
        </w:rPr>
        <w:t xml:space="preserve">действующей аккредитации </w:t>
      </w:r>
      <w:del w:id="135" w:author="Rinat Gub" w:date="2022-12-06T13:44:00Z">
        <w:r w:rsidR="00C7599D">
          <w:rPr>
            <w:color w:val="000000"/>
            <w:sz w:val="22"/>
            <w:szCs w:val="22"/>
          </w:rPr>
          <w:delText xml:space="preserve">или подтверждения о соответствии требованиям в рамках должной осмотрительности </w:delText>
        </w:r>
      </w:del>
      <w:r w:rsidR="004F645B" w:rsidRPr="00E24C24">
        <w:rPr>
          <w:color w:val="000000"/>
          <w:sz w:val="22"/>
          <w:szCs w:val="22"/>
        </w:rPr>
        <w:t xml:space="preserve">в </w:t>
      </w:r>
      <w:r w:rsidR="004F645B" w:rsidRPr="00E24C24">
        <w:rPr>
          <w:i/>
          <w:iCs/>
          <w:color w:val="333399"/>
          <w:sz w:val="22"/>
          <w:szCs w:val="22"/>
        </w:rPr>
        <w:t>(указать наименование Организатора закупки)</w:t>
      </w:r>
      <w:r w:rsidR="004F645B" w:rsidRPr="00E24C24">
        <w:rPr>
          <w:color w:val="000000"/>
          <w:sz w:val="22"/>
          <w:szCs w:val="22"/>
        </w:rPr>
        <w:t xml:space="preserve"> </w:t>
      </w:r>
      <w:r w:rsidR="004F645B">
        <w:rPr>
          <w:color w:val="000000"/>
          <w:sz w:val="22"/>
          <w:szCs w:val="22"/>
        </w:rPr>
        <w:t xml:space="preserve">и подает документы для проверки </w:t>
      </w:r>
      <w:r w:rsidR="00505C60">
        <w:rPr>
          <w:color w:val="000000"/>
          <w:sz w:val="22"/>
          <w:szCs w:val="22"/>
        </w:rPr>
        <w:t xml:space="preserve">на </w:t>
      </w:r>
      <w:r w:rsidR="004F645B">
        <w:rPr>
          <w:color w:val="000000"/>
          <w:sz w:val="22"/>
          <w:szCs w:val="22"/>
        </w:rPr>
        <w:t>соответстви</w:t>
      </w:r>
      <w:r w:rsidR="00505C60">
        <w:rPr>
          <w:color w:val="000000"/>
          <w:sz w:val="22"/>
          <w:szCs w:val="22"/>
        </w:rPr>
        <w:t>е</w:t>
      </w:r>
      <w:r w:rsidR="004F645B">
        <w:rPr>
          <w:color w:val="000000"/>
          <w:sz w:val="22"/>
          <w:szCs w:val="22"/>
        </w:rPr>
        <w:t xml:space="preserve"> </w:t>
      </w:r>
      <w:del w:id="136" w:author="Rinat Gub" w:date="2022-12-06T13:44:00Z">
        <w:r w:rsidR="00864F27">
          <w:rPr>
            <w:color w:val="000000"/>
            <w:sz w:val="22"/>
            <w:szCs w:val="22"/>
          </w:rPr>
          <w:delText>данным</w:delText>
        </w:r>
      </w:del>
      <w:ins w:id="137" w:author="Rinat Gub" w:date="2022-12-06T13:44:00Z">
        <w:r w:rsidR="004F645B">
          <w:rPr>
            <w:color w:val="000000"/>
            <w:sz w:val="22"/>
            <w:szCs w:val="22"/>
          </w:rPr>
          <w:t>минимальным</w:t>
        </w:r>
      </w:ins>
      <w:r w:rsidR="004F645B">
        <w:rPr>
          <w:color w:val="000000"/>
          <w:sz w:val="22"/>
          <w:szCs w:val="22"/>
        </w:rPr>
        <w:t xml:space="preserve"> требованиям</w:t>
      </w:r>
      <w:ins w:id="138" w:author="Rinat Gub" w:date="2022-12-06T13:44:00Z">
        <w:r w:rsidR="004F645B">
          <w:rPr>
            <w:color w:val="000000"/>
            <w:sz w:val="22"/>
            <w:szCs w:val="22"/>
          </w:rPr>
          <w:t xml:space="preserve"> при аккредитации</w:t>
        </w:r>
      </w:ins>
      <w:r w:rsidR="004F645B">
        <w:rPr>
          <w:color w:val="000000"/>
          <w:sz w:val="22"/>
          <w:szCs w:val="22"/>
        </w:rPr>
        <w:t xml:space="preserve"> в составе настоящей заявки на закупку</w:t>
      </w:r>
      <w:r w:rsidR="00A12688">
        <w:rPr>
          <w:color w:val="000000"/>
          <w:sz w:val="22"/>
          <w:szCs w:val="22"/>
        </w:rPr>
        <w:t>;</w:t>
      </w:r>
    </w:p>
    <w:p w:rsidR="00430A9A" w:rsidRPr="00E24C24" w:rsidRDefault="00430A9A" w:rsidP="00E24C24">
      <w:pPr>
        <w:widowControl w:val="0"/>
        <w:tabs>
          <w:tab w:val="clear" w:pos="1134"/>
        </w:tabs>
        <w:kinsoku/>
        <w:overflowPunct/>
        <w:autoSpaceDE/>
        <w:autoSpaceDN/>
        <w:spacing w:line="276" w:lineRule="auto"/>
        <w:ind w:left="1417" w:hanging="425"/>
        <w:contextualSpacing/>
        <w:rPr>
          <w:color w:val="000000"/>
          <w:sz w:val="22"/>
          <w:szCs w:val="22"/>
        </w:rPr>
      </w:pPr>
      <w:r w:rsidRPr="00E24C24">
        <w:rPr>
          <w:color w:val="000000"/>
          <w:sz w:val="22"/>
          <w:szCs w:val="22"/>
        </w:rPr>
        <w:t>либо</w:t>
      </w:r>
    </w:p>
    <w:p w:rsidR="00505C60" w:rsidRPr="00E24C24" w:rsidRDefault="00853562" w:rsidP="0040134A">
      <w:pPr>
        <w:pStyle w:val="afa"/>
        <w:numPr>
          <w:ilvl w:val="0"/>
          <w:numId w:val="213"/>
        </w:numPr>
        <w:tabs>
          <w:tab w:val="clear" w:pos="1134"/>
        </w:tabs>
        <w:spacing w:before="0" w:line="276" w:lineRule="auto"/>
        <w:ind w:left="1417" w:hanging="425"/>
        <w:jc w:val="both"/>
        <w:rPr>
          <w:color w:val="000000"/>
          <w:sz w:val="22"/>
          <w:szCs w:val="22"/>
        </w:rPr>
        <w:pPrChange w:id="139" w:author="Rinat Gub" w:date="2022-12-06T13:44:00Z">
          <w:pPr>
            <w:pStyle w:val="afa"/>
            <w:numPr>
              <w:numId w:val="217"/>
            </w:numPr>
            <w:tabs>
              <w:tab w:val="clear" w:pos="1134"/>
            </w:tabs>
            <w:spacing w:before="0" w:line="276" w:lineRule="auto"/>
            <w:ind w:hanging="360"/>
            <w:jc w:val="both"/>
          </w:pPr>
        </w:pPrChange>
      </w:pPr>
      <w:del w:id="140" w:author="Rinat Gub" w:date="2022-12-06T13:44:00Z">
        <w:r w:rsidRPr="00A82B4F">
          <w:rPr>
            <w:i/>
            <w:iCs/>
            <w:color w:val="333399"/>
            <w:sz w:val="22"/>
            <w:szCs w:val="22"/>
          </w:rPr>
          <w:delText>(указать краткое наименование)</w:delText>
        </w:r>
        <w:r w:rsidRPr="00A82B4F">
          <w:rPr>
            <w:color w:val="000000"/>
            <w:sz w:val="22"/>
            <w:szCs w:val="22"/>
          </w:rPr>
          <w:delText xml:space="preserve"> </w:delText>
        </w:r>
      </w:del>
      <w:r w:rsidR="00505C60">
        <w:rPr>
          <w:color w:val="000000"/>
          <w:sz w:val="22"/>
          <w:szCs w:val="22"/>
        </w:rPr>
        <w:t xml:space="preserve">подавало документы </w:t>
      </w:r>
      <w:del w:id="141" w:author="Rinat Gub" w:date="2022-12-06T13:44:00Z">
        <w:r>
          <w:rPr>
            <w:color w:val="000000"/>
            <w:sz w:val="22"/>
            <w:szCs w:val="22"/>
          </w:rPr>
          <w:delText xml:space="preserve">в </w:delText>
        </w:r>
      </w:del>
      <w:r w:rsidR="00505C60" w:rsidRPr="006D11B3">
        <w:rPr>
          <w:i/>
          <w:iCs/>
          <w:color w:val="333399"/>
          <w:sz w:val="22"/>
          <w:szCs w:val="22"/>
        </w:rPr>
        <w:t>(указать наименование Организатора закупки)</w:t>
      </w:r>
      <w:r w:rsidR="00505C60" w:rsidRPr="006D11B3">
        <w:rPr>
          <w:color w:val="000000"/>
          <w:sz w:val="22"/>
          <w:szCs w:val="22"/>
        </w:rPr>
        <w:t xml:space="preserve"> </w:t>
      </w:r>
      <w:r w:rsidR="00505C60">
        <w:rPr>
          <w:color w:val="000000"/>
          <w:sz w:val="22"/>
          <w:szCs w:val="22"/>
        </w:rPr>
        <w:t xml:space="preserve">для проверки на соответствие </w:t>
      </w:r>
      <w:ins w:id="142" w:author="Rinat Gub" w:date="2022-12-06T13:44:00Z">
        <w:r w:rsidR="00A12688">
          <w:rPr>
            <w:color w:val="000000"/>
            <w:sz w:val="22"/>
            <w:szCs w:val="22"/>
          </w:rPr>
          <w:t xml:space="preserve">минимальным </w:t>
        </w:r>
      </w:ins>
      <w:r w:rsidR="00A12688">
        <w:rPr>
          <w:color w:val="000000"/>
          <w:sz w:val="22"/>
          <w:szCs w:val="22"/>
        </w:rPr>
        <w:t xml:space="preserve">требованиям </w:t>
      </w:r>
      <w:del w:id="143" w:author="Rinat Gub" w:date="2022-12-06T13:44:00Z">
        <w:r>
          <w:rPr>
            <w:color w:val="000000"/>
            <w:sz w:val="22"/>
            <w:szCs w:val="22"/>
          </w:rPr>
          <w:delText>в рамках должной осмотрительности</w:delText>
        </w:r>
      </w:del>
      <w:ins w:id="144" w:author="Rinat Gub" w:date="2022-12-06T13:44:00Z">
        <w:r w:rsidR="00A12688">
          <w:rPr>
            <w:color w:val="000000"/>
            <w:sz w:val="22"/>
            <w:szCs w:val="22"/>
          </w:rPr>
          <w:t>при аккредитации</w:t>
        </w:r>
      </w:ins>
      <w:r w:rsidR="00A12688">
        <w:rPr>
          <w:color w:val="000000"/>
          <w:sz w:val="22"/>
          <w:szCs w:val="22"/>
        </w:rPr>
        <w:t xml:space="preserve"> </w:t>
      </w:r>
      <w:r w:rsidR="00A12688" w:rsidRPr="006D11B3">
        <w:rPr>
          <w:i/>
          <w:iCs/>
          <w:color w:val="333399"/>
          <w:sz w:val="22"/>
          <w:szCs w:val="22"/>
        </w:rPr>
        <w:t xml:space="preserve">(указать </w:t>
      </w:r>
      <w:r w:rsidR="00A12688">
        <w:rPr>
          <w:i/>
          <w:iCs/>
          <w:color w:val="333399"/>
          <w:sz w:val="22"/>
          <w:szCs w:val="22"/>
        </w:rPr>
        <w:t>реквизиты письма с документами для проверки</w:t>
      </w:r>
      <w:r w:rsidR="00A12688" w:rsidRPr="006D11B3">
        <w:rPr>
          <w:i/>
          <w:iCs/>
          <w:color w:val="333399"/>
          <w:sz w:val="22"/>
          <w:szCs w:val="22"/>
        </w:rPr>
        <w:t>)</w:t>
      </w:r>
      <w:r w:rsidR="00A12688" w:rsidRPr="00E24C24">
        <w:rPr>
          <w:color w:val="000000"/>
          <w:sz w:val="22"/>
          <w:szCs w:val="22"/>
        </w:rPr>
        <w:t>;</w:t>
      </w:r>
    </w:p>
    <w:p w:rsidR="00A12688" w:rsidRPr="00A12688" w:rsidRDefault="00A12688" w:rsidP="00E24C24">
      <w:pPr>
        <w:pStyle w:val="afa"/>
        <w:tabs>
          <w:tab w:val="clear" w:pos="1134"/>
        </w:tabs>
        <w:spacing w:line="276" w:lineRule="auto"/>
        <w:ind w:left="993"/>
        <w:rPr>
          <w:color w:val="000000"/>
          <w:sz w:val="22"/>
          <w:szCs w:val="22"/>
        </w:rPr>
      </w:pPr>
      <w:r w:rsidRPr="00A12688">
        <w:rPr>
          <w:color w:val="000000"/>
          <w:sz w:val="22"/>
          <w:szCs w:val="22"/>
        </w:rPr>
        <w:t>либо</w:t>
      </w:r>
    </w:p>
    <w:p w:rsidR="006952B2" w:rsidRPr="00E24C24" w:rsidRDefault="006249DD" w:rsidP="0040134A">
      <w:pPr>
        <w:pStyle w:val="afa"/>
        <w:numPr>
          <w:ilvl w:val="0"/>
          <w:numId w:val="213"/>
        </w:numPr>
        <w:tabs>
          <w:tab w:val="clear" w:pos="1134"/>
        </w:tabs>
        <w:spacing w:before="240" w:after="200" w:line="276" w:lineRule="auto"/>
        <w:ind w:left="1418" w:hanging="425"/>
        <w:jc w:val="both"/>
        <w:rPr>
          <w:color w:val="000000"/>
          <w:sz w:val="22"/>
          <w:szCs w:val="22"/>
        </w:rPr>
        <w:pPrChange w:id="145" w:author="Rinat Gub" w:date="2022-12-06T13:44:00Z">
          <w:pPr>
            <w:pStyle w:val="afa"/>
            <w:numPr>
              <w:numId w:val="217"/>
            </w:numPr>
            <w:tabs>
              <w:tab w:val="clear" w:pos="1134"/>
            </w:tabs>
            <w:spacing w:before="240" w:after="200" w:line="276" w:lineRule="auto"/>
            <w:ind w:hanging="360"/>
            <w:jc w:val="both"/>
          </w:pPr>
        </w:pPrChange>
      </w:pPr>
      <w:r w:rsidRPr="00A82B4F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A82B4F">
        <w:rPr>
          <w:color w:val="000000"/>
          <w:sz w:val="22"/>
          <w:szCs w:val="22"/>
        </w:rPr>
        <w:t xml:space="preserve"> на дату подачи заявки</w:t>
      </w:r>
      <w:r>
        <w:rPr>
          <w:color w:val="000000"/>
          <w:sz w:val="22"/>
          <w:szCs w:val="22"/>
        </w:rPr>
        <w:t xml:space="preserve"> </w:t>
      </w:r>
      <w:r w:rsidR="004D485B" w:rsidRPr="00A82B4F">
        <w:rPr>
          <w:color w:val="000000"/>
          <w:sz w:val="22"/>
          <w:szCs w:val="22"/>
        </w:rPr>
        <w:t>соо</w:t>
      </w:r>
      <w:bookmarkStart w:id="146" w:name="_GoBack"/>
      <w:bookmarkEnd w:id="146"/>
      <w:r w:rsidR="004D485B" w:rsidRPr="00A82B4F">
        <w:rPr>
          <w:color w:val="000000"/>
          <w:sz w:val="22"/>
          <w:szCs w:val="22"/>
        </w:rPr>
        <w:t xml:space="preserve">тветствует </w:t>
      </w:r>
      <w:ins w:id="147" w:author="Rinat Gub" w:date="2022-12-06T13:44:00Z">
        <w:r w:rsidR="005D4AF8" w:rsidRPr="00A82B4F">
          <w:rPr>
            <w:color w:val="000000"/>
            <w:sz w:val="22"/>
            <w:szCs w:val="22"/>
          </w:rPr>
          <w:t xml:space="preserve">минимальным </w:t>
        </w:r>
      </w:ins>
      <w:r w:rsidR="005D4AF8" w:rsidRPr="00A82B4F">
        <w:rPr>
          <w:color w:val="000000"/>
          <w:sz w:val="22"/>
          <w:szCs w:val="22"/>
        </w:rPr>
        <w:t>требованиям</w:t>
      </w:r>
      <w:del w:id="148" w:author="Rinat Gub" w:date="2022-12-06T13:44:00Z">
        <w:r w:rsidR="00853562">
          <w:rPr>
            <w:color w:val="000000"/>
            <w:sz w:val="22"/>
            <w:szCs w:val="22"/>
          </w:rPr>
          <w:delText xml:space="preserve"> в рамках должной осмотрительности</w:delText>
        </w:r>
      </w:del>
      <w:ins w:id="149" w:author="Rinat Gub" w:date="2022-12-06T13:44:00Z">
        <w:r w:rsidR="005D4AF8" w:rsidRPr="00A82B4F">
          <w:rPr>
            <w:color w:val="000000"/>
            <w:sz w:val="22"/>
            <w:szCs w:val="22"/>
          </w:rPr>
          <w:t>, предъявляемым при аккредитации</w:t>
        </w:r>
      </w:ins>
      <w:r w:rsidR="005D4AF8" w:rsidRPr="00A82B4F">
        <w:rPr>
          <w:color w:val="000000"/>
          <w:sz w:val="22"/>
          <w:szCs w:val="22"/>
        </w:rPr>
        <w:t>, что подтверждается</w:t>
      </w:r>
      <w:r w:rsidR="008908A6" w:rsidRPr="00A82B4F" w:rsidDel="008908A6">
        <w:rPr>
          <w:i/>
          <w:iCs/>
          <w:color w:val="333399"/>
          <w:sz w:val="22"/>
          <w:szCs w:val="22"/>
        </w:rPr>
        <w:t xml:space="preserve"> </w:t>
      </w:r>
      <w:r w:rsidR="008908A6" w:rsidRPr="00A82B4F">
        <w:rPr>
          <w:i/>
          <w:iCs/>
          <w:color w:val="333399"/>
          <w:sz w:val="22"/>
          <w:szCs w:val="22"/>
        </w:rPr>
        <w:t>(</w:t>
      </w:r>
      <w:r w:rsidR="00D24393" w:rsidRPr="00A82B4F">
        <w:rPr>
          <w:i/>
          <w:iCs/>
          <w:color w:val="333399"/>
          <w:sz w:val="22"/>
          <w:szCs w:val="22"/>
        </w:rPr>
        <w:t>указать дату выдачи, номер уведомления о результатах аккредитации</w:t>
      </w:r>
      <w:del w:id="150" w:author="Rinat Gub" w:date="2022-12-06T13:44:00Z">
        <w:r w:rsidR="00C7599D">
          <w:rPr>
            <w:i/>
            <w:iCs/>
            <w:color w:val="333399"/>
            <w:sz w:val="22"/>
            <w:szCs w:val="22"/>
          </w:rPr>
          <w:delText xml:space="preserve"> или уведомления о проверке на соответствие требованиям в рамках должной осмотрительности</w:delText>
        </w:r>
      </w:del>
      <w:r w:rsidR="00767413" w:rsidRPr="00A82B4F">
        <w:rPr>
          <w:i/>
          <w:iCs/>
          <w:color w:val="333399"/>
          <w:sz w:val="22"/>
          <w:szCs w:val="22"/>
        </w:rPr>
        <w:t>)</w:t>
      </w:r>
      <w:r w:rsidR="006952B2">
        <w:rPr>
          <w:i/>
          <w:iCs/>
          <w:color w:val="333399"/>
          <w:sz w:val="22"/>
          <w:szCs w:val="22"/>
        </w:rPr>
        <w:t>,</w:t>
      </w:r>
      <w:r w:rsidR="005D4AF8" w:rsidRPr="00A82B4F">
        <w:rPr>
          <w:sz w:val="22"/>
          <w:szCs w:val="22"/>
        </w:rPr>
        <w:t xml:space="preserve"> </w:t>
      </w:r>
      <w:r w:rsidR="006952B2">
        <w:rPr>
          <w:sz w:val="22"/>
          <w:szCs w:val="22"/>
        </w:rPr>
        <w:t>в том числе:</w:t>
      </w:r>
    </w:p>
    <w:p w:rsidR="00C82D29" w:rsidRPr="00E24C24" w:rsidRDefault="006952B2" w:rsidP="0040134A">
      <w:pPr>
        <w:pStyle w:val="afa"/>
        <w:numPr>
          <w:ilvl w:val="0"/>
          <w:numId w:val="214"/>
        </w:numPr>
        <w:tabs>
          <w:tab w:val="clear" w:pos="1134"/>
        </w:tabs>
        <w:spacing w:before="240" w:after="200" w:line="276" w:lineRule="auto"/>
        <w:ind w:left="170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с даты </w:t>
      </w:r>
      <w:del w:id="151" w:author="Rinat Gub" w:date="2022-12-06T13:44:00Z">
        <w:r w:rsidR="00E147F9">
          <w:rPr>
            <w:color w:val="000000"/>
            <w:sz w:val="22"/>
            <w:szCs w:val="22"/>
          </w:rPr>
          <w:delText xml:space="preserve"> </w:delText>
        </w:r>
        <w:r w:rsidR="00853562">
          <w:rPr>
            <w:color w:val="000000"/>
            <w:sz w:val="22"/>
            <w:szCs w:val="22"/>
          </w:rPr>
          <w:delText>подтверждения соответствия требованиям в рамках должной осмотрительности</w:delText>
        </w:r>
      </w:del>
      <w:ins w:id="152" w:author="Rinat Gub" w:date="2022-12-06T13:44:00Z">
        <w:r>
          <w:rPr>
            <w:color w:val="000000"/>
            <w:sz w:val="22"/>
            <w:szCs w:val="22"/>
          </w:rPr>
          <w:t>уведомления о результатах аккредитации</w:t>
        </w:r>
      </w:ins>
      <w:r>
        <w:rPr>
          <w:color w:val="000000"/>
          <w:sz w:val="22"/>
          <w:szCs w:val="22"/>
        </w:rPr>
        <w:t xml:space="preserve"> </w:t>
      </w:r>
      <w:r w:rsidR="005D4AF8" w:rsidRPr="00E24C24">
        <w:rPr>
          <w:color w:val="000000"/>
          <w:sz w:val="22"/>
          <w:szCs w:val="22"/>
        </w:rPr>
        <w:t xml:space="preserve">в сведения, ранее </w:t>
      </w:r>
      <w:r w:rsidR="005D4AF8" w:rsidRPr="00E24C24">
        <w:rPr>
          <w:color w:val="000000"/>
          <w:sz w:val="22"/>
          <w:szCs w:val="22"/>
        </w:rPr>
        <w:lastRenderedPageBreak/>
        <w:t>поданны</w:t>
      </w:r>
      <w:r w:rsidR="00D24393" w:rsidRPr="00E24C24">
        <w:rPr>
          <w:color w:val="000000"/>
          <w:sz w:val="22"/>
          <w:szCs w:val="22"/>
        </w:rPr>
        <w:t>е</w:t>
      </w:r>
      <w:r w:rsidR="005D4AF8" w:rsidRPr="00E24C24">
        <w:rPr>
          <w:color w:val="000000"/>
          <w:sz w:val="22"/>
          <w:szCs w:val="22"/>
        </w:rPr>
        <w:t xml:space="preserve"> на </w:t>
      </w:r>
      <w:del w:id="153" w:author="Rinat Gub" w:date="2022-12-06T13:44:00Z">
        <w:r w:rsidR="00853562">
          <w:rPr>
            <w:color w:val="000000"/>
            <w:sz w:val="22"/>
            <w:szCs w:val="22"/>
          </w:rPr>
          <w:delText>для проверки на соответствие данным требованиям</w:delText>
        </w:r>
      </w:del>
      <w:ins w:id="154" w:author="Rinat Gub" w:date="2022-12-06T13:44:00Z">
        <w:r w:rsidR="005D4AF8" w:rsidRPr="00E24C24">
          <w:rPr>
            <w:color w:val="000000"/>
            <w:sz w:val="22"/>
            <w:szCs w:val="22"/>
          </w:rPr>
          <w:t>процедуру аккредитации</w:t>
        </w:r>
      </w:ins>
      <w:r w:rsidR="00E50895" w:rsidRPr="00E24C24">
        <w:rPr>
          <w:color w:val="000000"/>
          <w:sz w:val="22"/>
          <w:szCs w:val="22"/>
        </w:rPr>
        <w:t xml:space="preserve"> </w:t>
      </w:r>
      <w:r w:rsidR="00767413" w:rsidRPr="00E24C24">
        <w:rPr>
          <w:i/>
          <w:iCs/>
          <w:color w:val="333399"/>
          <w:sz w:val="22"/>
          <w:szCs w:val="22"/>
        </w:rPr>
        <w:t>(</w:t>
      </w:r>
      <w:r w:rsidR="004D485B" w:rsidRPr="00E24C24">
        <w:rPr>
          <w:i/>
          <w:iCs/>
          <w:color w:val="333399"/>
          <w:sz w:val="22"/>
          <w:szCs w:val="22"/>
        </w:rPr>
        <w:t>выбрать</w:t>
      </w:r>
      <w:r w:rsidR="005D4AF8" w:rsidRPr="00E24C24">
        <w:rPr>
          <w:i/>
          <w:iCs/>
          <w:color w:val="333399"/>
          <w:sz w:val="22"/>
          <w:szCs w:val="22"/>
        </w:rPr>
        <w:t xml:space="preserve">: </w:t>
      </w:r>
      <w:r w:rsidR="005D4AF8" w:rsidRPr="00E24C24">
        <w:rPr>
          <w:color w:val="000000"/>
          <w:sz w:val="22"/>
          <w:szCs w:val="22"/>
        </w:rPr>
        <w:t>«не были внесены изменения»/«были внесены следующие изменения:</w:t>
      </w:r>
      <w:r w:rsidR="005D4AF8" w:rsidRPr="00E24C24">
        <w:rPr>
          <w:i/>
          <w:iCs/>
          <w:color w:val="333399"/>
          <w:sz w:val="22"/>
          <w:szCs w:val="22"/>
        </w:rPr>
        <w:t xml:space="preserve"> </w:t>
      </w:r>
      <w:r w:rsidR="0039118E" w:rsidRPr="00E24C24">
        <w:rPr>
          <w:i/>
          <w:iCs/>
          <w:color w:val="333399"/>
          <w:sz w:val="22"/>
          <w:szCs w:val="22"/>
        </w:rPr>
        <w:t>(указать какие)</w:t>
      </w:r>
      <w:r w:rsidR="005D4AF8" w:rsidRPr="00E24C24">
        <w:rPr>
          <w:i/>
          <w:iCs/>
          <w:color w:val="333399"/>
          <w:sz w:val="22"/>
          <w:szCs w:val="22"/>
        </w:rPr>
        <w:t xml:space="preserve">, </w:t>
      </w:r>
      <w:r w:rsidR="005D4AF8" w:rsidRPr="00E24C24">
        <w:rPr>
          <w:color w:val="000000"/>
          <w:sz w:val="22"/>
          <w:szCs w:val="22"/>
        </w:rPr>
        <w:t>подтверждаемые прилагаемыми документами:</w:t>
      </w:r>
      <w:r w:rsidR="0039118E" w:rsidRPr="00E24C24">
        <w:rPr>
          <w:i/>
          <w:iCs/>
          <w:color w:val="333399"/>
          <w:sz w:val="22"/>
          <w:szCs w:val="22"/>
        </w:rPr>
        <w:t xml:space="preserve"> (указать какими))</w:t>
      </w:r>
      <w:r w:rsidR="00C82D29" w:rsidRPr="00E24C24">
        <w:rPr>
          <w:i/>
          <w:iCs/>
          <w:color w:val="333399"/>
          <w:sz w:val="22"/>
          <w:szCs w:val="22"/>
        </w:rPr>
        <w:t>;</w:t>
      </w:r>
    </w:p>
    <w:p w:rsidR="00C82D29" w:rsidRPr="0080001E" w:rsidRDefault="00C82D29" w:rsidP="0040134A">
      <w:pPr>
        <w:pStyle w:val="afa"/>
        <w:numPr>
          <w:ilvl w:val="0"/>
          <w:numId w:val="211"/>
        </w:numPr>
        <w:ind w:left="170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деятельность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80001E">
        <w:rPr>
          <w:color w:val="000000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приостановлена</w:t>
      </w:r>
      <w:r w:rsidRPr="00203244">
        <w:rPr>
          <w:color w:val="000000"/>
          <w:sz w:val="22"/>
          <w:szCs w:val="22"/>
        </w:rPr>
        <w:t>»</w:t>
      </w:r>
      <w:r>
        <w:rPr>
          <w:color w:val="000000"/>
          <w:sz w:val="22"/>
          <w:szCs w:val="22"/>
        </w:rPr>
        <w:t xml:space="preserve"> </w:t>
      </w:r>
      <w:r w:rsidRPr="00203244">
        <w:rPr>
          <w:color w:val="000000"/>
          <w:sz w:val="22"/>
          <w:szCs w:val="22"/>
        </w:rPr>
        <w:t>/«</w:t>
      </w:r>
      <w:r>
        <w:rPr>
          <w:color w:val="000000"/>
          <w:sz w:val="22"/>
          <w:szCs w:val="22"/>
        </w:rPr>
        <w:t>приостановлена»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80001E">
        <w:rPr>
          <w:color w:val="000000"/>
          <w:sz w:val="22"/>
          <w:szCs w:val="22"/>
        </w:rPr>
        <w:t>в порядке, установленном Кодексом РФ об административных правонарушениях;</w:t>
      </w:r>
    </w:p>
    <w:p w:rsidR="00C82D29" w:rsidRDefault="00C82D29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в отношении </w:t>
      </w:r>
      <w:r w:rsidRPr="00203244">
        <w:rPr>
          <w:i/>
          <w:iCs/>
          <w:color w:val="333399"/>
          <w:sz w:val="22"/>
          <w:szCs w:val="22"/>
        </w:rPr>
        <w:t xml:space="preserve">(указать краткое наименование) (выбрать: </w:t>
      </w:r>
      <w:r w:rsidRPr="00203244">
        <w:rPr>
          <w:color w:val="000000"/>
          <w:sz w:val="22"/>
          <w:szCs w:val="22"/>
        </w:rPr>
        <w:t>«</w:t>
      </w:r>
      <w:r w:rsidR="005503DA">
        <w:rPr>
          <w:color w:val="000000"/>
          <w:sz w:val="22"/>
          <w:szCs w:val="22"/>
        </w:rPr>
        <w:t>не проводится</w:t>
      </w:r>
      <w:r w:rsidRPr="00203244">
        <w:rPr>
          <w:color w:val="000000"/>
          <w:sz w:val="22"/>
          <w:szCs w:val="22"/>
        </w:rPr>
        <w:t>»/«</w:t>
      </w:r>
      <w:r w:rsidR="005503DA">
        <w:rPr>
          <w:color w:val="000000"/>
          <w:sz w:val="22"/>
          <w:szCs w:val="22"/>
        </w:rPr>
        <w:t>проводится</w:t>
      </w:r>
      <w:r w:rsidR="006952B2">
        <w:rPr>
          <w:color w:val="000000"/>
          <w:sz w:val="22"/>
          <w:szCs w:val="22"/>
        </w:rPr>
        <w:t>»</w:t>
      </w:r>
      <w:r w:rsidRPr="00203244">
        <w:rPr>
          <w:i/>
          <w:iCs/>
          <w:color w:val="333399"/>
          <w:sz w:val="22"/>
          <w:szCs w:val="22"/>
        </w:rPr>
        <w:t>)</w:t>
      </w:r>
      <w:r w:rsidR="006952B2" w:rsidRPr="006952B2">
        <w:rPr>
          <w:color w:val="000000"/>
          <w:sz w:val="22"/>
          <w:szCs w:val="22"/>
        </w:rPr>
        <w:t xml:space="preserve"> </w:t>
      </w:r>
      <w:r w:rsidRPr="002E2314">
        <w:rPr>
          <w:color w:val="000000"/>
          <w:sz w:val="22"/>
          <w:szCs w:val="22"/>
        </w:rPr>
        <w:t>ликвидаци</w:t>
      </w:r>
      <w:r w:rsidR="005503DA">
        <w:rPr>
          <w:color w:val="000000"/>
          <w:sz w:val="22"/>
          <w:szCs w:val="22"/>
        </w:rPr>
        <w:t>я</w:t>
      </w:r>
      <w:r>
        <w:rPr>
          <w:color w:val="000000"/>
          <w:sz w:val="22"/>
          <w:szCs w:val="22"/>
        </w:rPr>
        <w:t xml:space="preserve">,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 w:rsidR="006952B2">
        <w:rPr>
          <w:color w:val="000000"/>
          <w:sz w:val="22"/>
          <w:szCs w:val="22"/>
        </w:rPr>
        <w:t>не было</w:t>
      </w:r>
      <w:r w:rsidRPr="00203244">
        <w:rPr>
          <w:color w:val="000000"/>
          <w:sz w:val="22"/>
          <w:szCs w:val="22"/>
        </w:rPr>
        <w:t>»/«</w:t>
      </w:r>
      <w:r w:rsidR="006952B2">
        <w:rPr>
          <w:color w:val="000000"/>
          <w:sz w:val="22"/>
          <w:szCs w:val="22"/>
        </w:rPr>
        <w:t>было</w:t>
      </w:r>
      <w:r>
        <w:rPr>
          <w:color w:val="000000"/>
          <w:sz w:val="22"/>
          <w:szCs w:val="22"/>
        </w:rPr>
        <w:t>»</w:t>
      </w:r>
      <w:r w:rsidRPr="00203244">
        <w:rPr>
          <w:i/>
          <w:iCs/>
          <w:color w:val="333399"/>
          <w:sz w:val="22"/>
          <w:szCs w:val="22"/>
        </w:rPr>
        <w:t>)</w:t>
      </w:r>
      <w:r w:rsidRPr="006D11B3">
        <w:rPr>
          <w:color w:val="000000"/>
          <w:sz w:val="22"/>
          <w:szCs w:val="22"/>
        </w:rPr>
        <w:t xml:space="preserve"> </w:t>
      </w:r>
      <w:r w:rsidR="006952B2">
        <w:rPr>
          <w:color w:val="000000"/>
          <w:sz w:val="22"/>
          <w:szCs w:val="22"/>
        </w:rPr>
        <w:t xml:space="preserve">получено </w:t>
      </w:r>
      <w:r>
        <w:rPr>
          <w:color w:val="000000"/>
          <w:sz w:val="22"/>
          <w:szCs w:val="22"/>
        </w:rPr>
        <w:t xml:space="preserve">решение арбитражного суда о признании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E2314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85590D" w:rsidRPr="00792F2F" w:rsidRDefault="0085590D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792F2F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 или главного бухгалтера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792F2F">
        <w:rPr>
          <w:color w:val="000000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отсутствует судимость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 xml:space="preserve">имеется не погашенная и/или снятая судимость </w:t>
      </w:r>
      <w:r w:rsidRPr="00203244">
        <w:rPr>
          <w:i/>
          <w:iCs/>
          <w:color w:val="333399"/>
          <w:sz w:val="22"/>
          <w:szCs w:val="22"/>
        </w:rPr>
        <w:t>(указать как</w:t>
      </w:r>
      <w:r>
        <w:rPr>
          <w:i/>
          <w:iCs/>
          <w:color w:val="333399"/>
          <w:sz w:val="22"/>
          <w:szCs w:val="22"/>
        </w:rPr>
        <w:t>ая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» 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судимость</w:t>
      </w:r>
      <w:r w:rsidRPr="00792F2F">
        <w:rPr>
          <w:color w:val="000000"/>
          <w:sz w:val="22"/>
          <w:szCs w:val="22"/>
        </w:rPr>
        <w:t xml:space="preserve"> за преступления в сфере экономики, а также </w:t>
      </w:r>
      <w:r>
        <w:rPr>
          <w:color w:val="000000"/>
          <w:sz w:val="22"/>
          <w:szCs w:val="22"/>
        </w:rPr>
        <w:t xml:space="preserve">в отношении указанных </w:t>
      </w:r>
      <w:r w:rsidRPr="00792F2F">
        <w:rPr>
          <w:color w:val="000000"/>
          <w:sz w:val="22"/>
          <w:szCs w:val="22"/>
        </w:rPr>
        <w:t xml:space="preserve">лиц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применяется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применяется»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792F2F">
        <w:rPr>
          <w:color w:val="000000"/>
          <w:sz w:val="22"/>
          <w:szCs w:val="22"/>
        </w:rPr>
        <w:t>наказани</w:t>
      </w:r>
      <w:r>
        <w:rPr>
          <w:color w:val="000000"/>
          <w:sz w:val="22"/>
          <w:szCs w:val="22"/>
        </w:rPr>
        <w:t>е</w:t>
      </w:r>
      <w:r w:rsidRPr="00792F2F">
        <w:rPr>
          <w:color w:val="000000"/>
          <w:sz w:val="22"/>
          <w:szCs w:val="22"/>
        </w:rPr>
        <w:t xml:space="preserve">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792F2F">
        <w:rPr>
          <w:color w:val="000000"/>
          <w:sz w:val="22"/>
          <w:szCs w:val="22"/>
        </w:rPr>
        <w:t>административн</w:t>
      </w:r>
      <w:r>
        <w:rPr>
          <w:color w:val="000000"/>
          <w:sz w:val="22"/>
          <w:szCs w:val="22"/>
        </w:rPr>
        <w:t>ые</w:t>
      </w:r>
      <w:r w:rsidRPr="00792F2F">
        <w:rPr>
          <w:color w:val="000000"/>
          <w:sz w:val="22"/>
          <w:szCs w:val="22"/>
        </w:rPr>
        <w:t xml:space="preserve"> наказания в виде дисквалификации;</w:t>
      </w:r>
    </w:p>
    <w:p w:rsidR="0085590D" w:rsidRDefault="0085590D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3B028B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отсутствует судимость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 xml:space="preserve">имеется не погашенная и/или снятая судимость </w:t>
      </w:r>
      <w:r w:rsidRPr="00203244">
        <w:rPr>
          <w:i/>
          <w:iCs/>
          <w:color w:val="333399"/>
          <w:sz w:val="22"/>
          <w:szCs w:val="22"/>
        </w:rPr>
        <w:t>(указать как</w:t>
      </w:r>
      <w:r>
        <w:rPr>
          <w:i/>
          <w:iCs/>
          <w:color w:val="333399"/>
          <w:sz w:val="22"/>
          <w:szCs w:val="22"/>
        </w:rPr>
        <w:t>ая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» 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 xml:space="preserve">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применяются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применяются»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>административн</w:t>
      </w:r>
      <w:r>
        <w:rPr>
          <w:color w:val="000000"/>
          <w:sz w:val="22"/>
          <w:szCs w:val="22"/>
        </w:rPr>
        <w:t>ые</w:t>
      </w:r>
      <w:r w:rsidRPr="003B028B">
        <w:rPr>
          <w:color w:val="000000"/>
          <w:sz w:val="22"/>
          <w:szCs w:val="22"/>
        </w:rPr>
        <w:t xml:space="preserve"> наказания в виде дисквалификации</w:t>
      </w:r>
      <w:r>
        <w:rPr>
          <w:color w:val="000000"/>
          <w:sz w:val="22"/>
          <w:szCs w:val="22"/>
        </w:rPr>
        <w:t>.</w:t>
      </w:r>
    </w:p>
    <w:p w:rsidR="0085590D" w:rsidRPr="003B028B" w:rsidRDefault="0085590D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>факт</w:t>
      </w:r>
      <w:r>
        <w:rPr>
          <w:color w:val="000000"/>
          <w:sz w:val="22"/>
          <w:szCs w:val="22"/>
        </w:rPr>
        <w:t>ы</w:t>
      </w:r>
      <w:r w:rsidRPr="003B028B">
        <w:rPr>
          <w:color w:val="000000"/>
          <w:sz w:val="22"/>
          <w:szCs w:val="22"/>
        </w:rPr>
        <w:t xml:space="preserve"> привлечения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3B028B">
        <w:rPr>
          <w:color w:val="000000"/>
          <w:sz w:val="22"/>
          <w:szCs w:val="22"/>
        </w:rPr>
        <w:t xml:space="preserve"> в течение последних </w:t>
      </w:r>
      <w:r>
        <w:rPr>
          <w:color w:val="000000"/>
          <w:sz w:val="22"/>
          <w:szCs w:val="22"/>
        </w:rPr>
        <w:t>24 месяцев</w:t>
      </w:r>
      <w:r w:rsidR="00E61B91">
        <w:rPr>
          <w:color w:val="000000"/>
          <w:sz w:val="22"/>
          <w:szCs w:val="22"/>
        </w:rPr>
        <w:t xml:space="preserve">, </w:t>
      </w:r>
      <w:r w:rsidR="00E61B91" w:rsidRPr="00663FAC">
        <w:rPr>
          <w:color w:val="000000"/>
          <w:sz w:val="22"/>
          <w:rPrChange w:id="155" w:author="Rinat Gub" w:date="2022-12-06T13:44:00Z">
            <w:rPr>
              <w:color w:val="1F497D"/>
            </w:rPr>
          </w:rPrChange>
        </w:rPr>
        <w:t>предшествующих дате подачи заявки,</w:t>
      </w:r>
      <w:r w:rsidRPr="003B028B">
        <w:rPr>
          <w:color w:val="000000"/>
          <w:sz w:val="22"/>
          <w:szCs w:val="22"/>
        </w:rPr>
        <w:t xml:space="preserve">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 </w:t>
      </w:r>
      <w:r w:rsidRPr="002E2314">
        <w:rPr>
          <w:i/>
          <w:color w:val="000000"/>
          <w:sz w:val="22"/>
          <w:szCs w:val="22"/>
        </w:rPr>
        <w:t>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участие и в ходе процедуры закупки не принято;</w:t>
      </w:r>
    </w:p>
    <w:p w:rsidR="00271777" w:rsidRDefault="0085590D" w:rsidP="0040134A">
      <w:pPr>
        <w:pStyle w:val="afa"/>
        <w:numPr>
          <w:ilvl w:val="0"/>
          <w:numId w:val="212"/>
        </w:numPr>
        <w:tabs>
          <w:tab w:val="clear" w:pos="1134"/>
        </w:tabs>
        <w:spacing w:before="240" w:after="200" w:line="276" w:lineRule="auto"/>
        <w:ind w:left="1666"/>
        <w:jc w:val="both"/>
        <w:rPr>
          <w:color w:val="000000"/>
          <w:sz w:val="22"/>
          <w:szCs w:val="22"/>
        </w:rPr>
      </w:pPr>
      <w:r w:rsidRPr="0085590D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85590D">
        <w:rPr>
          <w:i/>
          <w:iCs/>
          <w:color w:val="333399"/>
          <w:sz w:val="22"/>
          <w:szCs w:val="22"/>
        </w:rPr>
        <w:t xml:space="preserve">(выбрать: </w:t>
      </w:r>
      <w:r w:rsidRPr="0085590D">
        <w:rPr>
          <w:color w:val="000000"/>
          <w:sz w:val="22"/>
          <w:szCs w:val="22"/>
        </w:rPr>
        <w:t>«отсутствуют»/«имеются»</w:t>
      </w:r>
      <w:r w:rsidRPr="0085590D">
        <w:rPr>
          <w:i/>
          <w:iCs/>
          <w:color w:val="333399"/>
          <w:sz w:val="22"/>
          <w:szCs w:val="22"/>
        </w:rPr>
        <w:t xml:space="preserve">) </w:t>
      </w:r>
      <w:r w:rsidRPr="00E61B91">
        <w:rPr>
          <w:color w:val="000000"/>
          <w:sz w:val="22"/>
          <w:szCs w:val="22"/>
        </w:rPr>
        <w:t xml:space="preserve">сведения </w:t>
      </w:r>
      <w:r w:rsidRPr="00BD7116">
        <w:rPr>
          <w:color w:val="000000"/>
          <w:sz w:val="22"/>
          <w:szCs w:val="22"/>
        </w:rPr>
        <w:t xml:space="preserve">о </w:t>
      </w:r>
      <w:r w:rsidRPr="00BD7116">
        <w:rPr>
          <w:i/>
          <w:iCs/>
          <w:color w:val="333399"/>
          <w:sz w:val="22"/>
          <w:szCs w:val="22"/>
        </w:rPr>
        <w:t xml:space="preserve">(указать краткое наименование), </w:t>
      </w:r>
      <w:r w:rsidRPr="00BD7116">
        <w:rPr>
          <w:color w:val="000000"/>
          <w:sz w:val="22"/>
          <w:szCs w:val="22"/>
        </w:rPr>
        <w:t>либо о любом из лиц, входящем в состав коллективного Участника закупки</w:t>
      </w:r>
      <w:r w:rsidRPr="00691345">
        <w:rPr>
          <w:color w:val="000000"/>
          <w:sz w:val="22"/>
          <w:szCs w:val="22"/>
        </w:rPr>
        <w:t xml:space="preserve"> (если применимо)</w:t>
      </w:r>
      <w:r w:rsidR="00F652F7">
        <w:rPr>
          <w:color w:val="000000"/>
          <w:sz w:val="22"/>
          <w:szCs w:val="22"/>
        </w:rPr>
        <w:t>.</w:t>
      </w:r>
    </w:p>
    <w:p w:rsidR="000E29B5" w:rsidRDefault="000E29B5" w:rsidP="008C265A">
      <w:pPr>
        <w:pStyle w:val="afa"/>
        <w:numPr>
          <w:ilvl w:val="0"/>
          <w:numId w:val="10"/>
        </w:numPr>
        <w:spacing w:before="0" w:after="200" w:line="276" w:lineRule="auto"/>
        <w:jc w:val="both"/>
        <w:rPr>
          <w:color w:val="000000"/>
          <w:sz w:val="22"/>
          <w:rPrChange w:id="156" w:author="Rinat Gub" w:date="2022-12-06T13:44:00Z">
            <w:rPr>
              <w:sz w:val="22"/>
            </w:rPr>
          </w:rPrChange>
        </w:rPr>
        <w:pPrChange w:id="157" w:author="Rinat Gub" w:date="2022-12-06T13:44:00Z">
          <w:pPr>
            <w:pStyle w:val="afa"/>
            <w:keepNext/>
            <w:numPr>
              <w:numId w:val="51"/>
            </w:numPr>
            <w:spacing w:before="0" w:line="276" w:lineRule="auto"/>
            <w:ind w:hanging="360"/>
            <w:jc w:val="both"/>
          </w:pPr>
        </w:pPrChange>
      </w:pPr>
      <w:r>
        <w:rPr>
          <w:color w:val="000000"/>
          <w:sz w:val="22"/>
          <w:rPrChange w:id="158" w:author="Rinat Gub" w:date="2022-12-06T13:44:00Z">
            <w:rPr>
              <w:sz w:val="22"/>
            </w:rPr>
          </w:rPrChange>
        </w:rPr>
        <w:t xml:space="preserve">Сообщаем, что </w:t>
      </w:r>
      <w:r w:rsidRPr="00203244">
        <w:rPr>
          <w:color w:val="000000"/>
          <w:sz w:val="22"/>
          <w:rPrChange w:id="159" w:author="Rinat Gub" w:date="2022-12-06T13:44:00Z">
            <w:rPr>
              <w:sz w:val="22"/>
            </w:rPr>
          </w:rPrChange>
        </w:rPr>
        <w:t>на дату подачи заявки</w:t>
      </w:r>
      <w:r>
        <w:rPr>
          <w:color w:val="000000"/>
          <w:sz w:val="22"/>
          <w:rPrChange w:id="160" w:author="Rinat Gub" w:date="2022-12-06T13:44:00Z">
            <w:rPr>
              <w:sz w:val="22"/>
            </w:rPr>
          </w:rPrChange>
        </w:rPr>
        <w:t>:</w:t>
      </w:r>
    </w:p>
    <w:p w:rsidR="00DD1131" w:rsidRPr="00BC1EAC" w:rsidRDefault="00955657" w:rsidP="0040134A">
      <w:pPr>
        <w:pStyle w:val="afa"/>
        <w:numPr>
          <w:ilvl w:val="0"/>
          <w:numId w:val="211"/>
        </w:numPr>
        <w:jc w:val="both"/>
        <w:rPr>
          <w:i/>
          <w:iCs/>
          <w:color w:val="333399"/>
          <w:sz w:val="22"/>
          <w:szCs w:val="22"/>
        </w:rPr>
      </w:pPr>
      <w:r w:rsidRPr="00BC1EAC">
        <w:rPr>
          <w:color w:val="000000"/>
          <w:sz w:val="22"/>
          <w:szCs w:val="22"/>
        </w:rPr>
        <w:t xml:space="preserve">балансовая стоимость активов </w:t>
      </w:r>
      <w:r w:rsidR="00DD1131" w:rsidRPr="00BC1EAC">
        <w:rPr>
          <w:i/>
          <w:iCs/>
          <w:color w:val="333399"/>
          <w:sz w:val="22"/>
          <w:szCs w:val="22"/>
        </w:rPr>
        <w:t>(указать краткое наименование)</w:t>
      </w:r>
      <w:r w:rsidR="00DD1131" w:rsidRPr="00BC1EAC">
        <w:rPr>
          <w:color w:val="000000"/>
          <w:sz w:val="22"/>
          <w:szCs w:val="22"/>
        </w:rPr>
        <w:t xml:space="preserve"> </w:t>
      </w:r>
      <w:r w:rsidRPr="00BC1EAC">
        <w:rPr>
          <w:color w:val="000000"/>
          <w:sz w:val="22"/>
          <w:szCs w:val="22"/>
        </w:rPr>
        <w:t>в соответствии с данными бухгалтерской отчетности за последний отчетный периода составляет</w:t>
      </w:r>
      <w:r w:rsidRPr="00BC1EAC">
        <w:rPr>
          <w:i/>
          <w:iCs/>
          <w:color w:val="333399"/>
          <w:sz w:val="22"/>
          <w:szCs w:val="22"/>
        </w:rPr>
        <w:t xml:space="preserve"> (указать размер балансовой стоимости)</w:t>
      </w:r>
      <w:r>
        <w:rPr>
          <w:i/>
          <w:iCs/>
          <w:color w:val="333399"/>
          <w:sz w:val="22"/>
          <w:szCs w:val="22"/>
        </w:rPr>
        <w:t xml:space="preserve">. </w:t>
      </w:r>
      <w:r w:rsidRPr="006D11B3">
        <w:rPr>
          <w:i/>
          <w:iCs/>
          <w:color w:val="333399"/>
          <w:sz w:val="22"/>
          <w:szCs w:val="22"/>
        </w:rPr>
        <w:t>(</w:t>
      </w:r>
      <w:r w:rsidR="00187A98">
        <w:rPr>
          <w:i/>
          <w:iCs/>
          <w:color w:val="333399"/>
          <w:sz w:val="22"/>
          <w:szCs w:val="22"/>
        </w:rPr>
        <w:t>У</w:t>
      </w:r>
      <w:r w:rsidRPr="006D11B3">
        <w:rPr>
          <w:i/>
          <w:iCs/>
          <w:color w:val="333399"/>
          <w:sz w:val="22"/>
          <w:szCs w:val="22"/>
        </w:rPr>
        <w:t>казать краткое наименование)</w:t>
      </w:r>
      <w:r w:rsidRPr="00BC1EAC">
        <w:rPr>
          <w:color w:val="000000"/>
          <w:sz w:val="22"/>
          <w:szCs w:val="22"/>
        </w:rPr>
        <w:t xml:space="preserve"> в </w:t>
      </w:r>
      <w:r w:rsidRPr="00BC1EAC">
        <w:rPr>
          <w:color w:val="000000"/>
          <w:sz w:val="22"/>
          <w:szCs w:val="22"/>
        </w:rPr>
        <w:lastRenderedPageBreak/>
        <w:t>соответствии с данными в</w:t>
      </w:r>
      <w:r>
        <w:rPr>
          <w:i/>
          <w:iCs/>
          <w:color w:val="333399"/>
          <w:sz w:val="22"/>
          <w:szCs w:val="22"/>
        </w:rPr>
        <w:t xml:space="preserve"> </w:t>
      </w:r>
      <w:r w:rsidRPr="00BC1EAC">
        <w:rPr>
          <w:color w:val="000000"/>
          <w:sz w:val="22"/>
          <w:szCs w:val="22"/>
        </w:rPr>
        <w:t>информационной</w:t>
      </w:r>
      <w:r>
        <w:rPr>
          <w:color w:val="000000"/>
          <w:sz w:val="22"/>
          <w:szCs w:val="22"/>
        </w:rPr>
        <w:t xml:space="preserve"> базе «Сведения о юридических лицах, имеющих задолженность по уплате налогов (более 100</w:t>
      </w:r>
      <w:r w:rsidR="00187A98">
        <w:rPr>
          <w:color w:val="000000"/>
          <w:sz w:val="22"/>
          <w:szCs w:val="22"/>
        </w:rPr>
        <w:t>0</w:t>
      </w:r>
      <w:r>
        <w:rPr>
          <w:color w:val="000000"/>
          <w:sz w:val="22"/>
          <w:szCs w:val="22"/>
        </w:rPr>
        <w:t xml:space="preserve"> рублей) и/или не представивших налоговую отчетность более года»</w:t>
      </w:r>
      <w:r>
        <w:rPr>
          <w:i/>
          <w:iCs/>
          <w:color w:val="333399"/>
          <w:sz w:val="22"/>
          <w:szCs w:val="22"/>
        </w:rPr>
        <w:t xml:space="preserve"> </w:t>
      </w:r>
      <w:r w:rsidR="00DD1131" w:rsidRPr="00BC1EAC">
        <w:rPr>
          <w:i/>
          <w:iCs/>
          <w:color w:val="333399"/>
          <w:sz w:val="22"/>
          <w:szCs w:val="22"/>
        </w:rPr>
        <w:t xml:space="preserve">(выбрать: </w:t>
      </w:r>
      <w:r w:rsidR="00DD1131" w:rsidRPr="00BC1EAC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имеет</w:t>
      </w:r>
      <w:r w:rsidR="00DD1131" w:rsidRPr="00BC1EAC">
        <w:rPr>
          <w:color w:val="000000"/>
          <w:sz w:val="22"/>
          <w:szCs w:val="22"/>
        </w:rPr>
        <w:t>»/«</w:t>
      </w:r>
      <w:r w:rsidRPr="00BC1EAC">
        <w:rPr>
          <w:color w:val="000000"/>
          <w:sz w:val="22"/>
          <w:szCs w:val="22"/>
        </w:rPr>
        <w:t>име</w:t>
      </w:r>
      <w:r>
        <w:rPr>
          <w:color w:val="000000"/>
          <w:sz w:val="22"/>
          <w:szCs w:val="22"/>
        </w:rPr>
        <w:t>е</w:t>
      </w:r>
      <w:r w:rsidR="00DD1131" w:rsidRPr="00BC1EAC">
        <w:rPr>
          <w:color w:val="000000"/>
          <w:sz w:val="22"/>
          <w:szCs w:val="22"/>
        </w:rPr>
        <w:t>т</w:t>
      </w:r>
      <w:r>
        <w:rPr>
          <w:color w:val="000000"/>
          <w:sz w:val="22"/>
          <w:szCs w:val="22"/>
        </w:rPr>
        <w:t xml:space="preserve"> в размере </w:t>
      </w:r>
      <w:r w:rsidRPr="006D11B3">
        <w:rPr>
          <w:i/>
          <w:iCs/>
          <w:color w:val="333399"/>
          <w:sz w:val="22"/>
          <w:szCs w:val="22"/>
        </w:rPr>
        <w:t xml:space="preserve">(указать </w:t>
      </w:r>
      <w:r>
        <w:rPr>
          <w:i/>
          <w:iCs/>
          <w:color w:val="333399"/>
          <w:sz w:val="22"/>
          <w:szCs w:val="22"/>
        </w:rPr>
        <w:t>размер</w:t>
      </w:r>
      <w:r w:rsidRPr="006D11B3">
        <w:rPr>
          <w:i/>
          <w:iCs/>
          <w:color w:val="333399"/>
          <w:sz w:val="22"/>
          <w:szCs w:val="22"/>
        </w:rPr>
        <w:t>)</w:t>
      </w:r>
      <w:r w:rsidR="00DD1131" w:rsidRPr="00BC1EAC">
        <w:rPr>
          <w:color w:val="000000"/>
          <w:sz w:val="22"/>
          <w:szCs w:val="22"/>
        </w:rPr>
        <w:t>»</w:t>
      </w:r>
      <w:r w:rsidR="00DD1131" w:rsidRPr="00BC1EAC">
        <w:rPr>
          <w:i/>
          <w:iCs/>
          <w:color w:val="333399"/>
          <w:sz w:val="22"/>
          <w:szCs w:val="22"/>
        </w:rPr>
        <w:t xml:space="preserve">) </w:t>
      </w:r>
      <w:r w:rsidR="00DD1131" w:rsidRPr="00BC1EAC">
        <w:rPr>
          <w:color w:val="000000"/>
          <w:sz w:val="22"/>
          <w:szCs w:val="22"/>
        </w:rPr>
        <w:t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</w:t>
      </w:r>
      <w:r w:rsidR="008C265A">
        <w:rPr>
          <w:color w:val="000000"/>
          <w:sz w:val="22"/>
          <w:szCs w:val="22"/>
        </w:rPr>
        <w:t>.</w:t>
      </w:r>
      <w:r w:rsidR="008610DF" w:rsidRPr="008610DF">
        <w:rPr>
          <w:i/>
          <w:iCs/>
          <w:color w:val="333399"/>
          <w:sz w:val="22"/>
          <w:szCs w:val="22"/>
        </w:rPr>
        <w:t xml:space="preserve"> (указать в случае наличия недоимок:</w:t>
      </w:r>
      <w:r w:rsidR="008610DF" w:rsidRPr="008610DF">
        <w:rPr>
          <w:color w:val="000000"/>
          <w:sz w:val="22"/>
          <w:szCs w:val="22"/>
        </w:rPr>
        <w:t xml:space="preserve"> </w:t>
      </w:r>
      <w:r w:rsidR="008610DF">
        <w:rPr>
          <w:color w:val="000000"/>
          <w:sz w:val="22"/>
          <w:szCs w:val="22"/>
        </w:rPr>
        <w:t>Р</w:t>
      </w:r>
      <w:r w:rsidR="00DD1131" w:rsidRPr="00BC1EAC">
        <w:rPr>
          <w:color w:val="000000"/>
          <w:sz w:val="22"/>
          <w:szCs w:val="22"/>
        </w:rPr>
        <w:t xml:space="preserve">азмер </w:t>
      </w:r>
      <w:r w:rsidR="00187A98">
        <w:rPr>
          <w:color w:val="000000"/>
          <w:sz w:val="22"/>
          <w:szCs w:val="22"/>
        </w:rPr>
        <w:t xml:space="preserve">указанных недоимок составляет </w:t>
      </w:r>
      <w:r w:rsidR="00187A98" w:rsidRPr="00BC1EAC">
        <w:rPr>
          <w:i/>
          <w:iCs/>
          <w:color w:val="333399"/>
          <w:sz w:val="22"/>
          <w:szCs w:val="22"/>
        </w:rPr>
        <w:t>(</w:t>
      </w:r>
      <w:r w:rsidR="00187A98">
        <w:rPr>
          <w:i/>
          <w:iCs/>
          <w:color w:val="333399"/>
          <w:sz w:val="22"/>
          <w:szCs w:val="22"/>
        </w:rPr>
        <w:t xml:space="preserve">указать </w:t>
      </w:r>
      <w:r w:rsidR="00BC1EAC">
        <w:rPr>
          <w:i/>
          <w:iCs/>
          <w:color w:val="333399"/>
          <w:sz w:val="22"/>
          <w:szCs w:val="22"/>
        </w:rPr>
        <w:t>значение</w:t>
      </w:r>
      <w:r w:rsidR="00187A98" w:rsidRPr="00BC1EAC">
        <w:rPr>
          <w:i/>
          <w:iCs/>
          <w:color w:val="333399"/>
          <w:sz w:val="22"/>
          <w:szCs w:val="22"/>
        </w:rPr>
        <w:t>)</w:t>
      </w:r>
      <w:r w:rsidR="00187A98">
        <w:rPr>
          <w:color w:val="000000"/>
          <w:sz w:val="22"/>
          <w:szCs w:val="22"/>
        </w:rPr>
        <w:t xml:space="preserve"> </w:t>
      </w:r>
      <w:r w:rsidR="00DD1131" w:rsidRPr="00BC1EAC">
        <w:rPr>
          <w:color w:val="000000"/>
          <w:sz w:val="22"/>
          <w:szCs w:val="22"/>
        </w:rPr>
        <w:t xml:space="preserve">процентов </w:t>
      </w:r>
      <w:r w:rsidR="008610DF">
        <w:rPr>
          <w:color w:val="000000"/>
          <w:sz w:val="22"/>
          <w:szCs w:val="22"/>
        </w:rPr>
        <w:t xml:space="preserve">от </w:t>
      </w:r>
      <w:r w:rsidR="00DD1131" w:rsidRPr="00BC1EAC">
        <w:rPr>
          <w:color w:val="000000"/>
          <w:sz w:val="22"/>
          <w:szCs w:val="22"/>
        </w:rPr>
        <w:t>балансовой стоимости активов</w:t>
      </w:r>
      <w:r w:rsidR="00187A98">
        <w:rPr>
          <w:color w:val="000000"/>
          <w:sz w:val="22"/>
          <w:szCs w:val="22"/>
        </w:rPr>
        <w:t xml:space="preserve"> </w:t>
      </w:r>
      <w:r w:rsidR="00187A98" w:rsidRPr="006D11B3">
        <w:rPr>
          <w:i/>
          <w:iCs/>
          <w:color w:val="333399"/>
          <w:sz w:val="22"/>
          <w:szCs w:val="22"/>
        </w:rPr>
        <w:t>(указать краткое наименование)</w:t>
      </w:r>
      <w:r w:rsidR="008610DF">
        <w:rPr>
          <w:i/>
          <w:iCs/>
          <w:color w:val="333399"/>
          <w:sz w:val="22"/>
          <w:szCs w:val="22"/>
        </w:rPr>
        <w:t>)</w:t>
      </w:r>
      <w:r w:rsidR="00DD1131" w:rsidRPr="00BC1EAC">
        <w:rPr>
          <w:color w:val="000000"/>
          <w:sz w:val="22"/>
          <w:szCs w:val="22"/>
        </w:rPr>
        <w:t>.</w:t>
      </w:r>
    </w:p>
    <w:p w:rsidR="000F5255" w:rsidRPr="002A0040" w:rsidRDefault="000F5255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2E2314">
        <w:rPr>
          <w:i/>
          <w:iCs/>
          <w:color w:val="333399"/>
          <w:sz w:val="22"/>
          <w:szCs w:val="22"/>
        </w:rPr>
        <w:t xml:space="preserve">(указать краткое наименование) (выбрать: </w:t>
      </w:r>
      <w:r w:rsidRPr="002E2314">
        <w:rPr>
          <w:color w:val="000000"/>
          <w:sz w:val="22"/>
          <w:szCs w:val="22"/>
        </w:rPr>
        <w:t>«соответствует»/«</w:t>
      </w:r>
      <w:r w:rsidRPr="00470520">
        <w:rPr>
          <w:color w:val="000000"/>
          <w:sz w:val="22"/>
          <w:szCs w:val="22"/>
        </w:rPr>
        <w:t>не соответствует»</w:t>
      </w:r>
      <w:r w:rsidRPr="00470520">
        <w:rPr>
          <w:i/>
          <w:iCs/>
          <w:color w:val="333399"/>
          <w:sz w:val="22"/>
          <w:szCs w:val="22"/>
        </w:rPr>
        <w:t>)</w:t>
      </w:r>
      <w:r w:rsidRPr="00EF56F4">
        <w:rPr>
          <w:i/>
          <w:iCs/>
          <w:color w:val="333399"/>
          <w:sz w:val="22"/>
          <w:szCs w:val="22"/>
        </w:rPr>
        <w:t xml:space="preserve"> </w:t>
      </w:r>
      <w:r w:rsidRPr="002A0040">
        <w:rPr>
          <w:color w:val="000000"/>
          <w:sz w:val="22"/>
          <w:szCs w:val="22"/>
        </w:rPr>
        <w:t>требованиям, установленным согласно законодательству РФ к лицам, осуществляющим поставку товара, выполнение работы, оказание услуги, являющихся предметом закупки;</w:t>
      </w:r>
    </w:p>
    <w:p w:rsidR="000F5255" w:rsidRDefault="000F5255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EF08F1">
        <w:rPr>
          <w:color w:val="000000"/>
          <w:sz w:val="22"/>
          <w:szCs w:val="22"/>
        </w:rPr>
        <w:t xml:space="preserve">у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EF08F1">
        <w:rPr>
          <w:color w:val="000000"/>
          <w:sz w:val="22"/>
          <w:szCs w:val="22"/>
        </w:rPr>
        <w:t>ограничени</w:t>
      </w:r>
      <w:r>
        <w:rPr>
          <w:color w:val="000000"/>
          <w:sz w:val="22"/>
          <w:szCs w:val="22"/>
        </w:rPr>
        <w:t>я</w:t>
      </w:r>
      <w:r w:rsidRPr="00EF08F1">
        <w:rPr>
          <w:color w:val="000000"/>
          <w:sz w:val="22"/>
          <w:szCs w:val="22"/>
        </w:rPr>
        <w:t xml:space="preserve"> для участия в закупках, установленных законодательством РФ</w:t>
      </w:r>
      <w:r>
        <w:rPr>
          <w:color w:val="000000"/>
          <w:sz w:val="22"/>
          <w:szCs w:val="22"/>
        </w:rPr>
        <w:t>;</w:t>
      </w:r>
    </w:p>
    <w:p w:rsidR="00F652F7" w:rsidRPr="00F652F7" w:rsidRDefault="00F652F7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EF08F1">
        <w:rPr>
          <w:color w:val="000000"/>
          <w:sz w:val="22"/>
          <w:szCs w:val="22"/>
        </w:rPr>
        <w:t xml:space="preserve">у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 w:rsidR="00C02DDD">
        <w:rPr>
          <w:color w:val="000000"/>
          <w:sz w:val="22"/>
          <w:szCs w:val="22"/>
        </w:rPr>
        <w:t>отсутствует</w:t>
      </w:r>
      <w:r w:rsidRPr="00203244">
        <w:rPr>
          <w:color w:val="000000"/>
          <w:sz w:val="22"/>
          <w:szCs w:val="22"/>
        </w:rPr>
        <w:t>»/«</w:t>
      </w:r>
      <w:r w:rsidR="00C02DDD">
        <w:rPr>
          <w:color w:val="000000"/>
          <w:sz w:val="22"/>
          <w:szCs w:val="22"/>
        </w:rPr>
        <w:t>имеется</w:t>
      </w:r>
      <w:r>
        <w:rPr>
          <w:color w:val="000000"/>
          <w:sz w:val="22"/>
          <w:szCs w:val="22"/>
        </w:rPr>
        <w:t>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04610E">
        <w:rPr>
          <w:color w:val="000000"/>
          <w:sz w:val="22"/>
          <w:szCs w:val="22"/>
        </w:rPr>
        <w:t xml:space="preserve">конфликт интересов с работниками </w:t>
      </w:r>
      <w:r w:rsidR="008F369C">
        <w:rPr>
          <w:color w:val="000000"/>
          <w:sz w:val="22"/>
          <w:szCs w:val="22"/>
        </w:rPr>
        <w:t>Заказчика/Организатора закупки</w:t>
      </w:r>
      <w:r w:rsidR="00C97DCB">
        <w:rPr>
          <w:color w:val="000000"/>
          <w:sz w:val="22"/>
          <w:szCs w:val="22"/>
        </w:rPr>
        <w:t>,</w:t>
      </w:r>
      <w:r w:rsidRPr="0004610E">
        <w:rPr>
          <w:color w:val="000000"/>
          <w:sz w:val="22"/>
          <w:szCs w:val="22"/>
        </w:rPr>
        <w:t xml:space="preserve"> </w:t>
      </w:r>
      <w:r w:rsidR="00C97DCB" w:rsidRPr="0004610E">
        <w:rPr>
          <w:color w:val="000000"/>
          <w:sz w:val="22"/>
          <w:szCs w:val="22"/>
        </w:rPr>
        <w:t>член</w:t>
      </w:r>
      <w:r w:rsidR="00C97DCB">
        <w:rPr>
          <w:color w:val="000000"/>
          <w:sz w:val="22"/>
          <w:szCs w:val="22"/>
        </w:rPr>
        <w:t>ами</w:t>
      </w:r>
      <w:r w:rsidR="00C97DCB" w:rsidRPr="0004610E">
        <w:rPr>
          <w:color w:val="000000"/>
          <w:sz w:val="22"/>
          <w:szCs w:val="22"/>
        </w:rPr>
        <w:t xml:space="preserve"> </w:t>
      </w:r>
      <w:r w:rsidRPr="0004610E">
        <w:rPr>
          <w:color w:val="000000"/>
          <w:sz w:val="22"/>
          <w:szCs w:val="22"/>
        </w:rPr>
        <w:t xml:space="preserve">коллегиальных органов управления, закупочных органов, </w:t>
      </w:r>
      <w:r w:rsidR="00C97DCB" w:rsidRPr="0004610E">
        <w:rPr>
          <w:color w:val="000000"/>
          <w:sz w:val="22"/>
          <w:szCs w:val="22"/>
        </w:rPr>
        <w:t>уполномоченны</w:t>
      </w:r>
      <w:r w:rsidR="00C97DCB">
        <w:rPr>
          <w:color w:val="000000"/>
          <w:sz w:val="22"/>
          <w:szCs w:val="22"/>
        </w:rPr>
        <w:t>ми</w:t>
      </w:r>
      <w:r w:rsidR="00C97DCB" w:rsidRPr="0004610E">
        <w:rPr>
          <w:color w:val="000000"/>
          <w:sz w:val="22"/>
          <w:szCs w:val="22"/>
        </w:rPr>
        <w:t xml:space="preserve"> </w:t>
      </w:r>
      <w:r w:rsidRPr="0004610E">
        <w:rPr>
          <w:color w:val="000000"/>
          <w:sz w:val="22"/>
          <w:szCs w:val="22"/>
        </w:rPr>
        <w:t>лиц</w:t>
      </w:r>
      <w:r w:rsidR="00DD0424">
        <w:rPr>
          <w:color w:val="000000"/>
          <w:sz w:val="22"/>
          <w:szCs w:val="22"/>
        </w:rPr>
        <w:t>ами</w:t>
      </w:r>
      <w:r w:rsidRPr="0004610E">
        <w:rPr>
          <w:color w:val="000000"/>
          <w:sz w:val="22"/>
          <w:szCs w:val="22"/>
        </w:rPr>
        <w:t xml:space="preserve"> </w:t>
      </w:r>
      <w:r w:rsidR="008F369C">
        <w:rPr>
          <w:color w:val="000000"/>
          <w:sz w:val="22"/>
          <w:szCs w:val="22"/>
        </w:rPr>
        <w:t>Заказчика/Организатора закупки</w:t>
      </w:r>
      <w:r w:rsidRPr="0004610E">
        <w:rPr>
          <w:color w:val="000000"/>
          <w:sz w:val="22"/>
          <w:szCs w:val="22"/>
        </w:rPr>
        <w:t>;</w:t>
      </w:r>
    </w:p>
    <w:p w:rsidR="00EF08F1" w:rsidRDefault="00EF08F1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EF08F1">
        <w:rPr>
          <w:color w:val="000000"/>
          <w:sz w:val="22"/>
          <w:szCs w:val="22"/>
        </w:rPr>
        <w:t>факт</w:t>
      </w:r>
      <w:r>
        <w:rPr>
          <w:color w:val="000000"/>
          <w:sz w:val="22"/>
          <w:szCs w:val="22"/>
        </w:rPr>
        <w:t>ы</w:t>
      </w:r>
      <w:r w:rsidRPr="00EF08F1">
        <w:rPr>
          <w:color w:val="000000"/>
          <w:sz w:val="22"/>
          <w:szCs w:val="22"/>
        </w:rPr>
        <w:t xml:space="preserve"> неправомерного уклонения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от заключения договора по результатам процедур закупок для </w:t>
      </w:r>
      <w:r w:rsidR="00BD7116">
        <w:rPr>
          <w:color w:val="000000"/>
          <w:sz w:val="22"/>
          <w:szCs w:val="22"/>
        </w:rPr>
        <w:t xml:space="preserve">Обществ Группы, относящихся к </w:t>
      </w:r>
      <w:r w:rsidRPr="00EF08F1">
        <w:rPr>
          <w:color w:val="000000"/>
          <w:sz w:val="22"/>
          <w:szCs w:val="22"/>
        </w:rPr>
        <w:t>Заказчик</w:t>
      </w:r>
      <w:r w:rsidR="00BD7116">
        <w:rPr>
          <w:color w:val="000000"/>
          <w:sz w:val="22"/>
          <w:szCs w:val="22"/>
        </w:rPr>
        <w:t>ам</w:t>
      </w:r>
      <w:r w:rsidRPr="00EF08F1">
        <w:rPr>
          <w:color w:val="000000"/>
          <w:sz w:val="22"/>
          <w:szCs w:val="22"/>
        </w:rPr>
        <w:t xml:space="preserve"> второго типа</w:t>
      </w:r>
      <w:r w:rsidR="00BD7116">
        <w:rPr>
          <w:color w:val="000000"/>
          <w:sz w:val="22"/>
          <w:szCs w:val="22"/>
        </w:rPr>
        <w:t>,</w:t>
      </w:r>
      <w:r w:rsidRPr="00EF08F1">
        <w:rPr>
          <w:color w:val="000000"/>
          <w:sz w:val="22"/>
          <w:szCs w:val="22"/>
        </w:rPr>
        <w:t xml:space="preserve"> в течение последних </w:t>
      </w:r>
      <w:r w:rsidR="000F5255">
        <w:rPr>
          <w:color w:val="000000"/>
          <w:sz w:val="22"/>
          <w:szCs w:val="22"/>
        </w:rPr>
        <w:t>24 месяцев</w:t>
      </w:r>
      <w:r w:rsidR="0085590D">
        <w:rPr>
          <w:color w:val="000000"/>
          <w:sz w:val="22"/>
          <w:szCs w:val="22"/>
        </w:rPr>
        <w:t xml:space="preserve">, </w:t>
      </w:r>
      <w:r w:rsidR="0085590D" w:rsidRPr="00BC1EAC">
        <w:rPr>
          <w:color w:val="000000"/>
          <w:sz w:val="22"/>
          <w:szCs w:val="22"/>
        </w:rPr>
        <w:t>предшествующих дате подачи заявки</w:t>
      </w:r>
      <w:r>
        <w:rPr>
          <w:color w:val="000000"/>
          <w:sz w:val="22"/>
          <w:szCs w:val="22"/>
        </w:rPr>
        <w:t>;</w:t>
      </w:r>
    </w:p>
    <w:p w:rsidR="002A0040" w:rsidRDefault="002A0040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течение последних 12 месяцев</w:t>
      </w:r>
      <w:r w:rsidR="0085590D">
        <w:rPr>
          <w:color w:val="000000"/>
          <w:sz w:val="22"/>
          <w:szCs w:val="22"/>
        </w:rPr>
        <w:t xml:space="preserve">, </w:t>
      </w:r>
      <w:r w:rsidR="0085590D" w:rsidRPr="00BC1EAC">
        <w:rPr>
          <w:color w:val="000000"/>
          <w:sz w:val="22"/>
          <w:szCs w:val="22"/>
        </w:rPr>
        <w:t>предшествующих дате подачи заявки,</w:t>
      </w:r>
      <w:r w:rsidRPr="00203244">
        <w:rPr>
          <w:i/>
          <w:iCs/>
          <w:color w:val="333399"/>
          <w:sz w:val="22"/>
          <w:szCs w:val="22"/>
        </w:rPr>
        <w:t xml:space="preserve"> </w:t>
      </w:r>
      <w:r w:rsidR="00EF08F1" w:rsidRPr="00203244">
        <w:rPr>
          <w:i/>
          <w:iCs/>
          <w:color w:val="333399"/>
          <w:sz w:val="22"/>
          <w:szCs w:val="22"/>
        </w:rPr>
        <w:t xml:space="preserve">(выбрать: </w:t>
      </w:r>
      <w:r w:rsidR="00EF08F1" w:rsidRPr="00203244">
        <w:rPr>
          <w:color w:val="000000"/>
          <w:sz w:val="22"/>
          <w:szCs w:val="22"/>
        </w:rPr>
        <w:t>«</w:t>
      </w:r>
      <w:r w:rsidR="00EF08F1">
        <w:rPr>
          <w:color w:val="000000"/>
          <w:sz w:val="22"/>
          <w:szCs w:val="22"/>
        </w:rPr>
        <w:t>отсутствуют</w:t>
      </w:r>
      <w:r w:rsidR="00EF08F1" w:rsidRPr="00203244">
        <w:rPr>
          <w:color w:val="000000"/>
          <w:sz w:val="22"/>
          <w:szCs w:val="22"/>
        </w:rPr>
        <w:t>»/«</w:t>
      </w:r>
      <w:r w:rsidR="00EF08F1">
        <w:rPr>
          <w:color w:val="000000"/>
          <w:sz w:val="22"/>
          <w:szCs w:val="22"/>
        </w:rPr>
        <w:t>имеются»</w:t>
      </w:r>
      <w:r w:rsidR="00EF08F1" w:rsidRPr="00203244">
        <w:rPr>
          <w:i/>
          <w:iCs/>
          <w:color w:val="333399"/>
          <w:sz w:val="22"/>
          <w:szCs w:val="22"/>
        </w:rPr>
        <w:t>)</w:t>
      </w:r>
      <w:r w:rsidR="00EF08F1" w:rsidRPr="00EF08F1">
        <w:rPr>
          <w:color w:val="000000"/>
          <w:sz w:val="22"/>
          <w:szCs w:val="22"/>
        </w:rPr>
        <w:t xml:space="preserve"> </w:t>
      </w:r>
      <w:r w:rsidR="00EF08F1">
        <w:rPr>
          <w:color w:val="000000"/>
          <w:sz w:val="22"/>
          <w:szCs w:val="22"/>
        </w:rPr>
        <w:t>факты</w:t>
      </w:r>
      <w:r w:rsidR="00EF08F1" w:rsidRPr="00EF08F1">
        <w:rPr>
          <w:color w:val="000000"/>
          <w:sz w:val="22"/>
          <w:szCs w:val="22"/>
        </w:rPr>
        <w:t xml:space="preserve"> отклонения </w:t>
      </w:r>
      <w:r w:rsidR="00EF08F1"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="00EF08F1" w:rsidRPr="00EF08F1">
        <w:rPr>
          <w:color w:val="000000"/>
          <w:sz w:val="22"/>
          <w:szCs w:val="22"/>
        </w:rPr>
        <w:t xml:space="preserve"> от участия в закупочных процедурах ПАО «НК «Роснефть» и/или Обществ Группы </w:t>
      </w:r>
      <w:r>
        <w:rPr>
          <w:color w:val="000000"/>
          <w:sz w:val="22"/>
          <w:szCs w:val="22"/>
        </w:rPr>
        <w:t>по следующим причинам:</w:t>
      </w:r>
    </w:p>
    <w:p w:rsidR="002A0040" w:rsidRPr="002A0040" w:rsidRDefault="002A0040" w:rsidP="0040134A">
      <w:pPr>
        <w:pStyle w:val="afa"/>
        <w:numPr>
          <w:ilvl w:val="1"/>
          <w:numId w:val="211"/>
        </w:numPr>
        <w:jc w:val="both"/>
        <w:rPr>
          <w:color w:val="000000"/>
          <w:sz w:val="22"/>
          <w:szCs w:val="22"/>
        </w:rPr>
      </w:pPr>
      <w:r w:rsidRPr="002A0040">
        <w:rPr>
          <w:color w:val="000000"/>
          <w:sz w:val="22"/>
          <w:szCs w:val="22"/>
        </w:rPr>
        <w:t xml:space="preserve">обнаружение недостоверных сведений в заявке и/или уточнениях заявок, существенных для допуска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</w:t>
      </w:r>
      <w:r w:rsidRPr="002A0040">
        <w:rPr>
          <w:color w:val="000000"/>
          <w:sz w:val="22"/>
          <w:szCs w:val="22"/>
        </w:rPr>
        <w:t xml:space="preserve">к процедуре закупки и/или установления его места в итогах ранжирования заявок; </w:t>
      </w:r>
    </w:p>
    <w:p w:rsidR="00EF08F1" w:rsidRPr="00EF08F1" w:rsidRDefault="002A0040" w:rsidP="0040134A">
      <w:pPr>
        <w:pStyle w:val="afa"/>
        <w:numPr>
          <w:ilvl w:val="1"/>
          <w:numId w:val="211"/>
        </w:numPr>
        <w:jc w:val="both"/>
        <w:rPr>
          <w:color w:val="000000"/>
          <w:sz w:val="22"/>
          <w:szCs w:val="22"/>
        </w:rPr>
      </w:pPr>
      <w:r w:rsidRPr="002A0040">
        <w:rPr>
          <w:color w:val="000000"/>
          <w:sz w:val="22"/>
          <w:szCs w:val="22"/>
        </w:rPr>
        <w:t xml:space="preserve">наличие подкрепленного документами факта оказания давления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</w:t>
      </w:r>
      <w:r w:rsidRPr="002A0040">
        <w:rPr>
          <w:color w:val="000000"/>
          <w:sz w:val="22"/>
          <w:szCs w:val="22"/>
        </w:rPr>
        <w:t>на представителей Заказчика/Организатора закупки с целью повлиять на результаты процедуры закупки.</w:t>
      </w:r>
    </w:p>
    <w:p w:rsidR="00216877" w:rsidRPr="00864F28" w:rsidRDefault="00C10545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864F28">
        <w:rPr>
          <w:color w:val="000000"/>
          <w:sz w:val="22"/>
          <w:szCs w:val="22"/>
        </w:rPr>
        <w:t>в течение последних 24 месяцев, предшествующих дате подачи заявки,</w:t>
      </w:r>
      <w:r w:rsidRPr="00864F28">
        <w:rPr>
          <w:i/>
          <w:iCs/>
          <w:color w:val="333399"/>
          <w:sz w:val="22"/>
          <w:szCs w:val="22"/>
        </w:rPr>
        <w:t xml:space="preserve"> </w:t>
      </w:r>
      <w:r w:rsidR="00216877" w:rsidRPr="00864F28">
        <w:rPr>
          <w:i/>
          <w:iCs/>
          <w:color w:val="333399"/>
          <w:sz w:val="22"/>
          <w:szCs w:val="22"/>
        </w:rPr>
        <w:t xml:space="preserve">(выбрать: </w:t>
      </w:r>
      <w:r w:rsidR="00216877" w:rsidRPr="00D63167">
        <w:rPr>
          <w:color w:val="000000"/>
          <w:sz w:val="22"/>
          <w:szCs w:val="22"/>
        </w:rPr>
        <w:t>«</w:t>
      </w:r>
      <w:r w:rsidR="00216877" w:rsidRPr="00864F28">
        <w:rPr>
          <w:color w:val="000000"/>
          <w:sz w:val="22"/>
          <w:szCs w:val="22"/>
        </w:rPr>
        <w:t>отсутствуют»/«имеются»</w:t>
      </w:r>
      <w:r w:rsidR="00216877" w:rsidRPr="00864F28">
        <w:rPr>
          <w:i/>
          <w:iCs/>
          <w:color w:val="333399"/>
          <w:sz w:val="22"/>
          <w:szCs w:val="22"/>
        </w:rPr>
        <w:t>)</w:t>
      </w:r>
      <w:r w:rsidR="00216877" w:rsidRPr="00864F28">
        <w:rPr>
          <w:color w:val="000000"/>
          <w:sz w:val="22"/>
          <w:szCs w:val="22"/>
        </w:rPr>
        <w:t xml:space="preserve"> факт</w:t>
      </w:r>
      <w:r w:rsidR="005850F5" w:rsidRPr="00864F28">
        <w:rPr>
          <w:color w:val="000000"/>
          <w:sz w:val="22"/>
          <w:szCs w:val="22"/>
        </w:rPr>
        <w:t>ы</w:t>
      </w:r>
      <w:r w:rsidR="00216877" w:rsidRPr="00864F28">
        <w:rPr>
          <w:color w:val="000000"/>
          <w:sz w:val="22"/>
          <w:szCs w:val="22"/>
        </w:rPr>
        <w:t xml:space="preserve"> расторжения </w:t>
      </w:r>
      <w:r w:rsidR="00BD7116" w:rsidRPr="00864F28">
        <w:rPr>
          <w:color w:val="000000"/>
          <w:sz w:val="22"/>
          <w:szCs w:val="22"/>
        </w:rPr>
        <w:t xml:space="preserve">Обществом Группы, относящимся к Заказчикам второго типа, </w:t>
      </w:r>
      <w:r w:rsidR="00216877" w:rsidRPr="00864F28">
        <w:rPr>
          <w:color w:val="000000"/>
          <w:sz w:val="22"/>
          <w:szCs w:val="22"/>
        </w:rPr>
        <w:t xml:space="preserve">договора с </w:t>
      </w:r>
      <w:r w:rsidR="005850F5" w:rsidRPr="00864F28">
        <w:rPr>
          <w:i/>
          <w:iCs/>
          <w:color w:val="333399"/>
          <w:sz w:val="22"/>
          <w:szCs w:val="22"/>
        </w:rPr>
        <w:t>(указать краткое наименование)</w:t>
      </w:r>
      <w:r w:rsidR="005850F5" w:rsidRPr="00864F28">
        <w:rPr>
          <w:color w:val="000000"/>
          <w:sz w:val="22"/>
          <w:szCs w:val="22"/>
        </w:rPr>
        <w:t xml:space="preserve"> </w:t>
      </w:r>
      <w:r w:rsidR="00216877" w:rsidRPr="00864F28">
        <w:rPr>
          <w:color w:val="000000"/>
          <w:sz w:val="22"/>
          <w:szCs w:val="22"/>
        </w:rPr>
        <w:t xml:space="preserve">по решению суда, вступившему в законную силу, либо в случае одностороннего отказа Заказчика любого типа от исполнения договора в связи с существенным нарушением </w:t>
      </w:r>
      <w:r w:rsidR="005850F5" w:rsidRPr="00864F28">
        <w:rPr>
          <w:i/>
          <w:iCs/>
          <w:color w:val="333399"/>
          <w:sz w:val="22"/>
          <w:szCs w:val="22"/>
        </w:rPr>
        <w:t>(указать краткое наименование)</w:t>
      </w:r>
      <w:r w:rsidR="005850F5" w:rsidRPr="00864F28">
        <w:rPr>
          <w:color w:val="000000"/>
          <w:sz w:val="22"/>
          <w:szCs w:val="22"/>
        </w:rPr>
        <w:t xml:space="preserve"> </w:t>
      </w:r>
      <w:r w:rsidR="002A0040" w:rsidRPr="00864F28">
        <w:rPr>
          <w:color w:val="000000"/>
          <w:sz w:val="22"/>
          <w:szCs w:val="22"/>
        </w:rPr>
        <w:t>договора.</w:t>
      </w:r>
    </w:p>
    <w:p w:rsidR="00F652F7" w:rsidRDefault="00F652F7" w:rsidP="00F652F7">
      <w:pPr>
        <w:pStyle w:val="afa"/>
        <w:numPr>
          <w:ilvl w:val="0"/>
          <w:numId w:val="10"/>
        </w:numPr>
        <w:spacing w:before="240" w:after="200" w:line="276" w:lineRule="auto"/>
        <w:jc w:val="both"/>
        <w:rPr>
          <w:color w:val="000000"/>
          <w:sz w:val="22"/>
          <w:szCs w:val="22"/>
        </w:rPr>
        <w:pPrChange w:id="161" w:author="Rinat Gub" w:date="2022-12-06T13:44:00Z">
          <w:pPr>
            <w:pStyle w:val="afa"/>
            <w:numPr>
              <w:numId w:val="51"/>
            </w:numPr>
            <w:spacing w:before="240" w:after="200" w:line="276" w:lineRule="auto"/>
            <w:ind w:hanging="360"/>
            <w:jc w:val="both"/>
          </w:pPr>
        </w:pPrChange>
      </w:pPr>
      <w:r w:rsidRPr="00F652F7">
        <w:rPr>
          <w:color w:val="000000"/>
          <w:sz w:val="22"/>
          <w:szCs w:val="22"/>
        </w:rPr>
        <w:t>Сообщаем, что на дату подачи заявки</w:t>
      </w:r>
      <w:r>
        <w:rPr>
          <w:color w:val="000000"/>
          <w:sz w:val="22"/>
          <w:szCs w:val="22"/>
        </w:rPr>
        <w:t xml:space="preserve"> </w:t>
      </w:r>
      <w:r w:rsidRPr="00F652F7">
        <w:rPr>
          <w:color w:val="000000"/>
          <w:sz w:val="22"/>
          <w:szCs w:val="22"/>
        </w:rPr>
        <w:t xml:space="preserve">уровень </w:t>
      </w:r>
      <w:ins w:id="162" w:author="Rinat Gub" w:date="2022-12-06T13:44:00Z">
        <w:r w:rsidRPr="00F652F7">
          <w:rPr>
            <w:color w:val="000000"/>
            <w:sz w:val="22"/>
            <w:szCs w:val="22"/>
          </w:rPr>
          <w:t xml:space="preserve">финансовой </w:t>
        </w:r>
      </w:ins>
      <w:r w:rsidRPr="00F652F7">
        <w:rPr>
          <w:color w:val="000000"/>
          <w:sz w:val="22"/>
          <w:szCs w:val="22"/>
        </w:rPr>
        <w:t>устойчивости</w:t>
      </w:r>
      <w:del w:id="163" w:author="Rinat Gub" w:date="2022-12-06T13:44:00Z">
        <w:r w:rsidR="00B55EFA" w:rsidRPr="00F652F7">
          <w:rPr>
            <w:color w:val="000000"/>
            <w:sz w:val="22"/>
            <w:szCs w:val="22"/>
          </w:rPr>
          <w:delText xml:space="preserve"> </w:delText>
        </w:r>
        <w:r w:rsidR="00883F1C" w:rsidRPr="00F652F7">
          <w:rPr>
            <w:color w:val="000000"/>
            <w:sz w:val="22"/>
            <w:szCs w:val="22"/>
          </w:rPr>
          <w:delText>финансово</w:delText>
        </w:r>
        <w:r w:rsidR="00B55EFA">
          <w:rPr>
            <w:color w:val="000000"/>
            <w:sz w:val="22"/>
            <w:szCs w:val="22"/>
          </w:rPr>
          <w:delText>го состояния</w:delText>
        </w:r>
      </w:del>
      <w:r w:rsidR="008F369C">
        <w:rPr>
          <w:color w:val="000000"/>
          <w:sz w:val="22"/>
          <w:szCs w:val="22"/>
        </w:rPr>
        <w:t xml:space="preserve"> за актуальный </w:t>
      </w:r>
      <w:r w:rsidR="00DE3B21">
        <w:rPr>
          <w:color w:val="000000"/>
          <w:sz w:val="22"/>
          <w:szCs w:val="22"/>
        </w:rPr>
        <w:t>от</w:t>
      </w:r>
      <w:r w:rsidR="008F369C">
        <w:rPr>
          <w:color w:val="000000"/>
          <w:sz w:val="22"/>
          <w:szCs w:val="22"/>
        </w:rPr>
        <w:t>четный период</w:t>
      </w:r>
      <w:r w:rsidRPr="00F652F7">
        <w:rPr>
          <w:color w:val="000000"/>
          <w:sz w:val="22"/>
          <w:szCs w:val="22"/>
        </w:rPr>
        <w:t xml:space="preserve"> </w:t>
      </w:r>
      <w:r w:rsidRPr="00E8402C">
        <w:rPr>
          <w:i/>
          <w:iCs/>
          <w:color w:val="333399"/>
          <w:sz w:val="22"/>
          <w:szCs w:val="22"/>
        </w:rPr>
        <w:t>(указать краткое наименование) (выбрать:</w:t>
      </w:r>
      <w:r w:rsidRPr="00F652F7">
        <w:rPr>
          <w:color w:val="000000"/>
          <w:sz w:val="22"/>
          <w:rPrChange w:id="164" w:author="Rinat Gub" w:date="2022-12-06T13:44:00Z">
            <w:rPr>
              <w:i/>
              <w:color w:val="333399"/>
              <w:sz w:val="22"/>
            </w:rPr>
          </w:rPrChange>
        </w:rPr>
        <w:t xml:space="preserve"> </w:t>
      </w:r>
      <w:r w:rsidRPr="00F652F7">
        <w:rPr>
          <w:color w:val="000000"/>
          <w:sz w:val="22"/>
          <w:szCs w:val="22"/>
        </w:rPr>
        <w:t>«соответствует или превышает»/«не соответствует»</w:t>
      </w:r>
      <w:r w:rsidRPr="00E8402C">
        <w:rPr>
          <w:i/>
          <w:iCs/>
          <w:color w:val="333399"/>
          <w:sz w:val="22"/>
          <w:szCs w:val="22"/>
        </w:rPr>
        <w:t>)</w:t>
      </w:r>
      <w:r w:rsidRPr="00F652F7">
        <w:rPr>
          <w:color w:val="000000"/>
          <w:sz w:val="22"/>
          <w:szCs w:val="22"/>
        </w:rPr>
        <w:t xml:space="preserve"> уровню, установленному в извещении/документации о настоящей закупке</w:t>
      </w:r>
      <w:del w:id="165" w:author="Rinat Gub" w:date="2022-12-06T13:44:00Z">
        <w:r w:rsidR="00883F1C">
          <w:rPr>
            <w:color w:val="000000"/>
            <w:sz w:val="22"/>
            <w:szCs w:val="22"/>
          </w:rPr>
          <w:delText>;</w:delText>
        </w:r>
      </w:del>
      <w:ins w:id="166" w:author="Rinat Gub" w:date="2022-12-06T13:44:00Z">
        <w:r w:rsidR="00FE42F9">
          <w:rPr>
            <w:color w:val="000000"/>
            <w:sz w:val="22"/>
            <w:szCs w:val="22"/>
          </w:rPr>
          <w:t>.</w:t>
        </w:r>
      </w:ins>
    </w:p>
    <w:p w:rsidR="004764EA" w:rsidRPr="00203244" w:rsidRDefault="004764EA" w:rsidP="00207C7E">
      <w:pPr>
        <w:pStyle w:val="afa"/>
        <w:numPr>
          <w:ilvl w:val="0"/>
          <w:numId w:val="10"/>
        </w:numPr>
        <w:spacing w:before="240" w:after="200" w:line="276" w:lineRule="auto"/>
        <w:jc w:val="both"/>
        <w:rPr>
          <w:color w:val="000000"/>
          <w:sz w:val="22"/>
          <w:szCs w:val="22"/>
        </w:rPr>
        <w:pPrChange w:id="167" w:author="Rinat Gub" w:date="2022-12-06T13:44:00Z">
          <w:pPr>
            <w:pStyle w:val="afa"/>
            <w:numPr>
              <w:numId w:val="51"/>
            </w:numPr>
            <w:spacing w:before="240" w:after="200" w:line="276" w:lineRule="auto"/>
            <w:ind w:hanging="360"/>
            <w:jc w:val="both"/>
          </w:pPr>
        </w:pPrChange>
      </w:pPr>
      <w:r w:rsidRPr="00203244">
        <w:rPr>
          <w:color w:val="000000"/>
          <w:sz w:val="22"/>
          <w:szCs w:val="22"/>
        </w:rPr>
        <w:t xml:space="preserve">Сообщаем, что </w:t>
      </w:r>
      <w:r w:rsidR="00C87AB7"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203244">
        <w:rPr>
          <w:color w:val="000000"/>
          <w:sz w:val="22"/>
          <w:szCs w:val="22"/>
        </w:rPr>
        <w:t xml:space="preserve"> на дату подачи заявки </w:t>
      </w:r>
      <w:r w:rsidR="007F2DB0" w:rsidRPr="00203244">
        <w:rPr>
          <w:color w:val="000000"/>
          <w:sz w:val="22"/>
          <w:szCs w:val="22"/>
        </w:rPr>
        <w:t>соответствует</w:t>
      </w:r>
      <w:del w:id="168" w:author="Rinat Gub" w:date="2022-12-06T13:44:00Z">
        <w:r w:rsidR="005F426A" w:rsidRPr="00203244">
          <w:rPr>
            <w:color w:val="000000"/>
            <w:sz w:val="22"/>
            <w:szCs w:val="22"/>
          </w:rPr>
          <w:delText xml:space="preserve"> </w:delText>
        </w:r>
        <w:r w:rsidR="00B55EFA">
          <w:rPr>
            <w:color w:val="000000"/>
            <w:sz w:val="22"/>
            <w:szCs w:val="22"/>
          </w:rPr>
          <w:delText>типовым</w:delText>
        </w:r>
      </w:del>
      <w:r w:rsidRPr="00203244">
        <w:rPr>
          <w:color w:val="000000"/>
          <w:sz w:val="22"/>
          <w:szCs w:val="22"/>
        </w:rPr>
        <w:t xml:space="preserve"> </w:t>
      </w:r>
      <w:r w:rsidR="007F2DB0" w:rsidRPr="00203244">
        <w:rPr>
          <w:color w:val="000000"/>
          <w:sz w:val="22"/>
          <w:szCs w:val="22"/>
        </w:rPr>
        <w:t xml:space="preserve">квалификационным </w:t>
      </w:r>
      <w:r w:rsidR="005D4AF8" w:rsidRPr="00203244">
        <w:rPr>
          <w:color w:val="000000"/>
          <w:sz w:val="22"/>
          <w:szCs w:val="22"/>
        </w:rPr>
        <w:t>требованиям, предъявляемым по следующим видам продукции</w:t>
      </w:r>
      <w:r w:rsidR="005D4AF8" w:rsidRPr="00203244">
        <w:rPr>
          <w:sz w:val="22"/>
          <w:szCs w:val="22"/>
        </w:rPr>
        <w:t xml:space="preserve">: </w:t>
      </w:r>
      <w:r w:rsidR="0039118E" w:rsidRPr="00203244">
        <w:rPr>
          <w:i/>
          <w:iCs/>
          <w:color w:val="333399"/>
          <w:sz w:val="22"/>
          <w:szCs w:val="22"/>
        </w:rPr>
        <w:t>(</w:t>
      </w:r>
      <w:r w:rsidR="003A67A8" w:rsidRPr="00203244">
        <w:rPr>
          <w:i/>
          <w:iCs/>
          <w:color w:val="333399"/>
          <w:sz w:val="22"/>
          <w:szCs w:val="22"/>
        </w:rPr>
        <w:t>указать виды продукции, по которым имеется уведомление о результатах квалификации</w:t>
      </w:r>
      <w:ins w:id="169" w:author="Rinat Gub" w:date="2022-12-06T13:44:00Z">
        <w:r w:rsidR="003A67A8" w:rsidRPr="00203244">
          <w:rPr>
            <w:i/>
            <w:iCs/>
            <w:color w:val="333399"/>
            <w:sz w:val="22"/>
            <w:szCs w:val="22"/>
          </w:rPr>
          <w:t xml:space="preserve"> по виду продукции</w:t>
        </w:r>
      </w:ins>
      <w:r w:rsidR="003A67A8" w:rsidRPr="00203244">
        <w:rPr>
          <w:i/>
          <w:iCs/>
          <w:color w:val="333399"/>
          <w:sz w:val="22"/>
          <w:szCs w:val="22"/>
        </w:rPr>
        <w:t>, дату выдач</w:t>
      </w:r>
      <w:r w:rsidR="00432711" w:rsidRPr="00203244">
        <w:rPr>
          <w:i/>
          <w:iCs/>
          <w:color w:val="333399"/>
          <w:sz w:val="22"/>
          <w:szCs w:val="22"/>
        </w:rPr>
        <w:t>и</w:t>
      </w:r>
      <w:r w:rsidR="003A67A8" w:rsidRPr="00203244">
        <w:rPr>
          <w:i/>
          <w:iCs/>
          <w:color w:val="333399"/>
          <w:sz w:val="22"/>
          <w:szCs w:val="22"/>
        </w:rPr>
        <w:t xml:space="preserve"> и номер каждого уведомления</w:t>
      </w:r>
      <w:r w:rsidR="005D4AF8" w:rsidRPr="00203244">
        <w:rPr>
          <w:i/>
          <w:iCs/>
          <w:color w:val="333399"/>
          <w:sz w:val="22"/>
          <w:szCs w:val="22"/>
        </w:rPr>
        <w:t>)</w:t>
      </w:r>
      <w:r w:rsidR="003A67A8" w:rsidRPr="00203244">
        <w:rPr>
          <w:i/>
          <w:color w:val="333399"/>
          <w:sz w:val="22"/>
          <w:rPrChange w:id="170" w:author="Rinat Gub" w:date="2022-12-06T13:44:00Z">
            <w:rPr>
              <w:color w:val="000000"/>
              <w:sz w:val="22"/>
            </w:rPr>
          </w:rPrChange>
        </w:rPr>
        <w:t>;</w:t>
      </w:r>
      <w:r w:rsidR="00E50895" w:rsidRPr="00203244">
        <w:rPr>
          <w:i/>
          <w:color w:val="333399"/>
          <w:sz w:val="22"/>
          <w:rPrChange w:id="171" w:author="Rinat Gub" w:date="2022-12-06T13:44:00Z">
            <w:rPr>
              <w:color w:val="000000"/>
              <w:sz w:val="22"/>
            </w:rPr>
          </w:rPrChange>
        </w:rPr>
        <w:t xml:space="preserve"> </w:t>
      </w:r>
      <w:r w:rsidR="005D4AF8" w:rsidRPr="00203244">
        <w:rPr>
          <w:color w:val="000000"/>
          <w:sz w:val="22"/>
          <w:szCs w:val="22"/>
        </w:rPr>
        <w:t>в сведения, ранее поданны</w:t>
      </w:r>
      <w:r w:rsidR="003A67A8" w:rsidRPr="00203244">
        <w:rPr>
          <w:color w:val="000000"/>
          <w:sz w:val="22"/>
          <w:szCs w:val="22"/>
        </w:rPr>
        <w:t>е</w:t>
      </w:r>
      <w:r w:rsidR="005D4AF8" w:rsidRPr="00203244">
        <w:rPr>
          <w:color w:val="000000"/>
          <w:sz w:val="22"/>
          <w:szCs w:val="22"/>
        </w:rPr>
        <w:t xml:space="preserve"> на процедуру квалификации по указанным видам продукции</w:t>
      </w:r>
      <w:r w:rsidR="00E50895" w:rsidRPr="00203244">
        <w:rPr>
          <w:color w:val="000000"/>
          <w:sz w:val="22"/>
          <w:szCs w:val="22"/>
        </w:rPr>
        <w:t xml:space="preserve"> </w:t>
      </w:r>
      <w:r w:rsidR="005D4AF8" w:rsidRPr="00203244">
        <w:rPr>
          <w:i/>
          <w:iCs/>
          <w:color w:val="333399"/>
          <w:sz w:val="22"/>
          <w:szCs w:val="22"/>
        </w:rPr>
        <w:t>(</w:t>
      </w:r>
      <w:r w:rsidRPr="00203244">
        <w:rPr>
          <w:i/>
          <w:iCs/>
          <w:color w:val="333399"/>
          <w:sz w:val="22"/>
          <w:szCs w:val="22"/>
        </w:rPr>
        <w:t>выбрать</w:t>
      </w:r>
      <w:r w:rsidR="005D4AF8" w:rsidRPr="00203244">
        <w:rPr>
          <w:sz w:val="22"/>
          <w:szCs w:val="22"/>
        </w:rPr>
        <w:t xml:space="preserve">: </w:t>
      </w:r>
      <w:r w:rsidR="005D4AF8" w:rsidRPr="00203244">
        <w:rPr>
          <w:color w:val="000000"/>
          <w:sz w:val="22"/>
          <w:szCs w:val="22"/>
        </w:rPr>
        <w:t xml:space="preserve">«не </w:t>
      </w:r>
      <w:r w:rsidR="005D4AF8" w:rsidRPr="00203244">
        <w:rPr>
          <w:color w:val="000000"/>
          <w:sz w:val="22"/>
          <w:szCs w:val="22"/>
        </w:rPr>
        <w:lastRenderedPageBreak/>
        <w:t>были внесены изменения»</w:t>
      </w:r>
      <w:r w:rsidR="0039118E" w:rsidRPr="00203244">
        <w:rPr>
          <w:color w:val="000000"/>
          <w:sz w:val="22"/>
          <w:szCs w:val="22"/>
        </w:rPr>
        <w:t>/</w:t>
      </w:r>
      <w:r w:rsidR="005D4AF8" w:rsidRPr="00203244">
        <w:rPr>
          <w:color w:val="000000"/>
          <w:sz w:val="22"/>
          <w:szCs w:val="22"/>
        </w:rPr>
        <w:t xml:space="preserve">«были внесены следующие изменения: </w:t>
      </w:r>
      <w:r w:rsidR="0039118E" w:rsidRPr="00203244">
        <w:rPr>
          <w:i/>
          <w:iCs/>
          <w:color w:val="333399"/>
          <w:sz w:val="22"/>
          <w:szCs w:val="22"/>
        </w:rPr>
        <w:t>(указать)</w:t>
      </w:r>
      <w:r w:rsidR="005D4AF8" w:rsidRPr="00203244">
        <w:rPr>
          <w:color w:val="000000"/>
          <w:sz w:val="22"/>
          <w:szCs w:val="22"/>
        </w:rPr>
        <w:t>, подтверждаемые следующими прилагаемыми документами</w:t>
      </w:r>
      <w:r w:rsidR="0039118E" w:rsidRPr="00203244">
        <w:rPr>
          <w:color w:val="000000"/>
          <w:sz w:val="22"/>
          <w:szCs w:val="22"/>
        </w:rPr>
        <w:t xml:space="preserve">: </w:t>
      </w:r>
      <w:r w:rsidR="0039118E" w:rsidRPr="00203244">
        <w:rPr>
          <w:i/>
          <w:iCs/>
          <w:color w:val="333399"/>
          <w:sz w:val="22"/>
          <w:szCs w:val="22"/>
        </w:rPr>
        <w:t>(</w:t>
      </w:r>
      <w:del w:id="172" w:author="Rinat Gub" w:date="2022-12-06T13:44:00Z">
        <w:r w:rsidR="005F426A" w:rsidRPr="00203244">
          <w:rPr>
            <w:i/>
            <w:iCs/>
            <w:color w:val="333399"/>
            <w:sz w:val="22"/>
            <w:szCs w:val="22"/>
          </w:rPr>
          <w:delText>указать</w:delText>
        </w:r>
      </w:del>
      <w:ins w:id="173" w:author="Rinat Gub" w:date="2022-12-06T13:44:00Z">
        <w:r w:rsidR="003A67A8" w:rsidRPr="00203244">
          <w:rPr>
            <w:i/>
            <w:iCs/>
            <w:color w:val="333399"/>
            <w:sz w:val="22"/>
            <w:szCs w:val="22"/>
          </w:rPr>
          <w:t>описать подробно изменения</w:t>
        </w:r>
      </w:ins>
      <w:r w:rsidR="0039118E" w:rsidRPr="00203244">
        <w:rPr>
          <w:i/>
          <w:iCs/>
          <w:color w:val="333399"/>
          <w:sz w:val="22"/>
          <w:szCs w:val="22"/>
        </w:rPr>
        <w:t>))</w:t>
      </w:r>
      <w:r w:rsidR="00233D62" w:rsidRPr="00203244">
        <w:rPr>
          <w:i/>
          <w:iCs/>
          <w:color w:val="333399"/>
          <w:sz w:val="22"/>
          <w:szCs w:val="22"/>
        </w:rPr>
        <w:t>.</w:t>
      </w:r>
    </w:p>
    <w:p w:rsidR="009212B8" w:rsidRPr="009212B8" w:rsidRDefault="009212B8" w:rsidP="00207C7E">
      <w:pPr>
        <w:pStyle w:val="afa"/>
        <w:numPr>
          <w:ilvl w:val="0"/>
          <w:numId w:val="10"/>
        </w:numPr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  <w:pPrChange w:id="174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>
        <w:rPr>
          <w:sz w:val="22"/>
          <w:szCs w:val="22"/>
        </w:rPr>
        <w:t>Сообща</w:t>
      </w:r>
      <w:r w:rsidR="003A0D03">
        <w:rPr>
          <w:sz w:val="22"/>
          <w:szCs w:val="22"/>
        </w:rPr>
        <w:t>ем</w:t>
      </w:r>
      <w:r w:rsidRPr="009212B8">
        <w:rPr>
          <w:sz w:val="22"/>
          <w:szCs w:val="22"/>
        </w:rPr>
        <w:t xml:space="preserve">, что </w:t>
      </w:r>
      <w:r w:rsidRPr="009212B8">
        <w:rPr>
          <w:i/>
          <w:iCs/>
          <w:sz w:val="22"/>
          <w:szCs w:val="22"/>
        </w:rPr>
        <w:t>(</w:t>
      </w:r>
      <w:r w:rsidRPr="00ED0B56">
        <w:rPr>
          <w:i/>
          <w:iCs/>
          <w:color w:val="333399"/>
          <w:sz w:val="22"/>
          <w:szCs w:val="22"/>
        </w:rPr>
        <w:t>выбрать</w:t>
      </w:r>
      <w:r w:rsidRPr="009212B8">
        <w:rPr>
          <w:sz w:val="22"/>
          <w:szCs w:val="22"/>
        </w:rPr>
        <w:t xml:space="preserve"> «в составе квалификационной части настоящей заявки» / «в составе квалификационной части заявки по закупке №____ (</w:t>
      </w:r>
      <w:r w:rsidRPr="00ED0B56">
        <w:rPr>
          <w:i/>
          <w:iCs/>
          <w:color w:val="333399"/>
          <w:sz w:val="22"/>
          <w:szCs w:val="22"/>
        </w:rPr>
        <w:t>указать</w:t>
      </w:r>
      <w:r w:rsidRPr="009212B8">
        <w:rPr>
          <w:sz w:val="22"/>
          <w:szCs w:val="22"/>
        </w:rPr>
        <w:t xml:space="preserve"> реестровый номер ЭТП) по предмету (</w:t>
      </w:r>
      <w:r w:rsidRPr="00ED0B56">
        <w:rPr>
          <w:i/>
          <w:iCs/>
          <w:color w:val="333399"/>
          <w:sz w:val="22"/>
          <w:szCs w:val="22"/>
        </w:rPr>
        <w:t>указать предмет закупки</w:t>
      </w:r>
      <w:r w:rsidRPr="009212B8">
        <w:rPr>
          <w:i/>
          <w:iCs/>
          <w:sz w:val="22"/>
          <w:szCs w:val="22"/>
        </w:rPr>
        <w:t>)</w:t>
      </w:r>
      <w:r w:rsidRPr="009212B8">
        <w:rPr>
          <w:sz w:val="22"/>
          <w:szCs w:val="22"/>
        </w:rPr>
        <w:t>, поданной ДД.ММ.ГГГГ» / «на электронной торговой площадке, на которой проводится закупка»</w:t>
      </w:r>
      <w:r w:rsidRPr="009212B8">
        <w:rPr>
          <w:rStyle w:val="afc"/>
          <w:sz w:val="22"/>
          <w:szCs w:val="22"/>
        </w:rPr>
        <w:footnoteReference w:id="2"/>
      </w:r>
      <w:r w:rsidRPr="009212B8">
        <w:rPr>
          <w:i/>
          <w:iCs/>
          <w:sz w:val="22"/>
          <w:szCs w:val="22"/>
        </w:rPr>
        <w:t>)</w:t>
      </w:r>
      <w:r w:rsidRPr="009212B8">
        <w:rPr>
          <w:sz w:val="22"/>
          <w:szCs w:val="22"/>
        </w:rPr>
        <w:t xml:space="preserve">, размещены документы, указанные в </w:t>
      </w:r>
      <w:del w:id="175" w:author="Rinat Gub" w:date="2022-12-06T13:44:00Z">
        <w:r w:rsidR="00B55EFA">
          <w:rPr>
            <w:sz w:val="22"/>
            <w:szCs w:val="22"/>
          </w:rPr>
          <w:delText xml:space="preserve">разделе </w:delText>
        </w:r>
      </w:del>
      <w:ins w:id="176" w:author="Rinat Gub" w:date="2022-12-06T13:44:00Z">
        <w:r w:rsidRPr="009212B8">
          <w:rPr>
            <w:sz w:val="22"/>
            <w:szCs w:val="22"/>
          </w:rPr>
          <w:t>п.3.</w:t>
        </w:r>
      </w:ins>
      <w:r w:rsidRPr="009212B8">
        <w:rPr>
          <w:sz w:val="22"/>
          <w:szCs w:val="22"/>
        </w:rPr>
        <w:t>2</w:t>
      </w:r>
      <w:ins w:id="177" w:author="Rinat Gub" w:date="2022-12-06T13:44:00Z">
        <w:r w:rsidRPr="009212B8">
          <w:rPr>
            <w:sz w:val="22"/>
            <w:szCs w:val="22"/>
          </w:rPr>
          <w:t>.1</w:t>
        </w:r>
      </w:ins>
      <w:r w:rsidRPr="009212B8">
        <w:rPr>
          <w:sz w:val="22"/>
          <w:szCs w:val="22"/>
        </w:rPr>
        <w:t xml:space="preserve"> Блока </w:t>
      </w:r>
      <w:del w:id="178" w:author="Rinat Gub" w:date="2022-12-06T13:44:00Z">
        <w:r w:rsidR="00B55EFA">
          <w:rPr>
            <w:sz w:val="22"/>
            <w:szCs w:val="22"/>
          </w:rPr>
          <w:delText>9</w:delText>
        </w:r>
      </w:del>
      <w:ins w:id="179" w:author="Rinat Gub" w:date="2022-12-06T13:44:00Z">
        <w:r w:rsidRPr="009212B8">
          <w:rPr>
            <w:sz w:val="22"/>
            <w:szCs w:val="22"/>
          </w:rPr>
          <w:t>3</w:t>
        </w:r>
      </w:ins>
      <w:r w:rsidRPr="009212B8">
        <w:rPr>
          <w:sz w:val="22"/>
          <w:szCs w:val="22"/>
        </w:rPr>
        <w:t xml:space="preserve"> настоящего документа на последнюю отчетную дату </w:t>
      </w:r>
      <w:r w:rsidRPr="009212B8">
        <w:rPr>
          <w:i/>
          <w:iCs/>
          <w:sz w:val="22"/>
          <w:szCs w:val="22"/>
        </w:rPr>
        <w:t>(</w:t>
      </w:r>
      <w:r w:rsidRPr="00ED0B56">
        <w:rPr>
          <w:i/>
          <w:iCs/>
          <w:color w:val="333399"/>
          <w:sz w:val="22"/>
          <w:szCs w:val="22"/>
        </w:rPr>
        <w:t>указать отчетный период, например: 1 квартал 20</w:t>
      </w:r>
      <w:r w:rsidR="00876259">
        <w:rPr>
          <w:i/>
          <w:iCs/>
          <w:color w:val="333399"/>
          <w:sz w:val="22"/>
          <w:szCs w:val="22"/>
        </w:rPr>
        <w:t>__</w:t>
      </w:r>
      <w:r w:rsidRPr="00ED0B56">
        <w:rPr>
          <w:i/>
          <w:iCs/>
          <w:color w:val="333399"/>
          <w:sz w:val="22"/>
          <w:szCs w:val="22"/>
        </w:rPr>
        <w:t>года, 2 квартал 20</w:t>
      </w:r>
      <w:r w:rsidR="00876259">
        <w:rPr>
          <w:i/>
          <w:iCs/>
          <w:color w:val="333399"/>
          <w:sz w:val="22"/>
          <w:szCs w:val="22"/>
        </w:rPr>
        <w:t>__</w:t>
      </w:r>
      <w:r w:rsidRPr="00ED0B56">
        <w:rPr>
          <w:i/>
          <w:iCs/>
          <w:color w:val="333399"/>
          <w:sz w:val="22"/>
          <w:szCs w:val="22"/>
        </w:rPr>
        <w:t>года, 3 квартал 20</w:t>
      </w:r>
      <w:r w:rsidR="00876259">
        <w:rPr>
          <w:i/>
          <w:iCs/>
          <w:color w:val="333399"/>
          <w:sz w:val="22"/>
          <w:szCs w:val="22"/>
        </w:rPr>
        <w:t>__</w:t>
      </w:r>
      <w:r w:rsidRPr="00ED0B56">
        <w:rPr>
          <w:i/>
          <w:iCs/>
          <w:color w:val="333399"/>
          <w:sz w:val="22"/>
          <w:szCs w:val="22"/>
        </w:rPr>
        <w:t>года, 20</w:t>
      </w:r>
      <w:r w:rsidR="00876259">
        <w:rPr>
          <w:i/>
          <w:iCs/>
          <w:color w:val="333399"/>
          <w:sz w:val="22"/>
          <w:szCs w:val="22"/>
        </w:rPr>
        <w:t>__</w:t>
      </w:r>
      <w:r w:rsidRPr="00ED0B56">
        <w:rPr>
          <w:i/>
          <w:iCs/>
          <w:color w:val="333399"/>
          <w:sz w:val="22"/>
          <w:szCs w:val="22"/>
        </w:rPr>
        <w:t>год</w:t>
      </w:r>
      <w:r w:rsidRPr="009212B8">
        <w:rPr>
          <w:i/>
          <w:iCs/>
          <w:sz w:val="22"/>
          <w:szCs w:val="22"/>
        </w:rPr>
        <w:t xml:space="preserve"> )</w:t>
      </w:r>
      <w:r w:rsidRPr="009212B8">
        <w:rPr>
          <w:sz w:val="22"/>
          <w:szCs w:val="22"/>
        </w:rPr>
        <w:t xml:space="preserve">, необходимые для оценки </w:t>
      </w:r>
      <w:del w:id="180" w:author="Rinat Gub" w:date="2022-12-06T13:44:00Z">
        <w:r w:rsidR="00B55EFA">
          <w:rPr>
            <w:sz w:val="22"/>
            <w:szCs w:val="22"/>
          </w:rPr>
          <w:delText xml:space="preserve">уровня </w:delText>
        </w:r>
      </w:del>
      <w:r w:rsidRPr="009212B8">
        <w:rPr>
          <w:sz w:val="22"/>
          <w:szCs w:val="22"/>
        </w:rPr>
        <w:t>финансового состояния (</w:t>
      </w:r>
      <w:del w:id="181" w:author="Rinat Gub" w:date="2022-12-06T13:44:00Z">
        <w:r w:rsidR="00B55EFA">
          <w:rPr>
            <w:sz w:val="22"/>
            <w:szCs w:val="22"/>
          </w:rPr>
          <w:delText xml:space="preserve">раздел </w:delText>
        </w:r>
      </w:del>
      <w:ins w:id="182" w:author="Rinat Gub" w:date="2022-12-06T13:44:00Z">
        <w:r w:rsidRPr="009212B8">
          <w:rPr>
            <w:sz w:val="22"/>
            <w:szCs w:val="22"/>
          </w:rPr>
          <w:t>п.</w:t>
        </w:r>
      </w:ins>
      <w:r w:rsidRPr="009212B8">
        <w:rPr>
          <w:sz w:val="22"/>
          <w:szCs w:val="22"/>
        </w:rPr>
        <w:t xml:space="preserve">2 Блока </w:t>
      </w:r>
      <w:del w:id="183" w:author="Rinat Gub" w:date="2022-12-06T13:44:00Z">
        <w:r w:rsidR="00B55EFA">
          <w:rPr>
            <w:sz w:val="22"/>
            <w:szCs w:val="22"/>
          </w:rPr>
          <w:delText>9</w:delText>
        </w:r>
      </w:del>
      <w:ins w:id="184" w:author="Rinat Gub" w:date="2022-12-06T13:44:00Z">
        <w:r w:rsidRPr="009212B8">
          <w:rPr>
            <w:sz w:val="22"/>
            <w:szCs w:val="22"/>
          </w:rPr>
          <w:t>2</w:t>
        </w:r>
      </w:ins>
      <w:r w:rsidRPr="009212B8">
        <w:rPr>
          <w:sz w:val="22"/>
          <w:szCs w:val="22"/>
        </w:rPr>
        <w:t xml:space="preserve"> настоящего документа).</w:t>
      </w:r>
    </w:p>
    <w:p w:rsidR="00600522" w:rsidRPr="00203244" w:rsidRDefault="005D4AF8" w:rsidP="00207C7E">
      <w:pPr>
        <w:pStyle w:val="afa"/>
        <w:numPr>
          <w:ilvl w:val="0"/>
          <w:numId w:val="10"/>
        </w:numPr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  <w:pPrChange w:id="185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 w:rsidRPr="00203244">
        <w:rPr>
          <w:sz w:val="22"/>
          <w:szCs w:val="22"/>
        </w:rPr>
        <w:t xml:space="preserve">Сообщаем, что для оперативного уведомления по вопросам организационного характера и взаимодействия с </w:t>
      </w:r>
      <w:r w:rsidR="004859FF">
        <w:rPr>
          <w:sz w:val="22"/>
          <w:szCs w:val="22"/>
        </w:rPr>
        <w:t>ПАО</w:t>
      </w:r>
      <w:r w:rsidRPr="00203244">
        <w:rPr>
          <w:sz w:val="22"/>
          <w:szCs w:val="22"/>
        </w:rPr>
        <w:t xml:space="preserve"> «НК «Роснефть» нами уполномочен</w:t>
      </w:r>
      <w:r w:rsidR="00B31E56" w:rsidRPr="00203244">
        <w:rPr>
          <w:sz w:val="22"/>
          <w:szCs w:val="22"/>
        </w:rPr>
        <w:t>:</w:t>
      </w:r>
      <w:r w:rsidRPr="00203244">
        <w:rPr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>(указать ФИО, должность, контактные данные уполномоченного лица (лиц).</w:t>
      </w:r>
    </w:p>
    <w:p w:rsidR="00600522" w:rsidRPr="00203244" w:rsidRDefault="005D4AF8" w:rsidP="00207C7E">
      <w:pPr>
        <w:pStyle w:val="afa"/>
        <w:numPr>
          <w:ilvl w:val="0"/>
          <w:numId w:val="10"/>
        </w:numPr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  <w:pPrChange w:id="186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 w:rsidRPr="00203244">
        <w:rPr>
          <w:sz w:val="22"/>
          <w:szCs w:val="22"/>
        </w:rPr>
        <w:t>Филиалы</w:t>
      </w:r>
      <w:r w:rsidR="003A67A8" w:rsidRPr="00203244">
        <w:rPr>
          <w:sz w:val="22"/>
          <w:szCs w:val="22"/>
        </w:rPr>
        <w:t xml:space="preserve"> </w:t>
      </w:r>
      <w:r w:rsidR="00C87AB7"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203244">
        <w:rPr>
          <w:sz w:val="22"/>
          <w:szCs w:val="22"/>
        </w:rPr>
        <w:t xml:space="preserve">: </w:t>
      </w:r>
      <w:r w:rsidRPr="00203244">
        <w:rPr>
          <w:i/>
          <w:iCs/>
          <w:color w:val="333399"/>
          <w:sz w:val="22"/>
          <w:szCs w:val="22"/>
        </w:rPr>
        <w:t xml:space="preserve">(перечислить наименования и </w:t>
      </w:r>
      <w:r w:rsidR="00D642FF" w:rsidRPr="00203244">
        <w:rPr>
          <w:i/>
          <w:iCs/>
          <w:color w:val="333399"/>
          <w:sz w:val="22"/>
          <w:szCs w:val="22"/>
        </w:rPr>
        <w:t>фактические</w:t>
      </w:r>
      <w:r w:rsidRPr="00203244">
        <w:rPr>
          <w:i/>
          <w:iCs/>
          <w:color w:val="333399"/>
          <w:sz w:val="22"/>
          <w:szCs w:val="22"/>
        </w:rPr>
        <w:t xml:space="preserve"> адреса</w:t>
      </w:r>
      <w:r w:rsidR="003A67A8" w:rsidRPr="00203244">
        <w:rPr>
          <w:i/>
          <w:iCs/>
          <w:color w:val="333399"/>
          <w:sz w:val="22"/>
          <w:szCs w:val="22"/>
        </w:rPr>
        <w:t xml:space="preserve"> филиалов при наличии</w:t>
      </w:r>
      <w:r w:rsidRPr="00203244">
        <w:rPr>
          <w:i/>
          <w:iCs/>
          <w:color w:val="333399"/>
          <w:sz w:val="22"/>
          <w:szCs w:val="22"/>
        </w:rPr>
        <w:t>)</w:t>
      </w:r>
      <w:r w:rsidRPr="00203244">
        <w:rPr>
          <w:sz w:val="22"/>
          <w:szCs w:val="22"/>
        </w:rPr>
        <w:t>.</w:t>
      </w:r>
    </w:p>
    <w:p w:rsidR="00600522" w:rsidRPr="00203244" w:rsidRDefault="005D4AF8" w:rsidP="00C561E3">
      <w:pPr>
        <w:pStyle w:val="afa"/>
        <w:numPr>
          <w:ilvl w:val="0"/>
          <w:numId w:val="10"/>
        </w:numPr>
        <w:shd w:val="clear" w:color="auto" w:fill="FFFFFF"/>
        <w:spacing w:before="240" w:after="200" w:line="276" w:lineRule="auto"/>
        <w:ind w:left="924" w:right="11" w:hanging="357"/>
        <w:jc w:val="both"/>
        <w:rPr>
          <w:bCs/>
          <w:sz w:val="22"/>
          <w:szCs w:val="22"/>
        </w:rPr>
        <w:pPrChange w:id="187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 w:rsidRPr="00203244">
        <w:rPr>
          <w:sz w:val="22"/>
          <w:szCs w:val="22"/>
        </w:rPr>
        <w:t xml:space="preserve">Сведения о необходимости одобрения заключения сделки уполномоченными органами управления </w:t>
      </w:r>
      <w:r w:rsidR="003127FF" w:rsidRPr="00203244">
        <w:rPr>
          <w:sz w:val="22"/>
          <w:szCs w:val="22"/>
        </w:rPr>
        <w:t>Участник</w:t>
      </w:r>
      <w:r w:rsidRPr="00203244">
        <w:rPr>
          <w:sz w:val="22"/>
          <w:szCs w:val="22"/>
        </w:rPr>
        <w:t xml:space="preserve">а </w:t>
      </w:r>
      <w:r w:rsidR="00C01361" w:rsidRPr="00203244">
        <w:rPr>
          <w:sz w:val="22"/>
          <w:szCs w:val="22"/>
        </w:rPr>
        <w:t xml:space="preserve">закупки </w:t>
      </w:r>
      <w:r w:rsidRPr="00203244">
        <w:rPr>
          <w:sz w:val="22"/>
          <w:szCs w:val="22"/>
        </w:rPr>
        <w:t>/Заказчика:</w:t>
      </w:r>
      <w:r w:rsidR="00B31E56" w:rsidRPr="00203244">
        <w:rPr>
          <w:i/>
          <w:iCs/>
          <w:color w:val="333399"/>
          <w:sz w:val="22"/>
          <w:szCs w:val="22"/>
        </w:rPr>
        <w:t xml:space="preserve"> (указать).</w:t>
      </w:r>
    </w:p>
    <w:p w:rsidR="00C834B7" w:rsidRPr="00203244" w:rsidRDefault="005D4AF8" w:rsidP="00207C7E">
      <w:pPr>
        <w:pStyle w:val="afa"/>
        <w:numPr>
          <w:ilvl w:val="0"/>
          <w:numId w:val="10"/>
        </w:numPr>
        <w:shd w:val="clear" w:color="auto" w:fill="FFFFFF"/>
        <w:spacing w:before="240" w:after="200" w:line="276" w:lineRule="auto"/>
        <w:ind w:right="14"/>
        <w:jc w:val="both"/>
        <w:rPr>
          <w:sz w:val="22"/>
          <w:szCs w:val="22"/>
        </w:rPr>
        <w:pPrChange w:id="188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 w:rsidRPr="00203244">
        <w:rPr>
          <w:sz w:val="22"/>
          <w:szCs w:val="22"/>
        </w:rPr>
        <w:t xml:space="preserve">Сведения о привлекаемых </w:t>
      </w:r>
      <w:r w:rsidR="005B0E92" w:rsidRPr="00203244">
        <w:rPr>
          <w:sz w:val="22"/>
          <w:szCs w:val="22"/>
        </w:rPr>
        <w:t>субподрядчиках</w:t>
      </w:r>
      <w:r w:rsidR="0003419E">
        <w:rPr>
          <w:sz w:val="22"/>
          <w:szCs w:val="22"/>
        </w:rPr>
        <w:t xml:space="preserve"> (соисполнителях)</w:t>
      </w:r>
      <w:r w:rsidRPr="00203244">
        <w:rPr>
          <w:sz w:val="22"/>
          <w:szCs w:val="22"/>
        </w:rPr>
        <w:t xml:space="preserve">: </w:t>
      </w:r>
      <w:r w:rsidRPr="00203244">
        <w:rPr>
          <w:i/>
          <w:iCs/>
          <w:color w:val="333399"/>
          <w:sz w:val="22"/>
          <w:szCs w:val="22"/>
        </w:rPr>
        <w:t xml:space="preserve">(заполнить таблицу в случае привлечения </w:t>
      </w:r>
      <w:r w:rsidR="005B0E92" w:rsidRPr="00203244">
        <w:rPr>
          <w:i/>
          <w:iCs/>
          <w:color w:val="333399"/>
          <w:sz w:val="22"/>
          <w:szCs w:val="22"/>
        </w:rPr>
        <w:t>субподрядчиков</w:t>
      </w:r>
      <w:r w:rsidR="00864F28">
        <w:rPr>
          <w:i/>
          <w:iCs/>
          <w:color w:val="333399"/>
          <w:sz w:val="22"/>
          <w:szCs w:val="22"/>
        </w:rPr>
        <w:t xml:space="preserve"> </w:t>
      </w:r>
      <w:r w:rsidR="00864F28" w:rsidRPr="00864F28">
        <w:rPr>
          <w:i/>
          <w:iCs/>
          <w:color w:val="333399"/>
          <w:sz w:val="22"/>
          <w:szCs w:val="22"/>
        </w:rPr>
        <w:t>(соисполнителей</w:t>
      </w:r>
      <w:del w:id="189" w:author="Rinat Gub" w:date="2022-12-06T13:44:00Z">
        <w:r w:rsidR="00D63167" w:rsidRPr="00D63167">
          <w:rPr>
            <w:i/>
            <w:iCs/>
            <w:color w:val="333399"/>
            <w:sz w:val="22"/>
            <w:szCs w:val="22"/>
          </w:rPr>
          <w:delText xml:space="preserve">) </w:delText>
        </w:r>
        <w:r w:rsidR="005F426A" w:rsidRPr="00203244">
          <w:rPr>
            <w:i/>
            <w:iCs/>
            <w:color w:val="333399"/>
            <w:sz w:val="22"/>
            <w:szCs w:val="22"/>
          </w:rPr>
          <w:delText>/</w:delText>
        </w:r>
      </w:del>
      <w:ins w:id="190" w:author="Rinat Gub" w:date="2022-12-06T13:44:00Z">
        <w:r w:rsidR="00864F28" w:rsidRPr="00864F28">
          <w:rPr>
            <w:i/>
            <w:iCs/>
            <w:color w:val="333399"/>
            <w:sz w:val="22"/>
            <w:szCs w:val="22"/>
          </w:rPr>
          <w:t>)</w:t>
        </w:r>
        <w:r w:rsidRPr="00203244">
          <w:rPr>
            <w:i/>
            <w:iCs/>
            <w:color w:val="333399"/>
            <w:sz w:val="22"/>
            <w:szCs w:val="22"/>
          </w:rPr>
          <w:t>/</w:t>
        </w:r>
      </w:ins>
      <w:r w:rsidRPr="00203244">
        <w:rPr>
          <w:i/>
          <w:iCs/>
          <w:color w:val="333399"/>
          <w:sz w:val="22"/>
          <w:szCs w:val="22"/>
        </w:rPr>
        <w:t xml:space="preserve">в случае отсутствия привлекаемых </w:t>
      </w:r>
      <w:r w:rsidR="005B0E92" w:rsidRPr="00203244">
        <w:rPr>
          <w:i/>
          <w:iCs/>
          <w:color w:val="333399"/>
          <w:sz w:val="22"/>
          <w:szCs w:val="22"/>
        </w:rPr>
        <w:t>субподрядчиков</w:t>
      </w:r>
      <w:r w:rsidR="00864F28">
        <w:rPr>
          <w:i/>
          <w:iCs/>
          <w:color w:val="333399"/>
          <w:sz w:val="22"/>
          <w:szCs w:val="22"/>
        </w:rPr>
        <w:t xml:space="preserve"> </w:t>
      </w:r>
      <w:r w:rsidR="00864F28" w:rsidRPr="00864F28">
        <w:rPr>
          <w:i/>
          <w:iCs/>
          <w:color w:val="333399"/>
          <w:sz w:val="22"/>
          <w:szCs w:val="22"/>
        </w:rPr>
        <w:t>(соисполнителей)</w:t>
      </w:r>
      <w:r w:rsidRPr="00203244">
        <w:rPr>
          <w:i/>
          <w:iCs/>
          <w:color w:val="333399"/>
          <w:sz w:val="22"/>
          <w:szCs w:val="22"/>
        </w:rPr>
        <w:t>, указать: «</w:t>
      </w:r>
      <w:r w:rsidRPr="003E040F">
        <w:rPr>
          <w:i/>
          <w:color w:val="333399"/>
          <w:sz w:val="22"/>
          <w:rPrChange w:id="191" w:author="Rinat Gub" w:date="2022-12-06T13:44:00Z">
            <w:rPr>
              <w:sz w:val="22"/>
            </w:rPr>
          </w:rPrChange>
        </w:rPr>
        <w:t xml:space="preserve">Привлекаемые </w:t>
      </w:r>
      <w:r w:rsidR="005B0E92" w:rsidRPr="00203244">
        <w:rPr>
          <w:i/>
          <w:color w:val="333399"/>
          <w:sz w:val="22"/>
          <w:rPrChange w:id="192" w:author="Rinat Gub" w:date="2022-12-06T13:44:00Z">
            <w:rPr>
              <w:sz w:val="22"/>
            </w:rPr>
          </w:rPrChange>
        </w:rPr>
        <w:t>субподрядчики</w:t>
      </w:r>
      <w:r w:rsidR="00864F28">
        <w:rPr>
          <w:i/>
          <w:color w:val="333399"/>
          <w:sz w:val="22"/>
          <w:rPrChange w:id="193" w:author="Rinat Gub" w:date="2022-12-06T13:44:00Z">
            <w:rPr>
              <w:sz w:val="22"/>
            </w:rPr>
          </w:rPrChange>
        </w:rPr>
        <w:t xml:space="preserve"> </w:t>
      </w:r>
      <w:r w:rsidR="00864F28" w:rsidRPr="00864F28">
        <w:rPr>
          <w:i/>
          <w:color w:val="333399"/>
          <w:sz w:val="22"/>
          <w:rPrChange w:id="194" w:author="Rinat Gub" w:date="2022-12-06T13:44:00Z">
            <w:rPr>
              <w:sz w:val="22"/>
            </w:rPr>
          </w:rPrChange>
        </w:rPr>
        <w:t>(</w:t>
      </w:r>
      <w:del w:id="195" w:author="Rinat Gub" w:date="2022-12-06T13:44:00Z">
        <w:r w:rsidR="00D63167" w:rsidRPr="00D63167">
          <w:rPr>
            <w:sz w:val="22"/>
            <w:szCs w:val="22"/>
          </w:rPr>
          <w:delText>соисполнители</w:delText>
        </w:r>
      </w:del>
      <w:ins w:id="196" w:author="Rinat Gub" w:date="2022-12-06T13:44:00Z">
        <w:r w:rsidR="00864F28" w:rsidRPr="00864F28">
          <w:rPr>
            <w:i/>
            <w:iCs/>
            <w:color w:val="333399"/>
            <w:sz w:val="22"/>
            <w:szCs w:val="22"/>
          </w:rPr>
          <w:t>соисполнителей</w:t>
        </w:r>
      </w:ins>
      <w:r w:rsidR="00864F28" w:rsidRPr="00864F28">
        <w:rPr>
          <w:i/>
          <w:color w:val="333399"/>
          <w:sz w:val="22"/>
          <w:rPrChange w:id="197" w:author="Rinat Gub" w:date="2022-12-06T13:44:00Z">
            <w:rPr>
              <w:sz w:val="22"/>
            </w:rPr>
          </w:rPrChange>
        </w:rPr>
        <w:t>)</w:t>
      </w:r>
      <w:r w:rsidRPr="003E040F">
        <w:rPr>
          <w:i/>
          <w:color w:val="333399"/>
          <w:sz w:val="22"/>
          <w:rPrChange w:id="198" w:author="Rinat Gub" w:date="2022-12-06T13:44:00Z">
            <w:rPr>
              <w:sz w:val="22"/>
            </w:rPr>
          </w:rPrChange>
        </w:rPr>
        <w:t xml:space="preserve"> отсутствуют</w:t>
      </w:r>
      <w:r w:rsidRPr="00203244">
        <w:rPr>
          <w:i/>
          <w:iCs/>
          <w:color w:val="333399"/>
          <w:sz w:val="22"/>
          <w:szCs w:val="22"/>
        </w:rPr>
        <w:t>»)</w:t>
      </w:r>
    </w:p>
    <w:tbl>
      <w:tblPr>
        <w:tblW w:w="924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  <w:tblPrChange w:id="199" w:author="Rinat Gub" w:date="2022-12-06T13:44:00Z">
          <w:tblPr>
            <w:tblW w:w="9243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6" w:space="0" w:color="auto"/>
              <w:insideV w:val="single" w:sz="6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601"/>
        <w:gridCol w:w="3090"/>
        <w:gridCol w:w="2126"/>
        <w:gridCol w:w="2013"/>
        <w:gridCol w:w="1418"/>
        <w:tblGridChange w:id="200">
          <w:tblGrid>
            <w:gridCol w:w="709"/>
            <w:gridCol w:w="2977"/>
            <w:gridCol w:w="2126"/>
            <w:gridCol w:w="2013"/>
            <w:gridCol w:w="1418"/>
          </w:tblGrid>
        </w:tblGridChange>
      </w:tblGrid>
      <w:tr w:rsidR="00E32724" w:rsidRPr="00DA6355" w:rsidTr="001C4228">
        <w:tc>
          <w:tcPr>
            <w:tcW w:w="601" w:type="dxa"/>
            <w:tcPrChange w:id="201" w:author="Rinat Gub" w:date="2022-12-06T13:44:00Z">
              <w:tcPr>
                <w:tcW w:w="709" w:type="dxa"/>
              </w:tcPr>
            </w:tcPrChange>
          </w:tcPr>
          <w:p w:rsidR="0079781E" w:rsidRPr="00DA6355" w:rsidRDefault="0079781E" w:rsidP="00F50C17">
            <w:pPr>
              <w:ind w:firstLine="0"/>
              <w:jc w:val="left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>№ п/п</w:t>
            </w:r>
          </w:p>
        </w:tc>
        <w:tc>
          <w:tcPr>
            <w:tcW w:w="3090" w:type="dxa"/>
            <w:tcPrChange w:id="202" w:author="Rinat Gub" w:date="2022-12-06T13:44:00Z">
              <w:tcPr>
                <w:tcW w:w="2977" w:type="dxa"/>
              </w:tcPr>
            </w:tcPrChange>
          </w:tcPr>
          <w:p w:rsidR="0079781E" w:rsidRPr="00DA6355" w:rsidRDefault="0079781E" w:rsidP="00864F28">
            <w:pPr>
              <w:ind w:firstLine="0"/>
              <w:jc w:val="left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 xml:space="preserve">Наименование привлекаемого </w:t>
            </w:r>
            <w:r w:rsidR="005B0E92" w:rsidRPr="00DA6355">
              <w:rPr>
                <w:sz w:val="20"/>
                <w:szCs w:val="20"/>
              </w:rPr>
              <w:t>субподрядчика</w:t>
            </w:r>
            <w:r w:rsidR="00864F28">
              <w:rPr>
                <w:sz w:val="20"/>
                <w:szCs w:val="20"/>
              </w:rPr>
              <w:t xml:space="preserve"> </w:t>
            </w:r>
            <w:r w:rsidR="00864F28" w:rsidRPr="00864F28">
              <w:rPr>
                <w:sz w:val="20"/>
                <w:szCs w:val="20"/>
              </w:rPr>
              <w:t>(соисполнителя)</w:t>
            </w:r>
            <w:r w:rsidRPr="00DA6355">
              <w:rPr>
                <w:sz w:val="20"/>
                <w:szCs w:val="20"/>
              </w:rPr>
              <w:t>, ИНН</w:t>
            </w:r>
          </w:p>
        </w:tc>
        <w:tc>
          <w:tcPr>
            <w:tcW w:w="2126" w:type="dxa"/>
            <w:tcPrChange w:id="203" w:author="Rinat Gub" w:date="2022-12-06T13:44:00Z">
              <w:tcPr>
                <w:tcW w:w="2126" w:type="dxa"/>
              </w:tcPr>
            </w:tcPrChange>
          </w:tcPr>
          <w:p w:rsidR="0079781E" w:rsidRPr="00DA6355" w:rsidRDefault="0079781E" w:rsidP="00E32724">
            <w:pPr>
              <w:ind w:firstLine="0"/>
              <w:jc w:val="left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 xml:space="preserve">Наименование </w:t>
            </w:r>
            <w:del w:id="204" w:author="Rinat Gub" w:date="2022-12-06T13:44:00Z">
              <w:r w:rsidR="00C27C76" w:rsidRPr="00B6274C">
                <w:rPr>
                  <w:sz w:val="20"/>
                  <w:szCs w:val="20"/>
                </w:rPr>
                <w:delText>выполняемых работ</w:delText>
              </w:r>
            </w:del>
            <w:ins w:id="205" w:author="Rinat Gub" w:date="2022-12-06T13:44:00Z">
              <w:r w:rsidRPr="00DA6355">
                <w:rPr>
                  <w:sz w:val="20"/>
                  <w:szCs w:val="20"/>
                </w:rPr>
                <w:t>поставляем</w:t>
              </w:r>
              <w:r w:rsidR="00E32724" w:rsidRPr="00DA6355">
                <w:rPr>
                  <w:sz w:val="20"/>
                  <w:szCs w:val="20"/>
                </w:rPr>
                <w:t>ых</w:t>
              </w:r>
              <w:r w:rsidRPr="00DA6355">
                <w:rPr>
                  <w:sz w:val="20"/>
                  <w:szCs w:val="20"/>
                </w:rPr>
                <w:t xml:space="preserve"> товар</w:t>
              </w:r>
              <w:r w:rsidR="00E32724" w:rsidRPr="00DA6355">
                <w:rPr>
                  <w:sz w:val="20"/>
                  <w:szCs w:val="20"/>
                </w:rPr>
                <w:t>ов</w:t>
              </w:r>
            </w:ins>
            <w:r w:rsidRPr="00DA6355">
              <w:rPr>
                <w:sz w:val="20"/>
                <w:szCs w:val="20"/>
              </w:rPr>
              <w:t xml:space="preserve"> (иное)</w:t>
            </w:r>
          </w:p>
        </w:tc>
        <w:tc>
          <w:tcPr>
            <w:tcW w:w="2013" w:type="dxa"/>
            <w:tcPrChange w:id="206" w:author="Rinat Gub" w:date="2022-12-06T13:44:00Z">
              <w:tcPr>
                <w:tcW w:w="2013" w:type="dxa"/>
              </w:tcPr>
            </w:tcPrChange>
          </w:tcPr>
          <w:p w:rsidR="0079781E" w:rsidRPr="00DA6355" w:rsidRDefault="00C27C76" w:rsidP="00E32724">
            <w:pPr>
              <w:ind w:firstLine="0"/>
              <w:jc w:val="left"/>
              <w:rPr>
                <w:sz w:val="20"/>
                <w:szCs w:val="20"/>
              </w:rPr>
            </w:pPr>
            <w:del w:id="207" w:author="Rinat Gub" w:date="2022-12-06T13:44:00Z">
              <w:r w:rsidRPr="00B6274C">
                <w:rPr>
                  <w:sz w:val="20"/>
                  <w:szCs w:val="20"/>
                </w:rPr>
                <w:delText>О</w:delText>
              </w:r>
              <w:r w:rsidR="005F426A" w:rsidRPr="00B6274C">
                <w:rPr>
                  <w:sz w:val="20"/>
                  <w:szCs w:val="20"/>
                </w:rPr>
                <w:delText xml:space="preserve">бъем </w:delText>
              </w:r>
              <w:r w:rsidRPr="00B6274C">
                <w:rPr>
                  <w:sz w:val="20"/>
                  <w:szCs w:val="20"/>
                </w:rPr>
                <w:delText>выполнения работ</w:delText>
              </w:r>
            </w:del>
            <w:ins w:id="208" w:author="Rinat Gub" w:date="2022-12-06T13:44:00Z">
              <w:r w:rsidR="0079781E" w:rsidRPr="00DA6355">
                <w:rPr>
                  <w:sz w:val="20"/>
                  <w:szCs w:val="20"/>
                </w:rPr>
                <w:t xml:space="preserve">Общий объем </w:t>
              </w:r>
              <w:r w:rsidR="00E32724" w:rsidRPr="00DA6355">
                <w:rPr>
                  <w:sz w:val="20"/>
                  <w:szCs w:val="20"/>
                </w:rPr>
                <w:t xml:space="preserve">поставок </w:t>
              </w:r>
            </w:ins>
            <w:r w:rsidR="00E32724" w:rsidRPr="00DA6355">
              <w:rPr>
                <w:sz w:val="20"/>
                <w:szCs w:val="20"/>
              </w:rPr>
              <w:br/>
              <w:t>(</w:t>
            </w:r>
            <w:r w:rsidR="0079781E" w:rsidRPr="00DA6355">
              <w:rPr>
                <w:sz w:val="20"/>
                <w:szCs w:val="20"/>
              </w:rPr>
              <w:t xml:space="preserve">в % от общего объема </w:t>
            </w:r>
            <w:del w:id="209" w:author="Rinat Gub" w:date="2022-12-06T13:44:00Z">
              <w:r w:rsidRPr="00B6274C">
                <w:rPr>
                  <w:sz w:val="20"/>
                  <w:szCs w:val="20"/>
                </w:rPr>
                <w:delText>выполняемых работ</w:delText>
              </w:r>
            </w:del>
            <w:ins w:id="210" w:author="Rinat Gub" w:date="2022-12-06T13:44:00Z">
              <w:r w:rsidR="0079781E" w:rsidRPr="00DA6355">
                <w:rPr>
                  <w:sz w:val="20"/>
                  <w:szCs w:val="20"/>
                </w:rPr>
                <w:t>поставляемых товаров</w:t>
              </w:r>
            </w:ins>
            <w:r w:rsidR="0079781E" w:rsidRPr="00DA6355">
              <w:rPr>
                <w:sz w:val="20"/>
                <w:szCs w:val="20"/>
              </w:rPr>
              <w:t xml:space="preserve">) </w:t>
            </w:r>
          </w:p>
        </w:tc>
        <w:tc>
          <w:tcPr>
            <w:tcW w:w="1418" w:type="dxa"/>
            <w:tcPrChange w:id="211" w:author="Rinat Gub" w:date="2022-12-06T13:44:00Z">
              <w:tcPr>
                <w:tcW w:w="1418" w:type="dxa"/>
              </w:tcPr>
            </w:tcPrChange>
          </w:tcPr>
          <w:p w:rsidR="0079781E" w:rsidRPr="00DA6355" w:rsidRDefault="0079781E" w:rsidP="00864F28">
            <w:pPr>
              <w:ind w:firstLine="28"/>
              <w:jc w:val="left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>Примечания</w:t>
            </w:r>
            <w:r w:rsidR="00233D62" w:rsidRPr="00864F28">
              <w:rPr>
                <w:sz w:val="20"/>
                <w:rPrChange w:id="212" w:author="Rinat Gub" w:date="2022-12-06T13:44:00Z">
                  <w:rPr>
                    <w:i/>
                    <w:sz w:val="20"/>
                  </w:rPr>
                </w:rPrChange>
              </w:rPr>
              <w:t xml:space="preserve">(в т.ч. является ли субподрядчик </w:t>
            </w:r>
            <w:r w:rsidR="00864F28" w:rsidRPr="00864F28">
              <w:rPr>
                <w:sz w:val="20"/>
                <w:rPrChange w:id="213" w:author="Rinat Gub" w:date="2022-12-06T13:44:00Z">
                  <w:rPr>
                    <w:i/>
                    <w:sz w:val="20"/>
                  </w:rPr>
                </w:rPrChange>
              </w:rPr>
              <w:t>(соисполнитель)</w:t>
            </w:r>
            <w:r w:rsidR="004E3B26">
              <w:rPr>
                <w:sz w:val="20"/>
                <w:rPrChange w:id="214" w:author="Rinat Gub" w:date="2022-12-06T13:44:00Z">
                  <w:rPr>
                    <w:i/>
                    <w:sz w:val="20"/>
                  </w:rPr>
                </w:rPrChange>
              </w:rPr>
              <w:t xml:space="preserve"> </w:t>
            </w:r>
            <w:r w:rsidR="00233D62" w:rsidRPr="00864F28">
              <w:rPr>
                <w:sz w:val="20"/>
                <w:rPrChange w:id="215" w:author="Rinat Gub" w:date="2022-12-06T13:44:00Z">
                  <w:rPr>
                    <w:i/>
                    <w:sz w:val="20"/>
                  </w:rPr>
                </w:rPrChange>
              </w:rPr>
              <w:t>субъектом МСП)</w:t>
            </w:r>
          </w:p>
        </w:tc>
      </w:tr>
      <w:tr w:rsidR="0079781E" w:rsidRPr="00203244" w:rsidTr="001C4228">
        <w:tc>
          <w:tcPr>
            <w:tcW w:w="9248" w:type="dxa"/>
            <w:gridSpan w:val="5"/>
            <w:tcPrChange w:id="216" w:author="Rinat Gub" w:date="2022-12-06T13:44:00Z">
              <w:tcPr>
                <w:tcW w:w="9243" w:type="dxa"/>
                <w:gridSpan w:val="5"/>
              </w:tcPr>
            </w:tcPrChange>
          </w:tcPr>
          <w:p w:rsidR="00880091" w:rsidRPr="00203244" w:rsidRDefault="0079781E" w:rsidP="001F03EF">
            <w:pPr>
              <w:ind w:firstLine="0"/>
              <w:rPr>
                <w:rPrChange w:id="217" w:author="Rinat Gub" w:date="2022-12-06T13:44:00Z">
                  <w:rPr>
                    <w:sz w:val="20"/>
                  </w:rPr>
                </w:rPrChange>
              </w:rPr>
            </w:pPr>
            <w:r w:rsidRPr="00203244">
              <w:rPr>
                <w:rPrChange w:id="218" w:author="Rinat Gub" w:date="2022-12-06T13:44:00Z">
                  <w:rPr>
                    <w:sz w:val="20"/>
                  </w:rPr>
                </w:rPrChange>
              </w:rPr>
              <w:t xml:space="preserve">Номер </w:t>
            </w:r>
            <w:del w:id="219" w:author="Rinat Gub" w:date="2022-12-06T13:44:00Z">
              <w:r w:rsidR="00B6274C" w:rsidRPr="00B6274C">
                <w:rPr>
                  <w:sz w:val="20"/>
                  <w:szCs w:val="20"/>
                </w:rPr>
                <w:delText xml:space="preserve">лота </w:delText>
              </w:r>
            </w:del>
            <w:r w:rsidRPr="00203244">
              <w:rPr>
                <w:rPrChange w:id="220" w:author="Rinat Gub" w:date="2022-12-06T13:44:00Z">
                  <w:rPr>
                    <w:sz w:val="20"/>
                  </w:rPr>
                </w:rPrChange>
              </w:rPr>
              <w:t xml:space="preserve">и наименование </w:t>
            </w:r>
            <w:r w:rsidR="00B31E56" w:rsidRPr="00203244">
              <w:rPr>
                <w:rPrChange w:id="221" w:author="Rinat Gub" w:date="2022-12-06T13:44:00Z">
                  <w:rPr>
                    <w:sz w:val="20"/>
                  </w:rPr>
                </w:rPrChange>
              </w:rPr>
              <w:t xml:space="preserve">предмета </w:t>
            </w:r>
            <w:r w:rsidR="0016112C" w:rsidRPr="00203244">
              <w:rPr>
                <w:rPrChange w:id="222" w:author="Rinat Gub" w:date="2022-12-06T13:44:00Z">
                  <w:rPr>
                    <w:sz w:val="20"/>
                  </w:rPr>
                </w:rPrChange>
              </w:rPr>
              <w:t>Договор</w:t>
            </w:r>
            <w:r w:rsidR="00B31E56" w:rsidRPr="00203244">
              <w:rPr>
                <w:rPrChange w:id="223" w:author="Rinat Gub" w:date="2022-12-06T13:44:00Z">
                  <w:rPr>
                    <w:sz w:val="20"/>
                  </w:rPr>
                </w:rPrChange>
              </w:rPr>
              <w:t xml:space="preserve">а (лота): </w:t>
            </w:r>
            <w:r w:rsidR="00B31E56" w:rsidRPr="00203244">
              <w:rPr>
                <w:i/>
                <w:color w:val="333399"/>
                <w:rPrChange w:id="224" w:author="Rinat Gub" w:date="2022-12-06T13:44:00Z">
                  <w:rPr>
                    <w:i/>
                    <w:color w:val="333399"/>
                    <w:sz w:val="20"/>
                  </w:rPr>
                </w:rPrChange>
              </w:rPr>
              <w:t>(указать)</w:t>
            </w:r>
          </w:p>
        </w:tc>
      </w:tr>
      <w:tr w:rsidR="00B31E56" w:rsidRPr="00203244" w:rsidTr="001C4228">
        <w:tc>
          <w:tcPr>
            <w:tcW w:w="601" w:type="dxa"/>
            <w:tcPrChange w:id="225" w:author="Rinat Gub" w:date="2022-12-06T13:44:00Z">
              <w:tcPr>
                <w:tcW w:w="709" w:type="dxa"/>
              </w:tcPr>
            </w:tcPrChange>
          </w:tcPr>
          <w:p w:rsidR="00B31E56" w:rsidRPr="00203244" w:rsidRDefault="00B31E56" w:rsidP="00013B69">
            <w:pPr>
              <w:pStyle w:val="afa"/>
              <w:numPr>
                <w:ilvl w:val="0"/>
                <w:numId w:val="11"/>
              </w:numPr>
              <w:pPrChange w:id="226" w:author="Rinat Gub" w:date="2022-12-06T13:44:00Z">
                <w:pPr>
                  <w:pStyle w:val="afa"/>
                  <w:numPr>
                    <w:numId w:val="80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090" w:type="dxa"/>
            <w:tcPrChange w:id="227" w:author="Rinat Gub" w:date="2022-12-06T13:44:00Z">
              <w:tcPr>
                <w:tcW w:w="2977" w:type="dxa"/>
              </w:tcPr>
            </w:tcPrChange>
          </w:tcPr>
          <w:p w:rsidR="00B31E56" w:rsidRPr="00203244" w:rsidRDefault="00B31E56" w:rsidP="00B31E56">
            <w:pPr>
              <w:ind w:firstLine="0"/>
              <w:rPr>
                <w:szCs w:val="20"/>
              </w:rPr>
            </w:pPr>
          </w:p>
        </w:tc>
        <w:tc>
          <w:tcPr>
            <w:tcW w:w="2126" w:type="dxa"/>
            <w:tcPrChange w:id="228" w:author="Rinat Gub" w:date="2022-12-06T13:44:00Z">
              <w:tcPr>
                <w:tcW w:w="2126" w:type="dxa"/>
              </w:tcPr>
            </w:tcPrChange>
          </w:tcPr>
          <w:p w:rsidR="00B31E56" w:rsidRPr="00203244" w:rsidRDefault="00B31E56" w:rsidP="00B31E56">
            <w:pPr>
              <w:ind w:firstLine="0"/>
              <w:rPr>
                <w:szCs w:val="20"/>
              </w:rPr>
            </w:pPr>
          </w:p>
        </w:tc>
        <w:tc>
          <w:tcPr>
            <w:tcW w:w="2013" w:type="dxa"/>
            <w:tcPrChange w:id="229" w:author="Rinat Gub" w:date="2022-12-06T13:44:00Z">
              <w:tcPr>
                <w:tcW w:w="2013" w:type="dxa"/>
              </w:tcPr>
            </w:tcPrChange>
          </w:tcPr>
          <w:p w:rsidR="00B31E56" w:rsidRPr="00203244" w:rsidRDefault="00B31E56" w:rsidP="00B31E56">
            <w:pPr>
              <w:ind w:firstLine="0"/>
              <w:rPr>
                <w:szCs w:val="20"/>
              </w:rPr>
            </w:pPr>
          </w:p>
        </w:tc>
        <w:tc>
          <w:tcPr>
            <w:tcW w:w="1418" w:type="dxa"/>
            <w:tcPrChange w:id="230" w:author="Rinat Gub" w:date="2022-12-06T13:44:00Z">
              <w:tcPr>
                <w:tcW w:w="1418" w:type="dxa"/>
              </w:tcPr>
            </w:tcPrChange>
          </w:tcPr>
          <w:p w:rsidR="00B31E56" w:rsidRPr="00203244" w:rsidRDefault="00B31E56" w:rsidP="00B31E56">
            <w:pPr>
              <w:ind w:firstLine="0"/>
              <w:rPr>
                <w:szCs w:val="20"/>
              </w:rPr>
            </w:pPr>
          </w:p>
        </w:tc>
      </w:tr>
      <w:tr w:rsidR="00E32724" w:rsidRPr="00203244" w:rsidTr="001C4228">
        <w:tc>
          <w:tcPr>
            <w:tcW w:w="601" w:type="dxa"/>
            <w:tcPrChange w:id="231" w:author="Rinat Gub" w:date="2022-12-06T13:44:00Z">
              <w:tcPr>
                <w:tcW w:w="709" w:type="dxa"/>
              </w:tcPr>
            </w:tcPrChange>
          </w:tcPr>
          <w:p w:rsidR="0079781E" w:rsidRPr="00203244" w:rsidRDefault="0079781E" w:rsidP="00013B69">
            <w:pPr>
              <w:pStyle w:val="afa"/>
              <w:numPr>
                <w:ilvl w:val="0"/>
                <w:numId w:val="11"/>
              </w:numPr>
              <w:pPrChange w:id="232" w:author="Rinat Gub" w:date="2022-12-06T13:44:00Z">
                <w:pPr>
                  <w:pStyle w:val="afa"/>
                  <w:numPr>
                    <w:numId w:val="80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090" w:type="dxa"/>
            <w:tcPrChange w:id="233" w:author="Rinat Gub" w:date="2022-12-06T13:44:00Z">
              <w:tcPr>
                <w:tcW w:w="2977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  <w:tc>
          <w:tcPr>
            <w:tcW w:w="2126" w:type="dxa"/>
            <w:tcPrChange w:id="234" w:author="Rinat Gub" w:date="2022-12-06T13:44:00Z">
              <w:tcPr>
                <w:tcW w:w="2126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  <w:tc>
          <w:tcPr>
            <w:tcW w:w="2013" w:type="dxa"/>
            <w:tcPrChange w:id="235" w:author="Rinat Gub" w:date="2022-12-06T13:44:00Z">
              <w:tcPr>
                <w:tcW w:w="2013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  <w:tc>
          <w:tcPr>
            <w:tcW w:w="1418" w:type="dxa"/>
            <w:tcPrChange w:id="236" w:author="Rinat Gub" w:date="2022-12-06T13:44:00Z">
              <w:tcPr>
                <w:tcW w:w="1418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</w:tr>
      <w:tr w:rsidR="00E32724" w:rsidRPr="00203244" w:rsidTr="001C4228">
        <w:tc>
          <w:tcPr>
            <w:tcW w:w="601" w:type="dxa"/>
            <w:tcPrChange w:id="237" w:author="Rinat Gub" w:date="2022-12-06T13:44:00Z">
              <w:tcPr>
                <w:tcW w:w="709" w:type="dxa"/>
              </w:tcPr>
            </w:tcPrChange>
          </w:tcPr>
          <w:p w:rsidR="00C834B7" w:rsidRPr="00203244" w:rsidRDefault="0079781E">
            <w:pPr>
              <w:ind w:firstLine="0"/>
              <w:jc w:val="left"/>
              <w:rPr>
                <w:szCs w:val="20"/>
              </w:rPr>
            </w:pPr>
            <w:r w:rsidRPr="00203244">
              <w:rPr>
                <w:szCs w:val="20"/>
              </w:rPr>
              <w:t>…</w:t>
            </w:r>
          </w:p>
        </w:tc>
        <w:tc>
          <w:tcPr>
            <w:tcW w:w="3090" w:type="dxa"/>
            <w:tcPrChange w:id="238" w:author="Rinat Gub" w:date="2022-12-06T13:44:00Z">
              <w:tcPr>
                <w:tcW w:w="2977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  <w:tc>
          <w:tcPr>
            <w:tcW w:w="2126" w:type="dxa"/>
            <w:tcPrChange w:id="239" w:author="Rinat Gub" w:date="2022-12-06T13:44:00Z">
              <w:tcPr>
                <w:tcW w:w="2126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  <w:tc>
          <w:tcPr>
            <w:tcW w:w="2013" w:type="dxa"/>
            <w:tcPrChange w:id="240" w:author="Rinat Gub" w:date="2022-12-06T13:44:00Z">
              <w:tcPr>
                <w:tcW w:w="2013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  <w:tc>
          <w:tcPr>
            <w:tcW w:w="1418" w:type="dxa"/>
            <w:tcPrChange w:id="241" w:author="Rinat Gub" w:date="2022-12-06T13:44:00Z">
              <w:tcPr>
                <w:tcW w:w="1418" w:type="dxa"/>
              </w:tcPr>
            </w:tcPrChange>
          </w:tcPr>
          <w:p w:rsidR="0079781E" w:rsidRPr="00203244" w:rsidRDefault="0079781E" w:rsidP="00F50C17">
            <w:pPr>
              <w:ind w:firstLine="0"/>
              <w:rPr>
                <w:szCs w:val="20"/>
              </w:rPr>
            </w:pPr>
          </w:p>
        </w:tc>
      </w:tr>
    </w:tbl>
    <w:p w:rsidR="00354FB5" w:rsidRPr="00354FB5" w:rsidRDefault="00354FB5" w:rsidP="00354FB5">
      <w:pPr>
        <w:ind w:firstLine="708"/>
        <w:rPr>
          <w:rPrChange w:id="242" w:author="Rinat Gub" w:date="2022-12-06T13:44:00Z">
            <w:rPr>
              <w:sz w:val="22"/>
            </w:rPr>
          </w:rPrChange>
        </w:rPr>
        <w:pPrChange w:id="243" w:author="Rinat Gub" w:date="2022-12-06T13:44:00Z">
          <w:pPr>
            <w:ind w:firstLine="0"/>
          </w:pPr>
        </w:pPrChange>
      </w:pPr>
    </w:p>
    <w:p w:rsidR="006E77B6" w:rsidRPr="004B3C60" w:rsidRDefault="006E77B6" w:rsidP="00354FB5">
      <w:pPr>
        <w:ind w:firstLine="708"/>
        <w:rPr>
          <w:sz w:val="22"/>
          <w:szCs w:val="22"/>
        </w:rPr>
      </w:pPr>
      <w:r w:rsidRPr="004B3C60">
        <w:rPr>
          <w:sz w:val="22"/>
          <w:szCs w:val="22"/>
        </w:rPr>
        <w:t>Сообщаем, что на дату подачи заявки в отношении привлекаемых субподрядчиков (соисполнителей) отсутствует следующая информация:</w:t>
      </w:r>
    </w:p>
    <w:p w:rsidR="006E77B6" w:rsidRPr="004B3C60" w:rsidRDefault="006E77B6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line="276" w:lineRule="auto"/>
        <w:ind w:left="924" w:hanging="357"/>
        <w:jc w:val="both"/>
        <w:rPr>
          <w:sz w:val="22"/>
          <w:szCs w:val="22"/>
        </w:rPr>
        <w:pPrChange w:id="244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ind w:left="927" w:hanging="360"/>
            <w:jc w:val="both"/>
          </w:pPr>
        </w:pPrChange>
      </w:pPr>
      <w:r w:rsidRPr="004B3C60">
        <w:rPr>
          <w:sz w:val="22"/>
          <w:szCs w:val="22"/>
        </w:rPr>
        <w:t>о фактах их неправомерного уклонения от заключения договора по результатам процедур закупок для ПАО «НК «Роснефть» и/или</w:t>
      </w:r>
      <w:r w:rsidR="00A9777F">
        <w:rPr>
          <w:sz w:val="22"/>
          <w:szCs w:val="22"/>
        </w:rPr>
        <w:t xml:space="preserve"> </w:t>
      </w:r>
      <w:r w:rsidRPr="004B3C60">
        <w:rPr>
          <w:sz w:val="22"/>
          <w:szCs w:val="22"/>
        </w:rPr>
        <w:t>Обществ Группы ПАО «НК «Роснефть» за последние 24 месяца;</w:t>
      </w:r>
    </w:p>
    <w:p w:rsidR="006E77B6" w:rsidRPr="004B3C60" w:rsidRDefault="006E77B6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line="276" w:lineRule="auto"/>
        <w:ind w:left="924" w:hanging="357"/>
        <w:jc w:val="both"/>
        <w:rPr>
          <w:rFonts w:ascii="Calibri" w:hAnsi="Calibri"/>
          <w:sz w:val="22"/>
          <w:szCs w:val="22"/>
        </w:rPr>
        <w:pPrChange w:id="245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spacing w:after="200"/>
            <w:ind w:left="927" w:hanging="360"/>
            <w:jc w:val="both"/>
          </w:pPr>
        </w:pPrChange>
      </w:pPr>
      <w:r w:rsidRPr="004B3C60">
        <w:rPr>
          <w:sz w:val="22"/>
          <w:szCs w:val="22"/>
        </w:rPr>
        <w:t>о фактах их отклонения от участия в закупочных процедурах ПАО «НК «Роснефть» и/или Обществ Группы ПАО «НК «Роснефть» в соответствии с пп. «г», «д» п.</w:t>
      </w:r>
      <w:del w:id="246" w:author="Rinat Gub" w:date="2022-12-06T13:44:00Z">
        <w:r w:rsidR="0079460C" w:rsidRPr="004B3C60">
          <w:rPr>
            <w:sz w:val="22"/>
            <w:szCs w:val="22"/>
          </w:rPr>
          <w:delText>1</w:delText>
        </w:r>
        <w:r w:rsidR="00B55EFA">
          <w:rPr>
            <w:sz w:val="22"/>
            <w:szCs w:val="22"/>
          </w:rPr>
          <w:delText>0</w:delText>
        </w:r>
      </w:del>
      <w:ins w:id="247" w:author="Rinat Gub" w:date="2022-12-06T13:44:00Z">
        <w:r w:rsidRPr="004B3C60">
          <w:rPr>
            <w:sz w:val="22"/>
            <w:szCs w:val="22"/>
          </w:rPr>
          <w:t>11</w:t>
        </w:r>
      </w:ins>
      <w:r w:rsidRPr="004B3C60">
        <w:rPr>
          <w:sz w:val="22"/>
          <w:szCs w:val="22"/>
        </w:rPr>
        <w:t>.6.1.</w:t>
      </w:r>
      <w:del w:id="248" w:author="Rinat Gub" w:date="2022-12-06T13:44:00Z">
        <w:r w:rsidR="00B55EFA" w:rsidRPr="004B3C60">
          <w:rPr>
            <w:sz w:val="22"/>
            <w:szCs w:val="22"/>
          </w:rPr>
          <w:delText>1</w:delText>
        </w:r>
        <w:r w:rsidR="00B55EFA">
          <w:rPr>
            <w:sz w:val="22"/>
            <w:szCs w:val="22"/>
          </w:rPr>
          <w:delText>6</w:delText>
        </w:r>
      </w:del>
      <w:ins w:id="249" w:author="Rinat Gub" w:date="2022-12-06T13:44:00Z">
        <w:r w:rsidRPr="004B3C60">
          <w:rPr>
            <w:sz w:val="22"/>
            <w:szCs w:val="22"/>
          </w:rPr>
          <w:t>14</w:t>
        </w:r>
      </w:ins>
      <w:r w:rsidRPr="004B3C60">
        <w:rPr>
          <w:sz w:val="22"/>
          <w:szCs w:val="22"/>
        </w:rPr>
        <w:t xml:space="preserve"> Положения о закупке за последние 12 месяцев»;</w:t>
      </w:r>
    </w:p>
    <w:p w:rsidR="006E77B6" w:rsidRPr="004B3C60" w:rsidRDefault="006E77B6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line="276" w:lineRule="auto"/>
        <w:ind w:left="924" w:hanging="357"/>
        <w:jc w:val="both"/>
        <w:rPr>
          <w:sz w:val="22"/>
          <w:szCs w:val="22"/>
        </w:rPr>
        <w:pPrChange w:id="250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spacing w:after="200"/>
            <w:ind w:left="927" w:hanging="360"/>
            <w:jc w:val="both"/>
          </w:pPr>
        </w:pPrChange>
      </w:pPr>
      <w:r w:rsidRPr="004B3C60">
        <w:rPr>
          <w:sz w:val="22"/>
          <w:szCs w:val="22"/>
        </w:rPr>
        <w:t xml:space="preserve">о несоответствии их </w:t>
      </w:r>
      <w:ins w:id="251" w:author="Rinat Gub" w:date="2022-12-06T13:44:00Z">
        <w:r w:rsidRPr="004B3C60">
          <w:rPr>
            <w:sz w:val="22"/>
            <w:szCs w:val="22"/>
          </w:rPr>
          <w:t xml:space="preserve">минимальным </w:t>
        </w:r>
      </w:ins>
      <w:r w:rsidRPr="004B3C60">
        <w:rPr>
          <w:sz w:val="22"/>
          <w:szCs w:val="22"/>
        </w:rPr>
        <w:t xml:space="preserve">требованиям </w:t>
      </w:r>
      <w:del w:id="252" w:author="Rinat Gub" w:date="2022-12-06T13:44:00Z">
        <w:r w:rsidR="007A27DC">
          <w:rPr>
            <w:sz w:val="22"/>
            <w:szCs w:val="22"/>
          </w:rPr>
          <w:delText>в рамках должной осмотрительности</w:delText>
        </w:r>
      </w:del>
      <w:ins w:id="253" w:author="Rinat Gub" w:date="2022-12-06T13:44:00Z">
        <w:r w:rsidRPr="004B3C60">
          <w:rPr>
            <w:sz w:val="22"/>
            <w:szCs w:val="22"/>
          </w:rPr>
          <w:t>для прохождения аккредитации</w:t>
        </w:r>
      </w:ins>
      <w:r w:rsidRPr="004B3C60">
        <w:rPr>
          <w:sz w:val="22"/>
          <w:szCs w:val="22"/>
        </w:rPr>
        <w:t xml:space="preserve">, установленным в Блоке </w:t>
      </w:r>
      <w:del w:id="254" w:author="Rinat Gub" w:date="2022-12-06T13:44:00Z">
        <w:r w:rsidR="009F53EE">
          <w:rPr>
            <w:sz w:val="22"/>
            <w:szCs w:val="22"/>
          </w:rPr>
          <w:delText>10</w:delText>
        </w:r>
      </w:del>
      <w:ins w:id="255" w:author="Rinat Gub" w:date="2022-12-06T13:44:00Z">
        <w:r w:rsidRPr="004B3C60">
          <w:rPr>
            <w:sz w:val="22"/>
            <w:szCs w:val="22"/>
          </w:rPr>
          <w:t>9</w:t>
        </w:r>
      </w:ins>
      <w:r w:rsidRPr="004B3C60">
        <w:rPr>
          <w:sz w:val="22"/>
          <w:szCs w:val="22"/>
        </w:rPr>
        <w:t xml:space="preserve"> документации о закупке</w:t>
      </w:r>
      <w:r w:rsidRPr="004B3C60">
        <w:rPr>
          <w:i/>
          <w:iCs/>
          <w:sz w:val="22"/>
          <w:szCs w:val="22"/>
        </w:rPr>
        <w:t xml:space="preserve"> (</w:t>
      </w:r>
      <w:r w:rsidRPr="009E6121">
        <w:rPr>
          <w:i/>
          <w:iCs/>
          <w:color w:val="333399"/>
          <w:sz w:val="22"/>
          <w:szCs w:val="22"/>
        </w:rPr>
        <w:t>указать наименование закупки</w:t>
      </w:r>
      <w:r w:rsidRPr="004B3C60">
        <w:rPr>
          <w:i/>
          <w:iCs/>
          <w:sz w:val="22"/>
          <w:szCs w:val="22"/>
        </w:rPr>
        <w:t>)</w:t>
      </w:r>
      <w:r w:rsidRPr="004B3C60">
        <w:rPr>
          <w:sz w:val="22"/>
          <w:szCs w:val="22"/>
        </w:rPr>
        <w:t>;</w:t>
      </w:r>
    </w:p>
    <w:p w:rsidR="006E77B6" w:rsidRPr="004B3C60" w:rsidRDefault="006E77B6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line="276" w:lineRule="auto"/>
        <w:ind w:left="924" w:hanging="357"/>
        <w:jc w:val="both"/>
        <w:rPr>
          <w:sz w:val="22"/>
          <w:szCs w:val="22"/>
        </w:rPr>
        <w:pPrChange w:id="256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spacing w:after="200"/>
            <w:ind w:left="927" w:hanging="360"/>
            <w:jc w:val="both"/>
          </w:pPr>
        </w:pPrChange>
      </w:pPr>
      <w:r w:rsidRPr="004B3C60">
        <w:rPr>
          <w:sz w:val="22"/>
          <w:szCs w:val="22"/>
        </w:rPr>
        <w:t>о не п</w:t>
      </w:r>
      <w:r w:rsidR="00664F1B">
        <w:rPr>
          <w:sz w:val="22"/>
          <w:szCs w:val="22"/>
        </w:rPr>
        <w:t>риостановлении их деятельности;</w:t>
      </w:r>
    </w:p>
    <w:p w:rsidR="006E77B6" w:rsidRPr="004B3C60" w:rsidRDefault="006E77B6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line="276" w:lineRule="auto"/>
        <w:ind w:left="924" w:hanging="357"/>
        <w:jc w:val="both"/>
        <w:rPr>
          <w:sz w:val="22"/>
          <w:szCs w:val="22"/>
        </w:rPr>
        <w:pPrChange w:id="257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spacing w:after="200"/>
            <w:ind w:left="927" w:hanging="360"/>
            <w:jc w:val="both"/>
          </w:pPr>
        </w:pPrChange>
      </w:pPr>
      <w:r w:rsidRPr="004B3C60">
        <w:rPr>
          <w:sz w:val="22"/>
          <w:szCs w:val="22"/>
        </w:rPr>
        <w:lastRenderedPageBreak/>
        <w:t>об их</w:t>
      </w:r>
      <w:r w:rsidR="00A9777F">
        <w:rPr>
          <w:sz w:val="22"/>
          <w:szCs w:val="22"/>
        </w:rPr>
        <w:t xml:space="preserve"> </w:t>
      </w:r>
      <w:r w:rsidRPr="004B3C60">
        <w:rPr>
          <w:sz w:val="22"/>
          <w:szCs w:val="22"/>
        </w:rPr>
        <w:t>ликвидации;</w:t>
      </w:r>
    </w:p>
    <w:p w:rsidR="006E77B6" w:rsidRPr="004B3C60" w:rsidRDefault="006E77B6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line="276" w:lineRule="auto"/>
        <w:ind w:left="924" w:hanging="357"/>
        <w:jc w:val="both"/>
        <w:rPr>
          <w:sz w:val="22"/>
          <w:szCs w:val="22"/>
        </w:rPr>
        <w:pPrChange w:id="258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spacing w:after="200"/>
            <w:ind w:left="927" w:hanging="360"/>
            <w:jc w:val="both"/>
          </w:pPr>
        </w:pPrChange>
      </w:pPr>
      <w:r w:rsidRPr="004B3C60">
        <w:rPr>
          <w:sz w:val="22"/>
          <w:szCs w:val="22"/>
        </w:rPr>
        <w:t>о вступившим в законную силу судебного решения о признании их несостоятельным (банкротом) и об открытии конкурсного производства.</w:t>
      </w:r>
    </w:p>
    <w:p w:rsidR="006E77B6" w:rsidRPr="006E77B6" w:rsidRDefault="006E77B6" w:rsidP="003F1CD4">
      <w:pPr>
        <w:shd w:val="clear" w:color="auto" w:fill="FFFFFF"/>
        <w:spacing w:line="276" w:lineRule="auto"/>
        <w:ind w:right="14"/>
        <w:rPr>
          <w:sz w:val="22"/>
          <w:szCs w:val="22"/>
        </w:rPr>
        <w:pPrChange w:id="259" w:author="Rinat Gub" w:date="2022-12-06T13:44:00Z">
          <w:pPr>
            <w:pStyle w:val="afa"/>
            <w:shd w:val="clear" w:color="auto" w:fill="FFFFFF"/>
            <w:spacing w:before="240" w:after="200" w:line="276" w:lineRule="auto"/>
            <w:ind w:right="14"/>
            <w:jc w:val="both"/>
          </w:pPr>
        </w:pPrChange>
      </w:pPr>
    </w:p>
    <w:p w:rsidR="008558F1" w:rsidRDefault="00FE19EC" w:rsidP="003F1CD4">
      <w:pPr>
        <w:pStyle w:val="afa"/>
        <w:numPr>
          <w:ilvl w:val="0"/>
          <w:numId w:val="10"/>
        </w:numPr>
        <w:shd w:val="clear" w:color="auto" w:fill="FFFFFF"/>
        <w:spacing w:before="0" w:after="200" w:line="276" w:lineRule="auto"/>
        <w:ind w:right="14"/>
        <w:jc w:val="both"/>
        <w:rPr>
          <w:sz w:val="22"/>
          <w:szCs w:val="22"/>
        </w:rPr>
        <w:pPrChange w:id="260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 w:rsidRPr="00FE19EC">
        <w:rPr>
          <w:sz w:val="22"/>
          <w:szCs w:val="22"/>
        </w:rPr>
        <w:t xml:space="preserve">Наименование видов </w:t>
      </w:r>
      <w:del w:id="261" w:author="Rinat Gub" w:date="2022-12-06T13:44:00Z">
        <w:r w:rsidR="006F5B9E">
          <w:rPr>
            <w:sz w:val="22"/>
            <w:szCs w:val="22"/>
          </w:rPr>
          <w:delText>работ</w:delText>
        </w:r>
      </w:del>
      <w:ins w:id="262" w:author="Rinat Gub" w:date="2022-12-06T13:44:00Z">
        <w:r w:rsidRPr="00FE19EC">
          <w:rPr>
            <w:sz w:val="22"/>
            <w:szCs w:val="22"/>
          </w:rPr>
          <w:t>товаров</w:t>
        </w:r>
      </w:ins>
      <w:r w:rsidRPr="00FE19EC">
        <w:rPr>
          <w:sz w:val="22"/>
          <w:szCs w:val="22"/>
        </w:rPr>
        <w:t>,</w:t>
      </w:r>
      <w:r w:rsidR="009137C2">
        <w:rPr>
          <w:sz w:val="22"/>
          <w:szCs w:val="22"/>
        </w:rPr>
        <w:t xml:space="preserve"> </w:t>
      </w:r>
      <w:r w:rsidRPr="00FE19EC">
        <w:rPr>
          <w:sz w:val="22"/>
          <w:szCs w:val="22"/>
        </w:rPr>
        <w:t xml:space="preserve">на </w:t>
      </w:r>
      <w:del w:id="263" w:author="Rinat Gub" w:date="2022-12-06T13:44:00Z">
        <w:r w:rsidR="006F5B9E">
          <w:rPr>
            <w:sz w:val="22"/>
            <w:szCs w:val="22"/>
          </w:rPr>
          <w:delText>исполнение</w:delText>
        </w:r>
      </w:del>
      <w:ins w:id="264" w:author="Rinat Gub" w:date="2022-12-06T13:44:00Z">
        <w:r w:rsidRPr="00FE19EC">
          <w:rPr>
            <w:sz w:val="22"/>
            <w:szCs w:val="22"/>
          </w:rPr>
          <w:t>поставку</w:t>
        </w:r>
      </w:ins>
      <w:r w:rsidRPr="00FE19EC">
        <w:rPr>
          <w:sz w:val="22"/>
          <w:szCs w:val="22"/>
        </w:rPr>
        <w:t xml:space="preserve"> </w:t>
      </w:r>
      <w:r w:rsidR="009137C2" w:rsidRPr="009137C2">
        <w:rPr>
          <w:sz w:val="22"/>
          <w:szCs w:val="22"/>
        </w:rPr>
        <w:t>которых претендует Участник закупки: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65" w:author="Rinat Gub" w:date="2022-12-06T13:44:00Z">
          <w:tblPr>
            <w:tblW w:w="9072" w:type="dxa"/>
            <w:tblInd w:w="25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4678"/>
        <w:gridCol w:w="2410"/>
        <w:gridCol w:w="2126"/>
        <w:tblGridChange w:id="266">
          <w:tblGrid>
            <w:gridCol w:w="4536"/>
            <w:gridCol w:w="2410"/>
            <w:gridCol w:w="2126"/>
          </w:tblGrid>
        </w:tblGridChange>
      </w:tblGrid>
      <w:tr w:rsidR="009137C2" w:rsidRPr="00DA6355" w:rsidTr="001C4228">
        <w:tc>
          <w:tcPr>
            <w:tcW w:w="4678" w:type="dxa"/>
            <w:shd w:val="clear" w:color="auto" w:fill="auto"/>
            <w:vAlign w:val="center"/>
            <w:tcPrChange w:id="267" w:author="Rinat Gub" w:date="2022-12-06T13:44:00Z">
              <w:tcPr>
                <w:tcW w:w="4536" w:type="dxa"/>
                <w:shd w:val="clear" w:color="auto" w:fill="auto"/>
                <w:vAlign w:val="center"/>
              </w:tcPr>
            </w:tcPrChange>
          </w:tcPr>
          <w:p w:rsidR="009A4AA4" w:rsidRPr="00DA6355" w:rsidRDefault="00FE19EC">
            <w:pPr>
              <w:ind w:firstLine="0"/>
              <w:jc w:val="center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 xml:space="preserve">Наименование видов </w:t>
            </w:r>
            <w:del w:id="268" w:author="Rinat Gub" w:date="2022-12-06T13:44:00Z">
              <w:r w:rsidR="006F5B9E" w:rsidRPr="00653A34">
                <w:rPr>
                  <w:sz w:val="20"/>
                  <w:szCs w:val="20"/>
                </w:rPr>
                <w:delText>работ</w:delText>
              </w:r>
            </w:del>
            <w:ins w:id="269" w:author="Rinat Gub" w:date="2022-12-06T13:44:00Z">
              <w:r w:rsidRPr="00DA6355">
                <w:rPr>
                  <w:sz w:val="20"/>
                  <w:szCs w:val="20"/>
                </w:rPr>
                <w:t>товаров</w:t>
              </w:r>
            </w:ins>
            <w:r w:rsidRPr="00DA6355">
              <w:rPr>
                <w:sz w:val="20"/>
                <w:szCs w:val="20"/>
              </w:rPr>
              <w:t xml:space="preserve"> </w:t>
            </w:r>
            <w:r w:rsidR="009137C2" w:rsidRPr="00DA6355">
              <w:rPr>
                <w:sz w:val="20"/>
                <w:szCs w:val="20"/>
              </w:rPr>
              <w:t>по направлению деятельности</w:t>
            </w:r>
          </w:p>
        </w:tc>
        <w:tc>
          <w:tcPr>
            <w:tcW w:w="2410" w:type="dxa"/>
            <w:shd w:val="clear" w:color="auto" w:fill="auto"/>
            <w:tcPrChange w:id="270" w:author="Rinat Gub" w:date="2022-12-06T13:44:00Z">
              <w:tcPr>
                <w:tcW w:w="2410" w:type="dxa"/>
                <w:shd w:val="clear" w:color="auto" w:fill="auto"/>
              </w:tcPr>
            </w:tcPrChange>
          </w:tcPr>
          <w:p w:rsidR="009A4AA4" w:rsidRPr="00DA6355" w:rsidRDefault="00FE19EC">
            <w:pPr>
              <w:ind w:firstLine="0"/>
              <w:jc w:val="center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>Код ОКП</w:t>
            </w:r>
            <w:r w:rsidR="00E4689A" w:rsidRPr="00DA6355">
              <w:rPr>
                <w:sz w:val="20"/>
                <w:szCs w:val="20"/>
              </w:rPr>
              <w:t>Д2</w:t>
            </w:r>
          </w:p>
          <w:p w:rsidR="009A4AA4" w:rsidRPr="00DA6355" w:rsidRDefault="00FE19EC">
            <w:pPr>
              <w:ind w:firstLine="0"/>
              <w:jc w:val="center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>(при наличии)</w:t>
            </w:r>
          </w:p>
        </w:tc>
        <w:tc>
          <w:tcPr>
            <w:tcW w:w="2126" w:type="dxa"/>
            <w:shd w:val="clear" w:color="auto" w:fill="auto"/>
            <w:tcPrChange w:id="271" w:author="Rinat Gub" w:date="2022-12-06T13:44:00Z">
              <w:tcPr>
                <w:tcW w:w="2126" w:type="dxa"/>
                <w:shd w:val="clear" w:color="auto" w:fill="auto"/>
              </w:tcPr>
            </w:tcPrChange>
          </w:tcPr>
          <w:p w:rsidR="009A4AA4" w:rsidRPr="00DA6355" w:rsidRDefault="009137C2">
            <w:pPr>
              <w:ind w:firstLine="0"/>
              <w:jc w:val="center"/>
              <w:rPr>
                <w:sz w:val="20"/>
                <w:szCs w:val="20"/>
              </w:rPr>
            </w:pPr>
            <w:r w:rsidRPr="00DA6355">
              <w:rPr>
                <w:sz w:val="20"/>
                <w:szCs w:val="20"/>
              </w:rPr>
              <w:t>К</w:t>
            </w:r>
            <w:r w:rsidR="00FE19EC" w:rsidRPr="00DA6355">
              <w:rPr>
                <w:sz w:val="20"/>
                <w:szCs w:val="20"/>
              </w:rPr>
              <w:t xml:space="preserve">атегория </w:t>
            </w:r>
            <w:r w:rsidRPr="00DA6355">
              <w:rPr>
                <w:sz w:val="20"/>
                <w:szCs w:val="20"/>
              </w:rPr>
              <w:t>У</w:t>
            </w:r>
            <w:r w:rsidR="00FE19EC" w:rsidRPr="00DA6355">
              <w:rPr>
                <w:sz w:val="20"/>
                <w:szCs w:val="20"/>
              </w:rPr>
              <w:t>частника закупки</w:t>
            </w:r>
          </w:p>
        </w:tc>
      </w:tr>
      <w:tr w:rsidR="009137C2" w:rsidRPr="00203244" w:rsidTr="001C4228">
        <w:tc>
          <w:tcPr>
            <w:tcW w:w="4678" w:type="dxa"/>
            <w:tcPrChange w:id="272" w:author="Rinat Gub" w:date="2022-12-06T13:44:00Z">
              <w:tcPr>
                <w:tcW w:w="4536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2410" w:type="dxa"/>
            <w:tcPrChange w:id="273" w:author="Rinat Gub" w:date="2022-12-06T13:44:00Z">
              <w:tcPr>
                <w:tcW w:w="2410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2126" w:type="dxa"/>
            <w:tcPrChange w:id="274" w:author="Rinat Gub" w:date="2022-12-06T13:44:00Z">
              <w:tcPr>
                <w:tcW w:w="2126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9137C2" w:rsidRPr="00203244" w:rsidTr="001C4228">
        <w:tc>
          <w:tcPr>
            <w:tcW w:w="4678" w:type="dxa"/>
            <w:tcPrChange w:id="275" w:author="Rinat Gub" w:date="2022-12-06T13:44:00Z">
              <w:tcPr>
                <w:tcW w:w="4536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2410" w:type="dxa"/>
            <w:tcPrChange w:id="276" w:author="Rinat Gub" w:date="2022-12-06T13:44:00Z">
              <w:tcPr>
                <w:tcW w:w="2410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2126" w:type="dxa"/>
            <w:tcPrChange w:id="277" w:author="Rinat Gub" w:date="2022-12-06T13:44:00Z">
              <w:tcPr>
                <w:tcW w:w="2126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9137C2" w:rsidRPr="00203244" w:rsidTr="001C4228">
        <w:tc>
          <w:tcPr>
            <w:tcW w:w="4678" w:type="dxa"/>
            <w:tcPrChange w:id="278" w:author="Rinat Gub" w:date="2022-12-06T13:44:00Z">
              <w:tcPr>
                <w:tcW w:w="4536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2410" w:type="dxa"/>
            <w:tcPrChange w:id="279" w:author="Rinat Gub" w:date="2022-12-06T13:44:00Z">
              <w:tcPr>
                <w:tcW w:w="2410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2126" w:type="dxa"/>
            <w:tcPrChange w:id="280" w:author="Rinat Gub" w:date="2022-12-06T13:44:00Z">
              <w:tcPr>
                <w:tcW w:w="2126" w:type="dxa"/>
              </w:tcPr>
            </w:tcPrChange>
          </w:tcPr>
          <w:p w:rsidR="009137C2" w:rsidRPr="00203244" w:rsidRDefault="009137C2" w:rsidP="008558F1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9137C2" w:rsidRPr="0092463B" w:rsidRDefault="009137C2" w:rsidP="00DB4277">
      <w:pPr>
        <w:pStyle w:val="afa"/>
        <w:spacing w:after="120"/>
        <w:ind w:left="567"/>
        <w:jc w:val="both"/>
        <w:rPr>
          <w:i/>
          <w:iCs/>
          <w:color w:val="000000" w:themeColor="text1"/>
        </w:rPr>
        <w:pPrChange w:id="281" w:author="Rinat Gub" w:date="2022-12-06T13:44:00Z">
          <w:pPr>
            <w:pStyle w:val="afa"/>
            <w:spacing w:after="120"/>
            <w:jc w:val="both"/>
          </w:pPr>
        </w:pPrChange>
      </w:pPr>
      <w:r>
        <w:rPr>
          <w:i/>
          <w:iCs/>
          <w:color w:val="000000" w:themeColor="text1"/>
        </w:rPr>
        <w:t>Применимые категории Участника закупки</w:t>
      </w:r>
      <w:r w:rsidR="00DA6355">
        <w:rPr>
          <w:i/>
          <w:iCs/>
          <w:color w:val="000000" w:themeColor="text1"/>
        </w:rPr>
        <w:t xml:space="preserve"> </w:t>
      </w:r>
      <w:r w:rsidR="00DA6355">
        <w:rPr>
          <w:i/>
          <w:iCs/>
          <w:color w:val="333399"/>
          <w:sz w:val="22"/>
          <w:szCs w:val="22"/>
        </w:rPr>
        <w:t>(выбрать из списка)</w:t>
      </w:r>
      <w:r w:rsidR="00DA6355">
        <w:rPr>
          <w:i/>
          <w:iCs/>
          <w:color w:val="000000" w:themeColor="text1"/>
        </w:rPr>
        <w:t>:</w:t>
      </w:r>
      <w:r w:rsidR="00DA6355" w:rsidRPr="008558F1">
        <w:t xml:space="preserve"> </w:t>
      </w:r>
      <w:r w:rsidR="00DA6355" w:rsidRPr="006C3A63">
        <w:rPr>
          <w:i/>
          <w:iCs/>
          <w:color w:val="000000" w:themeColor="text1"/>
        </w:rPr>
        <w:t xml:space="preserve">«Производитель МТР» </w:t>
      </w:r>
      <w:r w:rsidR="00DA6355">
        <w:rPr>
          <w:i/>
          <w:iCs/>
          <w:color w:val="000000" w:themeColor="text1"/>
        </w:rPr>
        <w:t>/</w:t>
      </w:r>
      <w:r w:rsidR="00DA6355" w:rsidRPr="006C3A63">
        <w:rPr>
          <w:i/>
          <w:iCs/>
          <w:color w:val="000000" w:themeColor="text1"/>
        </w:rPr>
        <w:t>«Посредник / Дилер / Дистрибьютор»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«Сбытовая организация производителя» (Торговый дом)»</w:t>
      </w:r>
      <w:r w:rsidR="00DA6355">
        <w:rPr>
          <w:i/>
          <w:iCs/>
          <w:color w:val="000000" w:themeColor="text1"/>
        </w:rPr>
        <w:t>/</w:t>
      </w:r>
      <w:r w:rsidR="00DA6355" w:rsidRPr="006C3A63">
        <w:t xml:space="preserve"> </w:t>
      </w:r>
      <w:r w:rsidR="00DA6355" w:rsidRPr="006C3A63">
        <w:rPr>
          <w:i/>
          <w:iCs/>
          <w:color w:val="000000" w:themeColor="text1"/>
        </w:rPr>
        <w:t>«Исполнитель услуг (собственными силами)»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«Исполнитель услуг (с привлечением субисполнителей)»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«Подрядчик (собственными силами)»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«Генеральный подрядчик»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«Пэкиджер»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«Прочие Поставщики»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«Производитель импортозамещающей продукции»</w:t>
      </w:r>
      <w:r w:rsidR="00DA6355">
        <w:rPr>
          <w:i/>
          <w:iCs/>
          <w:color w:val="000000" w:themeColor="text1"/>
        </w:rPr>
        <w:t xml:space="preserve">/ </w:t>
      </w:r>
      <w:r w:rsidR="00DA6355" w:rsidRPr="006C3A63">
        <w:rPr>
          <w:i/>
          <w:iCs/>
          <w:color w:val="000000" w:themeColor="text1"/>
        </w:rPr>
        <w:t>«Дистрибьютор импортозамещающей продукции»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«Сервисная компания, сопровождающая импортозамещающую продукцию»</w:t>
      </w:r>
      <w:r w:rsidR="00DA6355">
        <w:rPr>
          <w:i/>
          <w:iCs/>
          <w:color w:val="000000" w:themeColor="text1"/>
        </w:rPr>
        <w:t xml:space="preserve"> / </w:t>
      </w:r>
      <w:r w:rsidR="00DA6355" w:rsidRPr="006C3A63">
        <w:rPr>
          <w:i/>
          <w:iCs/>
          <w:color w:val="000000" w:themeColor="text1"/>
        </w:rPr>
        <w:t>«Компания - инвесторов, финансирующая разработку импортозамещающей продукции»</w:t>
      </w:r>
      <w:r w:rsidR="00DA6355">
        <w:rPr>
          <w:i/>
          <w:iCs/>
          <w:color w:val="000000" w:themeColor="text1"/>
        </w:rPr>
        <w:t>.</w:t>
      </w:r>
    </w:p>
    <w:p w:rsidR="009137C2" w:rsidRPr="00686FF0" w:rsidRDefault="009137C2" w:rsidP="00E3430E">
      <w:pPr>
        <w:pStyle w:val="afa"/>
        <w:spacing w:after="120"/>
        <w:jc w:val="center"/>
        <w:rPr>
          <w:i/>
          <w:iCs/>
          <w:color w:val="000000" w:themeColor="text1"/>
        </w:rPr>
      </w:pPr>
    </w:p>
    <w:p w:rsidR="00360BEF" w:rsidRPr="007D2884" w:rsidRDefault="00360BEF" w:rsidP="00360BEF">
      <w:pPr>
        <w:pStyle w:val="afa"/>
        <w:numPr>
          <w:ilvl w:val="0"/>
          <w:numId w:val="10"/>
        </w:numPr>
        <w:spacing w:before="0" w:after="200" w:line="276" w:lineRule="auto"/>
        <w:jc w:val="both"/>
        <w:rPr>
          <w:color w:val="000000"/>
          <w:sz w:val="22"/>
          <w:rPrChange w:id="282" w:author="Rinat Gub" w:date="2022-12-06T13:44:00Z">
            <w:rPr>
              <w:color w:val="000000"/>
              <w:sz w:val="24"/>
            </w:rPr>
          </w:rPrChange>
        </w:rPr>
        <w:pPrChange w:id="283" w:author="Rinat Gub" w:date="2022-12-06T13:44:00Z">
          <w:pPr>
            <w:pStyle w:val="afa"/>
            <w:numPr>
              <w:numId w:val="51"/>
            </w:numPr>
            <w:spacing w:before="0" w:after="200" w:line="276" w:lineRule="auto"/>
            <w:ind w:hanging="360"/>
            <w:jc w:val="both"/>
          </w:pPr>
        </w:pPrChange>
      </w:pPr>
      <w:r w:rsidRPr="00360BEF">
        <w:rPr>
          <w:color w:val="000000"/>
          <w:rPrChange w:id="284" w:author="Rinat Gub" w:date="2022-12-06T13:44:00Z">
            <w:rPr>
              <w:color w:val="000000"/>
              <w:sz w:val="22"/>
            </w:rPr>
          </w:rPrChange>
        </w:rPr>
        <w:t>Сообщаем, что готовы соблюдать все принципы, изложенные в Декларации ПАО</w:t>
      </w:r>
      <w:r w:rsidRPr="00360BEF">
        <w:rPr>
          <w:color w:val="000000"/>
        </w:rPr>
        <w:t xml:space="preserve"> </w:t>
      </w:r>
      <w:r w:rsidRPr="00360BEF">
        <w:rPr>
          <w:color w:val="000000"/>
          <w:rPrChange w:id="285" w:author="Rinat Gub" w:date="2022-12-06T13:44:00Z">
            <w:rPr>
              <w:color w:val="000000"/>
              <w:sz w:val="22"/>
            </w:rPr>
          </w:rPrChange>
        </w:rPr>
        <w:t>«НК</w:t>
      </w:r>
      <w:r w:rsidRPr="00360BEF">
        <w:rPr>
          <w:color w:val="000000"/>
        </w:rPr>
        <w:t xml:space="preserve"> </w:t>
      </w:r>
      <w:r w:rsidRPr="00360BEF">
        <w:rPr>
          <w:color w:val="000000"/>
          <w:rPrChange w:id="286" w:author="Rinat Gub" w:date="2022-12-06T13:44:00Z">
            <w:rPr>
              <w:color w:val="000000"/>
              <w:sz w:val="22"/>
            </w:rPr>
          </w:rPrChange>
        </w:rPr>
        <w:t>«Роснефть» в области соблюдения прав человека при взаимодействии с поставщиками товаров, работ, услуг, размещенной на сайте ПАО «НК «Роснефть»</w:t>
      </w:r>
      <w:r>
        <w:rPr>
          <w:color w:val="000000"/>
          <w:rPrChange w:id="287" w:author="Rinat Gub" w:date="2022-12-06T13:44:00Z">
            <w:rPr>
              <w:color w:val="000000"/>
              <w:sz w:val="22"/>
            </w:rPr>
          </w:rPrChange>
        </w:rPr>
        <w:t xml:space="preserve"> </w:t>
      </w:r>
      <w:r w:rsidR="000E5AC8">
        <w:fldChar w:fldCharType="begin"/>
      </w:r>
      <w:r w:rsidR="000E5AC8">
        <w:instrText xml:space="preserve"> HYPERLINK "https://www.rosneft.ru/Development/Podhodi_k_sobljudeniju_prav_cheloveka/" </w:instrText>
      </w:r>
      <w:r w:rsidR="000E5AC8">
        <w:fldChar w:fldCharType="separate"/>
      </w:r>
      <w:r w:rsidRPr="007D2884">
        <w:rPr>
          <w:rStyle w:val="ac"/>
          <w:rPrChange w:id="288" w:author="Rinat Gub" w:date="2022-12-06T13:44:00Z">
            <w:rPr>
              <w:rStyle w:val="ac"/>
              <w:sz w:val="22"/>
            </w:rPr>
          </w:rPrChange>
        </w:rPr>
        <w:t>https://www.rosneft.ru/Development/Podhodi_k_sobljudeniju_prav_cheloveka/</w:t>
      </w:r>
      <w:r w:rsidR="000E5AC8">
        <w:rPr>
          <w:rStyle w:val="ac"/>
          <w:rPrChange w:id="289" w:author="Rinat Gub" w:date="2022-12-06T13:44:00Z">
            <w:rPr>
              <w:rStyle w:val="ac"/>
              <w:sz w:val="22"/>
            </w:rPr>
          </w:rPrChange>
        </w:rPr>
        <w:fldChar w:fldCharType="end"/>
      </w:r>
      <w:r w:rsidRPr="00360BEF">
        <w:rPr>
          <w:color w:val="000000"/>
          <w:sz w:val="22"/>
          <w:rPrChange w:id="290" w:author="Rinat Gub" w:date="2022-12-06T13:44:00Z">
            <w:rPr>
              <w:color w:val="000000"/>
              <w:sz w:val="24"/>
            </w:rPr>
          </w:rPrChange>
        </w:rPr>
        <w:t> </w:t>
      </w:r>
      <w:r w:rsidRPr="007D2884">
        <w:rPr>
          <w:color w:val="000000"/>
          <w:rPrChange w:id="291" w:author="Rinat Gub" w:date="2022-12-06T13:44:00Z">
            <w:rPr>
              <w:color w:val="000000"/>
              <w:sz w:val="22"/>
            </w:rPr>
          </w:rPrChange>
        </w:rPr>
        <w:t>в рамках исполнения заключаемых с ПАО «НК «Роснефть» и/или Обществами Группы договоров на поставку товаров, выполнение работ, оказание услуг, и распространить их на всех своих контрагентов и субподрядчиков по всей цепочке поставок.</w:t>
      </w:r>
    </w:p>
    <w:p w:rsidR="00360BEF" w:rsidRPr="00360BEF" w:rsidRDefault="00360BEF" w:rsidP="007D2884">
      <w:pPr>
        <w:pStyle w:val="afa"/>
        <w:spacing w:before="0" w:after="200" w:line="276" w:lineRule="auto"/>
        <w:ind w:left="927"/>
        <w:jc w:val="both"/>
        <w:rPr>
          <w:color w:val="000000"/>
          <w:sz w:val="22"/>
          <w:rPrChange w:id="292" w:author="Rinat Gub" w:date="2022-12-06T13:44:00Z">
            <w:rPr>
              <w:color w:val="000000"/>
              <w:sz w:val="24"/>
            </w:rPr>
          </w:rPrChange>
        </w:rPr>
      </w:pPr>
    </w:p>
    <w:p w:rsidR="00360BEF" w:rsidRDefault="00360BEF" w:rsidP="00360BE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szCs w:val="22"/>
        </w:rPr>
      </w:pPr>
      <w:r w:rsidRPr="00360BEF">
        <w:rPr>
          <w:rPrChange w:id="293" w:author="Rinat Gub" w:date="2022-12-06T13:44:00Z">
            <w:rPr>
              <w:sz w:val="22"/>
            </w:rPr>
          </w:rPrChange>
        </w:rPr>
        <w:t>Подтверждаю, что ознакомлен (а) с Декларацией ПАО «НК «Роснефть» в области соблюдения прав человека при взаимодействии с поставщиками товаров, работ, услуг</w:t>
      </w:r>
      <w:r w:rsidRPr="00360BEF">
        <w:rPr>
          <w:szCs w:val="22"/>
        </w:rPr>
        <w:t>.</w:t>
      </w:r>
    </w:p>
    <w:p w:rsidR="00360BEF" w:rsidRDefault="00360BEF" w:rsidP="00360BE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szCs w:val="22"/>
        </w:rPr>
      </w:pPr>
    </w:p>
    <w:p w:rsidR="00347672" w:rsidRPr="00686FF0" w:rsidRDefault="00FE19EC" w:rsidP="005B49CE">
      <w:pPr>
        <w:pStyle w:val="afa"/>
        <w:numPr>
          <w:ilvl w:val="0"/>
          <w:numId w:val="10"/>
        </w:numPr>
        <w:spacing w:before="240" w:after="200" w:line="276" w:lineRule="auto"/>
        <w:jc w:val="both"/>
        <w:rPr>
          <w:color w:val="000000"/>
          <w:rPrChange w:id="294" w:author="Rinat Gub" w:date="2022-12-06T13:44:00Z">
            <w:rPr>
              <w:color w:val="000000"/>
              <w:sz w:val="22"/>
            </w:rPr>
          </w:rPrChange>
        </w:rPr>
        <w:pPrChange w:id="295" w:author="Rinat Gub" w:date="2022-12-06T13:44:00Z">
          <w:pPr>
            <w:pStyle w:val="afa"/>
            <w:numPr>
              <w:numId w:val="51"/>
            </w:numPr>
            <w:shd w:val="clear" w:color="auto" w:fill="FFFFFF"/>
            <w:spacing w:before="240" w:after="200" w:line="276" w:lineRule="auto"/>
            <w:ind w:right="14" w:hanging="360"/>
            <w:jc w:val="both"/>
          </w:pPr>
        </w:pPrChange>
      </w:pPr>
      <w:r w:rsidRPr="00FE19EC">
        <w:rPr>
          <w:color w:val="000000"/>
          <w:rPrChange w:id="296" w:author="Rinat Gub" w:date="2022-12-06T13:44:00Z">
            <w:rPr>
              <w:color w:val="000000"/>
              <w:sz w:val="22"/>
            </w:rPr>
          </w:rPrChange>
        </w:rPr>
        <w:t xml:space="preserve">Сообщаем, что готовы соблюдать требования стандартов </w:t>
      </w:r>
      <w:r w:rsidRPr="00FE19EC">
        <w:t>[</w:t>
      </w:r>
      <w:r w:rsidR="00767803" w:rsidRPr="00767803">
        <w:rPr>
          <w:rStyle w:val="af3"/>
        </w:rPr>
        <w:t xml:space="preserve">указать наименование – </w:t>
      </w:r>
      <w:r w:rsidR="00017F01">
        <w:rPr>
          <w:rStyle w:val="af3"/>
        </w:rPr>
        <w:br/>
      </w:r>
      <w:r w:rsidR="004859FF">
        <w:rPr>
          <w:rStyle w:val="af3"/>
        </w:rPr>
        <w:t>ПАО</w:t>
      </w:r>
      <w:r w:rsidR="00767803" w:rsidRPr="00767803">
        <w:rPr>
          <w:rStyle w:val="af3"/>
        </w:rPr>
        <w:t xml:space="preserve"> «НК «РОСНЕФТЬ»/ОГ </w:t>
      </w:r>
      <w:r w:rsidR="004859FF">
        <w:rPr>
          <w:rStyle w:val="af3"/>
        </w:rPr>
        <w:t>ПАО</w:t>
      </w:r>
      <w:r w:rsidR="00767803" w:rsidRPr="00767803">
        <w:rPr>
          <w:rStyle w:val="af3"/>
        </w:rPr>
        <w:t> «НК «РОСНЕФТЬ»</w:t>
      </w:r>
      <w:r w:rsidRPr="00FE19EC">
        <w:t>]</w:t>
      </w:r>
      <w:r w:rsidRPr="00FE19EC">
        <w:rPr>
          <w:color w:val="000000"/>
          <w:rPrChange w:id="297" w:author="Rinat Gub" w:date="2022-12-06T13:44:00Z">
            <w:rPr>
              <w:color w:val="000000"/>
              <w:sz w:val="22"/>
            </w:rPr>
          </w:rPrChange>
        </w:rPr>
        <w:t xml:space="preserve">, размещенных на сайте </w:t>
      </w:r>
      <w:r w:rsidR="004859FF">
        <w:rPr>
          <w:color w:val="000000"/>
          <w:rPrChange w:id="298" w:author="Rinat Gub" w:date="2022-12-06T13:44:00Z">
            <w:rPr>
              <w:color w:val="000000"/>
              <w:sz w:val="22"/>
            </w:rPr>
          </w:rPrChange>
        </w:rPr>
        <w:t>ПАО</w:t>
      </w:r>
      <w:r w:rsidRPr="00FE19EC">
        <w:rPr>
          <w:color w:val="000000"/>
          <w:rPrChange w:id="299" w:author="Rinat Gub" w:date="2022-12-06T13:44:00Z">
            <w:rPr>
              <w:color w:val="000000"/>
              <w:sz w:val="22"/>
            </w:rPr>
          </w:rPrChange>
        </w:rPr>
        <w:t xml:space="preserve"> «НК «Роснефть» по адресу: </w:t>
      </w:r>
      <w:r w:rsidR="000E5AC8">
        <w:fldChar w:fldCharType="begin"/>
      </w:r>
      <w:r w:rsidR="000E5AC8">
        <w:instrText xml:space="preserve"> HYPERLINK "http://zakupki.rosneft.ru" </w:instrText>
      </w:r>
      <w:r w:rsidR="000E5AC8">
        <w:fldChar w:fldCharType="separate"/>
      </w:r>
      <w:r w:rsidRPr="00FE19EC">
        <w:rPr>
          <w:color w:val="000000"/>
          <w:rPrChange w:id="300" w:author="Rinat Gub" w:date="2022-12-06T13:44:00Z">
            <w:rPr>
              <w:color w:val="000000"/>
              <w:sz w:val="22"/>
            </w:rPr>
          </w:rPrChange>
        </w:rPr>
        <w:t>http://zakupki.rosneft.ru</w:t>
      </w:r>
      <w:r w:rsidR="000E5AC8">
        <w:rPr>
          <w:color w:val="000000"/>
          <w:rPrChange w:id="301" w:author="Rinat Gub" w:date="2022-12-06T13:44:00Z">
            <w:rPr>
              <w:color w:val="000000"/>
              <w:sz w:val="22"/>
            </w:rPr>
          </w:rPrChange>
        </w:rPr>
        <w:fldChar w:fldCharType="end"/>
      </w:r>
      <w:r w:rsidR="00432DAF">
        <w:rPr>
          <w:color w:val="000000"/>
          <w:rPrChange w:id="302" w:author="Rinat Gub" w:date="2022-12-06T13:44:00Z">
            <w:rPr>
              <w:color w:val="000000"/>
              <w:sz w:val="22"/>
            </w:rPr>
          </w:rPrChange>
        </w:rPr>
        <w:t>и/или приложенных к проекту договора.</w:t>
      </w:r>
    </w:p>
    <w:p w:rsidR="007D2884" w:rsidRDefault="007D2884" w:rsidP="007D2884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del w:id="303" w:author="Rinat Gub" w:date="2022-12-06T13:44:00Z"/>
          <w:szCs w:val="22"/>
        </w:rPr>
      </w:pPr>
    </w:p>
    <w:p w:rsidR="00932247" w:rsidRDefault="00932247" w:rsidP="0040134A">
      <w:pPr>
        <w:pStyle w:val="afa"/>
        <w:numPr>
          <w:ilvl w:val="0"/>
          <w:numId w:val="51"/>
        </w:numPr>
        <w:shd w:val="clear" w:color="auto" w:fill="FFFFFF"/>
        <w:spacing w:before="240" w:after="200" w:line="276" w:lineRule="auto"/>
        <w:ind w:right="14"/>
        <w:jc w:val="both"/>
        <w:rPr>
          <w:del w:id="304" w:author="Rinat Gub" w:date="2022-12-06T13:44:00Z"/>
          <w:bCs/>
          <w:sz w:val="22"/>
          <w:szCs w:val="22"/>
        </w:rPr>
      </w:pPr>
      <w:del w:id="305" w:author="Rinat Gub" w:date="2022-12-06T13:44:00Z">
        <w:r>
          <w:rPr>
            <w:color w:val="000000"/>
            <w:sz w:val="22"/>
            <w:szCs w:val="22"/>
          </w:rPr>
          <w:delText xml:space="preserve">Сообщаем о своем согласии, что в случае выбора победителем, обязуемся открыть счет в </w:delText>
        </w:r>
        <w:r w:rsidR="00B6274C">
          <w:rPr>
            <w:color w:val="000000"/>
            <w:sz w:val="22"/>
            <w:szCs w:val="22"/>
          </w:rPr>
          <w:delText>Банке </w:delText>
        </w:r>
        <w:r>
          <w:rPr>
            <w:color w:val="000000"/>
            <w:sz w:val="22"/>
            <w:szCs w:val="22"/>
          </w:rPr>
          <w:delText>«ВБРР»</w:delText>
        </w:r>
        <w:r w:rsidR="00B6274C">
          <w:rPr>
            <w:color w:val="000000"/>
            <w:sz w:val="22"/>
            <w:szCs w:val="22"/>
          </w:rPr>
          <w:delText xml:space="preserve"> (АО)</w:delText>
        </w:r>
        <w:r w:rsidR="00B854D8">
          <w:rPr>
            <w:color w:val="000000"/>
            <w:sz w:val="22"/>
            <w:szCs w:val="22"/>
          </w:rPr>
          <w:delText xml:space="preserve"> </w:delText>
        </w:r>
        <w:r w:rsidR="00F07DFA" w:rsidRPr="00F07DFA">
          <w:rPr>
            <w:color w:val="000000"/>
            <w:sz w:val="22"/>
            <w:szCs w:val="22"/>
          </w:rPr>
          <w:delText xml:space="preserve">/ПАО «Дальневосточный банк» </w:delText>
        </w:r>
        <w:r>
          <w:rPr>
            <w:color w:val="000000"/>
            <w:sz w:val="22"/>
            <w:szCs w:val="22"/>
          </w:rPr>
          <w:delText>(в случае его отсутствия) и использовать его для осуществления взаиморасчетов.</w:delText>
        </w:r>
      </w:del>
    </w:p>
    <w:p w:rsidR="00944217" w:rsidRDefault="00944217" w:rsidP="003A67A8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rPrChange w:id="306" w:author="Rinat Gub" w:date="2022-12-06T13:44:00Z">
            <w:rPr>
              <w:sz w:val="22"/>
            </w:rPr>
          </w:rPrChange>
        </w:rPr>
      </w:pPr>
    </w:p>
    <w:p w:rsidR="00E3430E" w:rsidRDefault="00DB74DD" w:rsidP="003A67A8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rPrChange w:id="307" w:author="Rinat Gub" w:date="2022-12-06T13:44:00Z">
            <w:rPr>
              <w:sz w:val="22"/>
            </w:rPr>
          </w:rPrChange>
        </w:rPr>
      </w:pPr>
      <w:r w:rsidRPr="00203244">
        <w:rPr>
          <w:szCs w:val="22"/>
        </w:rPr>
        <w:t xml:space="preserve">Подтверждаю, что ознакомлен (а) с </w:t>
      </w:r>
      <w:r>
        <w:rPr>
          <w:szCs w:val="22"/>
        </w:rPr>
        <w:t>действующим Положением Компании «О закупке товаров, работ, услуг», нормы</w:t>
      </w:r>
      <w:r w:rsidRPr="00203244">
        <w:rPr>
          <w:szCs w:val="22"/>
        </w:rPr>
        <w:t xml:space="preserve"> мне понятны.</w:t>
      </w:r>
    </w:p>
    <w:p w:rsidR="004F6F62" w:rsidRDefault="004F6F62" w:rsidP="003A67A8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rPrChange w:id="308" w:author="Rinat Gub" w:date="2022-12-06T13:44:00Z">
            <w:rPr>
              <w:sz w:val="22"/>
            </w:rPr>
          </w:rPrChange>
        </w:rPr>
      </w:pPr>
    </w:p>
    <w:p w:rsidR="004F6F62" w:rsidRDefault="004F6F62" w:rsidP="000E5AC8">
      <w:pPr>
        <w:pStyle w:val="afa"/>
        <w:numPr>
          <w:ilvl w:val="0"/>
          <w:numId w:val="10"/>
        </w:numPr>
        <w:spacing w:before="240" w:after="200" w:line="276" w:lineRule="auto"/>
        <w:jc w:val="both"/>
        <w:rPr>
          <w:sz w:val="22"/>
          <w:rPrChange w:id="309" w:author="Rinat Gub" w:date="2022-12-06T13:44:00Z">
            <w:rPr>
              <w:sz w:val="24"/>
            </w:rPr>
          </w:rPrChange>
        </w:rPr>
      </w:pPr>
      <w:r w:rsidRPr="004F6F62">
        <w:rPr>
          <w:color w:val="000000"/>
          <w:rPrChange w:id="310" w:author="Rinat Gub" w:date="2022-12-06T13:44:00Z">
            <w:rPr>
              <w:color w:val="000000"/>
              <w:sz w:val="22"/>
            </w:rPr>
          </w:rPrChange>
        </w:rPr>
        <w:t>Сообща</w:t>
      </w:r>
      <w:r>
        <w:rPr>
          <w:color w:val="000000"/>
          <w:rPrChange w:id="311" w:author="Rinat Gub" w:date="2022-12-06T13:44:00Z">
            <w:rPr>
              <w:color w:val="000000"/>
              <w:sz w:val="22"/>
            </w:rPr>
          </w:rPrChange>
        </w:rPr>
        <w:t>ем</w:t>
      </w:r>
      <w:r w:rsidRPr="004F6F62">
        <w:rPr>
          <w:color w:val="000000"/>
          <w:rPrChange w:id="312" w:author="Rinat Gub" w:date="2022-12-06T13:44:00Z">
            <w:rPr>
              <w:color w:val="000000"/>
              <w:sz w:val="22"/>
            </w:rPr>
          </w:rPrChange>
        </w:rPr>
        <w:t xml:space="preserve"> о своем согласии, что в случае </w:t>
      </w:r>
      <w:r>
        <w:rPr>
          <w:color w:val="000000"/>
          <w:rPrChange w:id="313" w:author="Rinat Gub" w:date="2022-12-06T13:44:00Z">
            <w:rPr>
              <w:color w:val="000000"/>
              <w:sz w:val="22"/>
            </w:rPr>
          </w:rPrChange>
        </w:rPr>
        <w:t>изменения представленных в данном документе сведений</w:t>
      </w:r>
      <w:r w:rsidRPr="004F6F62">
        <w:rPr>
          <w:color w:val="000000"/>
          <w:rPrChange w:id="314" w:author="Rinat Gub" w:date="2022-12-06T13:44:00Z">
            <w:rPr>
              <w:color w:val="000000"/>
              <w:sz w:val="22"/>
            </w:rPr>
          </w:rPrChange>
        </w:rPr>
        <w:t>, обязу</w:t>
      </w:r>
      <w:r>
        <w:rPr>
          <w:color w:val="000000"/>
          <w:rPrChange w:id="315" w:author="Rinat Gub" w:date="2022-12-06T13:44:00Z">
            <w:rPr>
              <w:color w:val="000000"/>
              <w:sz w:val="22"/>
            </w:rPr>
          </w:rPrChange>
        </w:rPr>
        <w:t xml:space="preserve">емся в течение 3-х рабочих дней письменно уведомить </w:t>
      </w:r>
      <w:r w:rsidRPr="00FE19EC">
        <w:rPr>
          <w:rPrChange w:id="316" w:author="Rinat Gub" w:date="2022-12-06T13:44:00Z">
            <w:rPr>
              <w:sz w:val="22"/>
            </w:rPr>
          </w:rPrChange>
        </w:rPr>
        <w:t>[</w:t>
      </w:r>
      <w:r w:rsidRPr="00767803">
        <w:rPr>
          <w:rStyle w:val="af3"/>
          <w:rPrChange w:id="317" w:author="Rinat Gub" w:date="2022-12-06T13:44:00Z">
            <w:rPr>
              <w:rStyle w:val="af3"/>
              <w:sz w:val="22"/>
            </w:rPr>
          </w:rPrChange>
        </w:rPr>
        <w:t xml:space="preserve">указать наименование – </w:t>
      </w:r>
      <w:r>
        <w:rPr>
          <w:rStyle w:val="af3"/>
        </w:rPr>
        <w:br/>
      </w:r>
      <w:r>
        <w:rPr>
          <w:rStyle w:val="af3"/>
          <w:rPrChange w:id="318" w:author="Rinat Gub" w:date="2022-12-06T13:44:00Z">
            <w:rPr>
              <w:rStyle w:val="af3"/>
              <w:sz w:val="22"/>
            </w:rPr>
          </w:rPrChange>
        </w:rPr>
        <w:t>ПАО</w:t>
      </w:r>
      <w:r w:rsidRPr="00767803">
        <w:rPr>
          <w:rStyle w:val="af3"/>
          <w:rPrChange w:id="319" w:author="Rinat Gub" w:date="2022-12-06T13:44:00Z">
            <w:rPr>
              <w:rStyle w:val="af3"/>
              <w:sz w:val="22"/>
            </w:rPr>
          </w:rPrChange>
        </w:rPr>
        <w:t xml:space="preserve"> «НК «РОСНЕФТЬ»/ОГ </w:t>
      </w:r>
      <w:r>
        <w:rPr>
          <w:rStyle w:val="af3"/>
          <w:rPrChange w:id="320" w:author="Rinat Gub" w:date="2022-12-06T13:44:00Z">
            <w:rPr>
              <w:rStyle w:val="af3"/>
              <w:sz w:val="22"/>
            </w:rPr>
          </w:rPrChange>
        </w:rPr>
        <w:t>ПАО</w:t>
      </w:r>
      <w:r w:rsidRPr="00767803">
        <w:rPr>
          <w:rStyle w:val="af3"/>
          <w:rPrChange w:id="321" w:author="Rinat Gub" w:date="2022-12-06T13:44:00Z">
            <w:rPr>
              <w:rStyle w:val="af3"/>
              <w:sz w:val="22"/>
            </w:rPr>
          </w:rPrChange>
        </w:rPr>
        <w:t> «НК «РОСНЕФТЬ»</w:t>
      </w:r>
      <w:r w:rsidRPr="00FE19EC">
        <w:rPr>
          <w:rPrChange w:id="322" w:author="Rinat Gub" w:date="2022-12-06T13:44:00Z">
            <w:rPr>
              <w:sz w:val="22"/>
            </w:rPr>
          </w:rPrChange>
        </w:rPr>
        <w:t>]</w:t>
      </w:r>
      <w:r>
        <w:rPr>
          <w:rPrChange w:id="323" w:author="Rinat Gub" w:date="2022-12-06T13:44:00Z">
            <w:rPr>
              <w:sz w:val="22"/>
            </w:rPr>
          </w:rPrChange>
        </w:rPr>
        <w:t xml:space="preserve"> о данных изменениях.</w:t>
      </w:r>
      <w:r>
        <w:rPr>
          <w:sz w:val="22"/>
          <w:rPrChange w:id="324" w:author="Rinat Gub" w:date="2022-12-06T13:44:00Z">
            <w:rPr>
              <w:sz w:val="24"/>
            </w:rPr>
          </w:rPrChange>
        </w:rPr>
        <w:t xml:space="preserve"> </w:t>
      </w:r>
    </w:p>
    <w:p w:rsidR="00E3430E" w:rsidRDefault="00E3430E" w:rsidP="003A67A8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</w:pPr>
    </w:p>
    <w:p w:rsidR="003A67A8" w:rsidRPr="00203244" w:rsidRDefault="003A67A8" w:rsidP="003A67A8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</w:pPr>
      <w:r w:rsidRPr="00203244">
        <w:rPr>
          <w:bCs/>
          <w:sz w:val="22"/>
          <w:szCs w:val="22"/>
        </w:rPr>
        <w:t>Приложения:</w:t>
      </w:r>
    </w:p>
    <w:p w:rsidR="006F21B8" w:rsidRDefault="003A67A8">
      <w:pPr>
        <w:pStyle w:val="afa"/>
        <w:shd w:val="clear" w:color="auto" w:fill="FFFFFF"/>
        <w:spacing w:before="240" w:after="200" w:line="276" w:lineRule="auto"/>
        <w:ind w:left="1080" w:right="14"/>
        <w:jc w:val="both"/>
        <w:rPr>
          <w:bCs/>
          <w:sz w:val="22"/>
          <w:szCs w:val="22"/>
        </w:rPr>
      </w:pPr>
      <w:r w:rsidRPr="00203244">
        <w:rPr>
          <w:i/>
          <w:iCs/>
          <w:color w:val="333399"/>
          <w:sz w:val="22"/>
          <w:szCs w:val="22"/>
        </w:rPr>
        <w:t>(указать при наличии)</w:t>
      </w:r>
    </w:p>
    <w:p w:rsidR="00880091" w:rsidRPr="00203244" w:rsidRDefault="00880091" w:rsidP="00B05FD3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  <w:pPrChange w:id="325" w:author="Rinat Gub" w:date="2022-12-06T13:44:00Z">
          <w:pPr>
            <w:pStyle w:val="afa"/>
            <w:shd w:val="clear" w:color="auto" w:fill="FFFFFF"/>
            <w:spacing w:before="240" w:after="200" w:line="276" w:lineRule="auto"/>
            <w:ind w:left="1080" w:right="14"/>
            <w:jc w:val="both"/>
          </w:pPr>
        </w:pPrChange>
      </w:pPr>
    </w:p>
    <w:p w:rsidR="00600522" w:rsidRPr="00203244" w:rsidRDefault="00600522" w:rsidP="00614059">
      <w:pPr>
        <w:keepNext/>
        <w:spacing w:before="120"/>
        <w:ind w:right="4845" w:firstLine="0"/>
        <w:jc w:val="left"/>
        <w:rPr>
          <w:sz w:val="20"/>
          <w:szCs w:val="20"/>
        </w:rPr>
      </w:pPr>
      <w:r w:rsidRPr="00203244">
        <w:rPr>
          <w:sz w:val="20"/>
          <w:szCs w:val="20"/>
        </w:rPr>
        <w:lastRenderedPageBreak/>
        <w:t>___________________________________</w:t>
      </w:r>
    </w:p>
    <w:p w:rsidR="00600522" w:rsidRPr="00203244" w:rsidRDefault="00600522" w:rsidP="00614059">
      <w:pPr>
        <w:keepNext/>
        <w:ind w:right="4845" w:firstLine="0"/>
        <w:jc w:val="center"/>
        <w:rPr>
          <w:sz w:val="20"/>
          <w:szCs w:val="20"/>
          <w:vertAlign w:val="superscript"/>
        </w:rPr>
      </w:pPr>
      <w:r w:rsidRPr="00203244">
        <w:rPr>
          <w:sz w:val="20"/>
          <w:szCs w:val="20"/>
          <w:vertAlign w:val="superscript"/>
        </w:rPr>
        <w:t>(подпись, М.П.)</w:t>
      </w:r>
    </w:p>
    <w:p w:rsidR="00600522" w:rsidRPr="00203244" w:rsidRDefault="00600522" w:rsidP="00614059">
      <w:pPr>
        <w:keepNext/>
        <w:spacing w:before="120"/>
        <w:ind w:right="4845" w:firstLine="0"/>
        <w:jc w:val="left"/>
        <w:rPr>
          <w:sz w:val="20"/>
          <w:szCs w:val="20"/>
        </w:rPr>
      </w:pPr>
      <w:r w:rsidRPr="00203244">
        <w:rPr>
          <w:sz w:val="20"/>
          <w:szCs w:val="20"/>
        </w:rPr>
        <w:t>____________________________________</w:t>
      </w:r>
    </w:p>
    <w:p w:rsidR="00600522" w:rsidRPr="00203244" w:rsidRDefault="00600522" w:rsidP="00614059">
      <w:pPr>
        <w:keepNext/>
        <w:ind w:right="4845" w:firstLine="0"/>
        <w:jc w:val="center"/>
        <w:rPr>
          <w:sz w:val="20"/>
          <w:szCs w:val="20"/>
          <w:vertAlign w:val="superscript"/>
        </w:rPr>
      </w:pPr>
      <w:r w:rsidRPr="00203244">
        <w:rPr>
          <w:sz w:val="20"/>
          <w:szCs w:val="20"/>
          <w:vertAlign w:val="superscript"/>
        </w:rPr>
        <w:t>(фамилия, имя, отчество подписавшего, должность)</w:t>
      </w:r>
    </w:p>
    <w:p w:rsidR="00600522" w:rsidRPr="00203244" w:rsidRDefault="00600522" w:rsidP="00614059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 w:val="20"/>
          <w:szCs w:val="20"/>
        </w:rPr>
      </w:pPr>
      <w:r w:rsidRPr="00203244">
        <w:rPr>
          <w:b/>
          <w:bCs/>
          <w:color w:val="000000"/>
          <w:spacing w:val="36"/>
          <w:sz w:val="20"/>
          <w:szCs w:val="20"/>
        </w:rPr>
        <w:t>конец формы</w:t>
      </w:r>
    </w:p>
    <w:p w:rsidR="005B49CE" w:rsidRPr="00203244" w:rsidRDefault="005B49CE" w:rsidP="004458CE">
      <w:pPr>
        <w:rPr>
          <w:sz w:val="20"/>
          <w:szCs w:val="20"/>
        </w:rPr>
      </w:pPr>
    </w:p>
    <w:p w:rsidR="00600522" w:rsidRPr="00203244" w:rsidRDefault="00600522" w:rsidP="004458CE">
      <w:pPr>
        <w:rPr>
          <w:b/>
          <w:sz w:val="20"/>
          <w:szCs w:val="20"/>
        </w:rPr>
      </w:pPr>
      <w:r w:rsidRPr="00203244">
        <w:rPr>
          <w:b/>
          <w:sz w:val="20"/>
          <w:szCs w:val="20"/>
        </w:rPr>
        <w:t>Инструкция по заполнению</w:t>
      </w:r>
    </w:p>
    <w:p w:rsidR="00C834B7" w:rsidRPr="00203244" w:rsidRDefault="00AE7127" w:rsidP="008D6551">
      <w:pPr>
        <w:pStyle w:val="afa"/>
        <w:numPr>
          <w:ilvl w:val="0"/>
          <w:numId w:val="18"/>
        </w:numPr>
        <w:spacing w:after="240"/>
        <w:ind w:left="426" w:hanging="426"/>
        <w:jc w:val="both"/>
        <w:pPrChange w:id="326" w:author="Rinat Gub" w:date="2022-12-06T13:44:00Z">
          <w:pPr>
            <w:pStyle w:val="afa"/>
            <w:numPr>
              <w:numId w:val="42"/>
            </w:numPr>
            <w:spacing w:after="120"/>
            <w:ind w:left="1287" w:hanging="360"/>
            <w:jc w:val="both"/>
          </w:pPr>
        </w:pPrChange>
      </w:pPr>
      <w:r w:rsidRPr="00203244">
        <w:t>Ф</w:t>
      </w:r>
      <w:r w:rsidR="00600522" w:rsidRPr="00203244">
        <w:t>орма включается в квалификационную часть заявки</w:t>
      </w:r>
      <w:r w:rsidR="00B31E56" w:rsidRPr="00203244">
        <w:t>.</w:t>
      </w:r>
    </w:p>
    <w:p w:rsidR="003A67A8" w:rsidRPr="00203244" w:rsidRDefault="003A67A8" w:rsidP="008D6551">
      <w:pPr>
        <w:pStyle w:val="afa"/>
        <w:numPr>
          <w:ilvl w:val="0"/>
          <w:numId w:val="18"/>
        </w:numPr>
        <w:spacing w:after="240"/>
        <w:ind w:left="426" w:hanging="426"/>
        <w:jc w:val="both"/>
        <w:pPrChange w:id="327" w:author="Rinat Gub" w:date="2022-12-06T13:44:00Z">
          <w:pPr>
            <w:pStyle w:val="afa"/>
            <w:numPr>
              <w:numId w:val="42"/>
            </w:numPr>
            <w:spacing w:after="120"/>
            <w:ind w:left="1287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8040D0" w:rsidP="008D6551">
      <w:pPr>
        <w:pStyle w:val="afa"/>
        <w:numPr>
          <w:ilvl w:val="0"/>
          <w:numId w:val="18"/>
        </w:numPr>
        <w:spacing w:after="120"/>
        <w:ind w:left="426" w:hanging="426"/>
        <w:jc w:val="both"/>
        <w:pPrChange w:id="328" w:author="Rinat Gub" w:date="2022-12-06T13:44:00Z">
          <w:pPr>
            <w:pStyle w:val="afa"/>
            <w:numPr>
              <w:numId w:val="42"/>
            </w:numPr>
            <w:spacing w:after="120"/>
            <w:ind w:left="1287" w:hanging="360"/>
            <w:jc w:val="both"/>
          </w:pPr>
        </w:pPrChange>
      </w:pPr>
      <w:r w:rsidRPr="00203244">
        <w:t xml:space="preserve">Форма должна быть подписана и скреплена оттиском печати </w:t>
      </w:r>
      <w:r w:rsidR="00693DAC">
        <w:t>(при наличии)</w:t>
      </w:r>
      <w:r w:rsidRPr="00203244">
        <w:t>.</w:t>
      </w:r>
    </w:p>
    <w:p w:rsidR="00E3430E" w:rsidRDefault="007C43CC" w:rsidP="008D6551">
      <w:pPr>
        <w:pStyle w:val="afa"/>
        <w:numPr>
          <w:ilvl w:val="0"/>
          <w:numId w:val="18"/>
        </w:numPr>
        <w:spacing w:after="120"/>
        <w:ind w:left="426" w:hanging="426"/>
        <w:jc w:val="both"/>
        <w:pPrChange w:id="329" w:author="Rinat Gub" w:date="2022-12-06T13:44:00Z">
          <w:pPr>
            <w:pStyle w:val="afa"/>
            <w:numPr>
              <w:numId w:val="42"/>
            </w:numPr>
            <w:spacing w:after="120"/>
            <w:ind w:left="1287" w:hanging="360"/>
            <w:jc w:val="both"/>
          </w:pPr>
        </w:pPrChange>
      </w:pPr>
      <w:r>
        <w:t xml:space="preserve">Столбец «Категория Участника закупки» в п. </w:t>
      </w:r>
      <w:r w:rsidR="00E3430E">
        <w:t>№</w:t>
      </w:r>
      <w:r w:rsidR="00664F1B">
        <w:t xml:space="preserve"> </w:t>
      </w:r>
      <w:r w:rsidR="00E3430E">
        <w:t xml:space="preserve">20 </w:t>
      </w:r>
      <w:r w:rsidR="002F3B88">
        <w:t xml:space="preserve">заполняется </w:t>
      </w:r>
      <w:r w:rsidR="0057664F">
        <w:t>с учетом следующего</w:t>
      </w:r>
      <w:r w:rsidR="00E3430E">
        <w:t>: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0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«Производитель МТР»</w:t>
      </w:r>
      <w:r>
        <w:t xml:space="preserve"> </w:t>
      </w:r>
      <w:r w:rsidRPr="00DD6B0B">
        <w:t>-</w:t>
      </w:r>
      <w:r w:rsidR="00664F1B">
        <w:t xml:space="preserve"> </w:t>
      </w:r>
      <w:r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(МТР), являющееся юридическим лицом;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1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«Сбытовая организация производителя» (Торговый дом</w:t>
      </w:r>
      <w:del w:id="332" w:author="Rinat Gub" w:date="2022-12-06T13:44:00Z">
        <w:r w:rsidR="007D010B" w:rsidRPr="00451765">
          <w:delText>)</w:delText>
        </w:r>
        <w:r w:rsidR="006C3A63" w:rsidRPr="00451765">
          <w:delText>»</w:delText>
        </w:r>
      </w:del>
      <w:ins w:id="333" w:author="Rinat Gub" w:date="2022-12-06T13:44:00Z">
        <w:r w:rsidRPr="00DD6B0B">
          <w:t>)</w:t>
        </w:r>
      </w:ins>
      <w:r>
        <w:t xml:space="preserve"> </w:t>
      </w:r>
      <w:r w:rsidRPr="00DD6B0B">
        <w:t>-</w:t>
      </w:r>
      <w:r>
        <w:t xml:space="preserve"> Продавец, владеющий эксклюзивными правами на продажу товаров от имени производителя, входящий в группу компании производителя;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4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«Посредник / Дилер / Дистрибьютор»</w:t>
      </w:r>
      <w:r>
        <w:t xml:space="preserve"> </w:t>
      </w:r>
      <w:r w:rsidRPr="00DD6B0B">
        <w:t>-</w:t>
      </w:r>
      <w:r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 Прочие посредники, не входящие в группу компании производителя и являющиеся независимыми от него (в том числе, агенты, брокеры и т.д.;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5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«Исполнитель услуг (собственными силами)»</w:t>
      </w:r>
      <w:r>
        <w:t xml:space="preserve"> </w:t>
      </w:r>
      <w:r w:rsidRPr="00DD6B0B">
        <w:t>-</w:t>
      </w:r>
      <w:r>
        <w:t xml:space="preserve"> Непосредственный исполнитель услуг без привлечения субисполнителей;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6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«Исполнитель услуг (с привлечением субисполнителей)»</w:t>
      </w:r>
      <w:r>
        <w:t xml:space="preserve"> </w:t>
      </w:r>
      <w:r w:rsidRPr="00DD6B0B">
        <w:t>-</w:t>
      </w:r>
      <w:r>
        <w:t xml:space="preserve"> Непосредственный исполнитель услуг с возможностью привлечения субисполнитель на часть оказываемых услуг;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7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«Подрядчик (собственными силами)»</w:t>
      </w:r>
      <w:r>
        <w:t xml:space="preserve"> </w:t>
      </w:r>
      <w:r w:rsidRPr="00DD6B0B">
        <w:t>-</w:t>
      </w:r>
      <w:r>
        <w:t xml:space="preserve"> Лицо, выполняющее работы</w:t>
      </w:r>
      <w:r w:rsidR="00A9777F">
        <w:t xml:space="preserve"> </w:t>
      </w:r>
      <w:r>
        <w:t>по договору в полном объеме своими силами и средствами, без права привлечения субподрядчиков</w:t>
      </w:r>
      <w:r w:rsidR="00864F28">
        <w:t xml:space="preserve"> (соисполнителей)</w:t>
      </w:r>
      <w:r>
        <w:t>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8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«Генеральный подрядчик»</w:t>
      </w:r>
      <w:r>
        <w:t xml:space="preserve"> </w:t>
      </w:r>
      <w:r w:rsidRPr="00DD6B0B">
        <w:t>-</w:t>
      </w:r>
      <w:r>
        <w:t xml:space="preserve"> Лицо, выполняющее работы</w:t>
      </w:r>
      <w:r w:rsidR="00A9777F">
        <w:t xml:space="preserve"> </w:t>
      </w:r>
      <w:r>
        <w:t>по договору с привлечением субподряд</w:t>
      </w:r>
      <w:r w:rsidR="00746FAD">
        <w:t>ных организаций;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39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«Пэкиджер»</w:t>
      </w:r>
      <w:r>
        <w:t xml:space="preserve"> </w:t>
      </w:r>
      <w:r w:rsidRPr="00DD6B0B">
        <w:t>-</w:t>
      </w:r>
      <w:r>
        <w:t xml:space="preserve"> Компания, которая закупает готовые блоки у других изготовителей, затем у себя их доукомплектовывает и передает Заказчику комплектом;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40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«Прочие Поставщики»</w:t>
      </w:r>
      <w:r>
        <w:t xml:space="preserve"> </w:t>
      </w:r>
      <w:r w:rsidRPr="00DD6B0B">
        <w:t>-</w:t>
      </w:r>
      <w:r>
        <w:t xml:space="preserve"> Иные поставщики, не вошедшие в другие группы;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rPr>
          <w:rPrChange w:id="341" w:author="Rinat Gub" w:date="2022-12-06T13:44:00Z">
            <w:rPr>
              <w:spacing w:val="-4"/>
            </w:rPr>
          </w:rPrChange>
        </w:rPr>
        <w:pPrChange w:id="342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rPr>
          <w:rPrChange w:id="343" w:author="Rinat Gub" w:date="2022-12-06T13:44:00Z">
            <w:rPr>
              <w:spacing w:val="-4"/>
            </w:rPr>
          </w:rPrChange>
        </w:rPr>
        <w:t>«Производитель импортозамещающей продукции»</w:t>
      </w:r>
      <w:r>
        <w:rPr>
          <w:rPrChange w:id="344" w:author="Rinat Gub" w:date="2022-12-06T13:44:00Z">
            <w:rPr>
              <w:spacing w:val="-4"/>
            </w:rPr>
          </w:rPrChange>
        </w:rPr>
        <w:t xml:space="preserve"> </w:t>
      </w:r>
      <w:r w:rsidRPr="00DD6B0B">
        <w:rPr>
          <w:rPrChange w:id="345" w:author="Rinat Gub" w:date="2022-12-06T13:44:00Z">
            <w:rPr>
              <w:spacing w:val="-4"/>
            </w:rPr>
          </w:rPrChange>
        </w:rPr>
        <w:t>-</w:t>
      </w:r>
      <w:r>
        <w:rPr>
          <w:rPrChange w:id="346" w:author="Rinat Gub" w:date="2022-12-06T13:44:00Z">
            <w:rPr>
              <w:spacing w:val="-4"/>
            </w:rPr>
          </w:rPrChange>
        </w:rPr>
        <w:t xml:space="preserve"> Производитель импортозамещающей продукции (под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del w:id="347" w:author="Rinat Gub" w:date="2022-12-06T13:44:00Z">
        <w:r w:rsidR="007D010B" w:rsidRPr="00C53D8F">
          <w:rPr>
            <w:spacing w:val="-4"/>
          </w:rPr>
          <w:delText>)</w:delText>
        </w:r>
      </w:del>
      <w:ins w:id="348" w:author="Rinat Gub" w:date="2022-12-06T13:44:00Z">
        <w:r>
          <w:t>)</w:t>
        </w:r>
        <w:r w:rsidR="00017F01">
          <w:t>;</w:t>
        </w:r>
      </w:ins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49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«Дистрибьютор импортозамещающей продукции»</w:t>
      </w:r>
      <w:r>
        <w:t xml:space="preserve"> </w:t>
      </w:r>
      <w:r w:rsidRPr="00DD6B0B">
        <w:t>-</w:t>
      </w:r>
      <w:r>
        <w:t xml:space="preserve"> Дистрибьютор импортозамещающей продукции;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50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«Сервисная компания, сопровождающая импортозамещающую продукцию»</w:t>
      </w:r>
      <w:r>
        <w:t xml:space="preserve"> </w:t>
      </w:r>
      <w:r w:rsidRPr="00DD6B0B">
        <w:t>-</w:t>
      </w:r>
      <w:r>
        <w:t xml:space="preserve"> Сервисная компания, сопровождающая импортозамещающую продукцию;</w:t>
      </w:r>
    </w:p>
    <w:p w:rsidR="00DD6B0B" w:rsidRDefault="00DD6B0B" w:rsidP="0040134A">
      <w:pPr>
        <w:pStyle w:val="afa"/>
        <w:numPr>
          <w:ilvl w:val="0"/>
          <w:numId w:val="123"/>
        </w:numPr>
        <w:spacing w:after="120"/>
        <w:ind w:left="709" w:hanging="283"/>
        <w:jc w:val="both"/>
        <w:pPrChange w:id="351" w:author="Rinat Gub" w:date="2022-12-06T13:44:00Z">
          <w:pPr>
            <w:pStyle w:val="afa"/>
            <w:numPr>
              <w:numId w:val="123"/>
            </w:numPr>
            <w:spacing w:after="120"/>
            <w:ind w:hanging="360"/>
            <w:jc w:val="both"/>
          </w:pPr>
        </w:pPrChange>
      </w:pPr>
      <w:r w:rsidRPr="00DD6B0B">
        <w:t>«Компания - инвесторов, финансирующая разработку импортозамещающей продукции»</w:t>
      </w:r>
      <w:r>
        <w:t xml:space="preserve"> </w:t>
      </w:r>
      <w:r w:rsidRPr="00DD6B0B">
        <w:t>-</w:t>
      </w:r>
      <w:r>
        <w:t xml:space="preserve"> Компания инвестор, финансирующая производство импортозамещающей продукции</w:t>
      </w:r>
      <w:r w:rsidR="000D600E">
        <w:t>.</w:t>
      </w:r>
    </w:p>
    <w:p w:rsidR="000413BF" w:rsidRPr="00203244" w:rsidRDefault="000413BF" w:rsidP="004320C6">
      <w:pPr>
        <w:ind w:firstLine="0"/>
        <w:sectPr w:rsidR="000413BF" w:rsidRPr="00203244" w:rsidSect="00694DD2">
          <w:headerReference w:type="even" r:id="rId14"/>
          <w:headerReference w:type="default" r:id="rId15"/>
          <w:headerReference w:type="first" r:id="rId16"/>
          <w:pgSz w:w="11906" w:h="16838"/>
          <w:pgMar w:top="510" w:right="1021" w:bottom="567" w:left="1247" w:header="737" w:footer="680" w:gutter="0"/>
          <w:cols w:space="708"/>
          <w:docGrid w:linePitch="360"/>
        </w:sectPr>
      </w:pPr>
    </w:p>
    <w:p w:rsidR="00F266DF" w:rsidRPr="00203244" w:rsidRDefault="00F266DF" w:rsidP="001B4110">
      <w:pPr>
        <w:pStyle w:val="-32"/>
      </w:pPr>
      <w:bookmarkStart w:id="357" w:name="_Ref349221752"/>
      <w:r w:rsidRPr="00203244">
        <w:lastRenderedPageBreak/>
        <w:t>Сведения об Участнике закупки</w:t>
      </w:r>
      <w:r w:rsidRPr="000D1F9D">
        <w:t xml:space="preserve">, </w:t>
      </w:r>
      <w:r>
        <w:t>являющимся физическим лицом</w:t>
      </w:r>
      <w:r w:rsidRPr="000D1F9D">
        <w:t xml:space="preserve">, </w:t>
      </w:r>
      <w:r>
        <w:t>в том числе индивидуальным предпринимателем</w:t>
      </w:r>
      <w:ins w:id="358" w:author="Rinat Gub" w:date="2022-12-06T13:44:00Z"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F266DF" w:rsidRPr="00203244" w:rsidRDefault="00F266DF" w:rsidP="00F266DF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F266DF" w:rsidRPr="00D7415C" w:rsidRDefault="00967F0C" w:rsidP="00F266DF">
      <w:pPr>
        <w:spacing w:before="120"/>
        <w:ind w:firstLine="0"/>
        <w:jc w:val="left"/>
        <w:rPr>
          <w:sz w:val="20"/>
          <w:szCs w:val="20"/>
        </w:rPr>
      </w:pPr>
      <w:r w:rsidRPr="00967F0C">
        <w:rPr>
          <w:sz w:val="20"/>
          <w:szCs w:val="20"/>
        </w:rPr>
        <w:t>Форма 1б</w:t>
      </w:r>
      <w:del w:id="359" w:author="Rinat Gub" w:date="2022-12-06T13:44:00Z">
        <w:r w:rsidR="002B3A50">
          <w:rPr>
            <w:sz w:val="20"/>
            <w:szCs w:val="20"/>
          </w:rPr>
          <w:delText xml:space="preserve"> </w:delText>
        </w:r>
        <w:r w:rsidR="002B3A50">
          <w:rPr>
            <w:color w:val="000000"/>
          </w:rPr>
          <w:delText>Форма не используется</w:delText>
        </w:r>
      </w:del>
    </w:p>
    <w:p w:rsidR="00F266DF" w:rsidRPr="00D7415C" w:rsidRDefault="00F266DF" w:rsidP="00F266DF">
      <w:pPr>
        <w:pStyle w:val="afd"/>
        <w:ind w:firstLine="0"/>
        <w:jc w:val="left"/>
        <w:rPr>
          <w:b/>
          <w:bCs/>
          <w:sz w:val="20"/>
          <w:szCs w:val="20"/>
        </w:rPr>
      </w:pPr>
    </w:p>
    <w:p w:rsidR="00F266DF" w:rsidRPr="00D7415C" w:rsidRDefault="00967F0C" w:rsidP="00F266DF">
      <w:pPr>
        <w:ind w:firstLine="0"/>
        <w:rPr>
          <w:sz w:val="20"/>
          <w:szCs w:val="20"/>
        </w:rPr>
      </w:pPr>
      <w:r w:rsidRPr="00765A73">
        <w:t>Фамилия Имя Отчество</w:t>
      </w:r>
      <w:r w:rsidR="00432DAF" w:rsidRPr="00765A73">
        <w:t xml:space="preserve"> Участника закупки:</w:t>
      </w:r>
      <w:r w:rsidR="00432DAF" w:rsidRPr="00967F0C">
        <w:rPr>
          <w:sz w:val="20"/>
          <w:szCs w:val="20"/>
        </w:rPr>
        <w:t xml:space="preserve"> </w:t>
      </w:r>
      <w:r w:rsidR="00432DAF" w:rsidRPr="00203244">
        <w:rPr>
          <w:i/>
          <w:iCs/>
          <w:color w:val="333399"/>
          <w:szCs w:val="22"/>
        </w:rPr>
        <w:t xml:space="preserve">(указать </w:t>
      </w:r>
      <w:r w:rsidR="00432DAF">
        <w:rPr>
          <w:i/>
          <w:iCs/>
          <w:color w:val="333399"/>
          <w:szCs w:val="22"/>
        </w:rPr>
        <w:t>ФИО</w:t>
      </w:r>
      <w:del w:id="360" w:author="Rinat Gub" w:date="2022-12-06T13:44:00Z">
        <w:r w:rsidR="005B57DE" w:rsidRPr="00203244">
          <w:rPr>
            <w:i/>
            <w:iCs/>
            <w:color w:val="333399"/>
            <w:szCs w:val="22"/>
          </w:rPr>
          <w:delText>)</w:delText>
        </w:r>
        <w:r w:rsidR="00326B99" w:rsidRPr="00D7415C">
          <w:rPr>
            <w:sz w:val="20"/>
            <w:szCs w:val="20"/>
          </w:rPr>
          <w:delText>.</w:delText>
        </w:r>
      </w:del>
      <w:ins w:id="361" w:author="Rinat Gub" w:date="2022-12-06T13:44:00Z">
        <w:r w:rsidR="00432DAF" w:rsidRPr="00203244">
          <w:rPr>
            <w:i/>
            <w:iCs/>
            <w:color w:val="333399"/>
            <w:szCs w:val="22"/>
          </w:rPr>
          <w:t>)</w:t>
        </w:r>
        <w:r w:rsidRPr="00765A73">
          <w:t>:</w:t>
        </w:r>
        <w:r w:rsidRPr="00967F0C">
          <w:rPr>
            <w:sz w:val="20"/>
            <w:szCs w:val="20"/>
          </w:rPr>
          <w:t>.</w:t>
        </w:r>
      </w:ins>
    </w:p>
    <w:p w:rsidR="00F266DF" w:rsidRPr="00D7415C" w:rsidRDefault="00967F0C" w:rsidP="00F266DF">
      <w:pPr>
        <w:ind w:firstLine="0"/>
        <w:rPr>
          <w:sz w:val="20"/>
          <w:szCs w:val="20"/>
        </w:rPr>
      </w:pPr>
      <w:r w:rsidRPr="00765A73">
        <w:t>ИНН</w:t>
      </w:r>
      <w:r w:rsidR="00432DAF">
        <w:t xml:space="preserve"> </w:t>
      </w:r>
      <w:r w:rsidR="00432DAF" w:rsidRPr="00765A73">
        <w:t>(или иной идентификационный номер) Участника закупки:</w:t>
      </w:r>
      <w:r w:rsidR="00432DAF" w:rsidRPr="00D355B2">
        <w:rPr>
          <w:sz w:val="20"/>
          <w:szCs w:val="20"/>
        </w:rPr>
        <w:t xml:space="preserve"> </w:t>
      </w:r>
      <w:r w:rsidR="00432DAF" w:rsidRPr="00765A73">
        <w:rPr>
          <w:i/>
          <w:iCs/>
          <w:color w:val="333399"/>
          <w:szCs w:val="22"/>
        </w:rPr>
        <w:t>(указать при наличии</w:t>
      </w:r>
      <w:del w:id="362" w:author="Rinat Gub" w:date="2022-12-06T13:44:00Z">
        <w:r w:rsidR="005B57DE" w:rsidRPr="00765A73">
          <w:rPr>
            <w:i/>
            <w:iCs/>
            <w:color w:val="333399"/>
            <w:szCs w:val="22"/>
          </w:rPr>
          <w:delText>)</w:delText>
        </w:r>
        <w:r w:rsidR="00326B99" w:rsidRPr="00D7415C">
          <w:rPr>
            <w:sz w:val="20"/>
            <w:szCs w:val="20"/>
          </w:rPr>
          <w:delText>.</w:delText>
        </w:r>
      </w:del>
      <w:ins w:id="363" w:author="Rinat Gub" w:date="2022-12-06T13:44:00Z">
        <w:r w:rsidR="00432DAF" w:rsidRPr="00765A73">
          <w:rPr>
            <w:i/>
            <w:iCs/>
            <w:color w:val="333399"/>
            <w:szCs w:val="22"/>
          </w:rPr>
          <w:t>)</w:t>
        </w:r>
        <w:r w:rsidRPr="00765A73">
          <w:rPr>
            <w:i/>
            <w:iCs/>
            <w:color w:val="333399"/>
            <w:szCs w:val="22"/>
          </w:rPr>
          <w:t>:</w:t>
        </w:r>
        <w:r w:rsidRPr="00967F0C">
          <w:rPr>
            <w:sz w:val="20"/>
            <w:szCs w:val="20"/>
          </w:rPr>
          <w:t>.</w:t>
        </w:r>
      </w:ins>
    </w:p>
    <w:p w:rsidR="002E3E81" w:rsidRPr="00A26B52" w:rsidRDefault="00326B99" w:rsidP="002E3E81">
      <w:pPr>
        <w:keepNext/>
        <w:keepLines/>
        <w:suppressAutoHyphens/>
        <w:ind w:firstLine="0"/>
        <w:rPr>
          <w:del w:id="364" w:author="Rinat Gub" w:date="2022-12-06T13:44:00Z"/>
          <w:rStyle w:val="af3"/>
          <w:szCs w:val="22"/>
        </w:rPr>
      </w:pPr>
      <w:del w:id="365" w:author="Rinat Gub" w:date="2022-12-06T13:44:00Z">
        <w:r w:rsidRPr="00765A73">
          <w:delText xml:space="preserve">Наименование </w:delText>
        </w:r>
        <w:r w:rsidR="005B57DE">
          <w:delText>закупки</w:delText>
        </w:r>
        <w:r w:rsidRPr="00D7415C">
          <w:rPr>
            <w:sz w:val="20"/>
            <w:szCs w:val="20"/>
          </w:rPr>
          <w:delText xml:space="preserve">: </w:delText>
        </w:r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</w:p>
    <w:p w:rsidR="00A013D9" w:rsidRPr="00A26B52" w:rsidRDefault="00A013D9" w:rsidP="00A013D9">
      <w:pPr>
        <w:keepNext/>
        <w:keepLines/>
        <w:suppressAutoHyphens/>
        <w:ind w:firstLine="0"/>
        <w:rPr>
          <w:del w:id="366" w:author="Rinat Gub" w:date="2022-12-06T13:44:00Z"/>
          <w:rStyle w:val="af3"/>
          <w:szCs w:val="22"/>
        </w:rPr>
      </w:pPr>
    </w:p>
    <w:p w:rsidR="00326B99" w:rsidRPr="00D7415C" w:rsidRDefault="00326B99" w:rsidP="00326B99">
      <w:pPr>
        <w:ind w:firstLine="0"/>
        <w:rPr>
          <w:del w:id="367" w:author="Rinat Gub" w:date="2022-12-06T13:44:00Z"/>
          <w:sz w:val="20"/>
          <w:szCs w:val="20"/>
        </w:rPr>
      </w:pPr>
    </w:p>
    <w:p w:rsidR="00F266DF" w:rsidRPr="00D7415C" w:rsidRDefault="00967F0C" w:rsidP="00F266DF">
      <w:pPr>
        <w:ind w:firstLine="0"/>
        <w:rPr>
          <w:ins w:id="368" w:author="Rinat Gub" w:date="2022-12-06T13:44:00Z"/>
          <w:sz w:val="20"/>
          <w:szCs w:val="20"/>
        </w:rPr>
      </w:pPr>
      <w:ins w:id="369" w:author="Rinat Gub" w:date="2022-12-06T13:44:00Z">
        <w:r w:rsidRPr="00765A73">
          <w:t>Наименование</w:t>
        </w:r>
        <w:r w:rsidR="00432DAF">
          <w:t xml:space="preserve"> закупки</w:t>
        </w:r>
        <w:r w:rsidRPr="00765A73">
          <w:t>:</w:t>
        </w:r>
        <w:r w:rsidRPr="00967F0C">
          <w:rPr>
            <w:sz w:val="20"/>
            <w:szCs w:val="20"/>
          </w:rPr>
          <w:t xml:space="preserve"> </w:t>
        </w:r>
        <w:r w:rsidR="00432DAF">
          <w:rPr>
            <w:iCs/>
            <w:color w:val="333399"/>
            <w:szCs w:val="22"/>
          </w:rPr>
          <w:t>(</w:t>
        </w:r>
        <w:r w:rsidRPr="00894E7A">
          <w:rPr>
            <w:i/>
            <w:iCs/>
            <w:color w:val="333399"/>
            <w:szCs w:val="22"/>
          </w:rPr>
          <w:t>указать наименование предмета</w:t>
        </w:r>
        <w:r w:rsidR="00432DAF">
          <w:rPr>
            <w:iCs/>
            <w:color w:val="333399"/>
            <w:szCs w:val="22"/>
          </w:rPr>
          <w:t>)</w:t>
        </w:r>
      </w:ins>
    </w:p>
    <w:p w:rsidR="00F266DF" w:rsidRPr="00D7415C" w:rsidRDefault="00967F0C" w:rsidP="00F266DF">
      <w:pPr>
        <w:pStyle w:val="afff"/>
        <w:rPr>
          <w:sz w:val="20"/>
          <w:szCs w:val="20"/>
        </w:rPr>
      </w:pPr>
      <w:r w:rsidRPr="00967F0C">
        <w:rPr>
          <w:sz w:val="20"/>
          <w:szCs w:val="20"/>
        </w:rPr>
        <w:t>Сведения об Участнике закупки</w:t>
      </w:r>
    </w:p>
    <w:p w:rsidR="00F266DF" w:rsidRPr="00FE42F9" w:rsidRDefault="00967F0C" w:rsidP="00F266DF">
      <w:pPr>
        <w:rPr>
          <w:sz w:val="22"/>
          <w:szCs w:val="22"/>
        </w:rPr>
      </w:pPr>
      <w:r w:rsidRPr="00FE42F9">
        <w:rPr>
          <w:sz w:val="22"/>
          <w:szCs w:val="22"/>
        </w:rPr>
        <w:t>Изучив Извещение и Документацию о закупке, [</w:t>
      </w:r>
      <w:r w:rsidRPr="00FE42F9">
        <w:rPr>
          <w:rStyle w:val="af3"/>
          <w:bCs/>
          <w:iCs/>
          <w:sz w:val="22"/>
          <w:szCs w:val="22"/>
        </w:rPr>
        <w:t xml:space="preserve">указать </w:t>
      </w:r>
      <w:r w:rsidRPr="00FE42F9">
        <w:rPr>
          <w:rStyle w:val="af3"/>
          <w:sz w:val="22"/>
          <w:szCs w:val="22"/>
        </w:rPr>
        <w:t xml:space="preserve">способ официального размещения, дату и номер Извещения, например: «размещенное в ЕИС на сайте в сети Интернет по адресу </w:t>
      </w:r>
      <w:r w:rsidRPr="00FE42F9">
        <w:rPr>
          <w:rStyle w:val="ac"/>
          <w:sz w:val="22"/>
          <w:szCs w:val="22"/>
        </w:rPr>
        <w:t>http://</w:t>
      </w:r>
      <w:hyperlink r:id="rId17" w:history="1">
        <w:r w:rsidRPr="00FE42F9">
          <w:rPr>
            <w:rStyle w:val="ac"/>
            <w:sz w:val="22"/>
            <w:szCs w:val="22"/>
          </w:rPr>
          <w:t>www.zakupki.gov.ru</w:t>
        </w:r>
      </w:hyperlink>
      <w:r w:rsidRPr="00FE42F9">
        <w:rPr>
          <w:rStyle w:val="af3"/>
          <w:sz w:val="22"/>
          <w:szCs w:val="22"/>
        </w:rPr>
        <w:t xml:space="preserve"> (при проведении закупки в интересах Заказчиков, подпадающих под действие Закона 223-ФЗ) за №_____ от «__» ______ 20</w:t>
      </w:r>
      <w:r w:rsidR="00527C22" w:rsidRPr="00FE42F9">
        <w:rPr>
          <w:rStyle w:val="af3"/>
          <w:sz w:val="22"/>
          <w:szCs w:val="22"/>
        </w:rPr>
        <w:t>__</w:t>
      </w:r>
      <w:r w:rsidRPr="00FE42F9">
        <w:rPr>
          <w:rStyle w:val="af3"/>
          <w:sz w:val="22"/>
          <w:szCs w:val="22"/>
        </w:rPr>
        <w:t xml:space="preserve"> г.»/размещенное на сайте </w:t>
      </w:r>
      <w:r w:rsidR="005E752E">
        <w:rPr>
          <w:rStyle w:val="af3"/>
          <w:sz w:val="22"/>
          <w:szCs w:val="22"/>
        </w:rPr>
        <w:br/>
      </w:r>
      <w:r w:rsidR="004859FF" w:rsidRPr="00FE42F9">
        <w:rPr>
          <w:rStyle w:val="af3"/>
          <w:sz w:val="22"/>
          <w:szCs w:val="22"/>
        </w:rPr>
        <w:t>ПАО</w:t>
      </w:r>
      <w:r w:rsidRPr="00FE42F9">
        <w:rPr>
          <w:rStyle w:val="af3"/>
          <w:sz w:val="22"/>
          <w:szCs w:val="22"/>
        </w:rPr>
        <w:t xml:space="preserve"> «НК «Роснефть» (при проведении закупки в интересах Заказчиков, не подпадающих под действие Закона 223</w:t>
      </w:r>
      <w:r w:rsidRPr="00FE42F9">
        <w:rPr>
          <w:rStyle w:val="af3"/>
          <w:bCs/>
          <w:iCs/>
          <w:sz w:val="22"/>
          <w:szCs w:val="22"/>
        </w:rPr>
        <w:t>-ФЗ</w:t>
      </w:r>
      <w:r w:rsidRPr="00FE42F9">
        <w:rPr>
          <w:sz w:val="22"/>
          <w:szCs w:val="22"/>
        </w:rPr>
        <w:t>),</w:t>
      </w:r>
      <w:r w:rsidRPr="00FE42F9">
        <w:rPr>
          <w:rStyle w:val="af3"/>
          <w:bCs/>
          <w:iCs/>
          <w:sz w:val="22"/>
          <w:szCs w:val="22"/>
          <w:shd w:val="clear" w:color="auto" w:fill="FFFFFF" w:themeFill="background1"/>
        </w:rPr>
        <w:t xml:space="preserve"> </w:t>
      </w:r>
      <w:r w:rsidRPr="00FE42F9">
        <w:rPr>
          <w:sz w:val="22"/>
          <w:szCs w:val="22"/>
          <w:shd w:val="clear" w:color="auto" w:fill="FFFFFF" w:themeFill="background1"/>
        </w:rPr>
        <w:t>[</w:t>
      </w:r>
      <w:r w:rsidRPr="00FE42F9">
        <w:rPr>
          <w:rStyle w:val="af3"/>
          <w:bCs/>
          <w:iCs/>
          <w:sz w:val="22"/>
          <w:szCs w:val="22"/>
        </w:rPr>
        <w:t>указать номер и наименование предмета Договора (лота)</w:t>
      </w:r>
      <w:r w:rsidRPr="00FE42F9">
        <w:rPr>
          <w:sz w:val="22"/>
          <w:szCs w:val="22"/>
        </w:rPr>
        <w:t>], и принимая установленные в них требования и условия закупки, настоящим подаю заявку на участие в указанной процедуре закупки и сообщаю о себе следующие сведения:</w:t>
      </w:r>
    </w:p>
    <w:p w:rsidR="006F21B8" w:rsidRPr="00FE42F9" w:rsidRDefault="00967F0C" w:rsidP="0040134A">
      <w:pPr>
        <w:pStyle w:val="afa"/>
        <w:numPr>
          <w:ilvl w:val="0"/>
          <w:numId w:val="132"/>
        </w:numPr>
        <w:spacing w:before="0" w:line="276" w:lineRule="auto"/>
        <w:rPr>
          <w:sz w:val="22"/>
          <w:szCs w:val="22"/>
          <w:u w:val="single"/>
        </w:rPr>
        <w:pPrChange w:id="370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</w:pPr>
        </w:pPrChange>
      </w:pPr>
      <w:r w:rsidRPr="00FE42F9">
        <w:rPr>
          <w:sz w:val="22"/>
          <w:szCs w:val="22"/>
        </w:rPr>
        <w:t>Фамилия Имя Отчество: ___________ .</w:t>
      </w:r>
    </w:p>
    <w:p w:rsidR="006F21B8" w:rsidRPr="00FE42F9" w:rsidRDefault="00967F0C">
      <w:pPr>
        <w:pStyle w:val="afa"/>
        <w:spacing w:before="240" w:line="276" w:lineRule="auto"/>
        <w:ind w:left="927"/>
        <w:jc w:val="both"/>
        <w:rPr>
          <w:bCs/>
          <w:sz w:val="22"/>
          <w:szCs w:val="22"/>
        </w:rPr>
      </w:pPr>
      <w:r w:rsidRPr="00FE42F9">
        <w:rPr>
          <w:bCs/>
          <w:sz w:val="22"/>
          <w:szCs w:val="22"/>
        </w:rPr>
        <w:t xml:space="preserve">Предыдущие Фамилия Имя Отчество: </w:t>
      </w:r>
      <w:r w:rsidRPr="00FE42F9">
        <w:rPr>
          <w:i/>
          <w:iCs/>
          <w:color w:val="333399"/>
          <w:sz w:val="22"/>
          <w:szCs w:val="22"/>
        </w:rPr>
        <w:t>(указать:</w:t>
      </w:r>
      <w:r w:rsidRPr="00FE42F9">
        <w:rPr>
          <w:bCs/>
          <w:sz w:val="22"/>
          <w:szCs w:val="22"/>
        </w:rPr>
        <w:t xml:space="preserve"> </w:t>
      </w:r>
      <w:r w:rsidRPr="00FE42F9">
        <w:rPr>
          <w:i/>
          <w:iCs/>
          <w:color w:val="333399"/>
          <w:sz w:val="22"/>
          <w:szCs w:val="22"/>
        </w:rPr>
        <w:t>«</w:t>
      </w:r>
      <w:r w:rsidRPr="00FE42F9">
        <w:rPr>
          <w:bCs/>
          <w:sz w:val="22"/>
          <w:szCs w:val="22"/>
        </w:rPr>
        <w:t>да</w:t>
      </w:r>
      <w:r w:rsidRPr="00FE42F9">
        <w:rPr>
          <w:i/>
          <w:iCs/>
          <w:color w:val="333399"/>
          <w:sz w:val="22"/>
          <w:szCs w:val="22"/>
        </w:rPr>
        <w:t>»</w:t>
      </w:r>
      <w:r w:rsidRPr="00FE42F9">
        <w:rPr>
          <w:bCs/>
          <w:sz w:val="22"/>
          <w:szCs w:val="22"/>
        </w:rPr>
        <w:t>/</w:t>
      </w:r>
      <w:r w:rsidRPr="00FE42F9">
        <w:rPr>
          <w:i/>
          <w:iCs/>
          <w:color w:val="333399"/>
          <w:sz w:val="22"/>
          <w:szCs w:val="22"/>
        </w:rPr>
        <w:t>«</w:t>
      </w:r>
      <w:r w:rsidRPr="00FE42F9">
        <w:rPr>
          <w:bCs/>
          <w:sz w:val="22"/>
          <w:szCs w:val="22"/>
        </w:rPr>
        <w:t>нет</w:t>
      </w:r>
      <w:r w:rsidRPr="00FE42F9">
        <w:rPr>
          <w:i/>
          <w:iCs/>
          <w:color w:val="333399"/>
          <w:sz w:val="22"/>
          <w:szCs w:val="22"/>
        </w:rPr>
        <w:t>»</w:t>
      </w:r>
      <w:r w:rsidRPr="00FE42F9">
        <w:rPr>
          <w:bCs/>
          <w:sz w:val="22"/>
          <w:szCs w:val="22"/>
        </w:rPr>
        <w:t xml:space="preserve">, </w:t>
      </w:r>
      <w:r w:rsidRPr="00FE42F9">
        <w:rPr>
          <w:i/>
          <w:iCs/>
          <w:color w:val="333399"/>
          <w:sz w:val="22"/>
          <w:szCs w:val="22"/>
        </w:rPr>
        <w:t>если да – заполнить таблицу)</w:t>
      </w:r>
    </w:p>
    <w:tbl>
      <w:tblPr>
        <w:tblW w:w="491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371" w:author="Rinat Gub" w:date="2022-12-06T13:44:00Z">
          <w:tblPr>
            <w:tblW w:w="4904" w:type="pct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436"/>
        <w:gridCol w:w="3405"/>
        <w:gridCol w:w="3300"/>
        <w:gridCol w:w="2329"/>
        <w:tblGridChange w:id="372">
          <w:tblGrid>
            <w:gridCol w:w="436"/>
            <w:gridCol w:w="3397"/>
            <w:gridCol w:w="3291"/>
            <w:gridCol w:w="2319"/>
          </w:tblGrid>
        </w:tblGridChange>
      </w:tblGrid>
      <w:tr w:rsidR="00F266DF" w:rsidRPr="00FE42F9" w:rsidTr="001C4228">
        <w:trPr>
          <w:jc w:val="center"/>
          <w:trPrChange w:id="373" w:author="Rinat Gub" w:date="2022-12-06T13:44:00Z">
            <w:trPr>
              <w:jc w:val="center"/>
            </w:trPr>
          </w:trPrChange>
        </w:trPr>
        <w:tc>
          <w:tcPr>
            <w:tcW w:w="225" w:type="pct"/>
            <w:tcPrChange w:id="374" w:author="Rinat Gub" w:date="2022-12-06T13:44:00Z">
              <w:tcPr>
                <w:tcW w:w="212" w:type="pct"/>
              </w:tcPr>
            </w:tcPrChange>
          </w:tcPr>
          <w:p w:rsidR="00F266DF" w:rsidRPr="0004610E" w:rsidRDefault="00F266DF" w:rsidP="0060632F">
            <w:pPr>
              <w:widowControl w:val="0"/>
              <w:spacing w:before="120"/>
              <w:ind w:left="720" w:firstLine="0"/>
              <w:contextualSpacing/>
              <w:rPr>
                <w:sz w:val="22"/>
                <w:szCs w:val="22"/>
              </w:rPr>
              <w:pPrChange w:id="375" w:author="Rinat Gub" w:date="2022-12-06T13:44:00Z">
                <w:pPr>
                  <w:ind w:firstLine="0"/>
                </w:pPr>
              </w:pPrChange>
            </w:pPr>
          </w:p>
        </w:tc>
        <w:tc>
          <w:tcPr>
            <w:tcW w:w="1800" w:type="pct"/>
            <w:tcPrChange w:id="376" w:author="Rinat Gub" w:date="2022-12-06T13:44:00Z">
              <w:tcPr>
                <w:tcW w:w="1805" w:type="pct"/>
              </w:tcPr>
            </w:tcPrChange>
          </w:tcPr>
          <w:p w:rsidR="00F266DF" w:rsidRPr="0004610E" w:rsidRDefault="00967F0C" w:rsidP="0060632F">
            <w:pPr>
              <w:ind w:firstLine="0"/>
              <w:jc w:val="center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Предыдущие ФИО</w:t>
            </w:r>
          </w:p>
        </w:tc>
        <w:tc>
          <w:tcPr>
            <w:tcW w:w="1744" w:type="pct"/>
            <w:tcPrChange w:id="377" w:author="Rinat Gub" w:date="2022-12-06T13:44:00Z">
              <w:tcPr>
                <w:tcW w:w="1749" w:type="pct"/>
              </w:tcPr>
            </w:tcPrChange>
          </w:tcPr>
          <w:p w:rsidR="00F266DF" w:rsidRPr="0004610E" w:rsidRDefault="00967F0C" w:rsidP="0060632F">
            <w:pPr>
              <w:ind w:firstLine="0"/>
              <w:jc w:val="center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Причина и дата изменения</w:t>
            </w:r>
          </w:p>
        </w:tc>
        <w:tc>
          <w:tcPr>
            <w:tcW w:w="1232" w:type="pct"/>
            <w:tcPrChange w:id="378" w:author="Rinat Gub" w:date="2022-12-06T13:44:00Z">
              <w:tcPr>
                <w:tcW w:w="1234" w:type="pct"/>
              </w:tcPr>
            </w:tcPrChange>
          </w:tcPr>
          <w:p w:rsidR="0060632F" w:rsidRPr="0004610E" w:rsidRDefault="00967F0C">
            <w:pPr>
              <w:ind w:firstLine="0"/>
              <w:jc w:val="center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 xml:space="preserve">Примечания </w:t>
            </w:r>
          </w:p>
        </w:tc>
      </w:tr>
      <w:tr w:rsidR="00F266DF" w:rsidRPr="00FE42F9" w:rsidTr="001C4228">
        <w:trPr>
          <w:jc w:val="center"/>
          <w:trPrChange w:id="379" w:author="Rinat Gub" w:date="2022-12-06T13:44:00Z">
            <w:trPr>
              <w:jc w:val="center"/>
            </w:trPr>
          </w:trPrChange>
        </w:trPr>
        <w:tc>
          <w:tcPr>
            <w:tcW w:w="225" w:type="pct"/>
            <w:tcPrChange w:id="380" w:author="Rinat Gub" w:date="2022-12-06T13:44:00Z">
              <w:tcPr>
                <w:tcW w:w="212" w:type="pct"/>
              </w:tcPr>
            </w:tcPrChange>
          </w:tcPr>
          <w:p w:rsidR="00F266DF" w:rsidRPr="0004610E" w:rsidRDefault="00967F0C" w:rsidP="0060632F">
            <w:pPr>
              <w:ind w:firstLine="0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1</w:t>
            </w:r>
          </w:p>
        </w:tc>
        <w:tc>
          <w:tcPr>
            <w:tcW w:w="1800" w:type="pct"/>
            <w:tcPrChange w:id="381" w:author="Rinat Gub" w:date="2022-12-06T13:44:00Z">
              <w:tcPr>
                <w:tcW w:w="1805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744" w:type="pct"/>
            <w:tcPrChange w:id="382" w:author="Rinat Gub" w:date="2022-12-06T13:44:00Z">
              <w:tcPr>
                <w:tcW w:w="1749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232" w:type="pct"/>
            <w:tcPrChange w:id="383" w:author="Rinat Gub" w:date="2022-12-06T13:44:00Z">
              <w:tcPr>
                <w:tcW w:w="1234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</w:tr>
      <w:tr w:rsidR="00F266DF" w:rsidRPr="00FE42F9" w:rsidTr="001C4228">
        <w:trPr>
          <w:jc w:val="center"/>
          <w:trPrChange w:id="384" w:author="Rinat Gub" w:date="2022-12-06T13:44:00Z">
            <w:trPr>
              <w:jc w:val="center"/>
            </w:trPr>
          </w:trPrChange>
        </w:trPr>
        <w:tc>
          <w:tcPr>
            <w:tcW w:w="225" w:type="pct"/>
            <w:tcPrChange w:id="385" w:author="Rinat Gub" w:date="2022-12-06T13:44:00Z">
              <w:tcPr>
                <w:tcW w:w="212" w:type="pct"/>
              </w:tcPr>
            </w:tcPrChange>
          </w:tcPr>
          <w:p w:rsidR="00F266DF" w:rsidRPr="0004610E" w:rsidRDefault="00967F0C" w:rsidP="0060632F">
            <w:pPr>
              <w:ind w:firstLine="0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2</w:t>
            </w:r>
          </w:p>
        </w:tc>
        <w:tc>
          <w:tcPr>
            <w:tcW w:w="1800" w:type="pct"/>
            <w:tcPrChange w:id="386" w:author="Rinat Gub" w:date="2022-12-06T13:44:00Z">
              <w:tcPr>
                <w:tcW w:w="1805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744" w:type="pct"/>
            <w:tcPrChange w:id="387" w:author="Rinat Gub" w:date="2022-12-06T13:44:00Z">
              <w:tcPr>
                <w:tcW w:w="1749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232" w:type="pct"/>
            <w:tcPrChange w:id="388" w:author="Rinat Gub" w:date="2022-12-06T13:44:00Z">
              <w:tcPr>
                <w:tcW w:w="1234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</w:tr>
      <w:tr w:rsidR="00F266DF" w:rsidRPr="00FE42F9" w:rsidTr="001C4228">
        <w:trPr>
          <w:jc w:val="center"/>
          <w:trPrChange w:id="389" w:author="Rinat Gub" w:date="2022-12-06T13:44:00Z">
            <w:trPr>
              <w:jc w:val="center"/>
            </w:trPr>
          </w:trPrChange>
        </w:trPr>
        <w:tc>
          <w:tcPr>
            <w:tcW w:w="225" w:type="pct"/>
            <w:tcPrChange w:id="390" w:author="Rinat Gub" w:date="2022-12-06T13:44:00Z">
              <w:tcPr>
                <w:tcW w:w="212" w:type="pct"/>
              </w:tcPr>
            </w:tcPrChange>
          </w:tcPr>
          <w:p w:rsidR="00F266DF" w:rsidRPr="0004610E" w:rsidRDefault="00967F0C" w:rsidP="0060632F">
            <w:pPr>
              <w:ind w:firstLine="0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…</w:t>
            </w:r>
          </w:p>
        </w:tc>
        <w:tc>
          <w:tcPr>
            <w:tcW w:w="1800" w:type="pct"/>
            <w:tcPrChange w:id="391" w:author="Rinat Gub" w:date="2022-12-06T13:44:00Z">
              <w:tcPr>
                <w:tcW w:w="1805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744" w:type="pct"/>
            <w:tcPrChange w:id="392" w:author="Rinat Gub" w:date="2022-12-06T13:44:00Z">
              <w:tcPr>
                <w:tcW w:w="1749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232" w:type="pct"/>
            <w:tcPrChange w:id="393" w:author="Rinat Gub" w:date="2022-12-06T13:44:00Z">
              <w:tcPr>
                <w:tcW w:w="1234" w:type="pct"/>
              </w:tcPr>
            </w:tcPrChange>
          </w:tcPr>
          <w:p w:rsidR="00F266DF" w:rsidRPr="0004610E" w:rsidRDefault="00F266DF" w:rsidP="0060632F">
            <w:pPr>
              <w:ind w:firstLine="0"/>
              <w:rPr>
                <w:sz w:val="22"/>
                <w:szCs w:val="22"/>
              </w:rPr>
            </w:pPr>
          </w:p>
        </w:tc>
      </w:tr>
    </w:tbl>
    <w:p w:rsidR="006F21B8" w:rsidRPr="0004610E" w:rsidRDefault="006F21B8">
      <w:pPr>
        <w:pStyle w:val="afa"/>
        <w:spacing w:before="0" w:line="276" w:lineRule="auto"/>
        <w:ind w:left="927"/>
        <w:jc w:val="both"/>
        <w:rPr>
          <w:i/>
          <w:iCs/>
          <w:color w:val="333399"/>
          <w:sz w:val="22"/>
          <w:szCs w:val="22"/>
        </w:rPr>
      </w:pPr>
    </w:p>
    <w:p w:rsidR="006F21B8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i/>
          <w:iCs/>
          <w:color w:val="333399"/>
          <w:sz w:val="22"/>
          <w:szCs w:val="22"/>
        </w:rPr>
        <w:pPrChange w:id="394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>Дата и место рождения, пол, гражданство</w:t>
      </w:r>
      <w:r w:rsidR="006006D2" w:rsidRPr="0004610E">
        <w:rPr>
          <w:rStyle w:val="afc"/>
          <w:sz w:val="22"/>
          <w:szCs w:val="22"/>
        </w:rPr>
        <w:footnoteReference w:id="3"/>
      </w:r>
      <w:r w:rsidRPr="0004610E">
        <w:rPr>
          <w:sz w:val="22"/>
          <w:szCs w:val="22"/>
        </w:rPr>
        <w:t>: ___________ .</w:t>
      </w:r>
    </w:p>
    <w:p w:rsidR="007D7990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sz w:val="22"/>
          <w:szCs w:val="22"/>
        </w:rPr>
        <w:pPrChange w:id="398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 xml:space="preserve">Наименование документа, удостоверяющего личность: </w:t>
      </w:r>
      <w:r w:rsidRPr="0004610E">
        <w:rPr>
          <w:i/>
          <w:iCs/>
          <w:color w:val="333399"/>
          <w:sz w:val="22"/>
          <w:szCs w:val="22"/>
        </w:rPr>
        <w:t>(тип, серия и номер, дата и место выдачи, код подразделения).</w:t>
      </w:r>
    </w:p>
    <w:p w:rsidR="007D7990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sz w:val="22"/>
          <w:szCs w:val="22"/>
        </w:rPr>
        <w:pPrChange w:id="399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 xml:space="preserve">Отношение к воинской службе: </w:t>
      </w:r>
      <w:r w:rsidRPr="0004610E">
        <w:rPr>
          <w:i/>
          <w:iCs/>
          <w:color w:val="333399"/>
          <w:sz w:val="22"/>
          <w:szCs w:val="22"/>
        </w:rPr>
        <w:t>(невоеннообязанный, отслужил/запас, военнослужащий).</w:t>
      </w:r>
    </w:p>
    <w:p w:rsidR="008624E7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color w:val="000000"/>
          <w:sz w:val="22"/>
          <w:szCs w:val="22"/>
        </w:rPr>
        <w:pPrChange w:id="400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color w:val="000000"/>
          <w:sz w:val="22"/>
          <w:szCs w:val="22"/>
        </w:rPr>
        <w:t xml:space="preserve">Семейное положение: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054A2E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sz w:val="22"/>
          <w:szCs w:val="22"/>
        </w:rPr>
        <w:pPrChange w:id="401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 xml:space="preserve">Сведения о месте работы (при наличии): </w:t>
      </w:r>
      <w:r w:rsidRPr="0004610E">
        <w:rPr>
          <w:i/>
          <w:iCs/>
          <w:color w:val="333399"/>
          <w:sz w:val="22"/>
          <w:szCs w:val="22"/>
        </w:rPr>
        <w:t>(наименование организации, адрес, вид деятельности организации, наименование должности, стаж работы в организации).</w:t>
      </w:r>
    </w:p>
    <w:p w:rsidR="00054A2E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sz w:val="22"/>
          <w:szCs w:val="22"/>
        </w:rPr>
        <w:pPrChange w:id="402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 xml:space="preserve">Сведения об образовании: </w:t>
      </w:r>
      <w:r w:rsidRPr="0004610E">
        <w:rPr>
          <w:i/>
          <w:iCs/>
          <w:color w:val="333399"/>
          <w:sz w:val="22"/>
          <w:szCs w:val="22"/>
        </w:rPr>
        <w:t>(вид образования, наименование учебного заведения, год окончания, специальность).</w:t>
      </w:r>
    </w:p>
    <w:p w:rsidR="006F21B8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jc w:val="both"/>
        <w:rPr>
          <w:sz w:val="22"/>
          <w:szCs w:val="22"/>
        </w:rPr>
        <w:pPrChange w:id="403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>Наименование регистрирующего органа, в котором находится регистрационное дело: (не заполняется физ. лицами): ___________ ;</w:t>
      </w:r>
    </w:p>
    <w:p w:rsidR="006F21B8" w:rsidRPr="0004610E" w:rsidRDefault="00967F0C">
      <w:pPr>
        <w:pStyle w:val="afa"/>
        <w:spacing w:before="0" w:line="276" w:lineRule="auto"/>
        <w:ind w:left="927"/>
        <w:jc w:val="both"/>
        <w:rPr>
          <w:sz w:val="22"/>
          <w:szCs w:val="22"/>
        </w:rPr>
      </w:pPr>
      <w:r w:rsidRPr="0004610E">
        <w:rPr>
          <w:sz w:val="22"/>
          <w:szCs w:val="22"/>
        </w:rPr>
        <w:t xml:space="preserve">ИНН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6F21B8" w:rsidRPr="0004610E" w:rsidRDefault="00967F0C">
      <w:pPr>
        <w:pStyle w:val="afa"/>
        <w:spacing w:line="276" w:lineRule="auto"/>
        <w:ind w:left="927"/>
        <w:rPr>
          <w:i/>
          <w:iCs/>
          <w:color w:val="333399"/>
          <w:sz w:val="22"/>
          <w:szCs w:val="22"/>
        </w:rPr>
      </w:pPr>
      <w:r w:rsidRPr="0004610E">
        <w:rPr>
          <w:i/>
          <w:iCs/>
          <w:color w:val="333399"/>
          <w:sz w:val="22"/>
          <w:szCs w:val="22"/>
        </w:rPr>
        <w:t xml:space="preserve">(Примечание: для нерезидентов Российской Федерации — указать </w:t>
      </w:r>
      <w:r w:rsidRPr="0004610E">
        <w:rPr>
          <w:i/>
          <w:iCs/>
          <w:color w:val="333399"/>
          <w:sz w:val="22"/>
          <w:szCs w:val="22"/>
          <w:lang w:val="en-US"/>
        </w:rPr>
        <w:t>TIN</w:t>
      </w:r>
      <w:r w:rsidRPr="0004610E">
        <w:rPr>
          <w:i/>
          <w:iCs/>
          <w:color w:val="333399"/>
          <w:sz w:val="22"/>
          <w:szCs w:val="22"/>
        </w:rPr>
        <w:t xml:space="preserve"> (</w:t>
      </w:r>
      <w:r w:rsidRPr="0004610E">
        <w:rPr>
          <w:i/>
          <w:iCs/>
          <w:color w:val="333399"/>
          <w:sz w:val="22"/>
          <w:szCs w:val="22"/>
          <w:lang w:val="en-US"/>
        </w:rPr>
        <w:t>Taxpayer</w:t>
      </w:r>
      <w:r w:rsidRPr="0004610E">
        <w:rPr>
          <w:i/>
          <w:iCs/>
          <w:color w:val="333399"/>
          <w:sz w:val="22"/>
          <w:szCs w:val="22"/>
        </w:rPr>
        <w:t xml:space="preserve"> </w:t>
      </w:r>
      <w:r w:rsidRPr="0004610E">
        <w:rPr>
          <w:i/>
          <w:iCs/>
          <w:color w:val="333399"/>
          <w:sz w:val="22"/>
          <w:szCs w:val="22"/>
          <w:lang w:val="en-US"/>
        </w:rPr>
        <w:t>Identification</w:t>
      </w:r>
      <w:r w:rsidRPr="0004610E">
        <w:rPr>
          <w:i/>
          <w:iCs/>
          <w:color w:val="333399"/>
          <w:sz w:val="22"/>
          <w:szCs w:val="22"/>
        </w:rPr>
        <w:t xml:space="preserve"> </w:t>
      </w:r>
      <w:r w:rsidRPr="0004610E">
        <w:rPr>
          <w:i/>
          <w:iCs/>
          <w:color w:val="333399"/>
          <w:sz w:val="22"/>
          <w:szCs w:val="22"/>
          <w:lang w:val="en-US"/>
        </w:rPr>
        <w:t>Number</w:t>
      </w:r>
      <w:r w:rsidRPr="0004610E">
        <w:rPr>
          <w:i/>
          <w:iCs/>
          <w:color w:val="333399"/>
          <w:sz w:val="22"/>
          <w:szCs w:val="22"/>
        </w:rPr>
        <w:t>)</w:t>
      </w:r>
    </w:p>
    <w:p w:rsidR="006F21B8" w:rsidRPr="0004610E" w:rsidRDefault="00967F0C">
      <w:pPr>
        <w:pStyle w:val="afa"/>
        <w:spacing w:before="0" w:line="276" w:lineRule="auto"/>
        <w:ind w:left="927"/>
        <w:jc w:val="both"/>
        <w:rPr>
          <w:sz w:val="22"/>
          <w:szCs w:val="22"/>
        </w:rPr>
      </w:pPr>
      <w:r w:rsidRPr="0004610E">
        <w:rPr>
          <w:sz w:val="22"/>
          <w:szCs w:val="22"/>
        </w:rPr>
        <w:t>ОГРН, номер свидетельства ОГРН (не заполняется физ. лицами): ___________ ;</w:t>
      </w:r>
    </w:p>
    <w:p w:rsidR="006F21B8" w:rsidRPr="0004610E" w:rsidRDefault="00967F0C">
      <w:pPr>
        <w:pStyle w:val="afa"/>
        <w:spacing w:before="0" w:line="276" w:lineRule="auto"/>
        <w:ind w:left="927"/>
        <w:jc w:val="both"/>
        <w:rPr>
          <w:sz w:val="22"/>
          <w:szCs w:val="22"/>
        </w:rPr>
      </w:pPr>
      <w:r w:rsidRPr="0004610E">
        <w:rPr>
          <w:sz w:val="22"/>
          <w:szCs w:val="22"/>
        </w:rPr>
        <w:t>ОКВЭД</w:t>
      </w:r>
      <w:r w:rsidR="00E4689A" w:rsidRPr="0004610E">
        <w:rPr>
          <w:sz w:val="22"/>
          <w:szCs w:val="22"/>
        </w:rPr>
        <w:t>2</w:t>
      </w:r>
      <w:r w:rsidRPr="0004610E">
        <w:rPr>
          <w:sz w:val="22"/>
          <w:szCs w:val="22"/>
        </w:rPr>
        <w:t>, дата регистрации (не заполняется физ. лицами): ___________ ;</w:t>
      </w:r>
    </w:p>
    <w:p w:rsidR="006F21B8" w:rsidRPr="0004610E" w:rsidRDefault="00967F0C" w:rsidP="0040134A">
      <w:pPr>
        <w:pStyle w:val="afa"/>
        <w:keepNext/>
        <w:numPr>
          <w:ilvl w:val="0"/>
          <w:numId w:val="132"/>
        </w:numPr>
        <w:spacing w:before="0" w:line="276" w:lineRule="auto"/>
        <w:jc w:val="both"/>
        <w:rPr>
          <w:sz w:val="22"/>
          <w:szCs w:val="22"/>
        </w:rPr>
        <w:pPrChange w:id="404" w:author="Rinat Gub" w:date="2022-12-06T13:44:00Z">
          <w:pPr>
            <w:pStyle w:val="afa"/>
            <w:keepNext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lastRenderedPageBreak/>
        <w:t xml:space="preserve">Адрес: </w:t>
      </w:r>
    </w:p>
    <w:p w:rsidR="008624E7" w:rsidRPr="0004610E" w:rsidRDefault="00967F0C" w:rsidP="00C9540F">
      <w:pPr>
        <w:tabs>
          <w:tab w:val="right" w:pos="9072"/>
        </w:tabs>
        <w:ind w:left="709"/>
        <w:rPr>
          <w:sz w:val="22"/>
          <w:szCs w:val="22"/>
        </w:rPr>
        <w:pPrChange w:id="405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 xml:space="preserve">Юридический адрес (не заполняется физ. лицами): </w:t>
      </w:r>
      <w:r w:rsidRPr="0004610E">
        <w:rPr>
          <w:i/>
          <w:iCs/>
          <w:color w:val="333399"/>
          <w:sz w:val="22"/>
          <w:szCs w:val="22"/>
        </w:rPr>
        <w:t>(указать)</w:t>
      </w:r>
      <w:r w:rsidRPr="0004610E">
        <w:rPr>
          <w:sz w:val="22"/>
          <w:u w:val="single"/>
          <w:rPrChange w:id="406" w:author="Rinat Gub" w:date="2022-12-06T13:44:00Z">
            <w:rPr>
              <w:sz w:val="22"/>
            </w:rPr>
          </w:rPrChange>
        </w:rPr>
        <w:tab/>
      </w:r>
    </w:p>
    <w:p w:rsidR="00F266DF" w:rsidRPr="0004610E" w:rsidRDefault="00967F0C" w:rsidP="00C9540F">
      <w:pPr>
        <w:tabs>
          <w:tab w:val="right" w:pos="9072"/>
        </w:tabs>
        <w:ind w:left="709"/>
        <w:rPr>
          <w:sz w:val="22"/>
          <w:szCs w:val="22"/>
        </w:rPr>
        <w:pPrChange w:id="407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>Адрес регистрации (прописки):</w:t>
      </w:r>
      <w:r w:rsidRPr="0004610E">
        <w:rPr>
          <w:i/>
          <w:iCs/>
          <w:color w:val="333399"/>
          <w:sz w:val="22"/>
          <w:szCs w:val="22"/>
        </w:rPr>
        <w:t xml:space="preserve"> (указать)</w:t>
      </w:r>
      <w:r w:rsidRPr="0004610E">
        <w:rPr>
          <w:sz w:val="22"/>
          <w:u w:val="single"/>
          <w:rPrChange w:id="408" w:author="Rinat Gub" w:date="2022-12-06T13:44:00Z">
            <w:rPr>
              <w:sz w:val="22"/>
            </w:rPr>
          </w:rPrChange>
        </w:rPr>
        <w:tab/>
      </w:r>
    </w:p>
    <w:p w:rsidR="008624E7" w:rsidRPr="0004610E" w:rsidRDefault="00967F0C" w:rsidP="00C9540F">
      <w:pPr>
        <w:tabs>
          <w:tab w:val="right" w:pos="9072"/>
        </w:tabs>
        <w:ind w:left="709"/>
        <w:rPr>
          <w:sz w:val="22"/>
          <w:szCs w:val="22"/>
        </w:rPr>
        <w:pPrChange w:id="409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>Адрес временной регистрации (при наличии):</w:t>
      </w:r>
      <w:r w:rsidRPr="0004610E">
        <w:rPr>
          <w:i/>
          <w:iCs/>
          <w:color w:val="333399"/>
          <w:sz w:val="22"/>
          <w:szCs w:val="22"/>
        </w:rPr>
        <w:t xml:space="preserve"> (указать)</w:t>
      </w:r>
      <w:r w:rsidRPr="0004610E">
        <w:rPr>
          <w:sz w:val="22"/>
          <w:u w:val="single"/>
          <w:rPrChange w:id="410" w:author="Rinat Gub" w:date="2022-12-06T13:44:00Z">
            <w:rPr>
              <w:sz w:val="22"/>
            </w:rPr>
          </w:rPrChange>
        </w:rPr>
        <w:tab/>
      </w:r>
    </w:p>
    <w:p w:rsidR="00F266DF" w:rsidRPr="0004610E" w:rsidRDefault="00967F0C" w:rsidP="00C9540F">
      <w:pPr>
        <w:tabs>
          <w:tab w:val="right" w:pos="9072"/>
        </w:tabs>
        <w:ind w:left="709"/>
        <w:rPr>
          <w:sz w:val="22"/>
          <w:u w:val="single"/>
          <w:rPrChange w:id="411" w:author="Rinat Gub" w:date="2022-12-06T13:44:00Z">
            <w:rPr>
              <w:sz w:val="22"/>
            </w:rPr>
          </w:rPrChange>
        </w:rPr>
        <w:pPrChange w:id="412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 xml:space="preserve">Адрес фактического проживания: </w:t>
      </w:r>
      <w:r w:rsidRPr="0004610E">
        <w:rPr>
          <w:i/>
          <w:iCs/>
          <w:color w:val="333399"/>
          <w:sz w:val="22"/>
          <w:szCs w:val="22"/>
        </w:rPr>
        <w:t>(указать, если не совпадает с адресом (указать)</w:t>
      </w:r>
      <w:r w:rsidRPr="0004610E">
        <w:rPr>
          <w:sz w:val="22"/>
          <w:u w:val="single"/>
          <w:rPrChange w:id="413" w:author="Rinat Gub" w:date="2022-12-06T13:44:00Z">
            <w:rPr>
              <w:sz w:val="22"/>
            </w:rPr>
          </w:rPrChange>
        </w:rPr>
        <w:tab/>
      </w:r>
    </w:p>
    <w:p w:rsidR="00C9540F" w:rsidRPr="0004610E" w:rsidRDefault="00C9540F" w:rsidP="00C9540F">
      <w:pPr>
        <w:tabs>
          <w:tab w:val="right" w:pos="9072"/>
        </w:tabs>
        <w:ind w:left="709"/>
        <w:rPr>
          <w:sz w:val="22"/>
          <w:szCs w:val="22"/>
        </w:rPr>
      </w:pPr>
      <w:r w:rsidRPr="0004610E">
        <w:rPr>
          <w:sz w:val="22"/>
          <w:szCs w:val="22"/>
          <w:u w:val="single"/>
        </w:rPr>
        <w:tab/>
      </w:r>
    </w:p>
    <w:p w:rsidR="00F266DF" w:rsidRPr="0004610E" w:rsidRDefault="00967F0C" w:rsidP="00C9540F">
      <w:pPr>
        <w:tabs>
          <w:tab w:val="right" w:pos="9072"/>
        </w:tabs>
        <w:ind w:left="709"/>
        <w:rPr>
          <w:sz w:val="22"/>
          <w:szCs w:val="22"/>
          <w:u w:val="single"/>
        </w:rPr>
        <w:pPrChange w:id="414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 xml:space="preserve">Телефон: </w:t>
      </w:r>
      <w:r w:rsidRPr="0004610E">
        <w:rPr>
          <w:i/>
          <w:iCs/>
          <w:color w:val="333399"/>
          <w:sz w:val="22"/>
          <w:szCs w:val="22"/>
        </w:rPr>
        <w:t>(указать)</w:t>
      </w:r>
      <w:r w:rsidR="00C9540F" w:rsidRPr="0004610E">
        <w:rPr>
          <w:i/>
          <w:iCs/>
          <w:color w:val="333399"/>
          <w:sz w:val="22"/>
          <w:szCs w:val="22"/>
          <w:u w:val="single"/>
        </w:rPr>
        <w:tab/>
      </w:r>
    </w:p>
    <w:p w:rsidR="00F266DF" w:rsidRPr="0004610E" w:rsidRDefault="00967F0C" w:rsidP="00C9540F">
      <w:pPr>
        <w:tabs>
          <w:tab w:val="right" w:pos="9072"/>
        </w:tabs>
        <w:ind w:left="709"/>
        <w:rPr>
          <w:i/>
          <w:iCs/>
          <w:color w:val="333399"/>
          <w:sz w:val="22"/>
          <w:szCs w:val="22"/>
        </w:rPr>
        <w:pPrChange w:id="415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 xml:space="preserve">Факс: </w:t>
      </w:r>
      <w:r w:rsidRPr="0004610E">
        <w:rPr>
          <w:i/>
          <w:iCs/>
          <w:color w:val="333399"/>
          <w:sz w:val="22"/>
          <w:szCs w:val="22"/>
        </w:rPr>
        <w:t>(указать)</w:t>
      </w:r>
      <w:r w:rsidR="00C9540F" w:rsidRPr="0004610E">
        <w:rPr>
          <w:i/>
          <w:iCs/>
          <w:color w:val="333399"/>
          <w:sz w:val="22"/>
          <w:szCs w:val="22"/>
          <w:u w:val="single"/>
        </w:rPr>
        <w:tab/>
      </w:r>
    </w:p>
    <w:p w:rsidR="00F266DF" w:rsidRPr="0004610E" w:rsidRDefault="00967F0C" w:rsidP="00C9540F">
      <w:pPr>
        <w:tabs>
          <w:tab w:val="right" w:pos="9072"/>
        </w:tabs>
        <w:ind w:left="709"/>
        <w:rPr>
          <w:i/>
          <w:iCs/>
          <w:color w:val="333399"/>
          <w:sz w:val="22"/>
          <w:szCs w:val="22"/>
        </w:rPr>
        <w:pPrChange w:id="416" w:author="Rinat Gub" w:date="2022-12-06T13:44:00Z">
          <w:pPr>
            <w:ind w:left="709"/>
          </w:pPr>
        </w:pPrChange>
      </w:pPr>
      <w:r w:rsidRPr="0004610E">
        <w:rPr>
          <w:sz w:val="22"/>
          <w:szCs w:val="22"/>
        </w:rPr>
        <w:t xml:space="preserve">Электронная почта: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F266DF" w:rsidRPr="0004610E" w:rsidRDefault="00967F0C" w:rsidP="00F266DF">
      <w:pPr>
        <w:ind w:left="709"/>
        <w:rPr>
          <w:sz w:val="22"/>
          <w:szCs w:val="22"/>
        </w:rPr>
      </w:pPr>
      <w:r w:rsidRPr="0004610E">
        <w:rPr>
          <w:sz w:val="22"/>
          <w:szCs w:val="22"/>
        </w:rPr>
        <w:t xml:space="preserve">Официальный веб-сайт (при наличии):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6F21B8" w:rsidRPr="0004610E" w:rsidRDefault="00967F0C" w:rsidP="0040134A">
      <w:pPr>
        <w:pStyle w:val="afa"/>
        <w:numPr>
          <w:ilvl w:val="0"/>
          <w:numId w:val="132"/>
        </w:numPr>
        <w:spacing w:before="0" w:line="276" w:lineRule="auto"/>
        <w:ind w:left="714" w:hanging="357"/>
        <w:jc w:val="both"/>
        <w:rPr>
          <w:sz w:val="22"/>
          <w:szCs w:val="22"/>
        </w:rPr>
        <w:pPrChange w:id="417" w:author="Rinat Gub" w:date="2022-12-06T13:44:00Z">
          <w:pPr>
            <w:pStyle w:val="afa"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04610E">
        <w:rPr>
          <w:sz w:val="22"/>
          <w:szCs w:val="22"/>
        </w:rPr>
        <w:t xml:space="preserve">Банковские реквизиты: </w:t>
      </w:r>
    </w:p>
    <w:p w:rsidR="00F266DF" w:rsidRPr="0004610E" w:rsidRDefault="00967F0C" w:rsidP="00F266DF">
      <w:pPr>
        <w:ind w:left="709"/>
        <w:rPr>
          <w:sz w:val="22"/>
          <w:szCs w:val="22"/>
          <w:u w:val="single"/>
        </w:rPr>
      </w:pPr>
      <w:r w:rsidRPr="0004610E">
        <w:rPr>
          <w:sz w:val="22"/>
          <w:szCs w:val="22"/>
        </w:rPr>
        <w:t xml:space="preserve">р/с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F266DF" w:rsidRPr="0004610E" w:rsidRDefault="00967F0C" w:rsidP="00F266DF">
      <w:pPr>
        <w:ind w:left="709"/>
        <w:rPr>
          <w:sz w:val="22"/>
          <w:szCs w:val="22"/>
          <w:u w:val="single"/>
        </w:rPr>
      </w:pPr>
      <w:r w:rsidRPr="0004610E">
        <w:rPr>
          <w:sz w:val="22"/>
          <w:szCs w:val="22"/>
        </w:rPr>
        <w:t xml:space="preserve">банк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F266DF" w:rsidRPr="0004610E" w:rsidRDefault="00967F0C" w:rsidP="00F266DF">
      <w:pPr>
        <w:ind w:left="709"/>
        <w:rPr>
          <w:sz w:val="22"/>
          <w:szCs w:val="22"/>
        </w:rPr>
      </w:pPr>
      <w:r w:rsidRPr="0004610E">
        <w:rPr>
          <w:sz w:val="22"/>
          <w:szCs w:val="22"/>
        </w:rPr>
        <w:t xml:space="preserve">город </w:t>
      </w:r>
      <w:r w:rsidRPr="0004610E">
        <w:rPr>
          <w:i/>
          <w:iCs/>
          <w:color w:val="333399"/>
          <w:sz w:val="22"/>
          <w:szCs w:val="22"/>
        </w:rPr>
        <w:t>(указать)</w:t>
      </w:r>
    </w:p>
    <w:p w:rsidR="006F21B8" w:rsidRPr="0004610E" w:rsidRDefault="00967F0C" w:rsidP="0040134A">
      <w:pPr>
        <w:pStyle w:val="afa"/>
        <w:numPr>
          <w:ilvl w:val="0"/>
          <w:numId w:val="132"/>
        </w:numPr>
        <w:shd w:val="clear" w:color="auto" w:fill="FFFFFF"/>
        <w:spacing w:before="0" w:line="276" w:lineRule="auto"/>
        <w:ind w:left="714" w:right="11" w:hanging="357"/>
        <w:jc w:val="both"/>
        <w:rPr>
          <w:sz w:val="22"/>
          <w:szCs w:val="22"/>
        </w:rPr>
        <w:pPrChange w:id="418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0" w:line="276" w:lineRule="auto"/>
            <w:ind w:left="927" w:right="11" w:hanging="360"/>
            <w:jc w:val="both"/>
          </w:pPr>
        </w:pPrChange>
      </w:pPr>
      <w:r w:rsidRPr="0004610E">
        <w:rPr>
          <w:sz w:val="22"/>
          <w:szCs w:val="22"/>
        </w:rPr>
        <w:t>Данные о доходах/ среднегодовых оборотах (доходы за последние 3 года</w:t>
      </w:r>
      <w:r w:rsidR="009212B8" w:rsidRPr="0004610E">
        <w:rPr>
          <w:sz w:val="22"/>
          <w:szCs w:val="22"/>
        </w:rPr>
        <w:t xml:space="preserve"> с учетом </w:t>
      </w:r>
      <w:del w:id="419" w:author="Rinat Gub" w:date="2022-12-06T13:44:00Z">
        <w:r w:rsidR="00137846" w:rsidRPr="0004610E">
          <w:rPr>
            <w:sz w:val="22"/>
            <w:szCs w:val="22"/>
          </w:rPr>
          <w:delText xml:space="preserve">НДС </w:delText>
        </w:r>
      </w:del>
      <w:r w:rsidR="009212B8" w:rsidRPr="0004610E">
        <w:rPr>
          <w:sz w:val="22"/>
          <w:szCs w:val="22"/>
        </w:rPr>
        <w:t>и без учета НДС</w:t>
      </w:r>
      <w:r w:rsidRPr="0004610E">
        <w:rPr>
          <w:sz w:val="22"/>
          <w:szCs w:val="22"/>
        </w:rPr>
        <w:t xml:space="preserve"> (в тыс. рублей) </w:t>
      </w:r>
      <w:r w:rsidRPr="0004610E">
        <w:rPr>
          <w:i/>
          <w:iCs/>
          <w:color w:val="333399"/>
          <w:sz w:val="22"/>
          <w:szCs w:val="22"/>
        </w:rPr>
        <w:t>(заполнить таблицу. Примечание: данные предоставляются на основании финансовой отчетности (индивидуальные предприниматели) и справки 2-НДФЛ (физические лица) по соответствующему году. Для нерезидентов Российской Федерации возможно предоставление данных в рублях и национальной валюте одновременно).</w:t>
      </w:r>
    </w:p>
    <w:p w:rsidR="0082259F" w:rsidRPr="0004610E" w:rsidRDefault="0082259F" w:rsidP="0082259F">
      <w:pPr>
        <w:shd w:val="clear" w:color="auto" w:fill="FFFFFF"/>
        <w:spacing w:line="276" w:lineRule="auto"/>
        <w:ind w:right="11" w:firstLine="0"/>
        <w:rPr>
          <w:sz w:val="22"/>
          <w:szCs w:val="22"/>
        </w:rPr>
      </w:pPr>
    </w:p>
    <w:tbl>
      <w:tblPr>
        <w:tblW w:w="485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3"/>
        <w:gridCol w:w="1527"/>
        <w:gridCol w:w="1526"/>
        <w:gridCol w:w="1526"/>
        <w:gridCol w:w="2799"/>
      </w:tblGrid>
      <w:tr w:rsidR="00F266DF" w:rsidRPr="00FE42F9" w:rsidTr="005308F4">
        <w:trPr>
          <w:jc w:val="center"/>
        </w:trPr>
        <w:tc>
          <w:tcPr>
            <w:tcW w:w="1050" w:type="pc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:rsidR="00F266DF" w:rsidRPr="0004610E" w:rsidRDefault="00F266DF" w:rsidP="0060632F">
            <w:pPr>
              <w:pStyle w:val="afd"/>
              <w:widowControl w:val="0"/>
              <w:spacing w:before="120" w:after="0"/>
              <w:ind w:left="720" w:firstLine="0"/>
              <w:contextualSpacing/>
              <w:jc w:val="center"/>
              <w:rPr>
                <w:b/>
                <w:bCs/>
                <w:sz w:val="22"/>
                <w:szCs w:val="22"/>
              </w:rPr>
              <w:pPrChange w:id="420" w:author="Rinat Gub" w:date="2022-12-06T13:44:00Z">
                <w:pPr>
                  <w:pStyle w:val="afd"/>
                  <w:spacing w:after="0"/>
                  <w:ind w:firstLine="0"/>
                  <w:jc w:val="center"/>
                </w:pPr>
              </w:pPrChange>
            </w:pPr>
          </w:p>
        </w:tc>
        <w:tc>
          <w:tcPr>
            <w:tcW w:w="817" w:type="pct"/>
            <w:vAlign w:val="center"/>
          </w:tcPr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20__ г.,</w:t>
            </w:r>
          </w:p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тыс. руб.</w:t>
            </w:r>
          </w:p>
        </w:tc>
        <w:tc>
          <w:tcPr>
            <w:tcW w:w="817" w:type="pct"/>
            <w:vAlign w:val="center"/>
          </w:tcPr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20__ г.,</w:t>
            </w:r>
          </w:p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тыс. руб.</w:t>
            </w:r>
          </w:p>
        </w:tc>
        <w:tc>
          <w:tcPr>
            <w:tcW w:w="817" w:type="pct"/>
            <w:vAlign w:val="center"/>
          </w:tcPr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20__ г.,</w:t>
            </w:r>
          </w:p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тыс. руб.</w:t>
            </w:r>
          </w:p>
        </w:tc>
        <w:tc>
          <w:tcPr>
            <w:tcW w:w="1498" w:type="pct"/>
            <w:vAlign w:val="center"/>
          </w:tcPr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Среднегодовой доход/ объем, тыс. руб.</w:t>
            </w:r>
          </w:p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/>
                <w:i/>
                <w:color w:val="333399"/>
                <w:sz w:val="22"/>
                <w:szCs w:val="22"/>
              </w:rPr>
            </w:pPr>
            <w:r w:rsidRPr="0004610E">
              <w:rPr>
                <w:i/>
                <w:iCs/>
                <w:color w:val="333399"/>
                <w:sz w:val="22"/>
                <w:szCs w:val="22"/>
              </w:rPr>
              <w:t>((20__+20__+20__)/3)</w:t>
            </w:r>
          </w:p>
        </w:tc>
      </w:tr>
      <w:tr w:rsidR="00F266DF" w:rsidRPr="00FE42F9" w:rsidTr="005308F4">
        <w:trPr>
          <w:trHeight w:val="53"/>
          <w:jc w:val="center"/>
        </w:trPr>
        <w:tc>
          <w:tcPr>
            <w:tcW w:w="1050" w:type="pct"/>
            <w:vAlign w:val="center"/>
          </w:tcPr>
          <w:p w:rsidR="00F266DF" w:rsidRPr="0004610E" w:rsidRDefault="00967F0C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Доходы/ Годовые обороты всего</w:t>
            </w:r>
            <w:r w:rsidRPr="0004610E">
              <w:rPr>
                <w:b/>
                <w:bCs/>
                <w:sz w:val="22"/>
                <w:szCs w:val="22"/>
              </w:rPr>
              <w:t xml:space="preserve">, </w:t>
            </w:r>
            <w:r w:rsidR="009212B8" w:rsidRPr="0004610E">
              <w:rPr>
                <w:bCs/>
                <w:sz w:val="22"/>
                <w:szCs w:val="22"/>
              </w:rPr>
              <w:t>с учетом НДС</w:t>
            </w:r>
            <w:r w:rsidR="009212B8" w:rsidRPr="0004610E">
              <w:rPr>
                <w:b/>
                <w:bCs/>
                <w:sz w:val="22"/>
                <w:szCs w:val="22"/>
              </w:rPr>
              <w:t xml:space="preserve"> </w:t>
            </w:r>
            <w:r w:rsidRPr="0004610E">
              <w:rPr>
                <w:sz w:val="22"/>
                <w:szCs w:val="22"/>
              </w:rPr>
              <w:t>тыс. руб.</w:t>
            </w:r>
          </w:p>
        </w:tc>
        <w:tc>
          <w:tcPr>
            <w:tcW w:w="817" w:type="pct"/>
            <w:vAlign w:val="center"/>
          </w:tcPr>
          <w:p w:rsidR="00F266DF" w:rsidRPr="0004610E" w:rsidRDefault="00F266DF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17" w:type="pct"/>
            <w:vAlign w:val="center"/>
          </w:tcPr>
          <w:p w:rsidR="00F266DF" w:rsidRPr="0004610E" w:rsidRDefault="00F266DF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17" w:type="pct"/>
            <w:vAlign w:val="center"/>
          </w:tcPr>
          <w:p w:rsidR="00F266DF" w:rsidRPr="0004610E" w:rsidRDefault="00F266DF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8" w:type="pct"/>
            <w:vAlign w:val="center"/>
          </w:tcPr>
          <w:p w:rsidR="00F266DF" w:rsidRPr="0004610E" w:rsidRDefault="00F266DF" w:rsidP="0060632F">
            <w:pPr>
              <w:pStyle w:val="afd"/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212B8" w:rsidRPr="00FE42F9" w:rsidTr="005308F4">
        <w:trPr>
          <w:trHeight w:val="53"/>
          <w:jc w:val="center"/>
        </w:trPr>
        <w:tc>
          <w:tcPr>
            <w:tcW w:w="1050" w:type="pct"/>
            <w:vAlign w:val="center"/>
          </w:tcPr>
          <w:p w:rsidR="009212B8" w:rsidRPr="0004610E" w:rsidRDefault="009212B8" w:rsidP="0060632F">
            <w:pPr>
              <w:pStyle w:val="afd"/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04610E">
              <w:rPr>
                <w:sz w:val="22"/>
                <w:szCs w:val="22"/>
              </w:rPr>
              <w:t>Доходы/ Годовые обороты всего</w:t>
            </w:r>
            <w:r w:rsidRPr="0004610E">
              <w:rPr>
                <w:b/>
                <w:sz w:val="22"/>
                <w:rPrChange w:id="421" w:author="Rinat Gub" w:date="2022-12-06T13:44:00Z">
                  <w:rPr>
                    <w:sz w:val="22"/>
                  </w:rPr>
                </w:rPrChange>
              </w:rPr>
              <w:t xml:space="preserve">, </w:t>
            </w:r>
            <w:r w:rsidRPr="0004610E">
              <w:rPr>
                <w:bCs/>
                <w:sz w:val="22"/>
                <w:szCs w:val="22"/>
              </w:rPr>
              <w:t>без учета НДС</w:t>
            </w:r>
            <w:r w:rsidRPr="0004610E">
              <w:rPr>
                <w:b/>
                <w:sz w:val="22"/>
                <w:rPrChange w:id="422" w:author="Rinat Gub" w:date="2022-12-06T13:44:00Z">
                  <w:rPr>
                    <w:sz w:val="22"/>
                  </w:rPr>
                </w:rPrChange>
              </w:rPr>
              <w:t xml:space="preserve"> </w:t>
            </w:r>
            <w:r w:rsidRPr="0004610E">
              <w:rPr>
                <w:sz w:val="22"/>
                <w:szCs w:val="22"/>
              </w:rPr>
              <w:t>тыс. руб.</w:t>
            </w:r>
          </w:p>
        </w:tc>
        <w:tc>
          <w:tcPr>
            <w:tcW w:w="817" w:type="pct"/>
            <w:vAlign w:val="center"/>
          </w:tcPr>
          <w:p w:rsidR="009212B8" w:rsidRPr="0004610E" w:rsidRDefault="009212B8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17" w:type="pct"/>
            <w:vAlign w:val="center"/>
          </w:tcPr>
          <w:p w:rsidR="009212B8" w:rsidRPr="0004610E" w:rsidRDefault="009212B8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17" w:type="pct"/>
            <w:vAlign w:val="center"/>
          </w:tcPr>
          <w:p w:rsidR="009212B8" w:rsidRPr="0004610E" w:rsidRDefault="009212B8" w:rsidP="0060632F">
            <w:pPr>
              <w:pStyle w:val="afd"/>
              <w:spacing w:after="0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498" w:type="pct"/>
            <w:vAlign w:val="center"/>
          </w:tcPr>
          <w:p w:rsidR="009212B8" w:rsidRPr="0004610E" w:rsidRDefault="009212B8" w:rsidP="0060632F">
            <w:pPr>
              <w:pStyle w:val="afd"/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</w:tbl>
    <w:p w:rsidR="006F21B8" w:rsidRPr="00FE42F9" w:rsidRDefault="00967F0C" w:rsidP="0040134A">
      <w:pPr>
        <w:pStyle w:val="afa"/>
        <w:numPr>
          <w:ilvl w:val="0"/>
          <w:numId w:val="132"/>
        </w:numPr>
        <w:tabs>
          <w:tab w:val="clear" w:pos="1134"/>
        </w:tabs>
        <w:spacing w:before="240" w:after="200" w:line="276" w:lineRule="auto"/>
        <w:ind w:left="709"/>
        <w:jc w:val="both"/>
        <w:rPr>
          <w:color w:val="002060"/>
          <w:sz w:val="22"/>
          <w:szCs w:val="22"/>
        </w:rPr>
        <w:pPrChange w:id="423" w:author="Rinat Gub" w:date="2022-12-06T13:44:00Z">
          <w:pPr>
            <w:pStyle w:val="afa"/>
            <w:numPr>
              <w:numId w:val="134"/>
            </w:numPr>
            <w:spacing w:before="240" w:after="200" w:line="276" w:lineRule="auto"/>
            <w:ind w:left="927" w:hanging="360"/>
            <w:jc w:val="both"/>
          </w:pPr>
        </w:pPrChange>
      </w:pPr>
      <w:r w:rsidRPr="00FE42F9">
        <w:rPr>
          <w:color w:val="000000"/>
          <w:sz w:val="22"/>
          <w:szCs w:val="22"/>
        </w:rPr>
        <w:t xml:space="preserve">Среднесписочная численность персонала в текущем году </w:t>
      </w:r>
      <w:r w:rsidRPr="00FE42F9">
        <w:rPr>
          <w:i/>
          <w:iCs/>
          <w:color w:val="333399"/>
          <w:sz w:val="22"/>
          <w:szCs w:val="22"/>
        </w:rPr>
        <w:t>(указать)</w:t>
      </w:r>
      <w:r w:rsidRPr="00CD63B1">
        <w:rPr>
          <w:color w:val="000000"/>
          <w:sz w:val="22"/>
          <w:szCs w:val="22"/>
        </w:rPr>
        <w:t xml:space="preserve"> человек </w:t>
      </w:r>
      <w:r w:rsidRPr="009B71FB">
        <w:rPr>
          <w:sz w:val="22"/>
          <w:szCs w:val="22"/>
        </w:rPr>
        <w:t>(не заполняется физ. лицами)</w:t>
      </w:r>
      <w:r w:rsidRPr="00FE42F9">
        <w:rPr>
          <w:color w:val="000000"/>
          <w:sz w:val="22"/>
          <w:szCs w:val="22"/>
        </w:rPr>
        <w:t xml:space="preserve"> </w:t>
      </w:r>
      <w:del w:id="424" w:author="Rinat Gub" w:date="2022-12-06T13:44:00Z">
        <w:r w:rsidR="00326B99" w:rsidRPr="00984524">
          <w:rPr>
            <w:sz w:val="22"/>
            <w:szCs w:val="22"/>
          </w:rPr>
          <w:delText>___________ ;</w:delText>
        </w:r>
      </w:del>
      <w:ins w:id="425" w:author="Rinat Gub" w:date="2022-12-06T13:44:00Z">
        <w:r w:rsidRPr="00FE42F9">
          <w:rPr>
            <w:sz w:val="22"/>
            <w:szCs w:val="22"/>
          </w:rPr>
          <w:t>___________;</w:t>
        </w:r>
      </w:ins>
    </w:p>
    <w:p w:rsidR="006F21B8" w:rsidRPr="00FE42F9" w:rsidRDefault="00967F0C" w:rsidP="0040134A">
      <w:pPr>
        <w:pStyle w:val="afa"/>
        <w:numPr>
          <w:ilvl w:val="0"/>
          <w:numId w:val="132"/>
        </w:numPr>
        <w:tabs>
          <w:tab w:val="clear" w:pos="1134"/>
        </w:tabs>
        <w:spacing w:before="240" w:after="200" w:line="276" w:lineRule="auto"/>
        <w:ind w:left="709"/>
        <w:jc w:val="both"/>
        <w:rPr>
          <w:color w:val="002060"/>
          <w:sz w:val="22"/>
          <w:szCs w:val="22"/>
        </w:rPr>
        <w:pPrChange w:id="426" w:author="Rinat Gub" w:date="2022-12-06T13:44:00Z">
          <w:pPr>
            <w:pStyle w:val="afa"/>
            <w:numPr>
              <w:numId w:val="134"/>
            </w:numPr>
            <w:spacing w:before="240" w:after="200" w:line="276" w:lineRule="auto"/>
            <w:ind w:left="927" w:hanging="360"/>
            <w:jc w:val="both"/>
          </w:pPr>
        </w:pPrChange>
      </w:pPr>
      <w:r w:rsidRPr="00FE42F9">
        <w:rPr>
          <w:color w:val="000000"/>
          <w:sz w:val="22"/>
          <w:szCs w:val="22"/>
        </w:rPr>
        <w:t xml:space="preserve">Сообщаю, что </w:t>
      </w:r>
      <w:r w:rsidRPr="00FE42F9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FE42F9">
        <w:rPr>
          <w:color w:val="000000"/>
          <w:sz w:val="22"/>
          <w:szCs w:val="22"/>
        </w:rPr>
        <w:t xml:space="preserve"> на дату подачи заявки </w:t>
      </w:r>
      <w:r w:rsidRPr="00FE42F9">
        <w:rPr>
          <w:i/>
          <w:iCs/>
          <w:color w:val="333399"/>
          <w:sz w:val="22"/>
          <w:szCs w:val="22"/>
        </w:rPr>
        <w:t>(указать: «</w:t>
      </w:r>
      <w:r w:rsidRPr="00FE42F9">
        <w:rPr>
          <w:color w:val="000000"/>
          <w:sz w:val="22"/>
          <w:szCs w:val="22"/>
        </w:rPr>
        <w:t>являюсь субъектом малого предпринимательства</w:t>
      </w:r>
      <w:r w:rsidRPr="00FE42F9">
        <w:rPr>
          <w:i/>
          <w:iCs/>
          <w:color w:val="333399"/>
          <w:sz w:val="22"/>
          <w:szCs w:val="22"/>
        </w:rPr>
        <w:t>»/«</w:t>
      </w:r>
      <w:r w:rsidRPr="00FE42F9">
        <w:rPr>
          <w:color w:val="000000"/>
          <w:sz w:val="22"/>
          <w:szCs w:val="22"/>
        </w:rPr>
        <w:t>являюсь субъектом среднего предпринимательства</w:t>
      </w:r>
      <w:r w:rsidRPr="00FE42F9">
        <w:rPr>
          <w:i/>
          <w:iCs/>
          <w:color w:val="333399"/>
          <w:sz w:val="22"/>
          <w:szCs w:val="22"/>
        </w:rPr>
        <w:t>»/«</w:t>
      </w:r>
      <w:r w:rsidRPr="00FE42F9">
        <w:rPr>
          <w:color w:val="000000"/>
          <w:sz w:val="22"/>
          <w:szCs w:val="22"/>
        </w:rPr>
        <w:t>не являюсь субъектом малого или среднего предпринимательства</w:t>
      </w:r>
      <w:r w:rsidRPr="00FE42F9">
        <w:rPr>
          <w:i/>
          <w:iCs/>
          <w:color w:val="333399"/>
          <w:sz w:val="22"/>
          <w:szCs w:val="22"/>
        </w:rPr>
        <w:t>» согласно критериям, установленным Федеральным законом от 24.07.2007 №209-ФЗ «О развитии малого и среднего предпринимательства в Российской Федерации»).</w:t>
      </w:r>
    </w:p>
    <w:p w:rsidR="009A79AA" w:rsidRPr="00FE42F9" w:rsidRDefault="009A79AA" w:rsidP="0040134A">
      <w:pPr>
        <w:pStyle w:val="afa"/>
        <w:numPr>
          <w:ilvl w:val="0"/>
          <w:numId w:val="132"/>
        </w:numPr>
        <w:spacing w:before="0" w:line="276" w:lineRule="auto"/>
        <w:ind w:left="714" w:hanging="357"/>
        <w:jc w:val="both"/>
        <w:rPr>
          <w:sz w:val="22"/>
          <w:szCs w:val="22"/>
        </w:rPr>
        <w:pPrChange w:id="427" w:author="Rinat Gub" w:date="2022-12-06T13:44:00Z">
          <w:pPr>
            <w:pStyle w:val="afa"/>
            <w:keepNext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FE42F9">
        <w:rPr>
          <w:sz w:val="22"/>
          <w:szCs w:val="22"/>
        </w:rPr>
        <w:t>Сообщаю, что:</w:t>
      </w:r>
    </w:p>
    <w:p w:rsidR="009A79AA" w:rsidRPr="00510F77" w:rsidRDefault="009A79AA" w:rsidP="0040134A">
      <w:pPr>
        <w:pStyle w:val="afa"/>
        <w:numPr>
          <w:ilvl w:val="0"/>
          <w:numId w:val="216"/>
        </w:numPr>
        <w:tabs>
          <w:tab w:val="clear" w:pos="1134"/>
        </w:tabs>
        <w:spacing w:before="0" w:line="276" w:lineRule="auto"/>
        <w:ind w:left="1418"/>
        <w:jc w:val="both"/>
        <w:rPr>
          <w:color w:val="000000"/>
          <w:sz w:val="22"/>
          <w:szCs w:val="22"/>
        </w:rPr>
        <w:pPrChange w:id="428" w:author="Rinat Gub" w:date="2022-12-06T13:44:00Z">
          <w:pPr>
            <w:pStyle w:val="afa"/>
            <w:numPr>
              <w:numId w:val="218"/>
            </w:numPr>
            <w:tabs>
              <w:tab w:val="clear" w:pos="1134"/>
            </w:tabs>
            <w:spacing w:before="0" w:line="276" w:lineRule="auto"/>
            <w:ind w:hanging="360"/>
            <w:jc w:val="both"/>
          </w:pPr>
        </w:pPrChange>
      </w:pPr>
      <w:r w:rsidRPr="00510F77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510F77">
        <w:rPr>
          <w:color w:val="000000"/>
          <w:sz w:val="22"/>
          <w:szCs w:val="22"/>
        </w:rPr>
        <w:t xml:space="preserve"> на дату подачи заявки не име</w:t>
      </w:r>
      <w:r w:rsidR="00610009" w:rsidRPr="00510F77">
        <w:rPr>
          <w:color w:val="000000"/>
          <w:sz w:val="22"/>
          <w:szCs w:val="22"/>
        </w:rPr>
        <w:t>ет</w:t>
      </w:r>
      <w:r w:rsidRPr="00510F77">
        <w:rPr>
          <w:color w:val="000000"/>
          <w:sz w:val="22"/>
          <w:szCs w:val="22"/>
        </w:rPr>
        <w:t xml:space="preserve"> действующей аккредитации </w:t>
      </w:r>
      <w:del w:id="429" w:author="Rinat Gub" w:date="2022-12-06T13:44:00Z">
        <w:r w:rsidR="00C7599D">
          <w:rPr>
            <w:color w:val="000000"/>
            <w:sz w:val="22"/>
            <w:szCs w:val="22"/>
          </w:rPr>
          <w:delText xml:space="preserve">или подтверждения о соответствии требованиям в рамках должной осмотрительности </w:delText>
        </w:r>
      </w:del>
      <w:r w:rsidRPr="00510F77">
        <w:rPr>
          <w:color w:val="000000"/>
          <w:sz w:val="22"/>
          <w:szCs w:val="22"/>
        </w:rPr>
        <w:t xml:space="preserve">в </w:t>
      </w:r>
      <w:r w:rsidRPr="00510F77">
        <w:rPr>
          <w:i/>
          <w:iCs/>
          <w:color w:val="333399"/>
          <w:sz w:val="22"/>
          <w:szCs w:val="22"/>
        </w:rPr>
        <w:t>(указать наименование Организатора закупки)</w:t>
      </w:r>
      <w:r w:rsidRPr="00510F77">
        <w:rPr>
          <w:color w:val="000000"/>
          <w:sz w:val="22"/>
          <w:szCs w:val="22"/>
        </w:rPr>
        <w:t xml:space="preserve"> и подаю документы для проверки на соответствие </w:t>
      </w:r>
      <w:del w:id="430" w:author="Rinat Gub" w:date="2022-12-06T13:44:00Z">
        <w:r w:rsidR="002505FC">
          <w:rPr>
            <w:color w:val="000000"/>
            <w:sz w:val="22"/>
            <w:szCs w:val="22"/>
          </w:rPr>
          <w:delText>данным</w:delText>
        </w:r>
      </w:del>
      <w:ins w:id="431" w:author="Rinat Gub" w:date="2022-12-06T13:44:00Z">
        <w:r w:rsidRPr="00510F77">
          <w:rPr>
            <w:color w:val="000000"/>
            <w:sz w:val="22"/>
            <w:szCs w:val="22"/>
          </w:rPr>
          <w:t>минимальным</w:t>
        </w:r>
      </w:ins>
      <w:r w:rsidRPr="00510F77">
        <w:rPr>
          <w:color w:val="000000"/>
          <w:sz w:val="22"/>
          <w:szCs w:val="22"/>
        </w:rPr>
        <w:t xml:space="preserve"> требованиям</w:t>
      </w:r>
      <w:ins w:id="432" w:author="Rinat Gub" w:date="2022-12-06T13:44:00Z">
        <w:r w:rsidRPr="00510F77">
          <w:rPr>
            <w:color w:val="000000"/>
            <w:sz w:val="22"/>
            <w:szCs w:val="22"/>
          </w:rPr>
          <w:t xml:space="preserve"> при аккредитации</w:t>
        </w:r>
      </w:ins>
      <w:r w:rsidRPr="00510F77">
        <w:rPr>
          <w:color w:val="000000"/>
          <w:sz w:val="22"/>
          <w:szCs w:val="22"/>
        </w:rPr>
        <w:t xml:space="preserve"> в составе настоящей заявки на закупку;</w:t>
      </w:r>
    </w:p>
    <w:p w:rsidR="009A79AA" w:rsidRPr="00510F77" w:rsidRDefault="009A79AA" w:rsidP="009A79AA">
      <w:pPr>
        <w:widowControl w:val="0"/>
        <w:tabs>
          <w:tab w:val="clear" w:pos="1134"/>
        </w:tabs>
        <w:kinsoku/>
        <w:overflowPunct/>
        <w:autoSpaceDE/>
        <w:autoSpaceDN/>
        <w:spacing w:line="276" w:lineRule="auto"/>
        <w:ind w:left="1417" w:hanging="425"/>
        <w:contextualSpacing/>
        <w:rPr>
          <w:color w:val="000000"/>
          <w:sz w:val="22"/>
          <w:szCs w:val="22"/>
        </w:rPr>
      </w:pPr>
      <w:r w:rsidRPr="00510F77">
        <w:rPr>
          <w:color w:val="000000"/>
          <w:sz w:val="22"/>
          <w:szCs w:val="22"/>
        </w:rPr>
        <w:t>либо</w:t>
      </w:r>
    </w:p>
    <w:p w:rsidR="009A79AA" w:rsidRPr="00E24C24" w:rsidRDefault="002505FC" w:rsidP="0040134A">
      <w:pPr>
        <w:pStyle w:val="afa"/>
        <w:numPr>
          <w:ilvl w:val="0"/>
          <w:numId w:val="216"/>
        </w:numPr>
        <w:tabs>
          <w:tab w:val="clear" w:pos="1134"/>
        </w:tabs>
        <w:spacing w:before="0" w:line="276" w:lineRule="auto"/>
        <w:ind w:left="1417" w:hanging="425"/>
        <w:jc w:val="both"/>
        <w:rPr>
          <w:color w:val="000000"/>
          <w:sz w:val="22"/>
          <w:szCs w:val="22"/>
        </w:rPr>
        <w:pPrChange w:id="433" w:author="Rinat Gub" w:date="2022-12-06T13:44:00Z">
          <w:pPr>
            <w:pStyle w:val="afa"/>
            <w:numPr>
              <w:numId w:val="218"/>
            </w:numPr>
            <w:tabs>
              <w:tab w:val="clear" w:pos="1134"/>
            </w:tabs>
            <w:spacing w:before="0" w:line="276" w:lineRule="auto"/>
            <w:ind w:hanging="360"/>
            <w:jc w:val="both"/>
          </w:pPr>
        </w:pPrChange>
      </w:pPr>
      <w:del w:id="434" w:author="Rinat Gub" w:date="2022-12-06T13:44:00Z">
        <w:r w:rsidRPr="00446DF9">
          <w:rPr>
            <w:i/>
            <w:iCs/>
            <w:color w:val="333399"/>
            <w:sz w:val="22"/>
            <w:szCs w:val="22"/>
          </w:rPr>
          <w:delText>(указать краткое наименование)</w:delText>
        </w:r>
        <w:r w:rsidRPr="00446DF9">
          <w:rPr>
            <w:color w:val="000000"/>
            <w:sz w:val="22"/>
            <w:szCs w:val="22"/>
          </w:rPr>
          <w:delText xml:space="preserve"> </w:delText>
        </w:r>
      </w:del>
      <w:r w:rsidR="009A79AA">
        <w:rPr>
          <w:color w:val="000000"/>
          <w:sz w:val="22"/>
          <w:szCs w:val="22"/>
        </w:rPr>
        <w:t xml:space="preserve">подавал документы </w:t>
      </w:r>
      <w:del w:id="435" w:author="Rinat Gub" w:date="2022-12-06T13:44:00Z">
        <w:r>
          <w:rPr>
            <w:color w:val="000000"/>
            <w:sz w:val="22"/>
            <w:szCs w:val="22"/>
          </w:rPr>
          <w:delText xml:space="preserve">в </w:delText>
        </w:r>
      </w:del>
      <w:r w:rsidR="009A79AA" w:rsidRPr="006D11B3">
        <w:rPr>
          <w:i/>
          <w:iCs/>
          <w:color w:val="333399"/>
          <w:sz w:val="22"/>
          <w:szCs w:val="22"/>
        </w:rPr>
        <w:t>(указать наименование Организатора закупки)</w:t>
      </w:r>
      <w:r w:rsidR="009A79AA" w:rsidRPr="006D11B3">
        <w:rPr>
          <w:color w:val="000000"/>
          <w:sz w:val="22"/>
          <w:szCs w:val="22"/>
        </w:rPr>
        <w:t xml:space="preserve"> </w:t>
      </w:r>
      <w:r w:rsidR="009A79AA">
        <w:rPr>
          <w:color w:val="000000"/>
          <w:sz w:val="22"/>
          <w:szCs w:val="22"/>
        </w:rPr>
        <w:t xml:space="preserve">для проверки на соответствие </w:t>
      </w:r>
      <w:ins w:id="436" w:author="Rinat Gub" w:date="2022-12-06T13:44:00Z">
        <w:r w:rsidR="009A79AA">
          <w:rPr>
            <w:color w:val="000000"/>
            <w:sz w:val="22"/>
            <w:szCs w:val="22"/>
          </w:rPr>
          <w:t xml:space="preserve">минимальным </w:t>
        </w:r>
      </w:ins>
      <w:r w:rsidR="009A79AA">
        <w:rPr>
          <w:color w:val="000000"/>
          <w:sz w:val="22"/>
          <w:szCs w:val="22"/>
        </w:rPr>
        <w:t xml:space="preserve">требованиям </w:t>
      </w:r>
      <w:del w:id="437" w:author="Rinat Gub" w:date="2022-12-06T13:44:00Z">
        <w:r>
          <w:rPr>
            <w:color w:val="000000"/>
            <w:sz w:val="22"/>
            <w:szCs w:val="22"/>
          </w:rPr>
          <w:delText>в рамках должной осмотрительности</w:delText>
        </w:r>
      </w:del>
      <w:ins w:id="438" w:author="Rinat Gub" w:date="2022-12-06T13:44:00Z">
        <w:r w:rsidR="009A79AA">
          <w:rPr>
            <w:color w:val="000000"/>
            <w:sz w:val="22"/>
            <w:szCs w:val="22"/>
          </w:rPr>
          <w:t>при аккредитации</w:t>
        </w:r>
      </w:ins>
      <w:r w:rsidR="009A79AA">
        <w:rPr>
          <w:color w:val="000000"/>
          <w:sz w:val="22"/>
          <w:szCs w:val="22"/>
        </w:rPr>
        <w:t xml:space="preserve"> </w:t>
      </w:r>
      <w:r w:rsidR="009A79AA" w:rsidRPr="006D11B3">
        <w:rPr>
          <w:i/>
          <w:iCs/>
          <w:color w:val="333399"/>
          <w:sz w:val="22"/>
          <w:szCs w:val="22"/>
        </w:rPr>
        <w:t xml:space="preserve">(указать </w:t>
      </w:r>
      <w:r w:rsidR="009A79AA">
        <w:rPr>
          <w:i/>
          <w:iCs/>
          <w:color w:val="333399"/>
          <w:sz w:val="22"/>
          <w:szCs w:val="22"/>
        </w:rPr>
        <w:t>реквизиты письма с документами для проверки</w:t>
      </w:r>
      <w:r w:rsidR="009A79AA" w:rsidRPr="006D11B3">
        <w:rPr>
          <w:i/>
          <w:iCs/>
          <w:color w:val="333399"/>
          <w:sz w:val="22"/>
          <w:szCs w:val="22"/>
        </w:rPr>
        <w:t>)</w:t>
      </w:r>
      <w:r w:rsidR="009A79AA" w:rsidRPr="00E24C24">
        <w:rPr>
          <w:color w:val="000000"/>
          <w:sz w:val="22"/>
          <w:szCs w:val="22"/>
        </w:rPr>
        <w:t>;</w:t>
      </w:r>
    </w:p>
    <w:p w:rsidR="009A79AA" w:rsidRPr="00A12688" w:rsidRDefault="009A79AA" w:rsidP="009A79AA">
      <w:pPr>
        <w:pStyle w:val="afa"/>
        <w:tabs>
          <w:tab w:val="clear" w:pos="1134"/>
        </w:tabs>
        <w:spacing w:line="276" w:lineRule="auto"/>
        <w:ind w:left="993"/>
        <w:rPr>
          <w:color w:val="000000"/>
          <w:sz w:val="22"/>
          <w:szCs w:val="22"/>
        </w:rPr>
      </w:pPr>
      <w:r w:rsidRPr="00A12688">
        <w:rPr>
          <w:color w:val="000000"/>
          <w:sz w:val="22"/>
          <w:szCs w:val="22"/>
        </w:rPr>
        <w:t>либо</w:t>
      </w:r>
    </w:p>
    <w:p w:rsidR="009A79AA" w:rsidRPr="00E24C24" w:rsidRDefault="009A79AA" w:rsidP="0040134A">
      <w:pPr>
        <w:pStyle w:val="afa"/>
        <w:numPr>
          <w:ilvl w:val="0"/>
          <w:numId w:val="216"/>
        </w:numPr>
        <w:tabs>
          <w:tab w:val="clear" w:pos="1134"/>
        </w:tabs>
        <w:spacing w:before="240" w:after="200" w:line="276" w:lineRule="auto"/>
        <w:ind w:left="1418" w:hanging="425"/>
        <w:jc w:val="both"/>
        <w:rPr>
          <w:color w:val="000000"/>
          <w:sz w:val="22"/>
          <w:szCs w:val="22"/>
        </w:rPr>
        <w:pPrChange w:id="439" w:author="Rinat Gub" w:date="2022-12-06T13:44:00Z">
          <w:pPr>
            <w:pStyle w:val="afa"/>
            <w:numPr>
              <w:numId w:val="218"/>
            </w:numPr>
            <w:tabs>
              <w:tab w:val="clear" w:pos="1134"/>
            </w:tabs>
            <w:spacing w:before="240" w:after="200" w:line="276" w:lineRule="auto"/>
            <w:ind w:hanging="360"/>
            <w:jc w:val="both"/>
          </w:pPr>
        </w:pPrChange>
      </w:pPr>
      <w:r w:rsidRPr="00A82B4F">
        <w:rPr>
          <w:i/>
          <w:iCs/>
          <w:color w:val="333399"/>
          <w:sz w:val="22"/>
          <w:szCs w:val="22"/>
        </w:rPr>
        <w:lastRenderedPageBreak/>
        <w:t>(указать краткое наименование)</w:t>
      </w:r>
      <w:r w:rsidRPr="00A82B4F">
        <w:rPr>
          <w:color w:val="000000"/>
          <w:sz w:val="22"/>
          <w:szCs w:val="22"/>
        </w:rPr>
        <w:t xml:space="preserve"> на дату подачи заявки</w:t>
      </w:r>
      <w:r>
        <w:rPr>
          <w:color w:val="000000"/>
          <w:sz w:val="22"/>
          <w:szCs w:val="22"/>
        </w:rPr>
        <w:t xml:space="preserve"> </w:t>
      </w:r>
      <w:r w:rsidRPr="00A82B4F">
        <w:rPr>
          <w:color w:val="000000"/>
          <w:sz w:val="22"/>
          <w:szCs w:val="22"/>
        </w:rPr>
        <w:t>соответству</w:t>
      </w:r>
      <w:r w:rsidR="00610009">
        <w:rPr>
          <w:color w:val="000000"/>
          <w:sz w:val="22"/>
          <w:szCs w:val="22"/>
        </w:rPr>
        <w:t>ет</w:t>
      </w:r>
      <w:r w:rsidRPr="00A82B4F">
        <w:rPr>
          <w:color w:val="000000"/>
          <w:sz w:val="22"/>
          <w:szCs w:val="22"/>
        </w:rPr>
        <w:t xml:space="preserve"> </w:t>
      </w:r>
      <w:ins w:id="440" w:author="Rinat Gub" w:date="2022-12-06T13:44:00Z">
        <w:r w:rsidRPr="00A82B4F">
          <w:rPr>
            <w:color w:val="000000"/>
            <w:sz w:val="22"/>
            <w:szCs w:val="22"/>
          </w:rPr>
          <w:t xml:space="preserve">минимальным </w:t>
        </w:r>
      </w:ins>
      <w:r w:rsidRPr="00A82B4F">
        <w:rPr>
          <w:color w:val="000000"/>
          <w:sz w:val="22"/>
          <w:szCs w:val="22"/>
        </w:rPr>
        <w:t>требованиям</w:t>
      </w:r>
      <w:del w:id="441" w:author="Rinat Gub" w:date="2022-12-06T13:44:00Z">
        <w:r w:rsidR="002505FC">
          <w:rPr>
            <w:color w:val="000000"/>
            <w:sz w:val="22"/>
            <w:szCs w:val="22"/>
          </w:rPr>
          <w:delText xml:space="preserve"> в рамках должной осмотрительности</w:delText>
        </w:r>
      </w:del>
      <w:ins w:id="442" w:author="Rinat Gub" w:date="2022-12-06T13:44:00Z">
        <w:r w:rsidRPr="00A82B4F">
          <w:rPr>
            <w:color w:val="000000"/>
            <w:sz w:val="22"/>
            <w:szCs w:val="22"/>
          </w:rPr>
          <w:t>, предъявляемым при аккредитации</w:t>
        </w:r>
      </w:ins>
      <w:r w:rsidRPr="00A82B4F">
        <w:rPr>
          <w:color w:val="000000"/>
          <w:sz w:val="22"/>
          <w:szCs w:val="22"/>
        </w:rPr>
        <w:t>, что подтверждается</w:t>
      </w:r>
      <w:r w:rsidRPr="00A82B4F" w:rsidDel="008908A6">
        <w:rPr>
          <w:i/>
          <w:iCs/>
          <w:color w:val="333399"/>
          <w:sz w:val="22"/>
          <w:szCs w:val="22"/>
        </w:rPr>
        <w:t xml:space="preserve"> </w:t>
      </w:r>
      <w:r w:rsidRPr="00A82B4F">
        <w:rPr>
          <w:i/>
          <w:iCs/>
          <w:color w:val="333399"/>
          <w:sz w:val="22"/>
          <w:szCs w:val="22"/>
        </w:rPr>
        <w:t>(указать дату выдачи, номер уведомления о результатах аккредитации</w:t>
      </w:r>
      <w:del w:id="443" w:author="Rinat Gub" w:date="2022-12-06T13:44:00Z">
        <w:r w:rsidR="00C7599D" w:rsidRPr="00C7599D">
          <w:rPr>
            <w:i/>
            <w:iCs/>
            <w:color w:val="333399"/>
            <w:sz w:val="22"/>
            <w:szCs w:val="22"/>
          </w:rPr>
          <w:delText xml:space="preserve"> </w:delText>
        </w:r>
        <w:r w:rsidR="00C7599D">
          <w:rPr>
            <w:i/>
            <w:iCs/>
            <w:color w:val="333399"/>
            <w:sz w:val="22"/>
            <w:szCs w:val="22"/>
          </w:rPr>
          <w:delText>или уведомления о проверке на соответствие требованиям в рамках должной осмотрительности</w:delText>
        </w:r>
      </w:del>
      <w:r w:rsidRPr="00A82B4F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>,</w:t>
      </w:r>
      <w:r w:rsidRPr="00A82B4F">
        <w:rPr>
          <w:sz w:val="22"/>
          <w:szCs w:val="22"/>
        </w:rPr>
        <w:t xml:space="preserve"> </w:t>
      </w:r>
      <w:r>
        <w:rPr>
          <w:sz w:val="22"/>
          <w:szCs w:val="22"/>
        </w:rPr>
        <w:t>в том числе:</w:t>
      </w:r>
    </w:p>
    <w:p w:rsidR="009A79AA" w:rsidRPr="00E24C24" w:rsidRDefault="009A79AA" w:rsidP="0040134A">
      <w:pPr>
        <w:pStyle w:val="afa"/>
        <w:numPr>
          <w:ilvl w:val="0"/>
          <w:numId w:val="214"/>
        </w:numPr>
        <w:tabs>
          <w:tab w:val="clear" w:pos="1134"/>
        </w:tabs>
        <w:spacing w:before="240" w:after="200" w:line="276" w:lineRule="auto"/>
        <w:ind w:left="170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с даты </w:t>
      </w:r>
      <w:del w:id="444" w:author="Rinat Gub" w:date="2022-12-06T13:44:00Z">
        <w:r w:rsidR="002505FC">
          <w:rPr>
            <w:color w:val="000000"/>
            <w:sz w:val="22"/>
            <w:szCs w:val="22"/>
          </w:rPr>
          <w:delText>подтверждения соответствия требованиям в рамках должной осмотрительности</w:delText>
        </w:r>
      </w:del>
      <w:ins w:id="445" w:author="Rinat Gub" w:date="2022-12-06T13:44:00Z">
        <w:r>
          <w:rPr>
            <w:color w:val="000000"/>
            <w:sz w:val="22"/>
            <w:szCs w:val="22"/>
          </w:rPr>
          <w:t>уведомления о результатах аккредитации</w:t>
        </w:r>
      </w:ins>
      <w:r>
        <w:rPr>
          <w:color w:val="000000"/>
          <w:sz w:val="22"/>
          <w:szCs w:val="22"/>
        </w:rPr>
        <w:t xml:space="preserve"> </w:t>
      </w:r>
      <w:r w:rsidRPr="00E24C24">
        <w:rPr>
          <w:color w:val="000000"/>
          <w:sz w:val="22"/>
          <w:szCs w:val="22"/>
        </w:rPr>
        <w:t xml:space="preserve">в сведения, ранее поданные </w:t>
      </w:r>
      <w:del w:id="446" w:author="Rinat Gub" w:date="2022-12-06T13:44:00Z">
        <w:r w:rsidR="002505FC">
          <w:rPr>
            <w:color w:val="000000"/>
            <w:sz w:val="22"/>
            <w:szCs w:val="22"/>
          </w:rPr>
          <w:delText>для проверки в рамках должной осмотрительности</w:delText>
        </w:r>
      </w:del>
      <w:ins w:id="447" w:author="Rinat Gub" w:date="2022-12-06T13:44:00Z">
        <w:r w:rsidRPr="00E24C24">
          <w:rPr>
            <w:color w:val="000000"/>
            <w:sz w:val="22"/>
            <w:szCs w:val="22"/>
          </w:rPr>
          <w:t>на процедуру аккредитации</w:t>
        </w:r>
      </w:ins>
      <w:r w:rsidRPr="00E24C24">
        <w:rPr>
          <w:color w:val="000000"/>
          <w:sz w:val="22"/>
          <w:szCs w:val="22"/>
        </w:rPr>
        <w:t xml:space="preserve"> </w:t>
      </w:r>
      <w:r w:rsidRPr="00E24C24">
        <w:rPr>
          <w:i/>
          <w:iCs/>
          <w:color w:val="333399"/>
          <w:sz w:val="22"/>
          <w:szCs w:val="22"/>
        </w:rPr>
        <w:t xml:space="preserve">(выбрать: </w:t>
      </w:r>
      <w:r w:rsidRPr="00E24C24">
        <w:rPr>
          <w:color w:val="000000"/>
          <w:sz w:val="22"/>
          <w:szCs w:val="22"/>
        </w:rPr>
        <w:t>«не были внесены изменения»/«были внесены следующие изменения:</w:t>
      </w:r>
      <w:r w:rsidRPr="00E24C24">
        <w:rPr>
          <w:i/>
          <w:iCs/>
          <w:color w:val="333399"/>
          <w:sz w:val="22"/>
          <w:szCs w:val="22"/>
        </w:rPr>
        <w:t xml:space="preserve"> (указать какие), </w:t>
      </w:r>
      <w:r w:rsidRPr="00E24C24">
        <w:rPr>
          <w:color w:val="000000"/>
          <w:sz w:val="22"/>
          <w:szCs w:val="22"/>
        </w:rPr>
        <w:t>подтверждаемые прилагаемыми документами:</w:t>
      </w:r>
      <w:r w:rsidRPr="00E24C24">
        <w:rPr>
          <w:i/>
          <w:iCs/>
          <w:color w:val="333399"/>
          <w:sz w:val="22"/>
          <w:szCs w:val="22"/>
        </w:rPr>
        <w:t xml:space="preserve"> (указать какими));</w:t>
      </w:r>
    </w:p>
    <w:p w:rsidR="009A79AA" w:rsidRPr="0080001E" w:rsidRDefault="009A79AA" w:rsidP="0040134A">
      <w:pPr>
        <w:pStyle w:val="afa"/>
        <w:numPr>
          <w:ilvl w:val="0"/>
          <w:numId w:val="211"/>
        </w:numPr>
        <w:ind w:left="1701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деятельность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80001E">
        <w:rPr>
          <w:color w:val="000000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приостановлена</w:t>
      </w:r>
      <w:r w:rsidRPr="00203244">
        <w:rPr>
          <w:color w:val="000000"/>
          <w:sz w:val="22"/>
          <w:szCs w:val="22"/>
        </w:rPr>
        <w:t>»</w:t>
      </w:r>
      <w:r>
        <w:rPr>
          <w:color w:val="000000"/>
          <w:sz w:val="22"/>
          <w:szCs w:val="22"/>
        </w:rPr>
        <w:t xml:space="preserve"> </w:t>
      </w:r>
      <w:r w:rsidRPr="00203244">
        <w:rPr>
          <w:color w:val="000000"/>
          <w:sz w:val="22"/>
          <w:szCs w:val="22"/>
        </w:rPr>
        <w:t>/«</w:t>
      </w:r>
      <w:r>
        <w:rPr>
          <w:color w:val="000000"/>
          <w:sz w:val="22"/>
          <w:szCs w:val="22"/>
        </w:rPr>
        <w:t>приостановлена»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80001E">
        <w:rPr>
          <w:color w:val="000000"/>
          <w:sz w:val="22"/>
          <w:szCs w:val="22"/>
        </w:rPr>
        <w:t>в порядке, установленном Кодексом РФ об административных правонарушениях;</w:t>
      </w:r>
    </w:p>
    <w:p w:rsidR="009A79AA" w:rsidRDefault="009A79AA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в отношении </w:t>
      </w:r>
      <w:r w:rsidRPr="00203244">
        <w:rPr>
          <w:i/>
          <w:iCs/>
          <w:color w:val="333399"/>
          <w:sz w:val="22"/>
          <w:szCs w:val="22"/>
        </w:rPr>
        <w:t xml:space="preserve">(указать краткое наименование) 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проводится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проводится»</w:t>
      </w:r>
      <w:r w:rsidRPr="00203244">
        <w:rPr>
          <w:i/>
          <w:iCs/>
          <w:color w:val="333399"/>
          <w:sz w:val="22"/>
          <w:szCs w:val="22"/>
        </w:rPr>
        <w:t>)</w:t>
      </w:r>
      <w:r w:rsidRPr="006952B2">
        <w:rPr>
          <w:color w:val="000000"/>
          <w:sz w:val="22"/>
          <w:szCs w:val="22"/>
        </w:rPr>
        <w:t xml:space="preserve"> </w:t>
      </w:r>
      <w:r w:rsidRPr="002E2314">
        <w:rPr>
          <w:color w:val="000000"/>
          <w:sz w:val="22"/>
          <w:szCs w:val="22"/>
        </w:rPr>
        <w:t>ликвидаци</w:t>
      </w:r>
      <w:r>
        <w:rPr>
          <w:color w:val="000000"/>
          <w:sz w:val="22"/>
          <w:szCs w:val="22"/>
        </w:rPr>
        <w:t xml:space="preserve">я,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было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было»</w:t>
      </w:r>
      <w:r w:rsidRPr="00203244">
        <w:rPr>
          <w:i/>
          <w:iCs/>
          <w:color w:val="333399"/>
          <w:sz w:val="22"/>
          <w:szCs w:val="22"/>
        </w:rPr>
        <w:t>)</w:t>
      </w:r>
      <w:r w:rsidRPr="006D11B3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получено решение арбитражного суда о признании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E2314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9A79AA" w:rsidRPr="00792F2F" w:rsidRDefault="009A79AA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792F2F">
        <w:rPr>
          <w:color w:val="000000"/>
          <w:sz w:val="22"/>
          <w:szCs w:val="22"/>
        </w:rPr>
        <w:t xml:space="preserve">у </w:t>
      </w:r>
      <w:r w:rsidRPr="00B77D32">
        <w:rPr>
          <w:color w:val="000000"/>
          <w:sz w:val="22"/>
          <w:szCs w:val="22"/>
        </w:rPr>
        <w:t>руководителя или</w:t>
      </w:r>
      <w:r w:rsidRPr="00792F2F">
        <w:rPr>
          <w:color w:val="000000"/>
          <w:sz w:val="22"/>
          <w:szCs w:val="22"/>
        </w:rPr>
        <w:t xml:space="preserve"> главного бухгалтера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792F2F">
        <w:rPr>
          <w:color w:val="000000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отсутствует судимость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 xml:space="preserve">имеется не погашенная и/или снятая судимость </w:t>
      </w:r>
      <w:r w:rsidRPr="00203244">
        <w:rPr>
          <w:i/>
          <w:iCs/>
          <w:color w:val="333399"/>
          <w:sz w:val="22"/>
          <w:szCs w:val="22"/>
        </w:rPr>
        <w:t>(указать как</w:t>
      </w:r>
      <w:r>
        <w:rPr>
          <w:i/>
          <w:iCs/>
          <w:color w:val="333399"/>
          <w:sz w:val="22"/>
          <w:szCs w:val="22"/>
        </w:rPr>
        <w:t>ая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» 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судимость</w:t>
      </w:r>
      <w:r w:rsidRPr="00792F2F">
        <w:rPr>
          <w:color w:val="000000"/>
          <w:sz w:val="22"/>
          <w:szCs w:val="22"/>
        </w:rPr>
        <w:t xml:space="preserve"> за преступления в сфере экономики, а также </w:t>
      </w:r>
      <w:r>
        <w:rPr>
          <w:color w:val="000000"/>
          <w:sz w:val="22"/>
          <w:szCs w:val="22"/>
        </w:rPr>
        <w:t xml:space="preserve">в отношении указанных </w:t>
      </w:r>
      <w:r w:rsidRPr="00792F2F">
        <w:rPr>
          <w:color w:val="000000"/>
          <w:sz w:val="22"/>
          <w:szCs w:val="22"/>
        </w:rPr>
        <w:t xml:space="preserve">лиц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применяется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применяется»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792F2F">
        <w:rPr>
          <w:color w:val="000000"/>
          <w:sz w:val="22"/>
          <w:szCs w:val="22"/>
        </w:rPr>
        <w:t>наказани</w:t>
      </w:r>
      <w:r>
        <w:rPr>
          <w:color w:val="000000"/>
          <w:sz w:val="22"/>
          <w:szCs w:val="22"/>
        </w:rPr>
        <w:t>е</w:t>
      </w:r>
      <w:r w:rsidRPr="00792F2F">
        <w:rPr>
          <w:color w:val="000000"/>
          <w:sz w:val="22"/>
          <w:szCs w:val="22"/>
        </w:rPr>
        <w:t xml:space="preserve">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792F2F">
        <w:rPr>
          <w:color w:val="000000"/>
          <w:sz w:val="22"/>
          <w:szCs w:val="22"/>
        </w:rPr>
        <w:t>административн</w:t>
      </w:r>
      <w:r>
        <w:rPr>
          <w:color w:val="000000"/>
          <w:sz w:val="22"/>
          <w:szCs w:val="22"/>
        </w:rPr>
        <w:t>ые</w:t>
      </w:r>
      <w:r w:rsidRPr="00792F2F">
        <w:rPr>
          <w:color w:val="000000"/>
          <w:sz w:val="22"/>
          <w:szCs w:val="22"/>
        </w:rPr>
        <w:t xml:space="preserve"> наказания в виде дисквалификации;</w:t>
      </w:r>
    </w:p>
    <w:p w:rsidR="009A79AA" w:rsidRDefault="009A79AA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3B028B">
        <w:rPr>
          <w:color w:val="000000"/>
          <w:sz w:val="22"/>
          <w:szCs w:val="22"/>
        </w:rPr>
        <w:t xml:space="preserve">у </w:t>
      </w:r>
      <w:r w:rsidRPr="00B77D32">
        <w:rPr>
          <w:color w:val="000000"/>
          <w:sz w:val="22"/>
          <w:szCs w:val="22"/>
        </w:rPr>
        <w:t>руководителя</w:t>
      </w:r>
      <w:r w:rsidR="00B77D32">
        <w:rPr>
          <w:color w:val="000000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 xml:space="preserve">или главного бухгалтера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отсутствует судимость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 xml:space="preserve">имеется не погашенная и/или снятая судимость </w:t>
      </w:r>
      <w:r w:rsidRPr="00203244">
        <w:rPr>
          <w:i/>
          <w:iCs/>
          <w:color w:val="333399"/>
          <w:sz w:val="22"/>
          <w:szCs w:val="22"/>
        </w:rPr>
        <w:t>(указать как</w:t>
      </w:r>
      <w:r>
        <w:rPr>
          <w:i/>
          <w:iCs/>
          <w:color w:val="333399"/>
          <w:sz w:val="22"/>
          <w:szCs w:val="22"/>
        </w:rPr>
        <w:t>ая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» 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 xml:space="preserve">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применяются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применяются»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>административн</w:t>
      </w:r>
      <w:r>
        <w:rPr>
          <w:color w:val="000000"/>
          <w:sz w:val="22"/>
          <w:szCs w:val="22"/>
        </w:rPr>
        <w:t>ые</w:t>
      </w:r>
      <w:r w:rsidRPr="003B028B">
        <w:rPr>
          <w:color w:val="000000"/>
          <w:sz w:val="22"/>
          <w:szCs w:val="22"/>
        </w:rPr>
        <w:t xml:space="preserve"> наказания в виде дисквалификации</w:t>
      </w:r>
      <w:del w:id="448" w:author="Rinat Gub" w:date="2022-12-06T13:44:00Z">
        <w:r w:rsidR="00A92829">
          <w:rPr>
            <w:color w:val="000000"/>
            <w:sz w:val="22"/>
            <w:szCs w:val="22"/>
          </w:rPr>
          <w:delText>;</w:delText>
        </w:r>
      </w:del>
      <w:ins w:id="449" w:author="Rinat Gub" w:date="2022-12-06T13:44:00Z">
        <w:r>
          <w:rPr>
            <w:color w:val="000000"/>
            <w:sz w:val="22"/>
            <w:szCs w:val="22"/>
          </w:rPr>
          <w:t>.</w:t>
        </w:r>
      </w:ins>
    </w:p>
    <w:p w:rsidR="009A79AA" w:rsidRPr="003B028B" w:rsidRDefault="009A79AA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3B028B">
        <w:rPr>
          <w:color w:val="000000"/>
          <w:sz w:val="22"/>
          <w:szCs w:val="22"/>
        </w:rPr>
        <w:t>факт</w:t>
      </w:r>
      <w:r>
        <w:rPr>
          <w:color w:val="000000"/>
          <w:sz w:val="22"/>
          <w:szCs w:val="22"/>
        </w:rPr>
        <w:t>ы</w:t>
      </w:r>
      <w:r w:rsidRPr="003B028B">
        <w:rPr>
          <w:color w:val="000000"/>
          <w:sz w:val="22"/>
          <w:szCs w:val="22"/>
        </w:rPr>
        <w:t xml:space="preserve"> привлечения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3B028B">
        <w:rPr>
          <w:color w:val="000000"/>
          <w:sz w:val="22"/>
          <w:szCs w:val="22"/>
        </w:rPr>
        <w:t xml:space="preserve"> в течение последних </w:t>
      </w:r>
      <w:r>
        <w:rPr>
          <w:color w:val="000000"/>
          <w:sz w:val="22"/>
          <w:szCs w:val="22"/>
        </w:rPr>
        <w:t xml:space="preserve">24 месяцев, </w:t>
      </w:r>
      <w:r>
        <w:rPr>
          <w:color w:val="1F497D"/>
        </w:rPr>
        <w:t>предшествующих дате подачи заявки,</w:t>
      </w:r>
      <w:r w:rsidRPr="003B028B">
        <w:rPr>
          <w:color w:val="000000"/>
          <w:sz w:val="22"/>
          <w:szCs w:val="22"/>
        </w:rPr>
        <w:t xml:space="preserve">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 </w:t>
      </w:r>
      <w:r w:rsidRPr="002E2314">
        <w:rPr>
          <w:i/>
          <w:color w:val="000000"/>
          <w:sz w:val="22"/>
          <w:szCs w:val="22"/>
        </w:rPr>
        <w:t>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участие и в ходе процедуры закупки не принято;</w:t>
      </w:r>
    </w:p>
    <w:p w:rsidR="009A79AA" w:rsidRPr="00BC1EAC" w:rsidRDefault="009A79AA" w:rsidP="0040134A">
      <w:pPr>
        <w:pStyle w:val="afa"/>
        <w:numPr>
          <w:ilvl w:val="0"/>
          <w:numId w:val="212"/>
        </w:numPr>
        <w:tabs>
          <w:tab w:val="clear" w:pos="1134"/>
        </w:tabs>
        <w:spacing w:before="240" w:after="200" w:line="276" w:lineRule="auto"/>
        <w:ind w:left="1666"/>
        <w:jc w:val="both"/>
        <w:rPr>
          <w:color w:val="000000"/>
          <w:sz w:val="22"/>
          <w:szCs w:val="22"/>
        </w:rPr>
      </w:pPr>
      <w:r w:rsidRPr="0085590D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85590D">
        <w:rPr>
          <w:i/>
          <w:iCs/>
          <w:color w:val="333399"/>
          <w:sz w:val="22"/>
          <w:szCs w:val="22"/>
        </w:rPr>
        <w:t xml:space="preserve">(выбрать: </w:t>
      </w:r>
      <w:r w:rsidRPr="0085590D">
        <w:rPr>
          <w:color w:val="000000"/>
          <w:sz w:val="22"/>
          <w:szCs w:val="22"/>
        </w:rPr>
        <w:t>«отсутствуют»/«имеются»</w:t>
      </w:r>
      <w:r w:rsidRPr="0085590D">
        <w:rPr>
          <w:i/>
          <w:iCs/>
          <w:color w:val="333399"/>
          <w:sz w:val="22"/>
          <w:szCs w:val="22"/>
        </w:rPr>
        <w:t xml:space="preserve">) </w:t>
      </w:r>
      <w:r w:rsidRPr="00E61B91">
        <w:rPr>
          <w:color w:val="000000"/>
          <w:sz w:val="22"/>
          <w:szCs w:val="22"/>
        </w:rPr>
        <w:t xml:space="preserve">сведения </w:t>
      </w:r>
      <w:r w:rsidRPr="00BD7116">
        <w:rPr>
          <w:color w:val="000000"/>
          <w:sz w:val="22"/>
          <w:szCs w:val="22"/>
        </w:rPr>
        <w:t xml:space="preserve">о </w:t>
      </w:r>
      <w:r w:rsidRPr="00BD7116">
        <w:rPr>
          <w:i/>
          <w:iCs/>
          <w:color w:val="333399"/>
          <w:sz w:val="22"/>
          <w:szCs w:val="22"/>
        </w:rPr>
        <w:t xml:space="preserve">(указать краткое наименование), </w:t>
      </w:r>
      <w:r w:rsidRPr="00BD7116">
        <w:rPr>
          <w:color w:val="000000"/>
          <w:sz w:val="22"/>
          <w:szCs w:val="22"/>
        </w:rPr>
        <w:t>либо о любом из лиц, входящем в состав коллективного Участника закупки</w:t>
      </w:r>
      <w:r w:rsidRPr="00691345">
        <w:rPr>
          <w:color w:val="000000"/>
          <w:sz w:val="22"/>
          <w:szCs w:val="22"/>
        </w:rPr>
        <w:t xml:space="preserve"> (если применимо)</w:t>
      </w:r>
      <w:r>
        <w:rPr>
          <w:color w:val="000000"/>
          <w:sz w:val="22"/>
          <w:szCs w:val="22"/>
        </w:rPr>
        <w:t>.</w:t>
      </w:r>
    </w:p>
    <w:p w:rsidR="009A79AA" w:rsidRPr="007446FA" w:rsidRDefault="009A79AA" w:rsidP="0040134A">
      <w:pPr>
        <w:pStyle w:val="afa"/>
        <w:numPr>
          <w:ilvl w:val="0"/>
          <w:numId w:val="132"/>
        </w:numPr>
        <w:spacing w:before="0" w:line="276" w:lineRule="auto"/>
        <w:ind w:left="714" w:hanging="357"/>
        <w:jc w:val="both"/>
        <w:rPr>
          <w:sz w:val="22"/>
        </w:rPr>
        <w:pPrChange w:id="450" w:author="Rinat Gub" w:date="2022-12-06T13:44:00Z">
          <w:pPr>
            <w:pStyle w:val="afa"/>
            <w:keepNext/>
            <w:numPr>
              <w:numId w:val="134"/>
            </w:numPr>
            <w:spacing w:before="0" w:line="276" w:lineRule="auto"/>
            <w:ind w:left="927" w:hanging="360"/>
            <w:jc w:val="both"/>
          </w:pPr>
        </w:pPrChange>
      </w:pPr>
      <w:r w:rsidRPr="007446FA">
        <w:rPr>
          <w:sz w:val="22"/>
        </w:rPr>
        <w:lastRenderedPageBreak/>
        <w:t>Сообщаю, что на дату подачи заявки:</w:t>
      </w:r>
    </w:p>
    <w:p w:rsidR="009A79AA" w:rsidRPr="00BC1EAC" w:rsidRDefault="009A79AA" w:rsidP="0040134A">
      <w:pPr>
        <w:pStyle w:val="afa"/>
        <w:numPr>
          <w:ilvl w:val="0"/>
          <w:numId w:val="211"/>
        </w:numPr>
        <w:jc w:val="both"/>
        <w:rPr>
          <w:i/>
          <w:iCs/>
          <w:color w:val="333399"/>
          <w:sz w:val="22"/>
          <w:szCs w:val="22"/>
        </w:rPr>
      </w:pPr>
      <w:r w:rsidRPr="00BC1EAC">
        <w:rPr>
          <w:color w:val="000000"/>
          <w:sz w:val="22"/>
          <w:szCs w:val="22"/>
        </w:rPr>
        <w:t xml:space="preserve">балансовая стоимость активов </w:t>
      </w:r>
      <w:r w:rsidRPr="00BC1EAC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BC1EAC">
        <w:rPr>
          <w:color w:val="000000"/>
          <w:sz w:val="22"/>
          <w:szCs w:val="22"/>
        </w:rPr>
        <w:t xml:space="preserve"> в соответствии с данными бухгалтерской отчетности за последний отчетный периода составляет</w:t>
      </w:r>
      <w:r w:rsidRPr="00BC1EAC">
        <w:rPr>
          <w:i/>
          <w:iCs/>
          <w:color w:val="333399"/>
          <w:sz w:val="22"/>
          <w:szCs w:val="22"/>
        </w:rPr>
        <w:t xml:space="preserve"> (указать размер балансовой стоимости)</w:t>
      </w:r>
      <w:r>
        <w:rPr>
          <w:i/>
          <w:iCs/>
          <w:color w:val="333399"/>
          <w:sz w:val="22"/>
          <w:szCs w:val="22"/>
        </w:rPr>
        <w:t xml:space="preserve">. </w:t>
      </w:r>
      <w:r w:rsidRPr="006D11B3">
        <w:rPr>
          <w:i/>
          <w:iCs/>
          <w:color w:val="333399"/>
          <w:sz w:val="22"/>
          <w:szCs w:val="22"/>
        </w:rPr>
        <w:t>(</w:t>
      </w:r>
      <w:r>
        <w:rPr>
          <w:i/>
          <w:iCs/>
          <w:color w:val="333399"/>
          <w:sz w:val="22"/>
          <w:szCs w:val="22"/>
        </w:rPr>
        <w:t>У</w:t>
      </w:r>
      <w:r w:rsidRPr="006D11B3">
        <w:rPr>
          <w:i/>
          <w:iCs/>
          <w:color w:val="333399"/>
          <w:sz w:val="22"/>
          <w:szCs w:val="22"/>
        </w:rPr>
        <w:t>казать краткое наименование)</w:t>
      </w:r>
      <w:r w:rsidRPr="00BC1EAC">
        <w:rPr>
          <w:color w:val="000000"/>
          <w:sz w:val="22"/>
          <w:szCs w:val="22"/>
        </w:rPr>
        <w:t xml:space="preserve"> в соответствии с данными в</w:t>
      </w:r>
      <w:r>
        <w:rPr>
          <w:i/>
          <w:iCs/>
          <w:color w:val="333399"/>
          <w:sz w:val="22"/>
          <w:szCs w:val="22"/>
        </w:rPr>
        <w:t xml:space="preserve"> </w:t>
      </w:r>
      <w:r w:rsidRPr="00BC1EAC">
        <w:rPr>
          <w:color w:val="000000"/>
          <w:sz w:val="22"/>
          <w:szCs w:val="22"/>
        </w:rPr>
        <w:t>информационной</w:t>
      </w:r>
      <w:r>
        <w:rPr>
          <w:color w:val="000000"/>
          <w:sz w:val="22"/>
          <w:szCs w:val="22"/>
        </w:rPr>
        <w:t xml:space="preserve"> базе «Сведения о юридических лицах, имеющих задолженность по уплате налогов (более 1000 рублей) и/или не представивших налоговую отчетность более года»</w:t>
      </w:r>
      <w:r>
        <w:rPr>
          <w:i/>
          <w:iCs/>
          <w:color w:val="333399"/>
          <w:sz w:val="22"/>
          <w:szCs w:val="22"/>
        </w:rPr>
        <w:t xml:space="preserve"> </w:t>
      </w:r>
      <w:r w:rsidRPr="00BC1EAC">
        <w:rPr>
          <w:i/>
          <w:iCs/>
          <w:color w:val="333399"/>
          <w:sz w:val="22"/>
          <w:szCs w:val="22"/>
        </w:rPr>
        <w:t xml:space="preserve">(выбрать: </w:t>
      </w:r>
      <w:r w:rsidRPr="00BC1EAC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не имеет</w:t>
      </w:r>
      <w:r w:rsidRPr="00BC1EAC">
        <w:rPr>
          <w:color w:val="000000"/>
          <w:sz w:val="22"/>
          <w:szCs w:val="22"/>
        </w:rPr>
        <w:t>»/«име</w:t>
      </w:r>
      <w:r>
        <w:rPr>
          <w:color w:val="000000"/>
          <w:sz w:val="22"/>
          <w:szCs w:val="22"/>
        </w:rPr>
        <w:t>е</w:t>
      </w:r>
      <w:r w:rsidRPr="00BC1EAC">
        <w:rPr>
          <w:color w:val="000000"/>
          <w:sz w:val="22"/>
          <w:szCs w:val="22"/>
        </w:rPr>
        <w:t>т</w:t>
      </w:r>
      <w:r>
        <w:rPr>
          <w:color w:val="000000"/>
          <w:sz w:val="22"/>
          <w:szCs w:val="22"/>
        </w:rPr>
        <w:t xml:space="preserve"> в размере </w:t>
      </w:r>
      <w:r w:rsidRPr="006D11B3">
        <w:rPr>
          <w:i/>
          <w:iCs/>
          <w:color w:val="333399"/>
          <w:sz w:val="22"/>
          <w:szCs w:val="22"/>
        </w:rPr>
        <w:t xml:space="preserve">(указать </w:t>
      </w:r>
      <w:r>
        <w:rPr>
          <w:i/>
          <w:iCs/>
          <w:color w:val="333399"/>
          <w:sz w:val="22"/>
          <w:szCs w:val="22"/>
        </w:rPr>
        <w:t>размер</w:t>
      </w:r>
      <w:r w:rsidRPr="006D11B3">
        <w:rPr>
          <w:i/>
          <w:iCs/>
          <w:color w:val="333399"/>
          <w:sz w:val="22"/>
          <w:szCs w:val="22"/>
        </w:rPr>
        <w:t>)</w:t>
      </w:r>
      <w:r w:rsidRPr="00BC1EAC">
        <w:rPr>
          <w:color w:val="000000"/>
          <w:sz w:val="22"/>
          <w:szCs w:val="22"/>
        </w:rPr>
        <w:t>»</w:t>
      </w:r>
      <w:r w:rsidRPr="00BC1EAC">
        <w:rPr>
          <w:i/>
          <w:iCs/>
          <w:color w:val="333399"/>
          <w:sz w:val="22"/>
          <w:szCs w:val="22"/>
        </w:rPr>
        <w:t xml:space="preserve">) </w:t>
      </w:r>
      <w:r w:rsidRPr="00BC1EAC">
        <w:rPr>
          <w:color w:val="000000"/>
          <w:sz w:val="22"/>
          <w:szCs w:val="22"/>
        </w:rPr>
        <w:t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</w:t>
      </w:r>
      <w:r w:rsidRPr="008610DF">
        <w:rPr>
          <w:color w:val="000000"/>
          <w:sz w:val="22"/>
          <w:szCs w:val="22"/>
        </w:rPr>
        <w:t>.</w:t>
      </w:r>
      <w:r w:rsidRPr="008610DF">
        <w:rPr>
          <w:i/>
          <w:iCs/>
          <w:color w:val="333399"/>
          <w:sz w:val="22"/>
          <w:szCs w:val="22"/>
        </w:rPr>
        <w:t xml:space="preserve"> (указать в случае наличия недоимок:</w:t>
      </w:r>
      <w:r w:rsidRPr="008610D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Р</w:t>
      </w:r>
      <w:r w:rsidRPr="00BC1EAC">
        <w:rPr>
          <w:color w:val="000000"/>
          <w:sz w:val="22"/>
          <w:szCs w:val="22"/>
        </w:rPr>
        <w:t xml:space="preserve">азмер </w:t>
      </w:r>
      <w:r>
        <w:rPr>
          <w:color w:val="000000"/>
          <w:sz w:val="22"/>
          <w:szCs w:val="22"/>
        </w:rPr>
        <w:t xml:space="preserve">указанных недоимок составляет </w:t>
      </w:r>
      <w:r w:rsidRPr="00BC1EAC">
        <w:rPr>
          <w:i/>
          <w:iCs/>
          <w:color w:val="333399"/>
          <w:sz w:val="22"/>
          <w:szCs w:val="22"/>
        </w:rPr>
        <w:t>(</w:t>
      </w:r>
      <w:r>
        <w:rPr>
          <w:i/>
          <w:iCs/>
          <w:color w:val="333399"/>
          <w:sz w:val="22"/>
          <w:szCs w:val="22"/>
        </w:rPr>
        <w:t>указать значение</w:t>
      </w:r>
      <w:r w:rsidRPr="00BC1EAC">
        <w:rPr>
          <w:i/>
          <w:iCs/>
          <w:color w:val="333399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 </w:t>
      </w:r>
      <w:r w:rsidRPr="00BC1EAC">
        <w:rPr>
          <w:color w:val="000000"/>
          <w:sz w:val="22"/>
          <w:szCs w:val="22"/>
        </w:rPr>
        <w:t xml:space="preserve">процентов </w:t>
      </w:r>
      <w:r>
        <w:rPr>
          <w:color w:val="000000"/>
          <w:sz w:val="22"/>
          <w:szCs w:val="22"/>
        </w:rPr>
        <w:t xml:space="preserve">от </w:t>
      </w:r>
      <w:r w:rsidRPr="00BC1EAC">
        <w:rPr>
          <w:color w:val="000000"/>
          <w:sz w:val="22"/>
          <w:szCs w:val="22"/>
        </w:rPr>
        <w:t>балансовой стоимости активов</w:t>
      </w:r>
      <w:r>
        <w:rPr>
          <w:color w:val="000000"/>
          <w:sz w:val="22"/>
          <w:szCs w:val="22"/>
        </w:rPr>
        <w:t xml:space="preserve"> </w:t>
      </w:r>
      <w:r w:rsidRPr="006D11B3">
        <w:rPr>
          <w:i/>
          <w:iCs/>
          <w:color w:val="333399"/>
          <w:sz w:val="22"/>
          <w:szCs w:val="22"/>
        </w:rPr>
        <w:t>(указать краткое наименование</w:t>
      </w:r>
      <w:del w:id="451" w:author="Rinat Gub" w:date="2022-12-06T13:44:00Z">
        <w:r w:rsidR="00A67DA1" w:rsidRPr="006D11B3">
          <w:rPr>
            <w:i/>
            <w:iCs/>
            <w:color w:val="333399"/>
            <w:sz w:val="22"/>
            <w:szCs w:val="22"/>
          </w:rPr>
          <w:delText>)</w:delText>
        </w:r>
        <w:r w:rsidR="00A67DA1">
          <w:rPr>
            <w:i/>
            <w:iCs/>
            <w:color w:val="333399"/>
            <w:sz w:val="22"/>
            <w:szCs w:val="22"/>
          </w:rPr>
          <w:delText>)</w:delText>
        </w:r>
        <w:r w:rsidR="00A92829">
          <w:rPr>
            <w:color w:val="000000"/>
            <w:sz w:val="22"/>
            <w:szCs w:val="22"/>
          </w:rPr>
          <w:delText>;</w:delText>
        </w:r>
      </w:del>
      <w:ins w:id="452" w:author="Rinat Gub" w:date="2022-12-06T13:44:00Z">
        <w:r w:rsidRPr="006D11B3">
          <w:rPr>
            <w:i/>
            <w:iCs/>
            <w:color w:val="333399"/>
            <w:sz w:val="22"/>
            <w:szCs w:val="22"/>
          </w:rPr>
          <w:t>)</w:t>
        </w:r>
        <w:r>
          <w:rPr>
            <w:i/>
            <w:iCs/>
            <w:color w:val="333399"/>
            <w:sz w:val="22"/>
            <w:szCs w:val="22"/>
          </w:rPr>
          <w:t>)</w:t>
        </w:r>
        <w:r w:rsidRPr="00BC1EAC">
          <w:rPr>
            <w:color w:val="000000"/>
            <w:sz w:val="22"/>
            <w:szCs w:val="22"/>
          </w:rPr>
          <w:t>.</w:t>
        </w:r>
      </w:ins>
    </w:p>
    <w:p w:rsidR="009A79AA" w:rsidRPr="002A0040" w:rsidRDefault="009A79AA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 w:rsidRPr="002E2314">
        <w:rPr>
          <w:i/>
          <w:iCs/>
          <w:color w:val="333399"/>
          <w:sz w:val="22"/>
          <w:szCs w:val="22"/>
        </w:rPr>
        <w:t xml:space="preserve">(указать краткое наименование) (выбрать: </w:t>
      </w:r>
      <w:r w:rsidRPr="002E2314">
        <w:rPr>
          <w:color w:val="000000"/>
          <w:sz w:val="22"/>
          <w:szCs w:val="22"/>
        </w:rPr>
        <w:t>«соответствует»/«</w:t>
      </w:r>
      <w:r w:rsidRPr="00470520">
        <w:rPr>
          <w:color w:val="000000"/>
          <w:sz w:val="22"/>
          <w:szCs w:val="22"/>
        </w:rPr>
        <w:t>не соответствует»</w:t>
      </w:r>
      <w:r w:rsidRPr="00470520">
        <w:rPr>
          <w:i/>
          <w:iCs/>
          <w:color w:val="333399"/>
          <w:sz w:val="22"/>
          <w:szCs w:val="22"/>
        </w:rPr>
        <w:t>)</w:t>
      </w:r>
      <w:r w:rsidRPr="00EF56F4">
        <w:rPr>
          <w:i/>
          <w:iCs/>
          <w:color w:val="333399"/>
          <w:sz w:val="22"/>
          <w:szCs w:val="22"/>
        </w:rPr>
        <w:t xml:space="preserve"> </w:t>
      </w:r>
      <w:r w:rsidRPr="002A0040">
        <w:rPr>
          <w:color w:val="000000"/>
          <w:sz w:val="22"/>
          <w:szCs w:val="22"/>
        </w:rPr>
        <w:t>требованиям, установленным согласно законодательству РФ к лицам, осуществляющим поставку товара, выполнение работы, оказание услуги, являющихся предметом закупки;</w:t>
      </w:r>
    </w:p>
    <w:p w:rsidR="009A79AA" w:rsidRDefault="009A79AA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EF08F1">
        <w:rPr>
          <w:color w:val="000000"/>
          <w:sz w:val="22"/>
          <w:szCs w:val="22"/>
        </w:rPr>
        <w:t xml:space="preserve">у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EF08F1">
        <w:rPr>
          <w:color w:val="000000"/>
          <w:sz w:val="22"/>
          <w:szCs w:val="22"/>
        </w:rPr>
        <w:t>ограничени</w:t>
      </w:r>
      <w:r>
        <w:rPr>
          <w:color w:val="000000"/>
          <w:sz w:val="22"/>
          <w:szCs w:val="22"/>
        </w:rPr>
        <w:t>я</w:t>
      </w:r>
      <w:r w:rsidRPr="00EF08F1">
        <w:rPr>
          <w:color w:val="000000"/>
          <w:sz w:val="22"/>
          <w:szCs w:val="22"/>
        </w:rPr>
        <w:t xml:space="preserve"> для участия в закупках, установленных законодательством РФ</w:t>
      </w:r>
      <w:r>
        <w:rPr>
          <w:color w:val="000000"/>
          <w:sz w:val="22"/>
          <w:szCs w:val="22"/>
        </w:rPr>
        <w:t>;</w:t>
      </w:r>
    </w:p>
    <w:p w:rsidR="00446DF9" w:rsidRPr="00F652F7" w:rsidRDefault="00446DF9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EF08F1">
        <w:rPr>
          <w:color w:val="000000"/>
          <w:sz w:val="22"/>
          <w:szCs w:val="22"/>
        </w:rPr>
        <w:t xml:space="preserve">у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>
        <w:rPr>
          <w:i/>
          <w:iCs/>
          <w:color w:val="333399"/>
          <w:sz w:val="22"/>
          <w:szCs w:val="22"/>
        </w:rPr>
        <w:t xml:space="preserve"> </w:t>
      </w: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 w:rsidR="00C02DDD">
        <w:rPr>
          <w:color w:val="000000"/>
          <w:sz w:val="22"/>
          <w:szCs w:val="22"/>
        </w:rPr>
        <w:t>отсутствует</w:t>
      </w:r>
      <w:r w:rsidRPr="00203244">
        <w:rPr>
          <w:color w:val="000000"/>
          <w:sz w:val="22"/>
          <w:szCs w:val="22"/>
        </w:rPr>
        <w:t>»/«</w:t>
      </w:r>
      <w:r w:rsidR="00C02DDD">
        <w:rPr>
          <w:color w:val="000000"/>
          <w:sz w:val="22"/>
          <w:szCs w:val="22"/>
        </w:rPr>
        <w:t>имеется</w:t>
      </w:r>
      <w:r>
        <w:rPr>
          <w:color w:val="000000"/>
          <w:sz w:val="22"/>
          <w:szCs w:val="22"/>
        </w:rPr>
        <w:t>»</w:t>
      </w:r>
      <w:r w:rsidRPr="00255A22">
        <w:rPr>
          <w:i/>
          <w:iCs/>
          <w:color w:val="333399"/>
          <w:sz w:val="22"/>
          <w:szCs w:val="22"/>
        </w:rPr>
        <w:t>)</w:t>
      </w:r>
      <w:r w:rsidRPr="00F107C2">
        <w:rPr>
          <w:color w:val="000000"/>
          <w:sz w:val="22"/>
          <w:rPrChange w:id="453" w:author="Rinat Gub" w:date="2022-12-06T13:44:00Z">
            <w:rPr>
              <w:i/>
              <w:color w:val="333399"/>
              <w:sz w:val="22"/>
            </w:rPr>
          </w:rPrChange>
        </w:rPr>
        <w:t xml:space="preserve"> </w:t>
      </w:r>
      <w:r w:rsidRPr="00F107C2">
        <w:rPr>
          <w:color w:val="000000"/>
          <w:sz w:val="22"/>
          <w:szCs w:val="22"/>
        </w:rPr>
        <w:t xml:space="preserve">конфликт интересов с работниками </w:t>
      </w:r>
      <w:r w:rsidR="008F369C">
        <w:rPr>
          <w:color w:val="000000"/>
          <w:sz w:val="22"/>
          <w:szCs w:val="22"/>
        </w:rPr>
        <w:t>Заказчика/Организатора закупки</w:t>
      </w:r>
      <w:r w:rsidR="00795ABF">
        <w:rPr>
          <w:color w:val="000000"/>
          <w:sz w:val="22"/>
          <w:szCs w:val="22"/>
        </w:rPr>
        <w:t>,</w:t>
      </w:r>
      <w:r w:rsidRPr="00F107C2">
        <w:rPr>
          <w:color w:val="000000"/>
          <w:sz w:val="22"/>
          <w:szCs w:val="22"/>
        </w:rPr>
        <w:t xml:space="preserve"> </w:t>
      </w:r>
      <w:r w:rsidR="00795ABF" w:rsidRPr="00F107C2">
        <w:rPr>
          <w:color w:val="000000"/>
          <w:sz w:val="22"/>
          <w:szCs w:val="22"/>
        </w:rPr>
        <w:t>член</w:t>
      </w:r>
      <w:r w:rsidR="00795ABF">
        <w:rPr>
          <w:color w:val="000000"/>
          <w:sz w:val="22"/>
          <w:szCs w:val="22"/>
        </w:rPr>
        <w:t>ами</w:t>
      </w:r>
      <w:r w:rsidR="00795ABF" w:rsidRPr="00F107C2">
        <w:rPr>
          <w:color w:val="000000"/>
          <w:sz w:val="22"/>
          <w:szCs w:val="22"/>
        </w:rPr>
        <w:t xml:space="preserve"> </w:t>
      </w:r>
      <w:r w:rsidRPr="00F107C2">
        <w:rPr>
          <w:color w:val="000000"/>
          <w:sz w:val="22"/>
          <w:szCs w:val="22"/>
        </w:rPr>
        <w:t xml:space="preserve">коллегиальных органов управления, закупочных органов, </w:t>
      </w:r>
      <w:r w:rsidR="00795ABF" w:rsidRPr="00F107C2">
        <w:rPr>
          <w:color w:val="000000"/>
          <w:sz w:val="22"/>
          <w:szCs w:val="22"/>
        </w:rPr>
        <w:t>уполномоченны</w:t>
      </w:r>
      <w:r w:rsidR="00795ABF">
        <w:rPr>
          <w:color w:val="000000"/>
          <w:sz w:val="22"/>
          <w:szCs w:val="22"/>
        </w:rPr>
        <w:t>ми</w:t>
      </w:r>
      <w:r w:rsidR="00795ABF" w:rsidRPr="00F107C2">
        <w:rPr>
          <w:color w:val="000000"/>
          <w:sz w:val="22"/>
          <w:szCs w:val="22"/>
        </w:rPr>
        <w:t xml:space="preserve"> </w:t>
      </w:r>
      <w:r w:rsidRPr="00F107C2">
        <w:rPr>
          <w:color w:val="000000"/>
          <w:sz w:val="22"/>
          <w:szCs w:val="22"/>
        </w:rPr>
        <w:t>лиц</w:t>
      </w:r>
      <w:r w:rsidR="00795ABF">
        <w:rPr>
          <w:color w:val="000000"/>
          <w:sz w:val="22"/>
          <w:szCs w:val="22"/>
        </w:rPr>
        <w:t>ами</w:t>
      </w:r>
      <w:r w:rsidRPr="00F107C2">
        <w:rPr>
          <w:color w:val="000000"/>
          <w:sz w:val="22"/>
          <w:szCs w:val="22"/>
        </w:rPr>
        <w:t xml:space="preserve"> </w:t>
      </w:r>
      <w:r w:rsidR="008F369C">
        <w:rPr>
          <w:color w:val="000000"/>
          <w:sz w:val="22"/>
          <w:szCs w:val="22"/>
        </w:rPr>
        <w:t>Заказчика/Организатора закупки</w:t>
      </w:r>
      <w:r w:rsidRPr="00F107C2">
        <w:rPr>
          <w:color w:val="000000"/>
          <w:sz w:val="22"/>
          <w:szCs w:val="22"/>
        </w:rPr>
        <w:t>;</w:t>
      </w:r>
    </w:p>
    <w:p w:rsidR="009A79AA" w:rsidRDefault="009A79AA" w:rsidP="0040134A">
      <w:pPr>
        <w:pStyle w:val="afa"/>
        <w:numPr>
          <w:ilvl w:val="0"/>
          <w:numId w:val="211"/>
        </w:numPr>
        <w:spacing w:before="240" w:after="200" w:line="276" w:lineRule="auto"/>
        <w:jc w:val="both"/>
        <w:rPr>
          <w:color w:val="000000"/>
          <w:sz w:val="22"/>
          <w:szCs w:val="22"/>
        </w:rPr>
      </w:pPr>
      <w:r w:rsidRPr="00203244">
        <w:rPr>
          <w:i/>
          <w:iCs/>
          <w:color w:val="333399"/>
          <w:sz w:val="22"/>
          <w:szCs w:val="22"/>
        </w:rPr>
        <w:t xml:space="preserve">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>
        <w:rPr>
          <w:i/>
          <w:iCs/>
          <w:color w:val="333399"/>
          <w:sz w:val="22"/>
          <w:szCs w:val="22"/>
        </w:rPr>
        <w:t xml:space="preserve"> </w:t>
      </w:r>
      <w:r w:rsidRPr="00EF08F1">
        <w:rPr>
          <w:color w:val="000000"/>
          <w:sz w:val="22"/>
          <w:szCs w:val="22"/>
        </w:rPr>
        <w:t>факт</w:t>
      </w:r>
      <w:r>
        <w:rPr>
          <w:color w:val="000000"/>
          <w:sz w:val="22"/>
          <w:szCs w:val="22"/>
        </w:rPr>
        <w:t>ы</w:t>
      </w:r>
      <w:r w:rsidRPr="00EF08F1">
        <w:rPr>
          <w:color w:val="000000"/>
          <w:sz w:val="22"/>
          <w:szCs w:val="22"/>
        </w:rPr>
        <w:t xml:space="preserve"> неправомерного уклонения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от заключения договора по результатам процедур закупок для </w:t>
      </w:r>
      <w:r>
        <w:rPr>
          <w:color w:val="000000"/>
          <w:sz w:val="22"/>
          <w:szCs w:val="22"/>
        </w:rPr>
        <w:t xml:space="preserve">Обществ Группы, относящихся к </w:t>
      </w:r>
      <w:r w:rsidRPr="00EF08F1">
        <w:rPr>
          <w:color w:val="000000"/>
          <w:sz w:val="22"/>
          <w:szCs w:val="22"/>
        </w:rPr>
        <w:t>Заказчик</w:t>
      </w:r>
      <w:r>
        <w:rPr>
          <w:color w:val="000000"/>
          <w:sz w:val="22"/>
          <w:szCs w:val="22"/>
        </w:rPr>
        <w:t>ам</w:t>
      </w:r>
      <w:r w:rsidRPr="00EF08F1">
        <w:rPr>
          <w:color w:val="000000"/>
          <w:sz w:val="22"/>
          <w:szCs w:val="22"/>
        </w:rPr>
        <w:t xml:space="preserve"> второго типа</w:t>
      </w:r>
      <w:r>
        <w:rPr>
          <w:color w:val="000000"/>
          <w:sz w:val="22"/>
          <w:szCs w:val="22"/>
        </w:rPr>
        <w:t>,</w:t>
      </w:r>
      <w:r w:rsidRPr="00EF08F1">
        <w:rPr>
          <w:color w:val="000000"/>
          <w:sz w:val="22"/>
          <w:szCs w:val="22"/>
        </w:rPr>
        <w:t xml:space="preserve"> в течение последних </w:t>
      </w:r>
      <w:r>
        <w:rPr>
          <w:color w:val="000000"/>
          <w:sz w:val="22"/>
          <w:szCs w:val="22"/>
        </w:rPr>
        <w:t xml:space="preserve">24 месяцев, </w:t>
      </w:r>
      <w:r w:rsidRPr="00BC1EAC">
        <w:rPr>
          <w:color w:val="000000"/>
          <w:sz w:val="22"/>
          <w:szCs w:val="22"/>
        </w:rPr>
        <w:t>предшествующих дате подачи заявки</w:t>
      </w:r>
      <w:r>
        <w:rPr>
          <w:color w:val="000000"/>
          <w:sz w:val="22"/>
          <w:szCs w:val="22"/>
        </w:rPr>
        <w:t>;</w:t>
      </w:r>
    </w:p>
    <w:p w:rsidR="009A79AA" w:rsidRDefault="009A79AA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в течение последних 12 месяцев, </w:t>
      </w:r>
      <w:r w:rsidRPr="00BC1EAC">
        <w:rPr>
          <w:color w:val="000000"/>
          <w:sz w:val="22"/>
          <w:szCs w:val="22"/>
        </w:rPr>
        <w:t>предшествующих дате подачи заявки,</w:t>
      </w:r>
      <w:r w:rsidRPr="00203244">
        <w:rPr>
          <w:i/>
          <w:iCs/>
          <w:color w:val="333399"/>
          <w:sz w:val="22"/>
          <w:szCs w:val="22"/>
        </w:rPr>
        <w:t xml:space="preserve"> 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 w:rsidRPr="00EF08F1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факты</w:t>
      </w:r>
      <w:r w:rsidRPr="00EF08F1">
        <w:rPr>
          <w:color w:val="000000"/>
          <w:sz w:val="22"/>
          <w:szCs w:val="22"/>
        </w:rPr>
        <w:t xml:space="preserve"> отклонения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от участия в закупочных процедурах ПАО «НК «Роснефть» и/или Обществ Группы </w:t>
      </w:r>
      <w:r>
        <w:rPr>
          <w:color w:val="000000"/>
          <w:sz w:val="22"/>
          <w:szCs w:val="22"/>
        </w:rPr>
        <w:t>по следующим причинам:</w:t>
      </w:r>
    </w:p>
    <w:p w:rsidR="009A79AA" w:rsidRPr="002A0040" w:rsidRDefault="009A79AA" w:rsidP="0040134A">
      <w:pPr>
        <w:pStyle w:val="afa"/>
        <w:numPr>
          <w:ilvl w:val="1"/>
          <w:numId w:val="211"/>
        </w:numPr>
        <w:jc w:val="both"/>
        <w:rPr>
          <w:color w:val="000000"/>
          <w:sz w:val="22"/>
          <w:szCs w:val="22"/>
        </w:rPr>
      </w:pPr>
      <w:r w:rsidRPr="002A0040">
        <w:rPr>
          <w:color w:val="000000"/>
          <w:sz w:val="22"/>
          <w:szCs w:val="22"/>
        </w:rPr>
        <w:t xml:space="preserve">обнаружение недостоверных сведений в заявке и/или уточнениях заявок, существенных для допуска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</w:t>
      </w:r>
      <w:r w:rsidRPr="002A0040">
        <w:rPr>
          <w:color w:val="000000"/>
          <w:sz w:val="22"/>
          <w:szCs w:val="22"/>
        </w:rPr>
        <w:t>к процедуре закупки и/или установления его мест</w:t>
      </w:r>
      <w:r w:rsidR="00BA3369">
        <w:rPr>
          <w:color w:val="000000"/>
          <w:sz w:val="22"/>
          <w:szCs w:val="22"/>
        </w:rPr>
        <w:t>а в итогах ранжирования заявок;</w:t>
      </w:r>
    </w:p>
    <w:p w:rsidR="009A79AA" w:rsidRPr="00EF08F1" w:rsidRDefault="009A79AA" w:rsidP="0040134A">
      <w:pPr>
        <w:pStyle w:val="afa"/>
        <w:numPr>
          <w:ilvl w:val="1"/>
          <w:numId w:val="211"/>
        </w:numPr>
        <w:jc w:val="both"/>
        <w:rPr>
          <w:color w:val="000000"/>
          <w:sz w:val="22"/>
          <w:szCs w:val="22"/>
        </w:rPr>
      </w:pPr>
      <w:r w:rsidRPr="002A0040">
        <w:rPr>
          <w:color w:val="000000"/>
          <w:sz w:val="22"/>
          <w:szCs w:val="22"/>
        </w:rPr>
        <w:t xml:space="preserve">наличие подкрепленного документами факта оказания давления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</w:t>
      </w:r>
      <w:r w:rsidRPr="002A0040">
        <w:rPr>
          <w:color w:val="000000"/>
          <w:sz w:val="22"/>
          <w:szCs w:val="22"/>
        </w:rPr>
        <w:t>на представителей Заказчика/Организатора закупки с целью повлиять на результаты процедуры закупки.</w:t>
      </w:r>
    </w:p>
    <w:p w:rsidR="009A79AA" w:rsidRPr="00216877" w:rsidRDefault="009A79AA" w:rsidP="0040134A">
      <w:pPr>
        <w:pStyle w:val="afa"/>
        <w:numPr>
          <w:ilvl w:val="0"/>
          <w:numId w:val="211"/>
        </w:numPr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в течение последних 24 месяцев, </w:t>
      </w:r>
      <w:r w:rsidRPr="00BC1EAC">
        <w:rPr>
          <w:color w:val="000000"/>
          <w:sz w:val="22"/>
          <w:szCs w:val="22"/>
        </w:rPr>
        <w:t>предшествующих дате подачи заявки,</w:t>
      </w:r>
      <w:r w:rsidRPr="00203244">
        <w:rPr>
          <w:i/>
          <w:iCs/>
          <w:color w:val="333399"/>
          <w:sz w:val="22"/>
          <w:szCs w:val="22"/>
        </w:rPr>
        <w:t xml:space="preserve"> (выбрать: </w:t>
      </w:r>
      <w:r w:rsidRPr="00203244">
        <w:rPr>
          <w:color w:val="000000"/>
          <w:sz w:val="22"/>
          <w:szCs w:val="22"/>
        </w:rPr>
        <w:t>«</w:t>
      </w:r>
      <w:r>
        <w:rPr>
          <w:color w:val="000000"/>
          <w:sz w:val="22"/>
          <w:szCs w:val="22"/>
        </w:rPr>
        <w:t>отсутствуют</w:t>
      </w:r>
      <w:r w:rsidRPr="00203244">
        <w:rPr>
          <w:color w:val="000000"/>
          <w:sz w:val="22"/>
          <w:szCs w:val="22"/>
        </w:rPr>
        <w:t>»/«</w:t>
      </w:r>
      <w:r>
        <w:rPr>
          <w:color w:val="000000"/>
          <w:sz w:val="22"/>
          <w:szCs w:val="22"/>
        </w:rPr>
        <w:t>имеются»</w:t>
      </w:r>
      <w:r w:rsidRPr="00203244">
        <w:rPr>
          <w:i/>
          <w:iCs/>
          <w:color w:val="333399"/>
          <w:sz w:val="22"/>
          <w:szCs w:val="22"/>
        </w:rPr>
        <w:t>)</w:t>
      </w:r>
      <w:r w:rsidRPr="00216877">
        <w:rPr>
          <w:color w:val="000000"/>
          <w:sz w:val="22"/>
          <w:szCs w:val="22"/>
        </w:rPr>
        <w:t xml:space="preserve"> факт</w:t>
      </w:r>
      <w:r>
        <w:rPr>
          <w:color w:val="000000"/>
          <w:sz w:val="22"/>
          <w:szCs w:val="22"/>
        </w:rPr>
        <w:t>ы</w:t>
      </w:r>
      <w:r w:rsidRPr="00216877">
        <w:rPr>
          <w:color w:val="000000"/>
          <w:sz w:val="22"/>
          <w:szCs w:val="22"/>
        </w:rPr>
        <w:t xml:space="preserve"> расторжения </w:t>
      </w:r>
      <w:r w:rsidRPr="00BD7116">
        <w:rPr>
          <w:color w:val="000000"/>
          <w:sz w:val="22"/>
          <w:szCs w:val="22"/>
        </w:rPr>
        <w:t>Обществ</w:t>
      </w:r>
      <w:r>
        <w:rPr>
          <w:color w:val="000000"/>
          <w:sz w:val="22"/>
          <w:szCs w:val="22"/>
        </w:rPr>
        <w:t>ом</w:t>
      </w:r>
      <w:r w:rsidRPr="00BD7116">
        <w:rPr>
          <w:color w:val="000000"/>
          <w:sz w:val="22"/>
          <w:szCs w:val="22"/>
        </w:rPr>
        <w:t xml:space="preserve"> Группы, относящи</w:t>
      </w:r>
      <w:r>
        <w:rPr>
          <w:color w:val="000000"/>
          <w:sz w:val="22"/>
          <w:szCs w:val="22"/>
        </w:rPr>
        <w:t>м</w:t>
      </w:r>
      <w:r w:rsidRPr="00BD7116">
        <w:rPr>
          <w:color w:val="000000"/>
          <w:sz w:val="22"/>
          <w:szCs w:val="22"/>
        </w:rPr>
        <w:t xml:space="preserve">ся к Заказчикам </w:t>
      </w:r>
      <w:r w:rsidRPr="00216877">
        <w:rPr>
          <w:color w:val="000000"/>
          <w:sz w:val="22"/>
          <w:szCs w:val="22"/>
        </w:rPr>
        <w:t>второго типа</w:t>
      </w:r>
      <w:r>
        <w:rPr>
          <w:color w:val="000000"/>
          <w:sz w:val="22"/>
          <w:szCs w:val="22"/>
        </w:rPr>
        <w:t>,</w:t>
      </w:r>
      <w:r w:rsidRPr="00216877">
        <w:rPr>
          <w:color w:val="000000"/>
          <w:sz w:val="22"/>
          <w:szCs w:val="22"/>
        </w:rPr>
        <w:t xml:space="preserve"> договора с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</w:t>
      </w:r>
      <w:r w:rsidRPr="00216877">
        <w:rPr>
          <w:color w:val="000000"/>
          <w:sz w:val="22"/>
          <w:szCs w:val="22"/>
        </w:rPr>
        <w:t xml:space="preserve">по решению суда, вступившему в законную силу, либо в случае одностороннего отказа Заказчика любого типа от исполнения договора в связи с существенным нарушением </w:t>
      </w:r>
      <w:r w:rsidRPr="00203244">
        <w:rPr>
          <w:i/>
          <w:iCs/>
          <w:color w:val="333399"/>
          <w:sz w:val="22"/>
          <w:szCs w:val="22"/>
        </w:rPr>
        <w:t>(указать краткое наименование)</w:t>
      </w:r>
      <w:r w:rsidRPr="00EF08F1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договора.</w:t>
      </w:r>
    </w:p>
    <w:p w:rsidR="00F652F7" w:rsidRPr="00F652F7" w:rsidRDefault="00F652F7" w:rsidP="0040134A">
      <w:pPr>
        <w:pStyle w:val="afa"/>
        <w:numPr>
          <w:ilvl w:val="0"/>
          <w:numId w:val="132"/>
        </w:numPr>
        <w:tabs>
          <w:tab w:val="clear" w:pos="1134"/>
        </w:tabs>
        <w:spacing w:before="240" w:after="200" w:line="276" w:lineRule="auto"/>
        <w:ind w:left="709"/>
        <w:jc w:val="both"/>
        <w:rPr>
          <w:color w:val="000000"/>
          <w:sz w:val="22"/>
        </w:rPr>
        <w:pPrChange w:id="454" w:author="Rinat Gub" w:date="2022-12-06T13:44:00Z">
          <w:pPr>
            <w:pStyle w:val="afa"/>
            <w:numPr>
              <w:numId w:val="134"/>
            </w:numPr>
            <w:spacing w:before="240" w:after="200" w:line="276" w:lineRule="auto"/>
            <w:ind w:left="927" w:hanging="360"/>
            <w:jc w:val="both"/>
          </w:pPr>
        </w:pPrChange>
      </w:pPr>
      <w:r w:rsidRPr="00F652F7">
        <w:rPr>
          <w:color w:val="000000"/>
          <w:sz w:val="22"/>
        </w:rPr>
        <w:t>Сообща</w:t>
      </w:r>
      <w:r w:rsidR="00446DF9">
        <w:rPr>
          <w:color w:val="000000"/>
          <w:sz w:val="22"/>
        </w:rPr>
        <w:t>ю</w:t>
      </w:r>
      <w:r w:rsidRPr="00F652F7">
        <w:rPr>
          <w:color w:val="000000"/>
          <w:sz w:val="22"/>
        </w:rPr>
        <w:t xml:space="preserve">, что на дату подачи заявки уровень </w:t>
      </w:r>
      <w:ins w:id="455" w:author="Rinat Gub" w:date="2022-12-06T13:44:00Z">
        <w:r w:rsidRPr="00F652F7">
          <w:rPr>
            <w:color w:val="000000"/>
            <w:sz w:val="22"/>
          </w:rPr>
          <w:t xml:space="preserve">финансовой </w:t>
        </w:r>
      </w:ins>
      <w:r w:rsidRPr="00F652F7">
        <w:rPr>
          <w:color w:val="000000"/>
          <w:sz w:val="22"/>
        </w:rPr>
        <w:t>устойчивости</w:t>
      </w:r>
      <w:del w:id="456" w:author="Rinat Gub" w:date="2022-12-06T13:44:00Z">
        <w:r w:rsidR="005B6CE8" w:rsidRPr="00A55CF9">
          <w:rPr>
            <w:color w:val="000000"/>
            <w:sz w:val="22"/>
          </w:rPr>
          <w:delText xml:space="preserve"> </w:delText>
        </w:r>
        <w:r w:rsidR="00A55CF9" w:rsidRPr="00A55CF9">
          <w:rPr>
            <w:color w:val="000000"/>
            <w:sz w:val="22"/>
          </w:rPr>
          <w:delText>финансово</w:delText>
        </w:r>
        <w:r w:rsidR="005B6CE8">
          <w:rPr>
            <w:color w:val="000000"/>
            <w:sz w:val="22"/>
          </w:rPr>
          <w:delText>го состояния</w:delText>
        </w:r>
      </w:del>
      <w:r w:rsidRPr="00F652F7">
        <w:rPr>
          <w:color w:val="000000"/>
          <w:sz w:val="22"/>
        </w:rPr>
        <w:t xml:space="preserve"> </w:t>
      </w:r>
      <w:r w:rsidR="008F369C">
        <w:rPr>
          <w:color w:val="000000"/>
          <w:sz w:val="22"/>
        </w:rPr>
        <w:t xml:space="preserve">за актуальный </w:t>
      </w:r>
      <w:r w:rsidR="00DE3B21">
        <w:rPr>
          <w:color w:val="000000"/>
          <w:sz w:val="22"/>
        </w:rPr>
        <w:t>от</w:t>
      </w:r>
      <w:r w:rsidR="008F369C">
        <w:rPr>
          <w:color w:val="000000"/>
          <w:sz w:val="22"/>
        </w:rPr>
        <w:t xml:space="preserve">четный период </w:t>
      </w:r>
      <w:r w:rsidRPr="00F87390">
        <w:rPr>
          <w:i/>
          <w:iCs/>
          <w:color w:val="333399"/>
          <w:sz w:val="22"/>
        </w:rPr>
        <w:t>(указать краткое наименование)</w:t>
      </w:r>
      <w:r w:rsidRPr="00F652F7">
        <w:rPr>
          <w:color w:val="000000"/>
          <w:sz w:val="22"/>
          <w:rPrChange w:id="457" w:author="Rinat Gub" w:date="2022-12-06T13:44:00Z">
            <w:rPr>
              <w:i/>
              <w:color w:val="333399"/>
              <w:sz w:val="22"/>
            </w:rPr>
          </w:rPrChange>
        </w:rPr>
        <w:t xml:space="preserve"> </w:t>
      </w:r>
      <w:r w:rsidRPr="00F87390">
        <w:rPr>
          <w:i/>
          <w:iCs/>
          <w:color w:val="333399"/>
          <w:sz w:val="22"/>
        </w:rPr>
        <w:t>(выбрать</w:t>
      </w:r>
      <w:r w:rsidRPr="00F652F7">
        <w:rPr>
          <w:color w:val="000000"/>
          <w:sz w:val="22"/>
          <w:rPrChange w:id="458" w:author="Rinat Gub" w:date="2022-12-06T13:44:00Z">
            <w:rPr>
              <w:i/>
              <w:color w:val="333399"/>
              <w:sz w:val="22"/>
            </w:rPr>
          </w:rPrChange>
        </w:rPr>
        <w:t xml:space="preserve">: </w:t>
      </w:r>
      <w:r w:rsidRPr="00F652F7">
        <w:rPr>
          <w:color w:val="000000"/>
          <w:sz w:val="22"/>
        </w:rPr>
        <w:t>«соответствует или превышает»/«не соответствует»</w:t>
      </w:r>
      <w:r w:rsidRPr="00F87390">
        <w:rPr>
          <w:i/>
          <w:iCs/>
          <w:color w:val="333399"/>
          <w:sz w:val="22"/>
        </w:rPr>
        <w:t>)</w:t>
      </w:r>
      <w:r w:rsidRPr="00F652F7">
        <w:rPr>
          <w:color w:val="000000"/>
          <w:sz w:val="22"/>
          <w:rPrChange w:id="459" w:author="Rinat Gub" w:date="2022-12-06T13:44:00Z">
            <w:rPr>
              <w:i/>
              <w:color w:val="333399"/>
              <w:sz w:val="22"/>
            </w:rPr>
          </w:rPrChange>
        </w:rPr>
        <w:t xml:space="preserve"> </w:t>
      </w:r>
      <w:r w:rsidRPr="00F652F7">
        <w:rPr>
          <w:color w:val="000000"/>
          <w:sz w:val="22"/>
        </w:rPr>
        <w:t>уровню, установленному в извещении/д</w:t>
      </w:r>
      <w:r>
        <w:rPr>
          <w:color w:val="000000"/>
          <w:sz w:val="22"/>
        </w:rPr>
        <w:t>окументации о настоящей закупке</w:t>
      </w:r>
      <w:del w:id="460" w:author="Rinat Gub" w:date="2022-12-06T13:44:00Z">
        <w:r w:rsidR="00A55CF9" w:rsidRPr="00A55CF9">
          <w:rPr>
            <w:color w:val="000000"/>
            <w:sz w:val="22"/>
          </w:rPr>
          <w:delText>;</w:delText>
        </w:r>
      </w:del>
      <w:ins w:id="461" w:author="Rinat Gub" w:date="2022-12-06T13:44:00Z">
        <w:r>
          <w:rPr>
            <w:color w:val="000000"/>
            <w:sz w:val="22"/>
          </w:rPr>
          <w:t>.</w:t>
        </w:r>
      </w:ins>
    </w:p>
    <w:p w:rsidR="006F21B8" w:rsidRPr="007446FA" w:rsidRDefault="00967F0C" w:rsidP="0040134A">
      <w:pPr>
        <w:pStyle w:val="afa"/>
        <w:numPr>
          <w:ilvl w:val="0"/>
          <w:numId w:val="132"/>
        </w:numPr>
        <w:tabs>
          <w:tab w:val="clear" w:pos="1134"/>
        </w:tabs>
        <w:spacing w:before="240" w:after="200" w:line="276" w:lineRule="auto"/>
        <w:ind w:left="709"/>
        <w:jc w:val="both"/>
        <w:rPr>
          <w:color w:val="000000"/>
          <w:sz w:val="22"/>
        </w:rPr>
        <w:pPrChange w:id="462" w:author="Rinat Gub" w:date="2022-12-06T13:44:00Z">
          <w:pPr>
            <w:pStyle w:val="afa"/>
            <w:numPr>
              <w:numId w:val="134"/>
            </w:numPr>
            <w:spacing w:before="240" w:after="200" w:line="276" w:lineRule="auto"/>
            <w:ind w:left="927" w:hanging="360"/>
            <w:jc w:val="both"/>
          </w:pPr>
        </w:pPrChange>
      </w:pPr>
      <w:r w:rsidRPr="007446FA">
        <w:rPr>
          <w:color w:val="000000"/>
          <w:sz w:val="22"/>
        </w:rPr>
        <w:t xml:space="preserve">Сообщаю, что </w:t>
      </w:r>
      <w:r w:rsidRPr="007446FA">
        <w:rPr>
          <w:i/>
          <w:iCs/>
          <w:color w:val="333399"/>
          <w:sz w:val="22"/>
        </w:rPr>
        <w:t>(указать краткое наименование)</w:t>
      </w:r>
      <w:r w:rsidRPr="007446FA">
        <w:rPr>
          <w:color w:val="000000"/>
          <w:sz w:val="22"/>
        </w:rPr>
        <w:t xml:space="preserve"> на дату подачи заявки соответствую</w:t>
      </w:r>
      <w:del w:id="463" w:author="Rinat Gub" w:date="2022-12-06T13:44:00Z">
        <w:r w:rsidR="00326B99" w:rsidRPr="00B161BD">
          <w:rPr>
            <w:color w:val="000000"/>
            <w:sz w:val="22"/>
          </w:rPr>
          <w:delText xml:space="preserve"> </w:delText>
        </w:r>
        <w:r w:rsidR="005B6CE8">
          <w:rPr>
            <w:color w:val="000000"/>
            <w:sz w:val="22"/>
          </w:rPr>
          <w:delText>типовым</w:delText>
        </w:r>
      </w:del>
      <w:r w:rsidRPr="007446FA">
        <w:rPr>
          <w:color w:val="000000"/>
          <w:sz w:val="22"/>
        </w:rPr>
        <w:t xml:space="preserve"> </w:t>
      </w:r>
      <w:r w:rsidRPr="007446FA">
        <w:rPr>
          <w:color w:val="000000"/>
          <w:sz w:val="22"/>
        </w:rPr>
        <w:lastRenderedPageBreak/>
        <w:t>квалификационным требованиям, предъявляемым по следующим видам продукции</w:t>
      </w:r>
      <w:r w:rsidRPr="007446FA">
        <w:rPr>
          <w:sz w:val="22"/>
        </w:rPr>
        <w:t xml:space="preserve">: </w:t>
      </w:r>
      <w:r w:rsidRPr="007446FA">
        <w:rPr>
          <w:i/>
          <w:iCs/>
          <w:color w:val="333399"/>
          <w:sz w:val="22"/>
        </w:rPr>
        <w:t>(указать виды продукции, по которым имеется уведомление о результатах квалификации</w:t>
      </w:r>
      <w:ins w:id="464" w:author="Rinat Gub" w:date="2022-12-06T13:44:00Z">
        <w:r w:rsidRPr="007446FA">
          <w:rPr>
            <w:i/>
            <w:iCs/>
            <w:color w:val="333399"/>
            <w:sz w:val="22"/>
          </w:rPr>
          <w:t xml:space="preserve"> по виду продукции</w:t>
        </w:r>
      </w:ins>
      <w:r w:rsidRPr="007446FA">
        <w:rPr>
          <w:i/>
          <w:iCs/>
          <w:color w:val="333399"/>
          <w:sz w:val="22"/>
        </w:rPr>
        <w:t xml:space="preserve">, дату выдачи и номер каждого уведомления); </w:t>
      </w:r>
      <w:r w:rsidRPr="007446FA">
        <w:rPr>
          <w:color w:val="000000"/>
          <w:sz w:val="22"/>
        </w:rPr>
        <w:t xml:space="preserve">в сведения, ранее поданные на процедуру квалификации по указанным видам продукции </w:t>
      </w:r>
      <w:r w:rsidRPr="007446FA">
        <w:rPr>
          <w:i/>
          <w:iCs/>
          <w:color w:val="333399"/>
          <w:sz w:val="22"/>
        </w:rPr>
        <w:t>(выбрать</w:t>
      </w:r>
      <w:r w:rsidRPr="007446FA">
        <w:rPr>
          <w:sz w:val="22"/>
        </w:rPr>
        <w:t xml:space="preserve">: </w:t>
      </w:r>
      <w:r w:rsidRPr="007446FA">
        <w:rPr>
          <w:color w:val="000000"/>
          <w:sz w:val="22"/>
        </w:rPr>
        <w:t xml:space="preserve">«не были внесены изменения»/«были внесены следующие изменения: </w:t>
      </w:r>
      <w:r w:rsidRPr="007446FA">
        <w:rPr>
          <w:i/>
          <w:iCs/>
          <w:color w:val="333399"/>
          <w:sz w:val="22"/>
        </w:rPr>
        <w:t>(указать)</w:t>
      </w:r>
      <w:r w:rsidRPr="007446FA">
        <w:rPr>
          <w:color w:val="000000"/>
          <w:sz w:val="22"/>
        </w:rPr>
        <w:t xml:space="preserve">, подтверждаемые следующими прилагаемыми документами: </w:t>
      </w:r>
      <w:r w:rsidRPr="007446FA">
        <w:rPr>
          <w:i/>
          <w:iCs/>
          <w:color w:val="333399"/>
          <w:sz w:val="22"/>
        </w:rPr>
        <w:t>(описать подробно изменения)).</w:t>
      </w:r>
    </w:p>
    <w:p w:rsidR="009212B8" w:rsidRPr="009212B8" w:rsidRDefault="009212B8" w:rsidP="0040134A">
      <w:pPr>
        <w:pStyle w:val="afa"/>
        <w:numPr>
          <w:ilvl w:val="0"/>
          <w:numId w:val="132"/>
        </w:numPr>
        <w:shd w:val="clear" w:color="auto" w:fill="FFFFFF"/>
        <w:tabs>
          <w:tab w:val="clear" w:pos="1134"/>
          <w:tab w:val="left" w:pos="851"/>
        </w:tabs>
        <w:spacing w:before="240" w:after="200" w:line="276" w:lineRule="auto"/>
        <w:ind w:left="709" w:right="14" w:hanging="283"/>
        <w:jc w:val="both"/>
        <w:rPr>
          <w:bCs/>
          <w:sz w:val="22"/>
          <w:szCs w:val="22"/>
        </w:rPr>
        <w:pPrChange w:id="465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240" w:after="200" w:line="276" w:lineRule="auto"/>
            <w:ind w:left="927" w:right="14" w:hanging="360"/>
            <w:jc w:val="both"/>
          </w:pPr>
        </w:pPrChange>
      </w:pPr>
      <w:r>
        <w:rPr>
          <w:sz w:val="22"/>
          <w:szCs w:val="22"/>
        </w:rPr>
        <w:t>Сообщаю</w:t>
      </w:r>
      <w:r w:rsidRPr="009212B8">
        <w:rPr>
          <w:sz w:val="22"/>
          <w:szCs w:val="22"/>
        </w:rPr>
        <w:t xml:space="preserve">, что </w:t>
      </w:r>
      <w:r w:rsidRPr="009212B8">
        <w:rPr>
          <w:i/>
          <w:iCs/>
          <w:sz w:val="22"/>
          <w:szCs w:val="22"/>
        </w:rPr>
        <w:t>(</w:t>
      </w:r>
      <w:r w:rsidRPr="00B5736E">
        <w:rPr>
          <w:i/>
          <w:iCs/>
          <w:color w:val="333399"/>
          <w:sz w:val="22"/>
          <w:szCs w:val="22"/>
        </w:rPr>
        <w:t>выбрать</w:t>
      </w:r>
      <w:r w:rsidRPr="009212B8">
        <w:rPr>
          <w:sz w:val="22"/>
          <w:szCs w:val="22"/>
        </w:rPr>
        <w:t xml:space="preserve"> «в составе квалификационной части настоящей заявки» / «в составе квалификационной части заявки по закупке №____ (</w:t>
      </w:r>
      <w:r w:rsidRPr="00B5736E">
        <w:rPr>
          <w:i/>
          <w:iCs/>
          <w:color w:val="333399"/>
          <w:sz w:val="22"/>
          <w:szCs w:val="22"/>
        </w:rPr>
        <w:t>указать</w:t>
      </w:r>
      <w:r w:rsidRPr="009212B8">
        <w:rPr>
          <w:sz w:val="22"/>
          <w:szCs w:val="22"/>
        </w:rPr>
        <w:t xml:space="preserve"> реестровый номер ЭТП) по предмету (</w:t>
      </w:r>
      <w:r w:rsidRPr="00B5736E">
        <w:rPr>
          <w:i/>
          <w:iCs/>
          <w:color w:val="333399"/>
          <w:sz w:val="22"/>
          <w:szCs w:val="22"/>
        </w:rPr>
        <w:t>указать предмет закупки</w:t>
      </w:r>
      <w:r w:rsidRPr="009212B8">
        <w:rPr>
          <w:i/>
          <w:iCs/>
          <w:sz w:val="22"/>
          <w:szCs w:val="22"/>
        </w:rPr>
        <w:t>)</w:t>
      </w:r>
      <w:r w:rsidRPr="009212B8">
        <w:rPr>
          <w:sz w:val="22"/>
          <w:szCs w:val="22"/>
        </w:rPr>
        <w:t>, поданной ДД.ММ.ГГГГ» / «на электронной торговой площадке, на которой проводится закупка»</w:t>
      </w:r>
      <w:r w:rsidRPr="009212B8">
        <w:rPr>
          <w:rStyle w:val="afc"/>
          <w:sz w:val="22"/>
          <w:szCs w:val="22"/>
        </w:rPr>
        <w:footnoteReference w:id="4"/>
      </w:r>
      <w:r w:rsidRPr="009212B8">
        <w:rPr>
          <w:i/>
          <w:iCs/>
          <w:sz w:val="22"/>
          <w:szCs w:val="22"/>
        </w:rPr>
        <w:t>)</w:t>
      </w:r>
      <w:r w:rsidRPr="009212B8">
        <w:rPr>
          <w:sz w:val="22"/>
          <w:szCs w:val="22"/>
        </w:rPr>
        <w:t xml:space="preserve">, размещены документы, указанные в </w:t>
      </w:r>
      <w:del w:id="466" w:author="Rinat Gub" w:date="2022-12-06T13:44:00Z">
        <w:r w:rsidR="005B6CE8">
          <w:rPr>
            <w:sz w:val="22"/>
            <w:szCs w:val="22"/>
          </w:rPr>
          <w:delText xml:space="preserve">разделе </w:delText>
        </w:r>
      </w:del>
      <w:ins w:id="467" w:author="Rinat Gub" w:date="2022-12-06T13:44:00Z">
        <w:r w:rsidRPr="009212B8">
          <w:rPr>
            <w:sz w:val="22"/>
            <w:szCs w:val="22"/>
          </w:rPr>
          <w:t>п.3.</w:t>
        </w:r>
      </w:ins>
      <w:r w:rsidRPr="009212B8">
        <w:rPr>
          <w:sz w:val="22"/>
          <w:szCs w:val="22"/>
        </w:rPr>
        <w:t>2</w:t>
      </w:r>
      <w:ins w:id="468" w:author="Rinat Gub" w:date="2022-12-06T13:44:00Z">
        <w:r w:rsidRPr="009212B8">
          <w:rPr>
            <w:sz w:val="22"/>
            <w:szCs w:val="22"/>
          </w:rPr>
          <w:t>.1</w:t>
        </w:r>
      </w:ins>
      <w:r w:rsidRPr="009212B8">
        <w:rPr>
          <w:sz w:val="22"/>
          <w:szCs w:val="22"/>
        </w:rPr>
        <w:t xml:space="preserve"> Блока </w:t>
      </w:r>
      <w:del w:id="469" w:author="Rinat Gub" w:date="2022-12-06T13:44:00Z">
        <w:r w:rsidR="005B6CE8">
          <w:rPr>
            <w:sz w:val="22"/>
            <w:szCs w:val="22"/>
          </w:rPr>
          <w:delText>9</w:delText>
        </w:r>
      </w:del>
      <w:ins w:id="470" w:author="Rinat Gub" w:date="2022-12-06T13:44:00Z">
        <w:r w:rsidRPr="009212B8">
          <w:rPr>
            <w:sz w:val="22"/>
            <w:szCs w:val="22"/>
          </w:rPr>
          <w:t>3</w:t>
        </w:r>
      </w:ins>
      <w:r w:rsidRPr="009212B8">
        <w:rPr>
          <w:sz w:val="22"/>
          <w:szCs w:val="22"/>
        </w:rPr>
        <w:t xml:space="preserve"> настоящего документа на последнюю отчетную дату </w:t>
      </w:r>
      <w:r w:rsidRPr="009212B8">
        <w:rPr>
          <w:i/>
          <w:iCs/>
          <w:sz w:val="22"/>
          <w:szCs w:val="22"/>
        </w:rPr>
        <w:t>(</w:t>
      </w:r>
      <w:r w:rsidRPr="00B5736E">
        <w:rPr>
          <w:i/>
          <w:iCs/>
          <w:color w:val="333399"/>
          <w:sz w:val="22"/>
          <w:szCs w:val="22"/>
        </w:rPr>
        <w:t>указать отчетный период, например: 1 квартал 20</w:t>
      </w:r>
      <w:r w:rsidR="00527C22">
        <w:rPr>
          <w:i/>
          <w:iCs/>
          <w:color w:val="333399"/>
          <w:sz w:val="22"/>
          <w:szCs w:val="22"/>
        </w:rPr>
        <w:t>__</w:t>
      </w:r>
      <w:r w:rsidRPr="00B5736E">
        <w:rPr>
          <w:i/>
          <w:iCs/>
          <w:color w:val="333399"/>
          <w:sz w:val="22"/>
          <w:szCs w:val="22"/>
        </w:rPr>
        <w:t>года, 2 квартал 20</w:t>
      </w:r>
      <w:r w:rsidR="00527C22">
        <w:rPr>
          <w:i/>
          <w:iCs/>
          <w:color w:val="333399"/>
          <w:sz w:val="22"/>
          <w:szCs w:val="22"/>
        </w:rPr>
        <w:t>__</w:t>
      </w:r>
      <w:r w:rsidRPr="00B5736E">
        <w:rPr>
          <w:i/>
          <w:iCs/>
          <w:color w:val="333399"/>
          <w:sz w:val="22"/>
          <w:szCs w:val="22"/>
        </w:rPr>
        <w:t>года, 3 квартал 20</w:t>
      </w:r>
      <w:r w:rsidR="00527C22">
        <w:rPr>
          <w:i/>
          <w:iCs/>
          <w:color w:val="333399"/>
          <w:sz w:val="22"/>
          <w:szCs w:val="22"/>
        </w:rPr>
        <w:t>__</w:t>
      </w:r>
      <w:r w:rsidRPr="00B5736E">
        <w:rPr>
          <w:i/>
          <w:iCs/>
          <w:color w:val="333399"/>
          <w:sz w:val="22"/>
          <w:szCs w:val="22"/>
        </w:rPr>
        <w:t>года, 20</w:t>
      </w:r>
      <w:r w:rsidR="00527C22">
        <w:rPr>
          <w:i/>
          <w:iCs/>
          <w:color w:val="333399"/>
          <w:sz w:val="22"/>
          <w:szCs w:val="22"/>
        </w:rPr>
        <w:t>__</w:t>
      </w:r>
      <w:r w:rsidRPr="00B5736E">
        <w:rPr>
          <w:i/>
          <w:iCs/>
          <w:color w:val="333399"/>
          <w:sz w:val="22"/>
          <w:szCs w:val="22"/>
        </w:rPr>
        <w:t>год</w:t>
      </w:r>
      <w:r w:rsidRPr="009212B8">
        <w:rPr>
          <w:i/>
          <w:iCs/>
          <w:sz w:val="22"/>
          <w:szCs w:val="22"/>
        </w:rPr>
        <w:t>)</w:t>
      </w:r>
      <w:r w:rsidRPr="009212B8">
        <w:rPr>
          <w:sz w:val="22"/>
          <w:szCs w:val="22"/>
        </w:rPr>
        <w:t xml:space="preserve">, необходимые для оценки </w:t>
      </w:r>
      <w:del w:id="471" w:author="Rinat Gub" w:date="2022-12-06T13:44:00Z">
        <w:r w:rsidR="005B6CE8">
          <w:rPr>
            <w:sz w:val="22"/>
            <w:szCs w:val="22"/>
          </w:rPr>
          <w:delText>уровня</w:delText>
        </w:r>
        <w:r w:rsidR="00A67EB7" w:rsidRPr="009212B8">
          <w:rPr>
            <w:sz w:val="22"/>
            <w:szCs w:val="22"/>
          </w:rPr>
          <w:delText xml:space="preserve"> </w:delText>
        </w:r>
      </w:del>
      <w:r w:rsidRPr="009212B8">
        <w:rPr>
          <w:sz w:val="22"/>
          <w:szCs w:val="22"/>
        </w:rPr>
        <w:t>финансового состояния (</w:t>
      </w:r>
      <w:del w:id="472" w:author="Rinat Gub" w:date="2022-12-06T13:44:00Z">
        <w:r w:rsidR="005B6CE8">
          <w:rPr>
            <w:sz w:val="22"/>
            <w:szCs w:val="22"/>
          </w:rPr>
          <w:delText xml:space="preserve">раздел </w:delText>
        </w:r>
      </w:del>
      <w:ins w:id="473" w:author="Rinat Gub" w:date="2022-12-06T13:44:00Z">
        <w:r w:rsidRPr="009212B8">
          <w:rPr>
            <w:sz w:val="22"/>
            <w:szCs w:val="22"/>
          </w:rPr>
          <w:t>п.</w:t>
        </w:r>
      </w:ins>
      <w:r w:rsidRPr="009212B8">
        <w:rPr>
          <w:sz w:val="22"/>
          <w:szCs w:val="22"/>
        </w:rPr>
        <w:t xml:space="preserve">2 Блока </w:t>
      </w:r>
      <w:del w:id="474" w:author="Rinat Gub" w:date="2022-12-06T13:44:00Z">
        <w:r w:rsidR="005B6CE8">
          <w:rPr>
            <w:sz w:val="22"/>
            <w:szCs w:val="22"/>
          </w:rPr>
          <w:delText>9</w:delText>
        </w:r>
      </w:del>
      <w:ins w:id="475" w:author="Rinat Gub" w:date="2022-12-06T13:44:00Z">
        <w:r w:rsidRPr="009212B8">
          <w:rPr>
            <w:sz w:val="22"/>
            <w:szCs w:val="22"/>
          </w:rPr>
          <w:t>2</w:t>
        </w:r>
      </w:ins>
      <w:r w:rsidRPr="009212B8">
        <w:rPr>
          <w:sz w:val="22"/>
          <w:szCs w:val="22"/>
        </w:rPr>
        <w:t xml:space="preserve"> настоящего документа).</w:t>
      </w:r>
    </w:p>
    <w:p w:rsidR="006F21B8" w:rsidRPr="007446FA" w:rsidRDefault="00967F0C" w:rsidP="0040134A">
      <w:pPr>
        <w:pStyle w:val="afa"/>
        <w:numPr>
          <w:ilvl w:val="0"/>
          <w:numId w:val="132"/>
        </w:numPr>
        <w:shd w:val="clear" w:color="auto" w:fill="FFFFFF"/>
        <w:tabs>
          <w:tab w:val="clear" w:pos="1134"/>
        </w:tabs>
        <w:spacing w:before="240" w:after="200" w:line="276" w:lineRule="auto"/>
        <w:ind w:left="709" w:right="14"/>
        <w:jc w:val="both"/>
        <w:rPr>
          <w:bCs/>
          <w:sz w:val="22"/>
        </w:rPr>
        <w:pPrChange w:id="476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240" w:after="200" w:line="276" w:lineRule="auto"/>
            <w:ind w:left="927" w:right="14" w:hanging="360"/>
            <w:jc w:val="both"/>
          </w:pPr>
        </w:pPrChange>
      </w:pPr>
      <w:r w:rsidRPr="007446FA">
        <w:rPr>
          <w:sz w:val="22"/>
        </w:rPr>
        <w:t xml:space="preserve">Сообщаю, что для оперативного уведомления по вопросам организационного характера и взаимодействия с </w:t>
      </w:r>
      <w:r w:rsidR="004859FF" w:rsidRPr="007446FA">
        <w:rPr>
          <w:sz w:val="22"/>
        </w:rPr>
        <w:t>ПАО</w:t>
      </w:r>
      <w:r w:rsidRPr="007446FA">
        <w:rPr>
          <w:sz w:val="22"/>
        </w:rPr>
        <w:t xml:space="preserve"> «НК «Роснефть» мной уполномочен: </w:t>
      </w:r>
      <w:r w:rsidRPr="007446FA">
        <w:rPr>
          <w:i/>
          <w:iCs/>
          <w:color w:val="333399"/>
          <w:sz w:val="22"/>
        </w:rPr>
        <w:t>(указать ФИО, должность, контактные данные уполномоченного лица (лиц).</w:t>
      </w:r>
    </w:p>
    <w:p w:rsidR="006F21B8" w:rsidRPr="007446FA" w:rsidRDefault="00967F0C" w:rsidP="0040134A">
      <w:pPr>
        <w:pStyle w:val="afa"/>
        <w:numPr>
          <w:ilvl w:val="0"/>
          <w:numId w:val="132"/>
        </w:numPr>
        <w:shd w:val="clear" w:color="auto" w:fill="FFFFFF"/>
        <w:tabs>
          <w:tab w:val="clear" w:pos="1134"/>
        </w:tabs>
        <w:spacing w:before="240" w:after="200" w:line="276" w:lineRule="auto"/>
        <w:ind w:left="709" w:right="14"/>
        <w:jc w:val="both"/>
        <w:rPr>
          <w:bCs/>
          <w:sz w:val="22"/>
        </w:rPr>
        <w:pPrChange w:id="477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240" w:after="200" w:line="276" w:lineRule="auto"/>
            <w:ind w:left="927" w:right="14" w:hanging="360"/>
            <w:jc w:val="both"/>
          </w:pPr>
        </w:pPrChange>
      </w:pPr>
      <w:r w:rsidRPr="007446FA">
        <w:rPr>
          <w:sz w:val="22"/>
        </w:rPr>
        <w:t>Сведения о необходимости одобрения заключения сделки уполномоченными органами управления Участника закупки /Заказчика:</w:t>
      </w:r>
      <w:r w:rsidRPr="007446FA">
        <w:rPr>
          <w:i/>
          <w:iCs/>
          <w:color w:val="333399"/>
          <w:sz w:val="22"/>
        </w:rPr>
        <w:t xml:space="preserve"> (указать).</w:t>
      </w:r>
    </w:p>
    <w:p w:rsidR="006F21B8" w:rsidRPr="007446FA" w:rsidRDefault="00967F0C" w:rsidP="0040134A">
      <w:pPr>
        <w:pStyle w:val="afa"/>
        <w:numPr>
          <w:ilvl w:val="0"/>
          <w:numId w:val="132"/>
        </w:numPr>
        <w:shd w:val="clear" w:color="auto" w:fill="FFFFFF"/>
        <w:tabs>
          <w:tab w:val="clear" w:pos="1134"/>
        </w:tabs>
        <w:spacing w:before="240" w:after="200" w:line="276" w:lineRule="auto"/>
        <w:ind w:left="709" w:right="14"/>
        <w:jc w:val="both"/>
        <w:rPr>
          <w:sz w:val="22"/>
        </w:rPr>
        <w:pPrChange w:id="478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240" w:after="200" w:line="276" w:lineRule="auto"/>
            <w:ind w:left="927" w:right="14" w:hanging="360"/>
            <w:jc w:val="both"/>
          </w:pPr>
        </w:pPrChange>
      </w:pPr>
      <w:r w:rsidRPr="007446FA">
        <w:rPr>
          <w:sz w:val="22"/>
        </w:rPr>
        <w:t>Сведения о привлекаемых субподрядчиках</w:t>
      </w:r>
      <w:r w:rsidR="00864F28">
        <w:rPr>
          <w:sz w:val="22"/>
        </w:rPr>
        <w:t xml:space="preserve"> </w:t>
      </w:r>
      <w:r w:rsidR="00864F28" w:rsidRPr="00864F28">
        <w:rPr>
          <w:sz w:val="22"/>
        </w:rPr>
        <w:t>(соисполнител</w:t>
      </w:r>
      <w:r w:rsidR="00864F28">
        <w:rPr>
          <w:sz w:val="22"/>
        </w:rPr>
        <w:t>ях</w:t>
      </w:r>
      <w:r w:rsidR="00864F28" w:rsidRPr="00864F28">
        <w:rPr>
          <w:sz w:val="22"/>
        </w:rPr>
        <w:t>)</w:t>
      </w:r>
      <w:r w:rsidRPr="007446FA">
        <w:rPr>
          <w:sz w:val="22"/>
        </w:rPr>
        <w:t xml:space="preserve">: </w:t>
      </w:r>
      <w:r w:rsidRPr="007446FA">
        <w:rPr>
          <w:i/>
          <w:iCs/>
          <w:color w:val="333399"/>
          <w:sz w:val="22"/>
        </w:rPr>
        <w:t>(заполнить таблицу в случае привлечения субподрядчиков</w:t>
      </w:r>
      <w:r w:rsidR="00647A34">
        <w:rPr>
          <w:i/>
          <w:iCs/>
          <w:color w:val="333399"/>
          <w:sz w:val="22"/>
        </w:rPr>
        <w:t xml:space="preserve"> </w:t>
      </w:r>
      <w:r w:rsidR="00647A34" w:rsidRPr="00647A34">
        <w:rPr>
          <w:i/>
          <w:iCs/>
          <w:color w:val="333399"/>
          <w:sz w:val="22"/>
        </w:rPr>
        <w:t xml:space="preserve">(соисполнителей) </w:t>
      </w:r>
      <w:r w:rsidRPr="007446FA">
        <w:rPr>
          <w:i/>
          <w:iCs/>
          <w:color w:val="333399"/>
          <w:sz w:val="22"/>
        </w:rPr>
        <w:t>/в случае отсутствия привлекаемых субподрядчиков</w:t>
      </w:r>
      <w:r w:rsidR="00647A34">
        <w:rPr>
          <w:i/>
          <w:iCs/>
          <w:color w:val="333399"/>
          <w:sz w:val="22"/>
        </w:rPr>
        <w:t xml:space="preserve"> </w:t>
      </w:r>
      <w:r w:rsidR="00647A34" w:rsidRPr="00647A34">
        <w:rPr>
          <w:i/>
          <w:iCs/>
          <w:color w:val="333399"/>
          <w:sz w:val="22"/>
        </w:rPr>
        <w:t>(соисполнителей)</w:t>
      </w:r>
      <w:r w:rsidRPr="007446FA">
        <w:rPr>
          <w:i/>
          <w:iCs/>
          <w:color w:val="333399"/>
          <w:sz w:val="22"/>
        </w:rPr>
        <w:t>, указать: «</w:t>
      </w:r>
      <w:r w:rsidRPr="007446FA">
        <w:rPr>
          <w:sz w:val="22"/>
        </w:rPr>
        <w:t xml:space="preserve">Привлекаемые </w:t>
      </w:r>
      <w:r w:rsidRPr="00647A34">
        <w:rPr>
          <w:sz w:val="22"/>
        </w:rPr>
        <w:t>субподрядчики</w:t>
      </w:r>
      <w:r w:rsidRPr="007446FA">
        <w:rPr>
          <w:sz w:val="22"/>
        </w:rPr>
        <w:t xml:space="preserve"> </w:t>
      </w:r>
      <w:r w:rsidR="00647A34" w:rsidRPr="00647A34">
        <w:rPr>
          <w:sz w:val="22"/>
        </w:rPr>
        <w:t xml:space="preserve">(соисполнители) </w:t>
      </w:r>
      <w:r w:rsidRPr="007446FA">
        <w:rPr>
          <w:sz w:val="22"/>
        </w:rPr>
        <w:t>отсутствуют</w:t>
      </w:r>
      <w:del w:id="479" w:author="Rinat Gub" w:date="2022-12-06T13:44:00Z">
        <w:r w:rsidR="00326B99" w:rsidRPr="00B161BD">
          <w:rPr>
            <w:i/>
            <w:iCs/>
            <w:color w:val="333399"/>
            <w:sz w:val="22"/>
          </w:rPr>
          <w:delText>»)</w:delText>
        </w:r>
      </w:del>
      <w:ins w:id="480" w:author="Rinat Gub" w:date="2022-12-06T13:44:00Z">
        <w:r w:rsidRPr="007446FA">
          <w:rPr>
            <w:i/>
            <w:iCs/>
            <w:color w:val="333399"/>
            <w:sz w:val="22"/>
          </w:rPr>
          <w:t>»)</w:t>
        </w:r>
        <w:r w:rsidR="00E216E8">
          <w:rPr>
            <w:i/>
            <w:iCs/>
            <w:color w:val="333399"/>
            <w:sz w:val="22"/>
          </w:rPr>
          <w:t>.</w:t>
        </w:r>
      </w:ins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  <w:tblPrChange w:id="481" w:author="Rinat Gub" w:date="2022-12-06T13:44:00Z">
          <w:tblPr>
            <w:tblW w:w="4891" w:type="pct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6" w:space="0" w:color="auto"/>
              <w:insideV w:val="single" w:sz="6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96"/>
        <w:gridCol w:w="3090"/>
        <w:gridCol w:w="2126"/>
        <w:gridCol w:w="2013"/>
        <w:gridCol w:w="1418"/>
        <w:tblGridChange w:id="482">
          <w:tblGrid>
            <w:gridCol w:w="553"/>
            <w:gridCol w:w="3189"/>
            <w:gridCol w:w="1797"/>
            <w:gridCol w:w="2355"/>
            <w:gridCol w:w="1524"/>
          </w:tblGrid>
        </w:tblGridChange>
      </w:tblGrid>
      <w:tr w:rsidR="00F266DF" w:rsidRPr="00D7415C" w:rsidTr="006A1C53">
        <w:tc>
          <w:tcPr>
            <w:tcW w:w="596" w:type="dxa"/>
            <w:tcPrChange w:id="483" w:author="Rinat Gub" w:date="2022-12-06T13:44:00Z">
              <w:tcPr>
                <w:tcW w:w="294" w:type="pct"/>
              </w:tcPr>
            </w:tcPrChange>
          </w:tcPr>
          <w:p w:rsidR="0060632F" w:rsidRDefault="00967F0C">
            <w:pPr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967F0C">
              <w:rPr>
                <w:sz w:val="20"/>
                <w:szCs w:val="20"/>
              </w:rPr>
              <w:t>№</w:t>
            </w:r>
          </w:p>
        </w:tc>
        <w:tc>
          <w:tcPr>
            <w:tcW w:w="3090" w:type="dxa"/>
            <w:tcPrChange w:id="484" w:author="Rinat Gub" w:date="2022-12-06T13:44:00Z">
              <w:tcPr>
                <w:tcW w:w="1693" w:type="pct"/>
              </w:tcPr>
            </w:tcPrChange>
          </w:tcPr>
          <w:p w:rsidR="00F266DF" w:rsidRPr="00D7415C" w:rsidRDefault="00967F0C" w:rsidP="00BD5F46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Наименование привлекаемого субподрядчика</w:t>
            </w:r>
            <w:r w:rsidR="00BD5F46">
              <w:rPr>
                <w:sz w:val="20"/>
                <w:szCs w:val="20"/>
              </w:rPr>
              <w:t xml:space="preserve"> (соисполнителя)</w:t>
            </w:r>
            <w:r w:rsidRPr="00967F0C">
              <w:rPr>
                <w:sz w:val="20"/>
                <w:szCs w:val="20"/>
              </w:rPr>
              <w:t>, ИНН</w:t>
            </w:r>
          </w:p>
        </w:tc>
        <w:tc>
          <w:tcPr>
            <w:tcW w:w="2126" w:type="dxa"/>
            <w:tcPrChange w:id="485" w:author="Rinat Gub" w:date="2022-12-06T13:44:00Z">
              <w:tcPr>
                <w:tcW w:w="954" w:type="pct"/>
              </w:tcPr>
            </w:tcPrChange>
          </w:tcPr>
          <w:p w:rsidR="00F266DF" w:rsidRPr="00D7415C" w:rsidRDefault="00967F0C" w:rsidP="0060632F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Наименование </w:t>
            </w:r>
            <w:del w:id="486" w:author="Rinat Gub" w:date="2022-12-06T13:44:00Z">
              <w:r w:rsidR="006C3A63">
                <w:rPr>
                  <w:sz w:val="20"/>
                  <w:szCs w:val="20"/>
                </w:rPr>
                <w:delText>выполняемых работ</w:delText>
              </w:r>
            </w:del>
            <w:ins w:id="487" w:author="Rinat Gub" w:date="2022-12-06T13:44:00Z">
              <w:r w:rsidRPr="00967F0C">
                <w:rPr>
                  <w:sz w:val="20"/>
                  <w:szCs w:val="20"/>
                </w:rPr>
                <w:t>поставляемых товаров</w:t>
              </w:r>
            </w:ins>
            <w:r w:rsidRPr="00967F0C">
              <w:rPr>
                <w:sz w:val="20"/>
                <w:szCs w:val="20"/>
              </w:rPr>
              <w:t xml:space="preserve"> (иное)</w:t>
            </w:r>
          </w:p>
        </w:tc>
        <w:tc>
          <w:tcPr>
            <w:tcW w:w="2013" w:type="dxa"/>
            <w:tcPrChange w:id="488" w:author="Rinat Gub" w:date="2022-12-06T13:44:00Z">
              <w:tcPr>
                <w:tcW w:w="1250" w:type="pct"/>
              </w:tcPr>
            </w:tcPrChange>
          </w:tcPr>
          <w:p w:rsidR="00F266DF" w:rsidRPr="00D7415C" w:rsidRDefault="006C3A63" w:rsidP="0060632F">
            <w:pPr>
              <w:ind w:firstLine="0"/>
              <w:jc w:val="left"/>
              <w:rPr>
                <w:sz w:val="20"/>
                <w:szCs w:val="20"/>
              </w:rPr>
            </w:pPr>
            <w:del w:id="489" w:author="Rinat Gub" w:date="2022-12-06T13:44:00Z">
              <w:r>
                <w:rPr>
                  <w:sz w:val="20"/>
                  <w:szCs w:val="20"/>
                </w:rPr>
                <w:delText>О</w:delText>
              </w:r>
              <w:r w:rsidR="00326B99" w:rsidRPr="00D7415C">
                <w:rPr>
                  <w:sz w:val="20"/>
                  <w:szCs w:val="20"/>
                </w:rPr>
                <w:delText xml:space="preserve">бъем </w:delText>
              </w:r>
              <w:r>
                <w:rPr>
                  <w:sz w:val="20"/>
                  <w:szCs w:val="20"/>
                </w:rPr>
                <w:delText>выполнения работ</w:delText>
              </w:r>
            </w:del>
            <w:ins w:id="490" w:author="Rinat Gub" w:date="2022-12-06T13:44:00Z">
              <w:r w:rsidR="00967F0C" w:rsidRPr="00967F0C">
                <w:rPr>
                  <w:sz w:val="20"/>
                  <w:szCs w:val="20"/>
                </w:rPr>
                <w:t>Общий объем поставок</w:t>
              </w:r>
            </w:ins>
            <w:r w:rsidR="00967F0C" w:rsidRPr="00967F0C">
              <w:rPr>
                <w:sz w:val="20"/>
                <w:szCs w:val="20"/>
              </w:rPr>
              <w:t xml:space="preserve"> </w:t>
            </w:r>
            <w:r w:rsidR="00967F0C" w:rsidRPr="00967F0C">
              <w:rPr>
                <w:sz w:val="20"/>
                <w:szCs w:val="20"/>
              </w:rPr>
              <w:br/>
              <w:t>(</w:t>
            </w:r>
            <w:r w:rsidR="00967F0C" w:rsidRPr="00D7225B">
              <w:rPr>
                <w:i/>
                <w:sz w:val="20"/>
                <w:rPrChange w:id="491" w:author="Rinat Gub" w:date="2022-12-06T13:44:00Z">
                  <w:rPr>
                    <w:sz w:val="20"/>
                  </w:rPr>
                </w:rPrChange>
              </w:rPr>
              <w:t xml:space="preserve">в % от общего объема </w:t>
            </w:r>
            <w:del w:id="492" w:author="Rinat Gub" w:date="2022-12-06T13:44:00Z">
              <w:r>
                <w:rPr>
                  <w:sz w:val="20"/>
                  <w:szCs w:val="20"/>
                </w:rPr>
                <w:delText>выполняемых ра</w:delText>
              </w:r>
              <w:r w:rsidR="00B302B6">
                <w:rPr>
                  <w:sz w:val="20"/>
                  <w:szCs w:val="20"/>
                </w:rPr>
                <w:delText>б</w:delText>
              </w:r>
              <w:r>
                <w:rPr>
                  <w:sz w:val="20"/>
                  <w:szCs w:val="20"/>
                </w:rPr>
                <w:delText>от</w:delText>
              </w:r>
            </w:del>
            <w:ins w:id="493" w:author="Rinat Gub" w:date="2022-12-06T13:44:00Z">
              <w:r w:rsidR="00967F0C" w:rsidRPr="00D7225B">
                <w:rPr>
                  <w:i/>
                  <w:sz w:val="20"/>
                  <w:szCs w:val="20"/>
                </w:rPr>
                <w:t>поставляемых товаров</w:t>
              </w:r>
            </w:ins>
            <w:r w:rsidR="00967F0C" w:rsidRPr="00967F0C">
              <w:rPr>
                <w:sz w:val="20"/>
                <w:szCs w:val="20"/>
              </w:rPr>
              <w:t xml:space="preserve">) </w:t>
            </w:r>
          </w:p>
        </w:tc>
        <w:tc>
          <w:tcPr>
            <w:tcW w:w="1418" w:type="dxa"/>
            <w:tcPrChange w:id="494" w:author="Rinat Gub" w:date="2022-12-06T13:44:00Z">
              <w:tcPr>
                <w:tcW w:w="809" w:type="pct"/>
              </w:tcPr>
            </w:tcPrChange>
          </w:tcPr>
          <w:p w:rsidR="00F266DF" w:rsidRPr="00D7415C" w:rsidRDefault="00967F0C" w:rsidP="0060632F">
            <w:pPr>
              <w:ind w:firstLine="28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Примечания</w:t>
            </w:r>
            <w:r w:rsidR="00D7225B">
              <w:rPr>
                <w:sz w:val="20"/>
                <w:szCs w:val="20"/>
              </w:rPr>
              <w:t xml:space="preserve"> </w:t>
            </w:r>
            <w:r w:rsidRPr="00D7225B">
              <w:rPr>
                <w:sz w:val="20"/>
                <w:szCs w:val="20"/>
              </w:rPr>
              <w:t>(</w:t>
            </w:r>
            <w:r w:rsidRPr="00967F0C">
              <w:rPr>
                <w:i/>
                <w:sz w:val="20"/>
                <w:rPrChange w:id="495" w:author="Rinat Gub" w:date="2022-12-06T13:44:00Z">
                  <w:rPr>
                    <w:sz w:val="20"/>
                  </w:rPr>
                </w:rPrChange>
              </w:rPr>
              <w:t>в т.ч. является ли субподрядчик</w:t>
            </w:r>
            <w:r w:rsidR="00BD5F46">
              <w:rPr>
                <w:i/>
                <w:sz w:val="20"/>
                <w:rPrChange w:id="496" w:author="Rinat Gub" w:date="2022-12-06T13:44:00Z">
                  <w:rPr>
                    <w:sz w:val="20"/>
                  </w:rPr>
                </w:rPrChange>
              </w:rPr>
              <w:t>(соисполнитель)</w:t>
            </w:r>
            <w:r w:rsidRPr="00967F0C">
              <w:rPr>
                <w:i/>
                <w:sz w:val="20"/>
                <w:rPrChange w:id="497" w:author="Rinat Gub" w:date="2022-12-06T13:44:00Z">
                  <w:rPr>
                    <w:sz w:val="20"/>
                  </w:rPr>
                </w:rPrChange>
              </w:rPr>
              <w:t xml:space="preserve"> субъектом МСП</w:t>
            </w:r>
            <w:r w:rsidRPr="00D7225B">
              <w:rPr>
                <w:sz w:val="20"/>
                <w:szCs w:val="20"/>
              </w:rPr>
              <w:t>)</w:t>
            </w:r>
          </w:p>
        </w:tc>
      </w:tr>
      <w:tr w:rsidR="00F266DF" w:rsidRPr="00D7415C" w:rsidTr="006A1C53">
        <w:tc>
          <w:tcPr>
            <w:tcW w:w="9243" w:type="dxa"/>
            <w:gridSpan w:val="5"/>
            <w:tcPrChange w:id="498" w:author="Rinat Gub" w:date="2022-12-06T13:44:00Z">
              <w:tcPr>
                <w:tcW w:w="5000" w:type="pct"/>
                <w:gridSpan w:val="5"/>
              </w:tcPr>
            </w:tcPrChange>
          </w:tcPr>
          <w:p w:rsidR="00F266DF" w:rsidRPr="00D7415C" w:rsidRDefault="00967F0C" w:rsidP="0060632F">
            <w:pPr>
              <w:ind w:firstLine="0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Номер и наименование предмета Договора (лота): </w:t>
            </w:r>
            <w:r w:rsidRPr="00967F0C">
              <w:rPr>
                <w:i/>
                <w:iCs/>
                <w:color w:val="333399"/>
                <w:sz w:val="20"/>
                <w:szCs w:val="20"/>
              </w:rPr>
              <w:t>(указать)</w:t>
            </w:r>
          </w:p>
        </w:tc>
      </w:tr>
      <w:tr w:rsidR="00F266DF" w:rsidRPr="00D7415C" w:rsidTr="006A1C53">
        <w:tc>
          <w:tcPr>
            <w:tcW w:w="596" w:type="dxa"/>
            <w:tcPrChange w:id="499" w:author="Rinat Gub" w:date="2022-12-06T13:44:00Z">
              <w:tcPr>
                <w:tcW w:w="294" w:type="pct"/>
              </w:tcPr>
            </w:tcPrChange>
          </w:tcPr>
          <w:p w:rsidR="00F266DF" w:rsidRPr="00D7415C" w:rsidRDefault="00BD159C" w:rsidP="00BD159C">
            <w:pPr>
              <w:ind w:firstLine="0"/>
              <w:pPrChange w:id="500" w:author="Rinat Gub" w:date="2022-12-06T13:44:00Z">
                <w:pPr>
                  <w:pStyle w:val="afa"/>
                  <w:numPr>
                    <w:numId w:val="11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  <w:ins w:id="501" w:author="Rinat Gub" w:date="2022-12-06T13:44:00Z">
              <w:r>
                <w:t>1</w:t>
              </w:r>
            </w:ins>
          </w:p>
        </w:tc>
        <w:tc>
          <w:tcPr>
            <w:tcW w:w="3090" w:type="dxa"/>
            <w:tcPrChange w:id="502" w:author="Rinat Gub" w:date="2022-12-06T13:44:00Z">
              <w:tcPr>
                <w:tcW w:w="1693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126" w:type="dxa"/>
            <w:tcPrChange w:id="503" w:author="Rinat Gub" w:date="2022-12-06T13:44:00Z">
              <w:tcPr>
                <w:tcW w:w="954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013" w:type="dxa"/>
            <w:tcPrChange w:id="504" w:author="Rinat Gub" w:date="2022-12-06T13:44:00Z">
              <w:tcPr>
                <w:tcW w:w="1250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505" w:author="Rinat Gub" w:date="2022-12-06T13:44:00Z">
              <w:tcPr>
                <w:tcW w:w="809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</w:tr>
      <w:tr w:rsidR="00F266DF" w:rsidRPr="00D7415C" w:rsidTr="006A1C53">
        <w:tc>
          <w:tcPr>
            <w:tcW w:w="596" w:type="dxa"/>
            <w:tcPrChange w:id="506" w:author="Rinat Gub" w:date="2022-12-06T13:44:00Z">
              <w:tcPr>
                <w:tcW w:w="294" w:type="pct"/>
              </w:tcPr>
            </w:tcPrChange>
          </w:tcPr>
          <w:p w:rsidR="00F266DF" w:rsidRPr="00D7415C" w:rsidRDefault="00BD159C" w:rsidP="00BD159C">
            <w:pPr>
              <w:ind w:firstLine="0"/>
              <w:pPrChange w:id="507" w:author="Rinat Gub" w:date="2022-12-06T13:44:00Z">
                <w:pPr>
                  <w:pStyle w:val="afa"/>
                  <w:numPr>
                    <w:numId w:val="11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  <w:ins w:id="508" w:author="Rinat Gub" w:date="2022-12-06T13:44:00Z">
              <w:r>
                <w:t>2</w:t>
              </w:r>
            </w:ins>
          </w:p>
        </w:tc>
        <w:tc>
          <w:tcPr>
            <w:tcW w:w="3090" w:type="dxa"/>
            <w:tcPrChange w:id="509" w:author="Rinat Gub" w:date="2022-12-06T13:44:00Z">
              <w:tcPr>
                <w:tcW w:w="1693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126" w:type="dxa"/>
            <w:tcPrChange w:id="510" w:author="Rinat Gub" w:date="2022-12-06T13:44:00Z">
              <w:tcPr>
                <w:tcW w:w="954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013" w:type="dxa"/>
            <w:tcPrChange w:id="511" w:author="Rinat Gub" w:date="2022-12-06T13:44:00Z">
              <w:tcPr>
                <w:tcW w:w="1250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512" w:author="Rinat Gub" w:date="2022-12-06T13:44:00Z">
              <w:tcPr>
                <w:tcW w:w="809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</w:tr>
      <w:tr w:rsidR="00F266DF" w:rsidRPr="00D7415C" w:rsidTr="006A1C53">
        <w:tc>
          <w:tcPr>
            <w:tcW w:w="596" w:type="dxa"/>
            <w:tcPrChange w:id="513" w:author="Rinat Gub" w:date="2022-12-06T13:44:00Z">
              <w:tcPr>
                <w:tcW w:w="294" w:type="pct"/>
              </w:tcPr>
            </w:tcPrChange>
          </w:tcPr>
          <w:p w:rsidR="00F266DF" w:rsidRPr="00D7415C" w:rsidRDefault="00967F0C" w:rsidP="0060632F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…</w:t>
            </w:r>
          </w:p>
        </w:tc>
        <w:tc>
          <w:tcPr>
            <w:tcW w:w="3090" w:type="dxa"/>
            <w:tcPrChange w:id="514" w:author="Rinat Gub" w:date="2022-12-06T13:44:00Z">
              <w:tcPr>
                <w:tcW w:w="1693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126" w:type="dxa"/>
            <w:tcPrChange w:id="515" w:author="Rinat Gub" w:date="2022-12-06T13:44:00Z">
              <w:tcPr>
                <w:tcW w:w="954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013" w:type="dxa"/>
            <w:tcPrChange w:id="516" w:author="Rinat Gub" w:date="2022-12-06T13:44:00Z">
              <w:tcPr>
                <w:tcW w:w="1250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517" w:author="Rinat Gub" w:date="2022-12-06T13:44:00Z">
              <w:tcPr>
                <w:tcW w:w="809" w:type="pct"/>
              </w:tcPr>
            </w:tcPrChange>
          </w:tcPr>
          <w:p w:rsidR="00F266DF" w:rsidRPr="00D7415C" w:rsidRDefault="00F266DF" w:rsidP="0060632F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E216E8" w:rsidRDefault="00E216E8" w:rsidP="00E216E8">
      <w:pPr>
        <w:ind w:firstLine="0"/>
        <w:rPr>
          <w:sz w:val="22"/>
          <w:szCs w:val="22"/>
        </w:rPr>
      </w:pPr>
    </w:p>
    <w:p w:rsidR="0079460C" w:rsidRPr="004B3C60" w:rsidRDefault="0079460C" w:rsidP="00024675">
      <w:pPr>
        <w:ind w:firstLine="708"/>
        <w:rPr>
          <w:sz w:val="22"/>
          <w:szCs w:val="22"/>
        </w:rPr>
      </w:pPr>
      <w:r w:rsidRPr="004B3C60">
        <w:rPr>
          <w:sz w:val="22"/>
          <w:szCs w:val="22"/>
        </w:rPr>
        <w:t>Сообща</w:t>
      </w:r>
      <w:r>
        <w:rPr>
          <w:sz w:val="22"/>
          <w:szCs w:val="22"/>
        </w:rPr>
        <w:t>ю</w:t>
      </w:r>
      <w:r w:rsidRPr="004B3C60">
        <w:rPr>
          <w:sz w:val="22"/>
          <w:szCs w:val="22"/>
        </w:rPr>
        <w:t>, что на дату подачи заявки в отношении привлекаемых субподрядчиков (соисполнителей) отсутствует следующая информация:</w:t>
      </w:r>
    </w:p>
    <w:p w:rsidR="0079460C" w:rsidRPr="004B3C60" w:rsidRDefault="0079460C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jc w:val="both"/>
        <w:rPr>
          <w:sz w:val="22"/>
          <w:szCs w:val="22"/>
        </w:rPr>
      </w:pPr>
      <w:r w:rsidRPr="004B3C60">
        <w:rPr>
          <w:sz w:val="22"/>
          <w:szCs w:val="22"/>
        </w:rPr>
        <w:t>о фактах их неправомерного уклонения от заключения договора по результатам процедур закупок для ПАО «НК «Роснефть» и/или</w:t>
      </w:r>
      <w:r w:rsidR="00A9777F">
        <w:rPr>
          <w:sz w:val="22"/>
          <w:szCs w:val="22"/>
        </w:rPr>
        <w:t xml:space="preserve"> </w:t>
      </w:r>
      <w:r w:rsidRPr="004B3C60">
        <w:rPr>
          <w:sz w:val="22"/>
          <w:szCs w:val="22"/>
        </w:rPr>
        <w:t>Обществ Группы ПАО «НК «Роснефть» за последние 24 месяца;</w:t>
      </w:r>
    </w:p>
    <w:p w:rsidR="0079460C" w:rsidRPr="004B3C60" w:rsidRDefault="0079460C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after="200"/>
        <w:jc w:val="both"/>
        <w:rPr>
          <w:rFonts w:ascii="Calibri" w:hAnsi="Calibri"/>
          <w:sz w:val="22"/>
          <w:szCs w:val="22"/>
        </w:rPr>
      </w:pPr>
      <w:r w:rsidRPr="004B3C60">
        <w:rPr>
          <w:sz w:val="22"/>
          <w:szCs w:val="22"/>
        </w:rPr>
        <w:t>о фактах их отклонения от участия в закупочных процедурах ПАО «НК «Роснефть» и/или Обществ Группы ПАО «НК «Роснефть» в соответствии с пп. «г», «д» п.</w:t>
      </w:r>
      <w:del w:id="518" w:author="Rinat Gub" w:date="2022-12-06T13:44:00Z">
        <w:r w:rsidRPr="004B3C60">
          <w:rPr>
            <w:sz w:val="22"/>
            <w:szCs w:val="22"/>
          </w:rPr>
          <w:delText>1</w:delText>
        </w:r>
        <w:r w:rsidR="005B6CE8">
          <w:rPr>
            <w:sz w:val="22"/>
            <w:szCs w:val="22"/>
          </w:rPr>
          <w:delText>0</w:delText>
        </w:r>
      </w:del>
      <w:ins w:id="519" w:author="Rinat Gub" w:date="2022-12-06T13:44:00Z">
        <w:r w:rsidRPr="004B3C60">
          <w:rPr>
            <w:sz w:val="22"/>
            <w:szCs w:val="22"/>
          </w:rPr>
          <w:t>11</w:t>
        </w:r>
      </w:ins>
      <w:r w:rsidRPr="004B3C60">
        <w:rPr>
          <w:sz w:val="22"/>
          <w:szCs w:val="22"/>
        </w:rPr>
        <w:t>.6.1.</w:t>
      </w:r>
      <w:del w:id="520" w:author="Rinat Gub" w:date="2022-12-06T13:44:00Z">
        <w:r w:rsidRPr="004B3C60">
          <w:rPr>
            <w:sz w:val="22"/>
            <w:szCs w:val="22"/>
          </w:rPr>
          <w:delText>1</w:delText>
        </w:r>
        <w:r w:rsidR="005B6CE8">
          <w:rPr>
            <w:sz w:val="22"/>
            <w:szCs w:val="22"/>
          </w:rPr>
          <w:delText>6</w:delText>
        </w:r>
      </w:del>
      <w:ins w:id="521" w:author="Rinat Gub" w:date="2022-12-06T13:44:00Z">
        <w:r w:rsidRPr="004B3C60">
          <w:rPr>
            <w:sz w:val="22"/>
            <w:szCs w:val="22"/>
          </w:rPr>
          <w:t>14</w:t>
        </w:r>
      </w:ins>
      <w:r w:rsidRPr="004B3C60">
        <w:rPr>
          <w:sz w:val="22"/>
          <w:szCs w:val="22"/>
        </w:rPr>
        <w:t xml:space="preserve"> Положения о закупке за последние 12 месяцев»;</w:t>
      </w:r>
    </w:p>
    <w:p w:rsidR="0079460C" w:rsidRPr="004B3C60" w:rsidRDefault="0079460C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after="200"/>
        <w:jc w:val="both"/>
        <w:rPr>
          <w:sz w:val="22"/>
          <w:szCs w:val="22"/>
        </w:rPr>
      </w:pPr>
      <w:r w:rsidRPr="004B3C60">
        <w:rPr>
          <w:sz w:val="22"/>
          <w:szCs w:val="22"/>
        </w:rPr>
        <w:t xml:space="preserve">о несоответствии их </w:t>
      </w:r>
      <w:ins w:id="522" w:author="Rinat Gub" w:date="2022-12-06T13:44:00Z">
        <w:r w:rsidRPr="004B3C60">
          <w:rPr>
            <w:sz w:val="22"/>
            <w:szCs w:val="22"/>
          </w:rPr>
          <w:t xml:space="preserve">минимальным </w:t>
        </w:r>
      </w:ins>
      <w:r w:rsidRPr="004B3C60">
        <w:rPr>
          <w:sz w:val="22"/>
          <w:szCs w:val="22"/>
        </w:rPr>
        <w:t xml:space="preserve">требованиям </w:t>
      </w:r>
      <w:del w:id="523" w:author="Rinat Gub" w:date="2022-12-06T13:44:00Z">
        <w:r w:rsidR="007A27DC">
          <w:rPr>
            <w:sz w:val="22"/>
            <w:szCs w:val="22"/>
          </w:rPr>
          <w:delText>в рамках должной осмотрительности</w:delText>
        </w:r>
      </w:del>
      <w:ins w:id="524" w:author="Rinat Gub" w:date="2022-12-06T13:44:00Z">
        <w:r w:rsidRPr="004B3C60">
          <w:rPr>
            <w:sz w:val="22"/>
            <w:szCs w:val="22"/>
          </w:rPr>
          <w:t>для прохождения аккредитации</w:t>
        </w:r>
      </w:ins>
      <w:r w:rsidRPr="004B3C60">
        <w:rPr>
          <w:sz w:val="22"/>
          <w:szCs w:val="22"/>
        </w:rPr>
        <w:t xml:space="preserve">, установленным в </w:t>
      </w:r>
      <w:del w:id="525" w:author="Rinat Gub" w:date="2022-12-06T13:44:00Z">
        <w:r w:rsidR="005B6CE8">
          <w:rPr>
            <w:sz w:val="22"/>
            <w:szCs w:val="22"/>
          </w:rPr>
          <w:delText>разделе 3</w:delText>
        </w:r>
        <w:r w:rsidRPr="004B3C60">
          <w:rPr>
            <w:sz w:val="22"/>
            <w:szCs w:val="22"/>
          </w:rPr>
          <w:delText xml:space="preserve"> Блок</w:delText>
        </w:r>
        <w:r w:rsidR="005B6CE8">
          <w:rPr>
            <w:sz w:val="22"/>
            <w:szCs w:val="22"/>
          </w:rPr>
          <w:delText>а</w:delText>
        </w:r>
      </w:del>
      <w:ins w:id="526" w:author="Rinat Gub" w:date="2022-12-06T13:44:00Z">
        <w:r w:rsidRPr="004B3C60">
          <w:rPr>
            <w:sz w:val="22"/>
            <w:szCs w:val="22"/>
          </w:rPr>
          <w:t>Блоке</w:t>
        </w:r>
      </w:ins>
      <w:r w:rsidRPr="004B3C60">
        <w:rPr>
          <w:sz w:val="22"/>
          <w:szCs w:val="22"/>
        </w:rPr>
        <w:t xml:space="preserve"> 9 документации о закупке</w:t>
      </w:r>
      <w:r w:rsidRPr="004B3C60">
        <w:rPr>
          <w:i/>
          <w:iCs/>
          <w:sz w:val="22"/>
          <w:szCs w:val="22"/>
        </w:rPr>
        <w:t xml:space="preserve"> </w:t>
      </w:r>
      <w:r w:rsidRPr="009E6121">
        <w:rPr>
          <w:i/>
          <w:color w:val="333399"/>
          <w:sz w:val="22"/>
          <w:rPrChange w:id="527" w:author="Rinat Gub" w:date="2022-12-06T13:44:00Z">
            <w:rPr>
              <w:i/>
              <w:sz w:val="22"/>
            </w:rPr>
          </w:rPrChange>
        </w:rPr>
        <w:t>(</w:t>
      </w:r>
      <w:r w:rsidRPr="009E6121">
        <w:rPr>
          <w:i/>
          <w:iCs/>
          <w:color w:val="333399"/>
          <w:sz w:val="22"/>
          <w:szCs w:val="22"/>
        </w:rPr>
        <w:t>указать наименование закупки</w:t>
      </w:r>
      <w:r w:rsidRPr="004B3C60">
        <w:rPr>
          <w:i/>
          <w:iCs/>
          <w:sz w:val="22"/>
          <w:szCs w:val="22"/>
        </w:rPr>
        <w:t>)</w:t>
      </w:r>
      <w:r w:rsidRPr="004B3C60">
        <w:rPr>
          <w:sz w:val="22"/>
          <w:szCs w:val="22"/>
        </w:rPr>
        <w:t>;</w:t>
      </w:r>
    </w:p>
    <w:p w:rsidR="0079460C" w:rsidRPr="004B3C60" w:rsidRDefault="0079460C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after="200"/>
        <w:jc w:val="both"/>
        <w:rPr>
          <w:sz w:val="22"/>
          <w:szCs w:val="22"/>
        </w:rPr>
      </w:pPr>
      <w:r w:rsidRPr="004B3C60">
        <w:rPr>
          <w:sz w:val="22"/>
          <w:szCs w:val="22"/>
        </w:rPr>
        <w:t xml:space="preserve">о не приостановлении их деятельности; </w:t>
      </w:r>
    </w:p>
    <w:p w:rsidR="0079460C" w:rsidRPr="004B3C60" w:rsidRDefault="0079460C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after="200"/>
        <w:jc w:val="both"/>
        <w:rPr>
          <w:sz w:val="22"/>
          <w:szCs w:val="22"/>
        </w:rPr>
      </w:pPr>
      <w:r w:rsidRPr="004B3C60">
        <w:rPr>
          <w:sz w:val="22"/>
          <w:szCs w:val="22"/>
        </w:rPr>
        <w:t>об их</w:t>
      </w:r>
      <w:r w:rsidR="00A9777F">
        <w:rPr>
          <w:sz w:val="22"/>
          <w:szCs w:val="22"/>
        </w:rPr>
        <w:t xml:space="preserve"> </w:t>
      </w:r>
      <w:r w:rsidRPr="004B3C60">
        <w:rPr>
          <w:sz w:val="22"/>
          <w:szCs w:val="22"/>
        </w:rPr>
        <w:t>ликвидации;</w:t>
      </w:r>
    </w:p>
    <w:p w:rsidR="0079460C" w:rsidRPr="004B3C60" w:rsidRDefault="0079460C" w:rsidP="0040134A">
      <w:pPr>
        <w:pStyle w:val="afa"/>
        <w:widowControl/>
        <w:numPr>
          <w:ilvl w:val="0"/>
          <w:numId w:val="247"/>
        </w:numPr>
        <w:tabs>
          <w:tab w:val="clear" w:pos="1134"/>
        </w:tabs>
        <w:spacing w:before="240" w:after="200"/>
        <w:jc w:val="both"/>
        <w:rPr>
          <w:sz w:val="22"/>
          <w:szCs w:val="22"/>
        </w:rPr>
        <w:pPrChange w:id="528" w:author="Rinat Gub" w:date="2022-12-06T13:44:00Z">
          <w:pPr>
            <w:pStyle w:val="afa"/>
            <w:widowControl/>
            <w:numPr>
              <w:numId w:val="247"/>
            </w:numPr>
            <w:tabs>
              <w:tab w:val="clear" w:pos="1134"/>
            </w:tabs>
            <w:spacing w:after="200"/>
            <w:ind w:left="927" w:hanging="360"/>
            <w:jc w:val="both"/>
          </w:pPr>
        </w:pPrChange>
      </w:pPr>
      <w:r w:rsidRPr="004B3C60">
        <w:rPr>
          <w:sz w:val="22"/>
          <w:szCs w:val="22"/>
        </w:rPr>
        <w:lastRenderedPageBreak/>
        <w:t>о вступившим в законную силу судебного решения о признании их несостоятельным (банкротом) и об открытии конкурсного производства.</w:t>
      </w:r>
    </w:p>
    <w:p w:rsidR="006F21B8" w:rsidRPr="00024675" w:rsidRDefault="00967F0C" w:rsidP="0040134A">
      <w:pPr>
        <w:pStyle w:val="afa"/>
        <w:numPr>
          <w:ilvl w:val="0"/>
          <w:numId w:val="132"/>
        </w:numPr>
        <w:shd w:val="clear" w:color="auto" w:fill="FFFFFF"/>
        <w:spacing w:before="240" w:after="200" w:line="276" w:lineRule="auto"/>
        <w:ind w:right="14"/>
        <w:jc w:val="both"/>
        <w:rPr>
          <w:sz w:val="22"/>
          <w:szCs w:val="22"/>
        </w:rPr>
        <w:pPrChange w:id="529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240" w:after="200" w:line="276" w:lineRule="auto"/>
            <w:ind w:left="927" w:right="14" w:hanging="360"/>
            <w:jc w:val="both"/>
          </w:pPr>
        </w:pPrChange>
      </w:pPr>
      <w:r w:rsidRPr="00024675">
        <w:rPr>
          <w:sz w:val="22"/>
          <w:szCs w:val="22"/>
        </w:rPr>
        <w:t xml:space="preserve">Наименование видов </w:t>
      </w:r>
      <w:del w:id="530" w:author="Rinat Gub" w:date="2022-12-06T13:44:00Z">
        <w:r w:rsidR="00326B99">
          <w:rPr>
            <w:sz w:val="22"/>
            <w:szCs w:val="22"/>
          </w:rPr>
          <w:delText>работ</w:delText>
        </w:r>
      </w:del>
      <w:ins w:id="531" w:author="Rinat Gub" w:date="2022-12-06T13:44:00Z">
        <w:r w:rsidRPr="00024675">
          <w:rPr>
            <w:sz w:val="22"/>
            <w:szCs w:val="22"/>
          </w:rPr>
          <w:t>товаров</w:t>
        </w:r>
      </w:ins>
      <w:r w:rsidRPr="00024675">
        <w:rPr>
          <w:sz w:val="22"/>
          <w:szCs w:val="22"/>
        </w:rPr>
        <w:t xml:space="preserve">, на </w:t>
      </w:r>
      <w:del w:id="532" w:author="Rinat Gub" w:date="2022-12-06T13:44:00Z">
        <w:r w:rsidR="00326B99">
          <w:rPr>
            <w:sz w:val="22"/>
            <w:szCs w:val="22"/>
          </w:rPr>
          <w:delText>исполнение</w:delText>
        </w:r>
      </w:del>
      <w:ins w:id="533" w:author="Rinat Gub" w:date="2022-12-06T13:44:00Z">
        <w:r w:rsidRPr="00024675">
          <w:rPr>
            <w:sz w:val="22"/>
            <w:szCs w:val="22"/>
          </w:rPr>
          <w:t>поставку</w:t>
        </w:r>
      </w:ins>
      <w:r w:rsidRPr="00024675">
        <w:rPr>
          <w:sz w:val="22"/>
          <w:szCs w:val="22"/>
        </w:rPr>
        <w:t xml:space="preserve"> которых претендует Участник закупки: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534" w:author="Rinat Gub" w:date="2022-12-06T13:44:00Z">
          <w:tblPr>
            <w:tblW w:w="4891" w:type="pct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4678"/>
        <w:gridCol w:w="2410"/>
        <w:gridCol w:w="2126"/>
        <w:tblGridChange w:id="535">
          <w:tblGrid>
            <w:gridCol w:w="4839"/>
            <w:gridCol w:w="2488"/>
            <w:gridCol w:w="2091"/>
          </w:tblGrid>
        </w:tblGridChange>
      </w:tblGrid>
      <w:tr w:rsidR="00F266DF" w:rsidRPr="00D7415C" w:rsidTr="006A1C53">
        <w:tc>
          <w:tcPr>
            <w:tcW w:w="4678" w:type="dxa"/>
            <w:shd w:val="clear" w:color="auto" w:fill="auto"/>
            <w:vAlign w:val="center"/>
            <w:tcPrChange w:id="536" w:author="Rinat Gub" w:date="2022-12-06T13:44:00Z">
              <w:tcPr>
                <w:tcW w:w="2569" w:type="pct"/>
                <w:shd w:val="clear" w:color="auto" w:fill="auto"/>
                <w:vAlign w:val="center"/>
              </w:tcPr>
            </w:tcPrChange>
          </w:tcPr>
          <w:p w:rsidR="00F266DF" w:rsidRPr="00D7415C" w:rsidRDefault="00967F0C" w:rsidP="0060632F">
            <w:pPr>
              <w:ind w:firstLine="0"/>
              <w:jc w:val="center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Наименование видов </w:t>
            </w:r>
            <w:del w:id="537" w:author="Rinat Gub" w:date="2022-12-06T13:44:00Z">
              <w:r w:rsidR="00326B99" w:rsidRPr="006C3A63">
                <w:rPr>
                  <w:sz w:val="20"/>
                  <w:szCs w:val="20"/>
                </w:rPr>
                <w:delText>работ</w:delText>
              </w:r>
            </w:del>
            <w:ins w:id="538" w:author="Rinat Gub" w:date="2022-12-06T13:44:00Z">
              <w:r w:rsidRPr="00967F0C">
                <w:rPr>
                  <w:sz w:val="20"/>
                  <w:szCs w:val="20"/>
                </w:rPr>
                <w:t>товаров</w:t>
              </w:r>
            </w:ins>
            <w:r w:rsidRPr="00967F0C">
              <w:rPr>
                <w:sz w:val="20"/>
                <w:szCs w:val="20"/>
              </w:rPr>
              <w:t xml:space="preserve"> по направлению деятельности</w:t>
            </w:r>
          </w:p>
        </w:tc>
        <w:tc>
          <w:tcPr>
            <w:tcW w:w="2410" w:type="dxa"/>
            <w:shd w:val="clear" w:color="auto" w:fill="auto"/>
            <w:tcPrChange w:id="539" w:author="Rinat Gub" w:date="2022-12-06T13:44:00Z">
              <w:tcPr>
                <w:tcW w:w="1321" w:type="pct"/>
                <w:shd w:val="clear" w:color="auto" w:fill="auto"/>
              </w:tcPr>
            </w:tcPrChange>
          </w:tcPr>
          <w:p w:rsidR="00F266DF" w:rsidRPr="00D7415C" w:rsidRDefault="00967F0C" w:rsidP="0060632F">
            <w:pPr>
              <w:ind w:firstLine="0"/>
              <w:jc w:val="center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Код ОКП</w:t>
            </w:r>
            <w:r w:rsidR="00E4689A">
              <w:rPr>
                <w:sz w:val="20"/>
                <w:szCs w:val="20"/>
              </w:rPr>
              <w:t>Д2</w:t>
            </w:r>
          </w:p>
          <w:p w:rsidR="00F266DF" w:rsidRPr="00D7415C" w:rsidRDefault="00967F0C" w:rsidP="0060632F">
            <w:pPr>
              <w:ind w:firstLine="0"/>
              <w:jc w:val="center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(при наличии)</w:t>
            </w:r>
          </w:p>
        </w:tc>
        <w:tc>
          <w:tcPr>
            <w:tcW w:w="2126" w:type="dxa"/>
            <w:shd w:val="clear" w:color="auto" w:fill="auto"/>
            <w:tcPrChange w:id="540" w:author="Rinat Gub" w:date="2022-12-06T13:44:00Z">
              <w:tcPr>
                <w:tcW w:w="1110" w:type="pct"/>
                <w:shd w:val="clear" w:color="auto" w:fill="auto"/>
              </w:tcPr>
            </w:tcPrChange>
          </w:tcPr>
          <w:p w:rsidR="00F266DF" w:rsidRPr="00D7415C" w:rsidRDefault="00967F0C" w:rsidP="0060632F">
            <w:pPr>
              <w:ind w:firstLine="0"/>
              <w:jc w:val="center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Категория Участника закупки</w:t>
            </w:r>
          </w:p>
        </w:tc>
      </w:tr>
      <w:tr w:rsidR="00F266DF" w:rsidRPr="00D7415C" w:rsidTr="006A1C53">
        <w:tc>
          <w:tcPr>
            <w:tcW w:w="4678" w:type="dxa"/>
            <w:tcPrChange w:id="541" w:author="Rinat Gub" w:date="2022-12-06T13:44:00Z">
              <w:tcPr>
                <w:tcW w:w="2569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42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  <w:tc>
          <w:tcPr>
            <w:tcW w:w="2410" w:type="dxa"/>
            <w:tcPrChange w:id="543" w:author="Rinat Gub" w:date="2022-12-06T13:44:00Z">
              <w:tcPr>
                <w:tcW w:w="1321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44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  <w:tc>
          <w:tcPr>
            <w:tcW w:w="2126" w:type="dxa"/>
            <w:tcPrChange w:id="545" w:author="Rinat Gub" w:date="2022-12-06T13:44:00Z">
              <w:tcPr>
                <w:tcW w:w="1110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46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</w:tr>
      <w:tr w:rsidR="00F266DF" w:rsidRPr="00D7415C" w:rsidTr="006A1C53">
        <w:tc>
          <w:tcPr>
            <w:tcW w:w="4678" w:type="dxa"/>
            <w:tcPrChange w:id="547" w:author="Rinat Gub" w:date="2022-12-06T13:44:00Z">
              <w:tcPr>
                <w:tcW w:w="2569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48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  <w:tc>
          <w:tcPr>
            <w:tcW w:w="2410" w:type="dxa"/>
            <w:tcPrChange w:id="549" w:author="Rinat Gub" w:date="2022-12-06T13:44:00Z">
              <w:tcPr>
                <w:tcW w:w="1321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50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  <w:tc>
          <w:tcPr>
            <w:tcW w:w="2126" w:type="dxa"/>
            <w:tcPrChange w:id="551" w:author="Rinat Gub" w:date="2022-12-06T13:44:00Z">
              <w:tcPr>
                <w:tcW w:w="1110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52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</w:tr>
      <w:tr w:rsidR="00F266DF" w:rsidRPr="00D7415C" w:rsidTr="006A1C53">
        <w:tc>
          <w:tcPr>
            <w:tcW w:w="4678" w:type="dxa"/>
            <w:tcPrChange w:id="553" w:author="Rinat Gub" w:date="2022-12-06T13:44:00Z">
              <w:tcPr>
                <w:tcW w:w="2569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54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  <w:tc>
          <w:tcPr>
            <w:tcW w:w="2410" w:type="dxa"/>
            <w:tcPrChange w:id="555" w:author="Rinat Gub" w:date="2022-12-06T13:44:00Z">
              <w:tcPr>
                <w:tcW w:w="1321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56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  <w:tc>
          <w:tcPr>
            <w:tcW w:w="2126" w:type="dxa"/>
            <w:tcPrChange w:id="557" w:author="Rinat Gub" w:date="2022-12-06T13:44:00Z">
              <w:tcPr>
                <w:tcW w:w="1110" w:type="pct"/>
              </w:tcPr>
            </w:tcPrChange>
          </w:tcPr>
          <w:p w:rsidR="00F266DF" w:rsidRPr="00D7415C" w:rsidRDefault="00F266DF" w:rsidP="0060632F">
            <w:pPr>
              <w:keepNext/>
              <w:tabs>
                <w:tab w:val="clear" w:pos="1134"/>
              </w:tabs>
              <w:ind w:firstLine="0"/>
              <w:rPr>
                <w:rFonts w:ascii="Arial" w:hAnsi="Arial"/>
                <w:sz w:val="20"/>
                <w:rPrChange w:id="558" w:author="Rinat Gub" w:date="2022-12-06T13:44:00Z">
                  <w:rPr>
                    <w:rFonts w:ascii="Arial" w:hAnsi="Arial"/>
                  </w:rPr>
                </w:rPrChange>
              </w:rPr>
            </w:pPr>
          </w:p>
        </w:tc>
      </w:tr>
    </w:tbl>
    <w:p w:rsidR="00F266DF" w:rsidRPr="00D7415C" w:rsidRDefault="00967F0C" w:rsidP="002F21CB">
      <w:pPr>
        <w:pStyle w:val="afa"/>
        <w:spacing w:after="120"/>
        <w:ind w:left="567"/>
        <w:jc w:val="both"/>
        <w:rPr>
          <w:i/>
          <w:iCs/>
          <w:color w:val="000000" w:themeColor="text1"/>
        </w:rPr>
        <w:pPrChange w:id="559" w:author="Rinat Gub" w:date="2022-12-06T13:44:00Z">
          <w:pPr>
            <w:pStyle w:val="afa"/>
            <w:spacing w:after="120"/>
            <w:jc w:val="both"/>
          </w:pPr>
        </w:pPrChange>
      </w:pPr>
      <w:r w:rsidRPr="00967F0C">
        <w:rPr>
          <w:i/>
          <w:iCs/>
          <w:color w:val="000000" w:themeColor="text1"/>
        </w:rPr>
        <w:t>Применимые категории Участника закупки</w:t>
      </w:r>
      <w:r w:rsidR="008771AF">
        <w:rPr>
          <w:i/>
          <w:iCs/>
          <w:color w:val="000000" w:themeColor="text1"/>
        </w:rPr>
        <w:t xml:space="preserve"> </w:t>
      </w:r>
      <w:r w:rsidR="008771AF">
        <w:rPr>
          <w:i/>
          <w:color w:val="333399"/>
          <w:sz w:val="22"/>
          <w:rPrChange w:id="560" w:author="Rinat Gub" w:date="2022-12-06T13:44:00Z">
            <w:rPr>
              <w:i/>
              <w:color w:val="333399"/>
            </w:rPr>
          </w:rPrChange>
        </w:rPr>
        <w:t>(выбрать из списка)</w:t>
      </w:r>
      <w:r w:rsidR="008771AF">
        <w:rPr>
          <w:i/>
          <w:iCs/>
          <w:color w:val="000000" w:themeColor="text1"/>
        </w:rPr>
        <w:t>:</w:t>
      </w:r>
      <w:r w:rsidR="008771AF" w:rsidRPr="008558F1">
        <w:t xml:space="preserve"> </w:t>
      </w:r>
      <w:r w:rsidR="008771AF" w:rsidRPr="006C3A63">
        <w:rPr>
          <w:i/>
          <w:iCs/>
          <w:color w:val="000000" w:themeColor="text1"/>
        </w:rPr>
        <w:t xml:space="preserve">«Производитель МТР» </w:t>
      </w:r>
      <w:r w:rsidR="008771AF">
        <w:rPr>
          <w:i/>
          <w:iCs/>
          <w:color w:val="000000" w:themeColor="text1"/>
        </w:rPr>
        <w:t>/</w:t>
      </w:r>
      <w:r w:rsidR="008771AF" w:rsidRPr="006C3A63">
        <w:rPr>
          <w:i/>
          <w:iCs/>
          <w:color w:val="000000" w:themeColor="text1"/>
        </w:rPr>
        <w:t>«Посредник / Дилер / Дистрибьютор»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«Сбытовая организация производителя» (Торговый дом)»</w:t>
      </w:r>
      <w:r w:rsidR="008771AF">
        <w:rPr>
          <w:i/>
          <w:iCs/>
          <w:color w:val="000000" w:themeColor="text1"/>
        </w:rPr>
        <w:t>/</w:t>
      </w:r>
      <w:r w:rsidR="008771AF" w:rsidRPr="006C3A63">
        <w:t xml:space="preserve"> </w:t>
      </w:r>
      <w:r w:rsidR="008771AF" w:rsidRPr="006C3A63">
        <w:rPr>
          <w:i/>
          <w:iCs/>
          <w:color w:val="000000" w:themeColor="text1"/>
        </w:rPr>
        <w:t>«Исполнитель услуг (собственными силами)»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«Исполнитель услуг (с привлечением субисполнителей)»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«Подрядчик (собственными силами)»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«Генеральный подрядчик»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«Пэкиджер»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«Прочие Поставщики»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«Производитель импортозамещающей продукции»</w:t>
      </w:r>
      <w:r w:rsidR="008771AF">
        <w:rPr>
          <w:i/>
          <w:iCs/>
          <w:color w:val="000000" w:themeColor="text1"/>
        </w:rPr>
        <w:t xml:space="preserve">/ </w:t>
      </w:r>
      <w:r w:rsidR="008771AF" w:rsidRPr="006C3A63">
        <w:rPr>
          <w:i/>
          <w:iCs/>
          <w:color w:val="000000" w:themeColor="text1"/>
        </w:rPr>
        <w:t>«Дистрибьютор импортозамещающей продукции»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«Сервисная компания, сопровождающая импортозамещающую продукцию»</w:t>
      </w:r>
      <w:r w:rsidR="008771AF">
        <w:rPr>
          <w:i/>
          <w:iCs/>
          <w:color w:val="000000" w:themeColor="text1"/>
        </w:rPr>
        <w:t xml:space="preserve"> / </w:t>
      </w:r>
      <w:r w:rsidR="008771AF" w:rsidRPr="006C3A63">
        <w:rPr>
          <w:i/>
          <w:iCs/>
          <w:color w:val="000000" w:themeColor="text1"/>
        </w:rPr>
        <w:t>«Компания - инвесторов, финансирующая разработку импортозамещающей продукции»</w:t>
      </w:r>
      <w:r w:rsidR="008771AF">
        <w:rPr>
          <w:i/>
          <w:iCs/>
          <w:color w:val="000000" w:themeColor="text1"/>
        </w:rPr>
        <w:t>.</w:t>
      </w:r>
    </w:p>
    <w:p w:rsidR="00F266DF" w:rsidRDefault="00F266DF" w:rsidP="00F266DF">
      <w:pPr>
        <w:pStyle w:val="afa"/>
        <w:spacing w:after="120"/>
        <w:jc w:val="center"/>
        <w:rPr>
          <w:i/>
          <w:iCs/>
          <w:color w:val="000000" w:themeColor="text1"/>
        </w:rPr>
      </w:pPr>
    </w:p>
    <w:p w:rsidR="00A10D52" w:rsidRPr="00A10D52" w:rsidRDefault="00A10D52" w:rsidP="0040134A">
      <w:pPr>
        <w:pStyle w:val="afa"/>
        <w:numPr>
          <w:ilvl w:val="0"/>
          <w:numId w:val="132"/>
        </w:numPr>
        <w:spacing w:before="240" w:after="200" w:line="276" w:lineRule="auto"/>
        <w:jc w:val="both"/>
        <w:rPr>
          <w:color w:val="000000"/>
        </w:rPr>
        <w:pPrChange w:id="561" w:author="Rinat Gub" w:date="2022-12-06T13:44:00Z">
          <w:pPr>
            <w:pStyle w:val="afa"/>
            <w:numPr>
              <w:numId w:val="134"/>
            </w:numPr>
            <w:spacing w:before="240" w:after="200" w:line="276" w:lineRule="auto"/>
            <w:ind w:left="927" w:hanging="360"/>
            <w:jc w:val="both"/>
          </w:pPr>
        </w:pPrChange>
      </w:pPr>
      <w:r w:rsidRPr="00A10D52">
        <w:rPr>
          <w:color w:val="000000"/>
        </w:rPr>
        <w:t>Сообща</w:t>
      </w:r>
      <w:r>
        <w:rPr>
          <w:color w:val="000000"/>
        </w:rPr>
        <w:t>ю, что готов</w:t>
      </w:r>
      <w:r w:rsidRPr="00A10D52">
        <w:rPr>
          <w:color w:val="000000"/>
        </w:rPr>
        <w:t xml:space="preserve"> соблюдать все принципы, изложенные в Декларации ПАО «НК «Роснефть» в</w:t>
      </w:r>
      <w:r w:rsidRPr="00360BEF">
        <w:rPr>
          <w:color w:val="000000"/>
        </w:rPr>
        <w:t xml:space="preserve"> области соблюдения прав человека при взаимодействии с поставщиками товаров, работ, </w:t>
      </w:r>
      <w:r w:rsidR="0040134A">
        <w:rPr>
          <w:color w:val="000000"/>
        </w:rPr>
        <w:br/>
      </w:r>
      <w:r w:rsidRPr="00360BEF">
        <w:rPr>
          <w:color w:val="000000"/>
        </w:rPr>
        <w:t>услуг, размещенной на сайте ПАО</w:t>
      </w:r>
      <w:r w:rsidR="0040134A">
        <w:rPr>
          <w:color w:val="000000"/>
        </w:rPr>
        <w:t> </w:t>
      </w:r>
      <w:r w:rsidRPr="00360BEF">
        <w:rPr>
          <w:color w:val="000000"/>
        </w:rPr>
        <w:t>«НК</w:t>
      </w:r>
      <w:r w:rsidR="0040134A">
        <w:rPr>
          <w:color w:val="000000"/>
        </w:rPr>
        <w:t> </w:t>
      </w:r>
      <w:r w:rsidRPr="00360BEF">
        <w:rPr>
          <w:color w:val="000000"/>
        </w:rPr>
        <w:t>«Роснефть»</w:t>
      </w:r>
      <w:r>
        <w:rPr>
          <w:color w:val="000000"/>
        </w:rPr>
        <w:t xml:space="preserve"> </w:t>
      </w:r>
      <w:r w:rsidR="000E5AC8">
        <w:fldChar w:fldCharType="begin"/>
      </w:r>
      <w:r w:rsidR="000E5AC8">
        <w:instrText xml:space="preserve"> HYPERLINK "https://www.rosneft.ru/Development/Podhodi_k_sobljudeniju_prav_cheloveka/" </w:instrText>
      </w:r>
      <w:r w:rsidR="000E5AC8">
        <w:fldChar w:fldCharType="separate"/>
      </w:r>
      <w:r w:rsidRPr="00A10D52">
        <w:rPr>
          <w:rStyle w:val="ac"/>
          <w:sz w:val="22"/>
          <w:szCs w:val="22"/>
        </w:rPr>
        <w:t>https://www.rosneft.ru/Development/Podhodi_k_sobljudeniju_prav_cheloveka/</w:t>
      </w:r>
      <w:r w:rsidR="000E5AC8">
        <w:rPr>
          <w:rStyle w:val="ac"/>
          <w:sz w:val="22"/>
          <w:szCs w:val="22"/>
        </w:rPr>
        <w:fldChar w:fldCharType="end"/>
      </w:r>
      <w:r w:rsidR="0040134A">
        <w:rPr>
          <w:color w:val="000000"/>
        </w:rPr>
        <w:t xml:space="preserve"> </w:t>
      </w:r>
      <w:r w:rsidRPr="00DC3D61">
        <w:rPr>
          <w:color w:val="000000"/>
        </w:rPr>
        <w:t>в рамках исполнения заключаемых с ПАО «НК «Роснефть» и/или Обществами Группы договоров на поставку товаров, выполнение работ, оказание услуг, и распространить их на всех своих контрагентов и субподрядчиков по всей цепочке поставок.</w:t>
      </w:r>
    </w:p>
    <w:p w:rsidR="00A10D52" w:rsidRPr="00A10D52" w:rsidRDefault="00A10D52" w:rsidP="00A10D52">
      <w:pPr>
        <w:pStyle w:val="afa"/>
        <w:spacing w:before="240" w:after="200" w:line="276" w:lineRule="auto"/>
        <w:ind w:left="927"/>
        <w:jc w:val="both"/>
        <w:rPr>
          <w:color w:val="000000"/>
        </w:rPr>
      </w:pPr>
    </w:p>
    <w:p w:rsidR="00A10D52" w:rsidRDefault="00A10D52" w:rsidP="00A10D52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szCs w:val="22"/>
        </w:rPr>
      </w:pPr>
      <w:r w:rsidRPr="00360BEF">
        <w:rPr>
          <w:szCs w:val="22"/>
        </w:rPr>
        <w:t>Подтверждаю, что ознакомлен (а) с Декларацией ПАО «НК «Роснефть» в области соблюдения прав человека при взаимодействии с поставщиками товаров, работ, услуг.</w:t>
      </w:r>
    </w:p>
    <w:p w:rsidR="00A10D52" w:rsidRPr="00D7415C" w:rsidRDefault="00A10D52" w:rsidP="00F266DF">
      <w:pPr>
        <w:pStyle w:val="afa"/>
        <w:spacing w:after="120"/>
        <w:jc w:val="center"/>
        <w:rPr>
          <w:i/>
          <w:color w:val="000000" w:themeColor="text1"/>
          <w:rPrChange w:id="562" w:author="Rinat Gub" w:date="2022-12-06T13:44:00Z">
            <w:rPr/>
          </w:rPrChange>
        </w:rPr>
        <w:pPrChange w:id="563" w:author="Rinat Gub" w:date="2022-12-06T13:44:00Z">
          <w:pPr>
            <w:pStyle w:val="afa"/>
            <w:shd w:val="clear" w:color="auto" w:fill="FFFFFF"/>
            <w:spacing w:before="240" w:after="200" w:line="276" w:lineRule="auto"/>
            <w:ind w:right="14"/>
            <w:jc w:val="both"/>
          </w:pPr>
        </w:pPrChange>
      </w:pPr>
    </w:p>
    <w:p w:rsidR="006F21B8" w:rsidRDefault="00967F0C" w:rsidP="0040134A">
      <w:pPr>
        <w:pStyle w:val="afa"/>
        <w:numPr>
          <w:ilvl w:val="0"/>
          <w:numId w:val="132"/>
        </w:numPr>
        <w:spacing w:before="240" w:after="200" w:line="276" w:lineRule="auto"/>
        <w:jc w:val="both"/>
        <w:rPr>
          <w:color w:val="000000"/>
        </w:rPr>
        <w:pPrChange w:id="564" w:author="Rinat Gub" w:date="2022-12-06T13:44:00Z">
          <w:pPr>
            <w:pStyle w:val="afa"/>
            <w:numPr>
              <w:numId w:val="134"/>
            </w:numPr>
            <w:shd w:val="clear" w:color="auto" w:fill="FFFFFF"/>
            <w:spacing w:before="240" w:after="200" w:line="276" w:lineRule="auto"/>
            <w:ind w:left="927" w:right="14" w:hanging="360"/>
            <w:jc w:val="both"/>
          </w:pPr>
        </w:pPrChange>
      </w:pPr>
      <w:r w:rsidRPr="00967F0C">
        <w:rPr>
          <w:color w:val="000000"/>
        </w:rPr>
        <w:t xml:space="preserve">Сообщаю, что готов соблюдать требования стандартов </w:t>
      </w:r>
      <w:r w:rsidRPr="00967F0C">
        <w:t>[</w:t>
      </w:r>
      <w:r w:rsidR="00BA03A8">
        <w:rPr>
          <w:rStyle w:val="af3"/>
        </w:rPr>
        <w:t xml:space="preserve">указать наименование – </w:t>
      </w:r>
      <w:r w:rsidR="00E216E8">
        <w:rPr>
          <w:rStyle w:val="af3"/>
        </w:rPr>
        <w:br/>
      </w:r>
      <w:r w:rsidR="004859FF">
        <w:rPr>
          <w:rStyle w:val="af3"/>
        </w:rPr>
        <w:t>ПАО</w:t>
      </w:r>
      <w:r w:rsidR="00BA03A8">
        <w:rPr>
          <w:rStyle w:val="af3"/>
        </w:rPr>
        <w:t xml:space="preserve"> «НК «РОСНЕФТЬ»/ОГ </w:t>
      </w:r>
      <w:r w:rsidR="004859FF">
        <w:rPr>
          <w:rStyle w:val="af3"/>
        </w:rPr>
        <w:t>ПАО</w:t>
      </w:r>
      <w:r w:rsidR="00BA03A8">
        <w:rPr>
          <w:rStyle w:val="af3"/>
        </w:rPr>
        <w:t> «НК «РОСНЕФТЬ»</w:t>
      </w:r>
      <w:r w:rsidRPr="00967F0C">
        <w:t>]</w:t>
      </w:r>
      <w:r w:rsidRPr="00967F0C">
        <w:rPr>
          <w:color w:val="000000"/>
        </w:rPr>
        <w:t xml:space="preserve">, размещенных на сайте </w:t>
      </w:r>
      <w:r w:rsidR="004859FF">
        <w:rPr>
          <w:color w:val="000000"/>
        </w:rPr>
        <w:t>ПАО</w:t>
      </w:r>
      <w:r w:rsidRPr="00967F0C">
        <w:rPr>
          <w:color w:val="000000"/>
        </w:rPr>
        <w:t> «НК «Роснефть» по адресу</w:t>
      </w:r>
      <w:del w:id="565" w:author="Rinat Gub" w:date="2022-12-06T13:44:00Z">
        <w:r w:rsidRPr="00967F0C">
          <w:rPr>
            <w:color w:val="000000"/>
          </w:rPr>
          <w:delText xml:space="preserve">: </w:delText>
        </w:r>
        <w:r w:rsidR="000E5AC8">
          <w:fldChar w:fldCharType="begin"/>
        </w:r>
        <w:r w:rsidR="000E5AC8">
          <w:delInstrText xml:space="preserve"> HYPERLINK "http://zakupki.rosneft.ru" </w:delInstrText>
        </w:r>
        <w:r w:rsidR="000E5AC8">
          <w:fldChar w:fldCharType="separate"/>
        </w:r>
        <w:r w:rsidRPr="00967F0C">
          <w:rPr>
            <w:color w:val="000000"/>
          </w:rPr>
          <w:delText>http://zakupki.rosneft.ru</w:delText>
        </w:r>
        <w:r w:rsidR="000E5AC8">
          <w:rPr>
            <w:color w:val="000000"/>
          </w:rPr>
          <w:fldChar w:fldCharType="end"/>
        </w:r>
      </w:del>
      <w:ins w:id="566" w:author="Rinat Gub" w:date="2022-12-06T13:44:00Z">
        <w:r w:rsidR="00A9777F">
          <w:rPr>
            <w:i/>
            <w:color w:val="000000"/>
          </w:rPr>
          <w:t xml:space="preserve"> </w:t>
        </w:r>
        <w:r w:rsidR="00432DAF">
          <w:rPr>
            <w:color w:val="000000"/>
          </w:rPr>
          <w:t>и/или приложенных к проекту договора.</w:t>
        </w:r>
        <w:r w:rsidRPr="00967F0C">
          <w:rPr>
            <w:color w:val="000000"/>
          </w:rPr>
          <w:t xml:space="preserve">: </w:t>
        </w:r>
      </w:ins>
    </w:p>
    <w:p w:rsidR="00944217" w:rsidRPr="00944217" w:rsidRDefault="00944217" w:rsidP="00326B99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del w:id="567" w:author="Rinat Gub" w:date="2022-12-06T13:44:00Z"/>
          <w:bCs/>
        </w:rPr>
      </w:pPr>
    </w:p>
    <w:p w:rsidR="00932247" w:rsidRDefault="00932247" w:rsidP="0040134A">
      <w:pPr>
        <w:pStyle w:val="afa"/>
        <w:numPr>
          <w:ilvl w:val="0"/>
          <w:numId w:val="134"/>
        </w:numPr>
        <w:shd w:val="clear" w:color="auto" w:fill="FFFFFF"/>
        <w:spacing w:before="240" w:after="200" w:line="276" w:lineRule="auto"/>
        <w:ind w:right="14"/>
        <w:jc w:val="both"/>
        <w:rPr>
          <w:del w:id="568" w:author="Rinat Gub" w:date="2022-12-06T13:44:00Z"/>
          <w:bCs/>
          <w:sz w:val="22"/>
          <w:szCs w:val="22"/>
        </w:rPr>
      </w:pPr>
      <w:del w:id="569" w:author="Rinat Gub" w:date="2022-12-06T13:44:00Z">
        <w:r>
          <w:rPr>
            <w:color w:val="000000"/>
            <w:sz w:val="22"/>
            <w:szCs w:val="22"/>
          </w:rPr>
          <w:delText xml:space="preserve">Сообщаю о своем согласии, что в случае выбора меня победителем, обязуюсь открыть счет в </w:delText>
        </w:r>
        <w:r w:rsidR="006C3A63">
          <w:rPr>
            <w:color w:val="000000"/>
            <w:sz w:val="22"/>
            <w:szCs w:val="22"/>
          </w:rPr>
          <w:delText>Банке </w:delText>
        </w:r>
        <w:r>
          <w:rPr>
            <w:color w:val="000000"/>
            <w:sz w:val="22"/>
            <w:szCs w:val="22"/>
          </w:rPr>
          <w:delText>«ВБРР»</w:delText>
        </w:r>
        <w:r w:rsidR="006C3A63">
          <w:rPr>
            <w:color w:val="000000"/>
            <w:sz w:val="22"/>
            <w:szCs w:val="22"/>
          </w:rPr>
          <w:delText xml:space="preserve"> (АО)</w:delText>
        </w:r>
        <w:r w:rsidR="00F07DFA" w:rsidRPr="00F07DFA">
          <w:delText xml:space="preserve"> </w:delText>
        </w:r>
        <w:r w:rsidR="00F07DFA" w:rsidRPr="00F07DFA">
          <w:rPr>
            <w:color w:val="000000"/>
            <w:sz w:val="22"/>
            <w:szCs w:val="22"/>
          </w:rPr>
          <w:delText>/ПАО «Дальневосточный банк»</w:delText>
        </w:r>
        <w:r w:rsidR="00B854D8">
          <w:rPr>
            <w:color w:val="000000"/>
            <w:sz w:val="22"/>
            <w:szCs w:val="22"/>
          </w:rPr>
          <w:delText xml:space="preserve"> </w:delText>
        </w:r>
        <w:r w:rsidR="00B010B7">
          <w:rPr>
            <w:color w:val="000000"/>
            <w:sz w:val="22"/>
            <w:szCs w:val="22"/>
          </w:rPr>
          <w:delText>(в случае его отсутствия)</w:delText>
        </w:r>
        <w:r>
          <w:rPr>
            <w:color w:val="000000"/>
            <w:sz w:val="22"/>
            <w:szCs w:val="22"/>
          </w:rPr>
          <w:delText xml:space="preserve"> и использовать его для осуществления взаиморасчетов.</w:delText>
        </w:r>
      </w:del>
    </w:p>
    <w:p w:rsidR="00F266DF" w:rsidRPr="00D7415C" w:rsidRDefault="00F266DF" w:rsidP="00F266D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</w:rPr>
      </w:pPr>
    </w:p>
    <w:p w:rsidR="00F266DF" w:rsidRDefault="00967F0C" w:rsidP="00F266DF">
      <w:pPr>
        <w:pStyle w:val="afa"/>
        <w:shd w:val="clear" w:color="auto" w:fill="FFFFFF"/>
        <w:spacing w:before="240" w:after="200" w:line="276" w:lineRule="auto"/>
        <w:ind w:right="14"/>
        <w:jc w:val="both"/>
      </w:pPr>
      <w:r w:rsidRPr="00967F0C">
        <w:t>Подтверждаю, что ознакомлен (а) с действующим Положением Компании «О закупке товаров, работ, услуг», нормы мне понятны.</w:t>
      </w:r>
    </w:p>
    <w:p w:rsidR="004F6F62" w:rsidRDefault="004F6F62" w:rsidP="00F266DF">
      <w:pPr>
        <w:pStyle w:val="afa"/>
        <w:shd w:val="clear" w:color="auto" w:fill="FFFFFF"/>
        <w:spacing w:before="240" w:after="200" w:line="276" w:lineRule="auto"/>
        <w:ind w:right="14"/>
        <w:jc w:val="both"/>
      </w:pPr>
    </w:p>
    <w:p w:rsidR="007073BB" w:rsidRPr="007073BB" w:rsidRDefault="007073BB" w:rsidP="0040134A">
      <w:pPr>
        <w:pStyle w:val="afa"/>
        <w:numPr>
          <w:ilvl w:val="0"/>
          <w:numId w:val="132"/>
        </w:numPr>
        <w:spacing w:before="240" w:after="200" w:line="276" w:lineRule="auto"/>
        <w:jc w:val="both"/>
        <w:rPr>
          <w:color w:val="000000"/>
        </w:rPr>
      </w:pPr>
      <w:r w:rsidRPr="007073BB">
        <w:rPr>
          <w:color w:val="000000"/>
        </w:rPr>
        <w:t>Сообща</w:t>
      </w:r>
      <w:r>
        <w:rPr>
          <w:color w:val="000000"/>
        </w:rPr>
        <w:t>ю</w:t>
      </w:r>
      <w:r w:rsidRPr="00AB1183">
        <w:rPr>
          <w:color w:val="000000"/>
        </w:rPr>
        <w:t xml:space="preserve"> о своем согласии, что в случае изменения представленных в данном документе сведений, обязу</w:t>
      </w:r>
      <w:r>
        <w:rPr>
          <w:color w:val="000000"/>
        </w:rPr>
        <w:t>юсь</w:t>
      </w:r>
      <w:r w:rsidRPr="00AB1183">
        <w:rPr>
          <w:color w:val="000000"/>
        </w:rPr>
        <w:t xml:space="preserve"> в течение 3-х рабочих дней письменно уведомить </w:t>
      </w:r>
      <w:r w:rsidRPr="007073BB">
        <w:rPr>
          <w:color w:val="000000"/>
        </w:rPr>
        <w:t>[</w:t>
      </w:r>
      <w:r w:rsidRPr="007073BB">
        <w:rPr>
          <w:rStyle w:val="af3"/>
        </w:rPr>
        <w:t xml:space="preserve">указать наименование – </w:t>
      </w:r>
      <w:r w:rsidRPr="007073BB">
        <w:rPr>
          <w:rStyle w:val="af3"/>
        </w:rPr>
        <w:br/>
        <w:t>ПАО «НК «РОСНЕФТЬ»/ОГ ПАО «НК «РОСНЕФТЬ»</w:t>
      </w:r>
      <w:r w:rsidRPr="007073BB">
        <w:rPr>
          <w:color w:val="000000"/>
        </w:rPr>
        <w:t xml:space="preserve">] о данных изменениях. </w:t>
      </w:r>
    </w:p>
    <w:p w:rsidR="004F6F62" w:rsidRPr="00D7415C" w:rsidRDefault="004F6F62" w:rsidP="00F266D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</w:rPr>
      </w:pPr>
    </w:p>
    <w:p w:rsidR="00F266DF" w:rsidRPr="00D7415C" w:rsidRDefault="00F266DF" w:rsidP="00F266D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</w:rPr>
      </w:pPr>
    </w:p>
    <w:p w:rsidR="00F266DF" w:rsidRPr="00D7415C" w:rsidRDefault="00F266DF" w:rsidP="00F266D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</w:rPr>
      </w:pPr>
    </w:p>
    <w:p w:rsidR="00F266DF" w:rsidRPr="00D7415C" w:rsidRDefault="00967F0C" w:rsidP="00F266D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</w:rPr>
      </w:pPr>
      <w:r w:rsidRPr="00967F0C">
        <w:rPr>
          <w:bCs/>
        </w:rPr>
        <w:t>Приложения:</w:t>
      </w:r>
    </w:p>
    <w:p w:rsidR="006F21B8" w:rsidRDefault="00967F0C">
      <w:pPr>
        <w:pStyle w:val="afa"/>
        <w:shd w:val="clear" w:color="auto" w:fill="FFFFFF"/>
        <w:spacing w:before="240" w:after="200" w:line="276" w:lineRule="auto"/>
        <w:ind w:left="1080" w:right="14"/>
        <w:jc w:val="both"/>
        <w:rPr>
          <w:bCs/>
        </w:rPr>
      </w:pPr>
      <w:r w:rsidRPr="00967F0C">
        <w:rPr>
          <w:i/>
          <w:iCs/>
          <w:color w:val="333399"/>
        </w:rPr>
        <w:t>(указать при наличии)</w:t>
      </w:r>
    </w:p>
    <w:p w:rsidR="00F266DF" w:rsidRPr="00203244" w:rsidRDefault="00F266DF" w:rsidP="00F266DF">
      <w:pPr>
        <w:pStyle w:val="afa"/>
        <w:shd w:val="clear" w:color="auto" w:fill="FFFFFF"/>
        <w:spacing w:before="240" w:after="200" w:line="276" w:lineRule="auto"/>
        <w:ind w:right="14"/>
        <w:jc w:val="both"/>
        <w:rPr>
          <w:bCs/>
          <w:sz w:val="22"/>
          <w:szCs w:val="22"/>
        </w:rPr>
      </w:pPr>
    </w:p>
    <w:p w:rsidR="00F266DF" w:rsidRPr="00203244" w:rsidRDefault="00F266DF" w:rsidP="00F266DF">
      <w:pPr>
        <w:keepNext/>
        <w:spacing w:before="120"/>
        <w:ind w:right="4845" w:firstLine="0"/>
        <w:jc w:val="left"/>
        <w:rPr>
          <w:sz w:val="20"/>
          <w:szCs w:val="20"/>
        </w:rPr>
      </w:pPr>
      <w:r w:rsidRPr="00203244">
        <w:rPr>
          <w:sz w:val="20"/>
          <w:szCs w:val="20"/>
        </w:rPr>
        <w:lastRenderedPageBreak/>
        <w:t>___________________________________</w:t>
      </w:r>
    </w:p>
    <w:p w:rsidR="006F21B8" w:rsidRDefault="00A9777F">
      <w:pPr>
        <w:keepNext/>
        <w:ind w:right="4845" w:firstLine="0"/>
        <w:rPr>
          <w:moveTo w:id="570" w:author="Rinat Gub" w:date="2022-12-06T13:44:00Z"/>
          <w:sz w:val="20"/>
          <w:vertAlign w:val="superscript"/>
          <w:rPrChange w:id="571" w:author="Rinat Gub" w:date="2022-12-06T13:44:00Z">
            <w:rPr>
              <w:moveTo w:id="572" w:author="Rinat Gub" w:date="2022-12-06T13:44:00Z"/>
              <w:vertAlign w:val="superscript"/>
            </w:rPr>
          </w:rPrChange>
        </w:rPr>
        <w:pPrChange w:id="573" w:author="Rinat Gub" w:date="2022-12-06T13:44:00Z">
          <w:pPr>
            <w:keepNext/>
            <w:ind w:right="4845" w:firstLine="0"/>
            <w:jc w:val="center"/>
          </w:pPr>
        </w:pPrChange>
      </w:pPr>
      <w:r>
        <w:rPr>
          <w:sz w:val="20"/>
          <w:szCs w:val="20"/>
          <w:vertAlign w:val="superscript"/>
        </w:rPr>
        <w:t xml:space="preserve">               </w:t>
      </w:r>
      <w:r w:rsidR="00967F0C" w:rsidRPr="00967F0C">
        <w:rPr>
          <w:sz w:val="20"/>
          <w:szCs w:val="20"/>
          <w:vertAlign w:val="superscript"/>
        </w:rPr>
        <w:t xml:space="preserve"> </w:t>
      </w:r>
      <w:moveToRangeStart w:id="574" w:author="Rinat Gub" w:date="2022-12-06T13:44:00Z" w:name="move121226662"/>
      <w:moveTo w:id="575" w:author="Rinat Gub" w:date="2022-12-06T13:44:00Z">
        <w:r w:rsidR="00F266DF" w:rsidRPr="00203244">
          <w:rPr>
            <w:sz w:val="20"/>
            <w:vertAlign w:val="superscript"/>
            <w:rPrChange w:id="576" w:author="Rinat Gub" w:date="2022-12-06T13:44:00Z">
              <w:rPr>
                <w:vertAlign w:val="superscript"/>
              </w:rPr>
            </w:rPrChange>
          </w:rPr>
          <w:t>(подпись, М.П.)</w:t>
        </w:r>
      </w:moveTo>
    </w:p>
    <w:p w:rsidR="00F266DF" w:rsidRPr="00203244" w:rsidRDefault="00F266DF" w:rsidP="00F266DF">
      <w:pPr>
        <w:keepNext/>
        <w:spacing w:before="120"/>
        <w:ind w:right="4845" w:firstLine="0"/>
        <w:jc w:val="left"/>
        <w:rPr>
          <w:moveTo w:id="577" w:author="Rinat Gub" w:date="2022-12-06T13:44:00Z"/>
          <w:sz w:val="20"/>
          <w:rPrChange w:id="578" w:author="Rinat Gub" w:date="2022-12-06T13:44:00Z">
            <w:rPr>
              <w:moveTo w:id="579" w:author="Rinat Gub" w:date="2022-12-06T13:44:00Z"/>
            </w:rPr>
          </w:rPrChange>
        </w:rPr>
      </w:pPr>
      <w:moveTo w:id="580" w:author="Rinat Gub" w:date="2022-12-06T13:44:00Z">
        <w:r w:rsidRPr="00203244">
          <w:rPr>
            <w:sz w:val="20"/>
            <w:rPrChange w:id="581" w:author="Rinat Gub" w:date="2022-12-06T13:44:00Z">
              <w:rPr/>
            </w:rPrChange>
          </w:rPr>
          <w:t>____________________________________</w:t>
        </w:r>
      </w:moveTo>
    </w:p>
    <w:moveToRangeEnd w:id="574"/>
    <w:p w:rsidR="006F21B8" w:rsidRDefault="00A9777F">
      <w:pPr>
        <w:keepNext/>
        <w:ind w:right="4845" w:firstLine="0"/>
        <w:rPr>
          <w:moveTo w:id="582" w:author="Rinat Gub" w:date="2022-12-06T13:44:00Z"/>
          <w:sz w:val="20"/>
          <w:vertAlign w:val="superscript"/>
          <w:rPrChange w:id="583" w:author="Rinat Gub" w:date="2022-12-06T13:44:00Z">
            <w:rPr>
              <w:moveTo w:id="584" w:author="Rinat Gub" w:date="2022-12-06T13:44:00Z"/>
              <w:vertAlign w:val="superscript"/>
            </w:rPr>
          </w:rPrChange>
        </w:rPr>
        <w:pPrChange w:id="585" w:author="Rinat Gub" w:date="2022-12-06T13:44:00Z">
          <w:pPr>
            <w:keepNext/>
            <w:ind w:right="4845" w:firstLine="0"/>
            <w:jc w:val="center"/>
          </w:pPr>
        </w:pPrChange>
      </w:pPr>
      <w:ins w:id="586" w:author="Rinat Gub" w:date="2022-12-06T13:44:00Z">
        <w:r>
          <w:rPr>
            <w:sz w:val="20"/>
            <w:szCs w:val="20"/>
            <w:vertAlign w:val="superscript"/>
          </w:rPr>
          <w:t xml:space="preserve">        </w:t>
        </w:r>
        <w:r w:rsidR="00967F0C" w:rsidRPr="00967F0C">
          <w:rPr>
            <w:sz w:val="20"/>
            <w:szCs w:val="20"/>
            <w:vertAlign w:val="superscript"/>
          </w:rPr>
          <w:t xml:space="preserve"> </w:t>
        </w:r>
        <w:r w:rsidR="00F266DF" w:rsidRPr="00203244">
          <w:rPr>
            <w:sz w:val="20"/>
            <w:szCs w:val="20"/>
            <w:vertAlign w:val="superscript"/>
          </w:rPr>
          <w:t>(фами</w:t>
        </w:r>
        <w:r w:rsidR="00D7415C">
          <w:rPr>
            <w:sz w:val="20"/>
            <w:szCs w:val="20"/>
            <w:vertAlign w:val="superscript"/>
          </w:rPr>
          <w:t>лия, имя, отчество подписавшего</w:t>
        </w:r>
      </w:ins>
      <w:moveToRangeStart w:id="587" w:author="Rinat Gub" w:date="2022-12-06T13:44:00Z" w:name="move121226663"/>
      <w:moveTo w:id="588" w:author="Rinat Gub" w:date="2022-12-06T13:44:00Z">
        <w:r w:rsidR="00F266DF" w:rsidRPr="00203244">
          <w:rPr>
            <w:sz w:val="20"/>
            <w:vertAlign w:val="superscript"/>
            <w:rPrChange w:id="589" w:author="Rinat Gub" w:date="2022-12-06T13:44:00Z">
              <w:rPr>
                <w:vertAlign w:val="superscript"/>
              </w:rPr>
            </w:rPrChange>
          </w:rPr>
          <w:t>)</w:t>
        </w:r>
      </w:moveTo>
    </w:p>
    <w:p w:rsidR="00F266DF" w:rsidRPr="00203244" w:rsidRDefault="00F266DF" w:rsidP="00F266DF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To w:id="590" w:author="Rinat Gub" w:date="2022-12-06T13:44:00Z"/>
          <w:b/>
          <w:color w:val="000000"/>
          <w:spacing w:val="36"/>
          <w:sz w:val="20"/>
          <w:rPrChange w:id="591" w:author="Rinat Gub" w:date="2022-12-06T13:44:00Z">
            <w:rPr>
              <w:moveTo w:id="592" w:author="Rinat Gub" w:date="2022-12-06T13:44:00Z"/>
              <w:b/>
              <w:color w:val="000000"/>
              <w:spacing w:val="36"/>
            </w:rPr>
          </w:rPrChange>
        </w:rPr>
      </w:pPr>
      <w:moveTo w:id="593" w:author="Rinat Gub" w:date="2022-12-06T13:44:00Z">
        <w:r w:rsidRPr="00203244">
          <w:rPr>
            <w:b/>
            <w:color w:val="000000"/>
            <w:spacing w:val="36"/>
            <w:sz w:val="20"/>
            <w:rPrChange w:id="594" w:author="Rinat Gub" w:date="2022-12-06T13:44:00Z">
              <w:rPr>
                <w:b/>
                <w:color w:val="000000"/>
                <w:spacing w:val="36"/>
              </w:rPr>
            </w:rPrChange>
          </w:rPr>
          <w:t>конец формы</w:t>
        </w:r>
      </w:moveTo>
    </w:p>
    <w:p w:rsidR="00F266DF" w:rsidRDefault="00F266DF" w:rsidP="00F266DF">
      <w:pPr>
        <w:rPr>
          <w:moveTo w:id="595" w:author="Rinat Gub" w:date="2022-12-06T13:44:00Z"/>
          <w:sz w:val="20"/>
          <w:rPrChange w:id="596" w:author="Rinat Gub" w:date="2022-12-06T13:44:00Z">
            <w:rPr>
              <w:moveTo w:id="597" w:author="Rinat Gub" w:date="2022-12-06T13:44:00Z"/>
              <w:lang w:val="en-US"/>
            </w:rPr>
          </w:rPrChange>
        </w:rPr>
        <w:pPrChange w:id="598" w:author="Rinat Gub" w:date="2022-12-06T13:44:00Z">
          <w:pPr>
            <w:shd w:val="clear" w:color="auto" w:fill="FFFFFF"/>
            <w:spacing w:before="134"/>
            <w:ind w:left="5" w:right="14" w:firstLine="355"/>
          </w:pPr>
        </w:pPrChange>
      </w:pPr>
    </w:p>
    <w:p w:rsidR="00F266DF" w:rsidRPr="00203244" w:rsidRDefault="00F266DF" w:rsidP="00F266DF">
      <w:pPr>
        <w:rPr>
          <w:moveTo w:id="599" w:author="Rinat Gub" w:date="2022-12-06T13:44:00Z"/>
          <w:b/>
          <w:sz w:val="20"/>
          <w:rPrChange w:id="600" w:author="Rinat Gub" w:date="2022-12-06T13:44:00Z">
            <w:rPr>
              <w:moveTo w:id="601" w:author="Rinat Gub" w:date="2022-12-06T13:44:00Z"/>
            </w:rPr>
          </w:rPrChange>
        </w:rPr>
        <w:pPrChange w:id="602" w:author="Rinat Gub" w:date="2022-12-06T13:44:00Z">
          <w:pPr>
            <w:ind w:left="-284"/>
          </w:pPr>
        </w:pPrChange>
      </w:pPr>
      <w:moveTo w:id="603" w:author="Rinat Gub" w:date="2022-12-06T13:44:00Z">
        <w:r w:rsidRPr="00203244">
          <w:rPr>
            <w:b/>
            <w:sz w:val="20"/>
            <w:rPrChange w:id="604" w:author="Rinat Gub" w:date="2022-12-06T13:44:00Z">
              <w:rPr>
                <w:b/>
              </w:rPr>
            </w:rPrChange>
          </w:rPr>
          <w:t>Инструкция по заполнению</w:t>
        </w:r>
      </w:moveTo>
    </w:p>
    <w:p w:rsidR="006F21B8" w:rsidRDefault="00F266DF" w:rsidP="0040134A">
      <w:pPr>
        <w:pStyle w:val="afa"/>
        <w:numPr>
          <w:ilvl w:val="0"/>
          <w:numId w:val="133"/>
        </w:numPr>
        <w:spacing w:after="240"/>
        <w:ind w:left="284" w:hanging="284"/>
        <w:rPr>
          <w:moveTo w:id="605" w:author="Rinat Gub" w:date="2022-12-06T13:44:00Z"/>
        </w:rPr>
        <w:pPrChange w:id="606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spacing w:after="120"/>
            <w:ind w:left="927" w:hanging="360"/>
            <w:jc w:val="both"/>
          </w:pPr>
        </w:pPrChange>
      </w:pPr>
      <w:moveTo w:id="607" w:author="Rinat Gub" w:date="2022-12-06T13:44:00Z">
        <w:r w:rsidRPr="00203244">
          <w:t>Форма включается в квалификационную часть заявки.</w:t>
        </w:r>
      </w:moveTo>
    </w:p>
    <w:p w:rsidR="006F21B8" w:rsidRDefault="00F266DF" w:rsidP="0040134A">
      <w:pPr>
        <w:pStyle w:val="afa"/>
        <w:numPr>
          <w:ilvl w:val="0"/>
          <w:numId w:val="133"/>
        </w:numPr>
        <w:spacing w:after="240"/>
        <w:ind w:left="284" w:hanging="284"/>
        <w:rPr>
          <w:moveTo w:id="608" w:author="Rinat Gub" w:date="2022-12-06T13:44:00Z"/>
        </w:rPr>
        <w:pPrChange w:id="609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spacing w:after="120"/>
            <w:ind w:left="927" w:hanging="360"/>
            <w:jc w:val="both"/>
          </w:pPr>
        </w:pPrChange>
      </w:pPr>
      <w:moveTo w:id="610" w:author="Rinat Gub" w:date="2022-12-06T13:44:00Z">
        <w:r w:rsidRPr="00203244">
          <w:t>Участник закупки заполняет поля формы в соответствии с инструкциями, приведенными по тексту формы.</w:t>
        </w:r>
      </w:moveTo>
    </w:p>
    <w:p w:rsidR="00600522" w:rsidRPr="00203244" w:rsidRDefault="00600522" w:rsidP="00934E5B">
      <w:pPr>
        <w:keepNext/>
        <w:ind w:right="4845" w:firstLine="0"/>
        <w:jc w:val="center"/>
        <w:rPr>
          <w:moveFrom w:id="611" w:author="Rinat Gub" w:date="2022-12-06T13:44:00Z"/>
          <w:vertAlign w:val="superscript"/>
          <w:rPrChange w:id="612" w:author="Rinat Gub" w:date="2022-12-06T13:44:00Z">
            <w:rPr>
              <w:moveFrom w:id="613" w:author="Rinat Gub" w:date="2022-12-06T13:44:00Z"/>
              <w:sz w:val="20"/>
              <w:vertAlign w:val="superscript"/>
            </w:rPr>
          </w:rPrChange>
        </w:rPr>
      </w:pPr>
      <w:moveFromRangeStart w:id="614" w:author="Rinat Gub" w:date="2022-12-06T13:44:00Z" w:name="move121226664"/>
      <w:moveToRangeEnd w:id="587"/>
      <w:moveFrom w:id="615" w:author="Rinat Gub" w:date="2022-12-06T13:44:00Z">
        <w:r w:rsidRPr="00203244">
          <w:rPr>
            <w:vertAlign w:val="superscript"/>
            <w:rPrChange w:id="616" w:author="Rinat Gub" w:date="2022-12-06T13:44:00Z">
              <w:rPr>
                <w:sz w:val="20"/>
                <w:vertAlign w:val="superscript"/>
              </w:rPr>
            </w:rPrChange>
          </w:rPr>
          <w:t>(подпись, М.П.)</w:t>
        </w:r>
      </w:moveFrom>
    </w:p>
    <w:p w:rsidR="00600522" w:rsidRPr="00203244" w:rsidRDefault="00600522" w:rsidP="00934E5B">
      <w:pPr>
        <w:keepNext/>
        <w:spacing w:before="120"/>
        <w:ind w:right="4845" w:firstLine="0"/>
        <w:jc w:val="left"/>
        <w:rPr>
          <w:moveFrom w:id="617" w:author="Rinat Gub" w:date="2022-12-06T13:44:00Z"/>
          <w:rPrChange w:id="618" w:author="Rinat Gub" w:date="2022-12-06T13:44:00Z">
            <w:rPr>
              <w:moveFrom w:id="619" w:author="Rinat Gub" w:date="2022-12-06T13:44:00Z"/>
              <w:sz w:val="20"/>
            </w:rPr>
          </w:rPrChange>
        </w:rPr>
      </w:pPr>
      <w:moveFrom w:id="620" w:author="Rinat Gub" w:date="2022-12-06T13:44:00Z">
        <w:r w:rsidRPr="00203244">
          <w:rPr>
            <w:rPrChange w:id="621" w:author="Rinat Gub" w:date="2022-12-06T13:44:00Z">
              <w:rPr>
                <w:sz w:val="20"/>
              </w:rPr>
            </w:rPrChange>
          </w:rPr>
          <w:t>____________________________________</w:t>
        </w:r>
      </w:moveFrom>
    </w:p>
    <w:p w:rsidR="00600522" w:rsidRPr="00203244" w:rsidRDefault="00600522" w:rsidP="00934E5B">
      <w:pPr>
        <w:keepNext/>
        <w:ind w:right="4845" w:firstLine="0"/>
        <w:jc w:val="center"/>
        <w:rPr>
          <w:moveFrom w:id="622" w:author="Rinat Gub" w:date="2022-12-06T13:44:00Z"/>
          <w:vertAlign w:val="superscript"/>
          <w:rPrChange w:id="623" w:author="Rinat Gub" w:date="2022-12-06T13:44:00Z">
            <w:rPr>
              <w:moveFrom w:id="624" w:author="Rinat Gub" w:date="2022-12-06T13:44:00Z"/>
              <w:sz w:val="20"/>
              <w:vertAlign w:val="superscript"/>
            </w:rPr>
          </w:rPrChange>
        </w:rPr>
      </w:pPr>
      <w:moveFrom w:id="625" w:author="Rinat Gub" w:date="2022-12-06T13:44:00Z">
        <w:r w:rsidRPr="00203244">
          <w:rPr>
            <w:vertAlign w:val="superscript"/>
            <w:rPrChange w:id="626" w:author="Rinat Gub" w:date="2022-12-06T13:44:00Z">
              <w:rPr>
                <w:sz w:val="20"/>
                <w:vertAlign w:val="superscript"/>
              </w:rPr>
            </w:rPrChange>
          </w:rPr>
          <w:t>(фамилия, имя, отчество подписавшего, должность)</w:t>
        </w:r>
      </w:moveFrom>
    </w:p>
    <w:p w:rsidR="00600522" w:rsidRPr="00203244" w:rsidRDefault="00600522" w:rsidP="00934E5B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From w:id="627" w:author="Rinat Gub" w:date="2022-12-06T13:44:00Z"/>
          <w:b/>
          <w:color w:val="000000"/>
          <w:spacing w:val="36"/>
          <w:rPrChange w:id="628" w:author="Rinat Gub" w:date="2022-12-06T13:44:00Z">
            <w:rPr>
              <w:moveFrom w:id="629" w:author="Rinat Gub" w:date="2022-12-06T13:44:00Z"/>
              <w:b/>
              <w:color w:val="000000"/>
              <w:spacing w:val="36"/>
              <w:sz w:val="20"/>
            </w:rPr>
          </w:rPrChange>
        </w:rPr>
      </w:pPr>
      <w:moveFrom w:id="630" w:author="Rinat Gub" w:date="2022-12-06T13:44:00Z">
        <w:r w:rsidRPr="00203244">
          <w:rPr>
            <w:b/>
            <w:color w:val="000000"/>
            <w:spacing w:val="36"/>
            <w:rPrChange w:id="631" w:author="Rinat Gub" w:date="2022-12-06T13:44:00Z">
              <w:rPr>
                <w:b/>
                <w:color w:val="000000"/>
                <w:spacing w:val="36"/>
                <w:sz w:val="20"/>
              </w:rPr>
            </w:rPrChange>
          </w:rPr>
          <w:t>конец формы</w:t>
        </w:r>
      </w:moveFrom>
    </w:p>
    <w:p w:rsidR="00600522" w:rsidRPr="00203244" w:rsidRDefault="00600522" w:rsidP="00934E5B">
      <w:pPr>
        <w:shd w:val="clear" w:color="auto" w:fill="FFFFFF"/>
        <w:spacing w:before="134"/>
        <w:ind w:left="5" w:right="14" w:firstLine="355"/>
        <w:rPr>
          <w:moveFrom w:id="632" w:author="Rinat Gub" w:date="2022-12-06T13:44:00Z"/>
          <w:rPrChange w:id="633" w:author="Rinat Gub" w:date="2022-12-06T13:44:00Z">
            <w:rPr>
              <w:moveFrom w:id="634" w:author="Rinat Gub" w:date="2022-12-06T13:44:00Z"/>
              <w:sz w:val="20"/>
            </w:rPr>
          </w:rPrChange>
        </w:rPr>
        <w:pPrChange w:id="635" w:author="Rinat Gub" w:date="2022-12-06T13:44:00Z">
          <w:pPr/>
        </w:pPrChange>
      </w:pPr>
    </w:p>
    <w:p w:rsidR="00600522" w:rsidRPr="00203244" w:rsidRDefault="00600522" w:rsidP="00F972E1">
      <w:pPr>
        <w:rPr>
          <w:moveFrom w:id="636" w:author="Rinat Gub" w:date="2022-12-06T13:44:00Z"/>
          <w:rPrChange w:id="637" w:author="Rinat Gub" w:date="2022-12-06T13:44:00Z">
            <w:rPr>
              <w:moveFrom w:id="638" w:author="Rinat Gub" w:date="2022-12-06T13:44:00Z"/>
              <w:b/>
              <w:sz w:val="20"/>
            </w:rPr>
          </w:rPrChange>
        </w:rPr>
      </w:pPr>
      <w:moveFrom w:id="639" w:author="Rinat Gub" w:date="2022-12-06T13:44:00Z">
        <w:r w:rsidRPr="00203244">
          <w:rPr>
            <w:b/>
            <w:rPrChange w:id="640" w:author="Rinat Gub" w:date="2022-12-06T13:44:00Z">
              <w:rPr>
                <w:b/>
                <w:sz w:val="20"/>
              </w:rPr>
            </w:rPrChange>
          </w:rPr>
          <w:t>Инструкция по заполнению</w:t>
        </w:r>
      </w:moveFrom>
    </w:p>
    <w:p w:rsidR="00ED4475" w:rsidRPr="00203244" w:rsidRDefault="00AE7127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rPr>
          <w:moveFrom w:id="641" w:author="Rinat Gub" w:date="2022-12-06T13:44:00Z"/>
        </w:rPr>
        <w:pPrChange w:id="642" w:author="Rinat Gub" w:date="2022-12-06T13:44:00Z">
          <w:pPr>
            <w:pStyle w:val="afa"/>
            <w:numPr>
              <w:numId w:val="141"/>
            </w:numPr>
            <w:tabs>
              <w:tab w:val="clear" w:pos="1134"/>
              <w:tab w:val="left" w:pos="426"/>
            </w:tabs>
            <w:spacing w:after="120"/>
            <w:ind w:left="1287" w:hanging="360"/>
            <w:jc w:val="both"/>
          </w:pPr>
        </w:pPrChange>
      </w:pPr>
      <w:moveFrom w:id="643" w:author="Rinat Gub" w:date="2022-12-06T13:44:00Z">
        <w:r w:rsidRPr="00203244">
          <w:t>Ф</w:t>
        </w:r>
        <w:r w:rsidR="00ED4475" w:rsidRPr="00203244">
          <w:t>орма включается в квалификационную часть заявки.</w:t>
        </w:r>
      </w:moveFrom>
    </w:p>
    <w:p w:rsidR="00C834B7" w:rsidRPr="00203244" w:rsidRDefault="00DE119A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rPr>
          <w:moveFrom w:id="644" w:author="Rinat Gub" w:date="2022-12-06T13:44:00Z"/>
        </w:rPr>
        <w:pPrChange w:id="645" w:author="Rinat Gub" w:date="2022-12-06T13:44:00Z">
          <w:pPr>
            <w:pStyle w:val="afa"/>
            <w:numPr>
              <w:numId w:val="141"/>
            </w:numPr>
            <w:tabs>
              <w:tab w:val="clear" w:pos="1134"/>
              <w:tab w:val="left" w:pos="426"/>
            </w:tabs>
            <w:spacing w:after="120"/>
            <w:ind w:left="1287" w:hanging="360"/>
            <w:jc w:val="both"/>
          </w:pPr>
        </w:pPrChange>
      </w:pPr>
      <w:moveFrom w:id="646" w:author="Rinat Gub" w:date="2022-12-06T13:44:00Z">
        <w:r w:rsidRPr="00203244">
          <w:t>Участник закупки заполняет поля формы в соответствии с инструкциями, приведенными по тексту формы.</w:t>
        </w:r>
      </w:moveFrom>
    </w:p>
    <w:moveFromRangeEnd w:id="614"/>
    <w:p w:rsidR="006F21B8" w:rsidRDefault="00F266DF" w:rsidP="0040134A">
      <w:pPr>
        <w:pStyle w:val="afa"/>
        <w:numPr>
          <w:ilvl w:val="0"/>
          <w:numId w:val="133"/>
        </w:numPr>
        <w:spacing w:after="120"/>
        <w:ind w:left="284" w:hanging="284"/>
        <w:jc w:val="both"/>
        <w:pPrChange w:id="647" w:author="Rinat Gub" w:date="2022-12-06T13:44:00Z">
          <w:pPr>
            <w:pStyle w:val="afa"/>
            <w:numPr>
              <w:numId w:val="141"/>
            </w:numPr>
            <w:tabs>
              <w:tab w:val="clear" w:pos="1134"/>
              <w:tab w:val="left" w:pos="426"/>
            </w:tabs>
            <w:spacing w:after="120"/>
            <w:ind w:left="1287" w:hanging="360"/>
            <w:jc w:val="both"/>
          </w:pPr>
        </w:pPrChange>
      </w:pPr>
      <w:r w:rsidRPr="00203244">
        <w:t xml:space="preserve">Форма должна быть подписана и скреплена оттиском печати </w:t>
      </w:r>
      <w:r>
        <w:t>(при наличии)</w:t>
      </w:r>
      <w:r w:rsidRPr="00203244">
        <w:t>.</w:t>
      </w:r>
    </w:p>
    <w:p w:rsidR="006F21B8" w:rsidRDefault="00F266DF" w:rsidP="0040134A">
      <w:pPr>
        <w:pStyle w:val="afa"/>
        <w:numPr>
          <w:ilvl w:val="0"/>
          <w:numId w:val="133"/>
        </w:numPr>
        <w:spacing w:after="120"/>
        <w:ind w:left="284" w:hanging="284"/>
        <w:jc w:val="both"/>
        <w:pPrChange w:id="648" w:author="Rinat Gub" w:date="2022-12-06T13:44:00Z">
          <w:pPr>
            <w:pStyle w:val="afa"/>
            <w:numPr>
              <w:numId w:val="141"/>
            </w:numPr>
            <w:tabs>
              <w:tab w:val="clear" w:pos="1134"/>
              <w:tab w:val="left" w:pos="426"/>
            </w:tabs>
            <w:spacing w:after="120"/>
            <w:ind w:left="1287" w:hanging="360"/>
            <w:jc w:val="both"/>
          </w:pPr>
        </w:pPrChange>
      </w:pPr>
      <w:r>
        <w:t>Столбец «Категория Участника закупки» в п. №</w:t>
      </w:r>
      <w:r w:rsidR="008771AF">
        <w:t>19</w:t>
      </w:r>
      <w:r>
        <w:t xml:space="preserve"> заполняется с учетом следующего: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49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«Производитель МТР» -</w:t>
      </w:r>
      <w:r w:rsidR="004C60AA">
        <w:t xml:space="preserve"> </w:t>
      </w:r>
      <w:r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(МТР), являющееся юридическим лицом;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50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«Сбытовая организация производителя» (Торговый дом</w:t>
      </w:r>
      <w:del w:id="651" w:author="Rinat Gub" w:date="2022-12-06T13:44:00Z">
        <w:r w:rsidR="006823E5">
          <w:delText>)»</w:delText>
        </w:r>
      </w:del>
      <w:ins w:id="652" w:author="Rinat Gub" w:date="2022-12-06T13:44:00Z">
        <w:r>
          <w:t>)</w:t>
        </w:r>
      </w:ins>
      <w:r>
        <w:t xml:space="preserve"> - Продавец, владеющий эксклюзивными правами на продажу товаров от имени производителя, входящий в группу компании производителя;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53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«Посредник / Дилер / Дистрибьютор» - Оптовый или розничный посредник, который ведет операции от своего имени и за свой счёт на основании дилерского договора с производителем</w:t>
      </w:r>
      <w:del w:id="654" w:author="Rinat Gub" w:date="2022-12-06T13:44:00Z">
        <w:r w:rsidR="00E47D48">
          <w:delText>;</w:delText>
        </w:r>
      </w:del>
      <w:ins w:id="655" w:author="Rinat Gub" w:date="2022-12-06T13:44:00Z">
        <w:r>
          <w:t>.</w:t>
        </w:r>
      </w:ins>
    </w:p>
    <w:p w:rsidR="00DD6B0B" w:rsidRDefault="00DD6B0B" w:rsidP="004320C6">
      <w:pPr>
        <w:pStyle w:val="afa"/>
        <w:tabs>
          <w:tab w:val="clear" w:pos="1134"/>
          <w:tab w:val="left" w:pos="567"/>
        </w:tabs>
        <w:spacing w:after="120"/>
        <w:jc w:val="both"/>
      </w:pPr>
      <w:r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</w:p>
    <w:p w:rsidR="00DD6B0B" w:rsidRDefault="00DD6B0B" w:rsidP="004320C6">
      <w:pPr>
        <w:pStyle w:val="afa"/>
        <w:tabs>
          <w:tab w:val="clear" w:pos="1134"/>
          <w:tab w:val="left" w:pos="567"/>
        </w:tabs>
        <w:spacing w:after="120"/>
        <w:jc w:val="both"/>
        <w:pPrChange w:id="656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Прочие посредники, не входящие в группу компании производителя и являющиеся независимыми от него (в том числе, агенты, брокеры и т.д.;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57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«Исполнитель услуг (собственными силами)» - Непосредственный исполнитель услуг без привлечения субисполнителей;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58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«Исполнитель услуг (с привлечением субисполнителей)» - Непосредственный исполнитель услуг с возможностью привлечения субисполнитель на часть оказываемых услуг;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59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«Подрядчик (собственными силами)» - Лицо, выполняющее работы</w:t>
      </w:r>
      <w:r w:rsidR="00A9777F">
        <w:t xml:space="preserve"> </w:t>
      </w:r>
      <w:r>
        <w:t>по договору в полном объеме своими силами и средствами, без права привлечения субподрядчиков</w:t>
      </w:r>
      <w:r w:rsidR="00647A34">
        <w:t xml:space="preserve"> (соисполнителей)</w:t>
      </w:r>
      <w:r>
        <w:t>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0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«Генеральный подрядчик» - Лицо, выполняющее работы</w:t>
      </w:r>
      <w:r w:rsidR="00A9777F">
        <w:t xml:space="preserve"> </w:t>
      </w:r>
      <w:r>
        <w:t xml:space="preserve">по договору с привлечением субподрядных организаций; 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1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«Пэкиджер» - Компания, которая закупает готовые блоки у других изготовителей, затем у себя их доукомплектовывает и передает Заказчику комплектом;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2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«Прочие Поставщики» - Иные поставщики, не вошедшие в другие группы;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3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«Производитель импортозамещающей продукции» - Производитель импортозамещающей продукции (под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продукции)</w:t>
      </w:r>
      <w:r w:rsidR="002F21CB">
        <w:t>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4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«Дистрибьютор импортозамещающей продукции» - Дистрибьютор импортозамещающей продукции;</w:t>
      </w:r>
    </w:p>
    <w:p w:rsidR="00DD6B0B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5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t>«Сервисная компания, сопровождающая импортозамещающую продукцию» - Сервисная компания, сопровождающая импортозамещающую продукцию;</w:t>
      </w:r>
    </w:p>
    <w:p w:rsidR="00F266DF" w:rsidRPr="00203244" w:rsidRDefault="00DD6B0B" w:rsidP="0040134A">
      <w:pPr>
        <w:pStyle w:val="afa"/>
        <w:numPr>
          <w:ilvl w:val="0"/>
          <w:numId w:val="123"/>
        </w:numPr>
        <w:tabs>
          <w:tab w:val="clear" w:pos="1134"/>
          <w:tab w:val="left" w:pos="567"/>
        </w:tabs>
        <w:spacing w:after="120"/>
        <w:jc w:val="both"/>
        <w:pPrChange w:id="666" w:author="Rinat Gub" w:date="2022-12-06T13:44:00Z">
          <w:pPr>
            <w:pStyle w:val="afa"/>
            <w:numPr>
              <w:numId w:val="123"/>
            </w:numPr>
            <w:tabs>
              <w:tab w:val="clear" w:pos="1134"/>
              <w:tab w:val="left" w:pos="709"/>
            </w:tabs>
            <w:spacing w:after="120"/>
            <w:ind w:hanging="360"/>
            <w:jc w:val="both"/>
          </w:pPr>
        </w:pPrChange>
      </w:pPr>
      <w:r>
        <w:lastRenderedPageBreak/>
        <w:t>«Компания - инвесторов, финансирующая разработку импортозамещающей продукции» - Компания инвестор, финансирующая производство импортозамещающей продукции</w:t>
      </w:r>
      <w:r w:rsidR="007A2003">
        <w:t>.</w:t>
      </w:r>
    </w:p>
    <w:p w:rsidR="00245F4A" w:rsidRDefault="00245F4A" w:rsidP="00C53D8F">
      <w:pPr>
        <w:pStyle w:val="-32"/>
        <w:sectPr w:rsidR="00245F4A" w:rsidSect="00694DD2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442937" w:rsidP="008D033A">
      <w:pPr>
        <w:pStyle w:val="-32"/>
      </w:pPr>
      <w:r w:rsidRPr="00203244">
        <w:lastRenderedPageBreak/>
        <w:t>Информация о собственниках (акционерах) организации-Участника закупки с указанием всей цепочки собственников, включая бенефициаров (</w:t>
      </w:r>
      <w:r w:rsidR="00923E84" w:rsidRPr="00203244">
        <w:t>в том числе</w:t>
      </w:r>
      <w:r w:rsidRPr="00203244">
        <w:t xml:space="preserve"> конечных</w:t>
      </w:r>
      <w:del w:id="693" w:author="Rinat Gub" w:date="2022-12-06T13:44:00Z">
        <w:r w:rsidR="007939F2" w:rsidRPr="00203244">
          <w:delText>)</w:delText>
        </w:r>
      </w:del>
      <w:ins w:id="694" w:author="Rinat Gub" w:date="2022-12-06T13:44:00Z">
        <w:r w:rsidRPr="00203244">
          <w:t>)</w:t>
        </w:r>
        <w:r w:rsidR="006834DB">
          <w:t>,</w:t>
        </w:r>
      </w:ins>
      <w:r w:rsidR="006834DB">
        <w:t xml:space="preserve"> </w:t>
      </w:r>
      <w:r w:rsidR="00686C44">
        <w:t xml:space="preserve">аффилированных </w:t>
      </w:r>
      <w:r w:rsidR="006834DB">
        <w:t xml:space="preserve">и взаимосвязанных </w:t>
      </w:r>
      <w:r w:rsidR="00686C44">
        <w:t>лицах</w:t>
      </w:r>
      <w:ins w:id="695" w:author="Rinat Gub" w:date="2022-12-06T13:44:00Z">
        <w:r w:rsidR="00A9777F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600522" w:rsidRPr="00203244" w:rsidRDefault="00600522" w:rsidP="00934E5B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600522" w:rsidRPr="00203244" w:rsidRDefault="00600522" w:rsidP="00934E5B">
      <w:pPr>
        <w:spacing w:before="120"/>
        <w:ind w:firstLine="0"/>
        <w:jc w:val="left"/>
      </w:pPr>
      <w:r w:rsidRPr="00203244">
        <w:t xml:space="preserve">Форма </w:t>
      </w:r>
      <w:r w:rsidR="00F1005B" w:rsidRPr="00203244">
        <w:t>2</w:t>
      </w:r>
    </w:p>
    <w:p w:rsidR="00C834B7" w:rsidRPr="00203244" w:rsidRDefault="00C834B7">
      <w:pPr>
        <w:pStyle w:val="afd"/>
        <w:ind w:firstLine="0"/>
        <w:jc w:val="left"/>
        <w:rPr>
          <w:b/>
          <w:rPrChange w:id="696" w:author="Rinat Gub" w:date="2022-12-06T13:44:00Z">
            <w:rPr>
              <w:i/>
              <w:color w:val="333399"/>
            </w:rPr>
          </w:rPrChange>
        </w:rPr>
        <w:pPrChange w:id="697" w:author="Rinat Gub" w:date="2022-12-06T13:44:00Z">
          <w:pPr>
            <w:ind w:firstLine="0"/>
          </w:pPr>
        </w:pPrChange>
      </w:pPr>
    </w:p>
    <w:p w:rsidR="00C834B7" w:rsidRPr="00203244" w:rsidRDefault="005D4AF8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(фирменный бланк Участника закупки)</w:t>
      </w:r>
    </w:p>
    <w:p w:rsidR="00075F3C" w:rsidRPr="00203244" w:rsidRDefault="00075F3C" w:rsidP="00075F3C">
      <w:pPr>
        <w:pPrChange w:id="698" w:author="Rinat Gub" w:date="2022-12-06T13:44:00Z">
          <w:pPr>
            <w:spacing w:before="120"/>
            <w:ind w:firstLine="0"/>
            <w:jc w:val="left"/>
          </w:pPr>
        </w:pPrChange>
      </w:pPr>
    </w:p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2E3E81" w:rsidRPr="00A26B52" w:rsidRDefault="00075F3C" w:rsidP="002E3E81">
      <w:pPr>
        <w:keepNext/>
        <w:keepLines/>
        <w:suppressAutoHyphens/>
        <w:ind w:firstLine="0"/>
        <w:rPr>
          <w:del w:id="699" w:author="Rinat Gub" w:date="2022-12-06T13:44:00Z"/>
          <w:rStyle w:val="af3"/>
          <w:szCs w:val="22"/>
        </w:rPr>
      </w:pPr>
      <w:del w:id="700" w:author="Rinat Gub" w:date="2022-12-06T13:44:00Z">
        <w:r w:rsidRPr="00203244">
          <w:delText xml:space="preserve">Наименование </w:delText>
        </w:r>
        <w:r w:rsidR="005B57DE">
          <w:delText>закупки</w:delText>
        </w:r>
        <w:r w:rsidRPr="00203244">
          <w:delText xml:space="preserve">: </w:delText>
        </w:r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</w:p>
    <w:p w:rsidR="00075F3C" w:rsidRPr="00203244" w:rsidRDefault="00075F3C" w:rsidP="00EA3CD0">
      <w:pPr>
        <w:keepNext/>
        <w:keepLines/>
        <w:suppressAutoHyphens/>
        <w:ind w:firstLine="0"/>
        <w:rPr>
          <w:del w:id="701" w:author="Rinat Gub" w:date="2022-12-06T13:44:00Z"/>
        </w:rPr>
      </w:pPr>
    </w:p>
    <w:p w:rsidR="00075F3C" w:rsidRPr="00203244" w:rsidRDefault="00075F3C" w:rsidP="00075F3C">
      <w:pPr>
        <w:ind w:firstLine="0"/>
        <w:rPr>
          <w:ins w:id="702" w:author="Rinat Gub" w:date="2022-12-06T13:44:00Z"/>
        </w:rPr>
      </w:pPr>
      <w:ins w:id="703" w:author="Rinat Gub" w:date="2022-12-06T13:44:00Z">
        <w:r w:rsidRPr="00203244">
          <w:t xml:space="preserve">Наименование </w:t>
        </w:r>
        <w:r w:rsidR="00432DAF">
          <w:t>закупки</w:t>
        </w:r>
        <w:r w:rsidRPr="00203244">
          <w:t xml:space="preserve">: </w:t>
        </w:r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  <w:r w:rsidRPr="00203244">
          <w:rPr>
            <w:rStyle w:val="af3"/>
          </w:rPr>
          <w:t xml:space="preserve">указать наименование </w:t>
        </w:r>
        <w:r w:rsidR="00881A54">
          <w:rPr>
            <w:rStyle w:val="af3"/>
          </w:rPr>
          <w:t>закупки</w:t>
        </w:r>
        <w:r w:rsidRPr="00203244">
          <w:t>]</w:t>
        </w:r>
      </w:ins>
    </w:p>
    <w:p w:rsidR="00C834B7" w:rsidRPr="00203244" w:rsidRDefault="005D4AF8">
      <w:pPr>
        <w:pStyle w:val="afff"/>
        <w:rPr>
          <w:rFonts w:ascii="Arial" w:hAnsi="Arial"/>
        </w:rPr>
      </w:pPr>
      <w:r w:rsidRPr="00203244">
        <w:t>Информация о собственниках (акционерах)</w:t>
      </w:r>
      <w:r w:rsidR="006E347B" w:rsidRPr="00203244">
        <w:rPr>
          <w:rFonts w:ascii="Arial" w:hAnsi="Arial"/>
          <w:rPrChange w:id="704" w:author="Rinat Gub" w:date="2022-12-06T13:44:00Z">
            <w:rPr/>
          </w:rPrChange>
        </w:rPr>
        <w:t xml:space="preserve"> </w:t>
      </w:r>
      <w:r w:rsidR="00C87AB7" w:rsidRPr="00203244">
        <w:rPr>
          <w:b w:val="0"/>
          <w:i/>
          <w:iCs/>
          <w:caps w:val="0"/>
          <w:color w:val="333399"/>
          <w:szCs w:val="22"/>
        </w:rPr>
        <w:t>(указать краткое наименование)</w:t>
      </w:r>
      <w:r w:rsidR="00B95BFE" w:rsidRPr="00203244">
        <w:rPr>
          <w:b w:val="0"/>
          <w:i/>
          <w:iCs/>
          <w:caps w:val="0"/>
          <w:color w:val="333399"/>
          <w:szCs w:val="22"/>
        </w:rPr>
        <w:t xml:space="preserve"> </w:t>
      </w:r>
      <w:r w:rsidRPr="00203244">
        <w:t xml:space="preserve">Участника закупки на </w:t>
      </w:r>
      <w:del w:id="705" w:author="Rinat Gub" w:date="2022-12-06T13:44:00Z">
        <w:r w:rsidR="00881068" w:rsidRPr="00203244">
          <w:delText>выполнение</w:delText>
        </w:r>
        <w:r w:rsidR="005F426A" w:rsidRPr="00203244">
          <w:delText xml:space="preserve"> работ</w:delText>
        </w:r>
      </w:del>
      <w:ins w:id="706" w:author="Rinat Gub" w:date="2022-12-06T13:44:00Z">
        <w:r w:rsidRPr="00203244">
          <w:t>поставку товаров</w:t>
        </w:r>
      </w:ins>
      <w:r w:rsidRPr="00203244">
        <w:t xml:space="preserve"> для </w:t>
      </w:r>
      <w:r w:rsidR="004859FF">
        <w:t>ПАО</w:t>
      </w:r>
      <w:r w:rsidRPr="00203244">
        <w:t xml:space="preserve"> «НК «Роснефть» и Обществ ГРУППЫ</w:t>
      </w:r>
      <w:r w:rsidR="009C0094" w:rsidRPr="00203244">
        <w:t xml:space="preserve"> </w:t>
      </w:r>
      <w:r w:rsidRPr="00203244">
        <w:t>с указанием всей цепочки собственников, включая бенефициаров (в том числе конечных))</w:t>
      </w:r>
    </w:p>
    <w:p w:rsidR="009C0094" w:rsidRPr="00203244" w:rsidRDefault="005D4AF8" w:rsidP="009C0094">
      <w:pPr>
        <w:jc w:val="center"/>
      </w:pPr>
      <w:r w:rsidRPr="00203244">
        <w:t>по состоянию на «___» ___________ 20___ г.</w:t>
      </w:r>
    </w:p>
    <w:p w:rsidR="00C834B7" w:rsidRPr="00203244" w:rsidRDefault="006E347B">
      <w:pPr>
        <w:ind w:firstLine="0"/>
        <w:rPr>
          <w:i/>
          <w:color w:val="333399"/>
          <w:rPrChange w:id="707" w:author="Rinat Gub" w:date="2022-12-06T13:44:00Z">
            <w:rPr>
              <w:b/>
            </w:rPr>
          </w:rPrChange>
        </w:rPr>
        <w:pPrChange w:id="708" w:author="Rinat Gub" w:date="2022-12-06T13:44:00Z">
          <w:pPr>
            <w:shd w:val="clear" w:color="auto" w:fill="FFFFFF"/>
            <w:ind w:right="19" w:firstLine="0"/>
          </w:pPr>
        </w:pPrChange>
      </w:pPr>
      <w:r w:rsidRPr="00203244">
        <w:rPr>
          <w:i/>
          <w:iCs/>
          <w:color w:val="333399"/>
          <w:szCs w:val="22"/>
        </w:rPr>
        <w:t>(заполнить таблицу</w:t>
      </w:r>
      <w:r w:rsidR="005D4AF8" w:rsidRPr="00203244">
        <w:rPr>
          <w:color w:val="333399"/>
          <w:rPrChange w:id="709" w:author="Rinat Gub" w:date="2022-12-06T13:44:00Z">
            <w:rPr>
              <w:i/>
              <w:color w:val="333399"/>
            </w:rPr>
          </w:rPrChange>
        </w:rPr>
        <w:t xml:space="preserve"> о собственниках (акционерах) организации Участника закупки с указанием всей цепочки собственников включая бенефициаров (</w:t>
      </w:r>
      <w:r w:rsidR="00DF3010" w:rsidRPr="00203244">
        <w:rPr>
          <w:i/>
          <w:iCs/>
          <w:color w:val="333399"/>
          <w:szCs w:val="22"/>
        </w:rPr>
        <w:t xml:space="preserve">в том числе </w:t>
      </w:r>
      <w:r w:rsidR="005D4AF8" w:rsidRPr="00203244">
        <w:rPr>
          <w:color w:val="333399"/>
          <w:rPrChange w:id="710" w:author="Rinat Gub" w:date="2022-12-06T13:44:00Z">
            <w:rPr>
              <w:i/>
              <w:color w:val="333399"/>
            </w:rPr>
          </w:rPrChange>
        </w:rPr>
        <w:t>конечных)</w:t>
      </w:r>
      <w:r w:rsidRPr="00203244">
        <w:rPr>
          <w:i/>
          <w:iCs/>
          <w:color w:val="333399"/>
          <w:szCs w:val="22"/>
        </w:rPr>
        <w:t>)</w:t>
      </w:r>
    </w:p>
    <w:p w:rsidR="00600522" w:rsidRPr="00203244" w:rsidRDefault="00600522" w:rsidP="00934E5B">
      <w:pPr>
        <w:shd w:val="clear" w:color="auto" w:fill="FFFFFF"/>
        <w:ind w:left="-2410" w:right="19"/>
        <w:jc w:val="center"/>
        <w:rPr>
          <w:b/>
        </w:rPr>
      </w:pPr>
    </w:p>
    <w:tbl>
      <w:tblPr>
        <w:tblW w:w="489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8"/>
        <w:gridCol w:w="3469"/>
        <w:gridCol w:w="3185"/>
      </w:tblGrid>
      <w:tr w:rsidR="00600522" w:rsidRPr="00203244" w:rsidTr="006A1C53">
        <w:trPr>
          <w:tblHeader/>
        </w:trPr>
        <w:tc>
          <w:tcPr>
            <w:tcW w:w="1469" w:type="pct"/>
          </w:tcPr>
          <w:p w:rsidR="00600522" w:rsidRPr="00203244" w:rsidRDefault="005D4AF8" w:rsidP="00CA13F8">
            <w:pPr>
              <w:spacing w:before="134"/>
              <w:ind w:right="14"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Наименование организации (наименование, мест</w:t>
            </w:r>
            <w:r w:rsidR="00DF3010" w:rsidRPr="00203244">
              <w:rPr>
                <w:sz w:val="20"/>
                <w:szCs w:val="20"/>
              </w:rPr>
              <w:t xml:space="preserve">о </w:t>
            </w:r>
            <w:r w:rsidRPr="00203244">
              <w:rPr>
                <w:sz w:val="20"/>
                <w:szCs w:val="20"/>
              </w:rPr>
              <w:t>нахождени</w:t>
            </w:r>
            <w:r w:rsidR="00DF3010" w:rsidRPr="00203244">
              <w:rPr>
                <w:sz w:val="20"/>
                <w:szCs w:val="20"/>
              </w:rPr>
              <w:t>я</w:t>
            </w:r>
            <w:r w:rsidRPr="00203244">
              <w:rPr>
                <w:sz w:val="20"/>
                <w:szCs w:val="20"/>
              </w:rPr>
              <w:t>, ИНН)</w:t>
            </w:r>
          </w:p>
        </w:tc>
        <w:tc>
          <w:tcPr>
            <w:tcW w:w="1841" w:type="pct"/>
          </w:tcPr>
          <w:p w:rsidR="00600522" w:rsidRPr="00203244" w:rsidRDefault="005D4AF8" w:rsidP="00CA13F8">
            <w:pPr>
              <w:spacing w:before="134"/>
              <w:ind w:right="14"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 xml:space="preserve">Собственники (акционеры) организации, с указанием </w:t>
            </w:r>
            <w:r w:rsidRPr="00203244">
              <w:rPr>
                <w:b/>
                <w:sz w:val="20"/>
                <w:szCs w:val="20"/>
              </w:rPr>
              <w:t>доли</w:t>
            </w:r>
            <w:r w:rsidRPr="00203244">
              <w:rPr>
                <w:sz w:val="20"/>
                <w:szCs w:val="20"/>
              </w:rPr>
              <w:t xml:space="preserve"> в % (наименование, место</w:t>
            </w:r>
            <w:r w:rsidR="00DF3010" w:rsidRPr="00203244">
              <w:rPr>
                <w:sz w:val="20"/>
                <w:szCs w:val="20"/>
              </w:rPr>
              <w:t xml:space="preserve"> </w:t>
            </w:r>
            <w:r w:rsidRPr="00203244">
              <w:rPr>
                <w:sz w:val="20"/>
                <w:szCs w:val="20"/>
              </w:rPr>
              <w:t>нахождени</w:t>
            </w:r>
            <w:r w:rsidR="00DF3010" w:rsidRPr="00203244">
              <w:rPr>
                <w:sz w:val="20"/>
                <w:szCs w:val="20"/>
              </w:rPr>
              <w:t>я</w:t>
            </w:r>
            <w:r w:rsidRPr="00203244">
              <w:rPr>
                <w:sz w:val="20"/>
                <w:szCs w:val="20"/>
              </w:rPr>
              <w:t xml:space="preserve"> (страна), ИНН)</w:t>
            </w:r>
          </w:p>
        </w:tc>
        <w:tc>
          <w:tcPr>
            <w:tcW w:w="1691" w:type="pct"/>
          </w:tcPr>
          <w:p w:rsidR="0010719F" w:rsidRPr="00203244" w:rsidRDefault="005D4AF8" w:rsidP="00B302B6">
            <w:pPr>
              <w:ind w:right="11" w:firstLine="0"/>
              <w:jc w:val="center"/>
              <w:rPr>
                <w:sz w:val="20"/>
                <w:szCs w:val="20"/>
              </w:rPr>
              <w:pPrChange w:id="711" w:author="Rinat Gub" w:date="2022-12-06T13:44:00Z">
                <w:pPr>
                  <w:ind w:right="11"/>
                  <w:jc w:val="center"/>
                </w:pPr>
              </w:pPrChange>
            </w:pPr>
            <w:r w:rsidRPr="00203244">
              <w:rPr>
                <w:sz w:val="20"/>
                <w:szCs w:val="20"/>
              </w:rPr>
              <w:t>Подтверждающие документы, наименование, реквизиты, паспортные данные</w:t>
            </w:r>
          </w:p>
          <w:p w:rsidR="00600522" w:rsidRPr="00203244" w:rsidRDefault="005D4AF8" w:rsidP="00611F90">
            <w:pPr>
              <w:ind w:right="14" w:firstLine="0"/>
              <w:jc w:val="center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(в т.ч. гражданство)</w:t>
            </w:r>
          </w:p>
        </w:tc>
      </w:tr>
      <w:tr w:rsidR="00600522" w:rsidRPr="00203244" w:rsidTr="006A1C53">
        <w:tc>
          <w:tcPr>
            <w:tcW w:w="5000" w:type="pct"/>
            <w:gridSpan w:val="3"/>
            <w:shd w:val="clear" w:color="auto" w:fill="D9D9D9"/>
          </w:tcPr>
          <w:p w:rsidR="00C834B7" w:rsidRPr="00203244" w:rsidRDefault="005D4AF8">
            <w:pPr>
              <w:ind w:firstLine="0"/>
              <w:jc w:val="left"/>
              <w:rPr>
                <w:b/>
                <w:sz w:val="20"/>
                <w:szCs w:val="20"/>
              </w:rPr>
              <w:pPrChange w:id="712" w:author="Rinat Gub" w:date="2022-12-06T13:44:00Z">
                <w:pPr>
                  <w:ind w:right="14" w:firstLine="0"/>
                </w:pPr>
              </w:pPrChange>
            </w:pPr>
            <w:r w:rsidRPr="00203244">
              <w:rPr>
                <w:b/>
                <w:sz w:val="20"/>
                <w:szCs w:val="20"/>
                <w:lang w:val="en-US"/>
              </w:rPr>
              <w:t>I. Организация</w:t>
            </w:r>
            <w:r w:rsidRPr="00203244">
              <w:rPr>
                <w:b/>
                <w:sz w:val="20"/>
                <w:szCs w:val="20"/>
              </w:rPr>
              <w:t>-Участник</w:t>
            </w:r>
            <w:r w:rsidRPr="00203244">
              <w:rPr>
                <w:sz w:val="20"/>
                <w:szCs w:val="20"/>
              </w:rPr>
              <w:t xml:space="preserve"> </w:t>
            </w:r>
            <w:r w:rsidRPr="00203244">
              <w:rPr>
                <w:b/>
                <w:sz w:val="20"/>
                <w:szCs w:val="20"/>
              </w:rPr>
              <w:t>закупки</w:t>
            </w: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13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left="-42" w:right="14"/>
              <w:rPr>
                <w:sz w:val="20"/>
                <w:szCs w:val="20"/>
              </w:rPr>
              <w:pPrChange w:id="714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15" w:author="Rinat Gub" w:date="2022-12-06T13:44:00Z">
                <w:pPr>
                  <w:ind w:right="14" w:firstLine="0"/>
                </w:pPr>
              </w:pPrChange>
            </w:pP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16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17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18" w:author="Rinat Gub" w:date="2022-12-06T13:44:00Z">
                <w:pPr>
                  <w:ind w:right="14" w:firstLine="0"/>
                </w:pPr>
              </w:pPrChange>
            </w:pPr>
          </w:p>
        </w:tc>
      </w:tr>
      <w:tr w:rsidR="00600522" w:rsidRPr="00203244" w:rsidTr="006A1C53">
        <w:tc>
          <w:tcPr>
            <w:tcW w:w="5000" w:type="pct"/>
            <w:gridSpan w:val="3"/>
            <w:shd w:val="clear" w:color="auto" w:fill="D9D9D9"/>
          </w:tcPr>
          <w:p w:rsidR="00C834B7" w:rsidRPr="00203244" w:rsidRDefault="005D4AF8">
            <w:pPr>
              <w:ind w:firstLine="0"/>
              <w:jc w:val="left"/>
              <w:rPr>
                <w:b/>
                <w:sz w:val="20"/>
                <w:szCs w:val="20"/>
              </w:rPr>
              <w:pPrChange w:id="719" w:author="Rinat Gub" w:date="2022-12-06T13:44:00Z">
                <w:pPr>
                  <w:ind w:right="14" w:firstLine="1"/>
                </w:pPr>
              </w:pPrChange>
            </w:pPr>
            <w:r w:rsidRPr="00203244">
              <w:rPr>
                <w:b/>
                <w:sz w:val="20"/>
                <w:szCs w:val="20"/>
                <w:lang w:val="en-US"/>
              </w:rPr>
              <w:t>II</w:t>
            </w:r>
            <w:r w:rsidRPr="00203244">
              <w:rPr>
                <w:b/>
                <w:sz w:val="20"/>
                <w:szCs w:val="20"/>
              </w:rPr>
              <w:t>. Юридические лица, являющиеся собственниками организации –Участника</w:t>
            </w:r>
            <w:r w:rsidRPr="00203244">
              <w:rPr>
                <w:b/>
                <w:sz w:val="20"/>
                <w:rPrChange w:id="720" w:author="Rinat Gub" w:date="2022-12-06T13:44:00Z">
                  <w:rPr>
                    <w:sz w:val="20"/>
                  </w:rPr>
                </w:rPrChange>
              </w:rPr>
              <w:t xml:space="preserve"> </w:t>
            </w:r>
            <w:r w:rsidRPr="00203244">
              <w:rPr>
                <w:b/>
                <w:sz w:val="20"/>
                <w:szCs w:val="20"/>
              </w:rPr>
              <w:t>закупки</w:t>
            </w: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1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2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3" w:author="Rinat Gub" w:date="2022-12-06T13:44:00Z">
                <w:pPr>
                  <w:ind w:right="14" w:firstLine="0"/>
                </w:pPr>
              </w:pPrChange>
            </w:pP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4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5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6" w:author="Rinat Gub" w:date="2022-12-06T13:44:00Z">
                <w:pPr>
                  <w:ind w:right="14" w:firstLine="0"/>
                </w:pPr>
              </w:pPrChange>
            </w:pPr>
          </w:p>
        </w:tc>
      </w:tr>
      <w:tr w:rsidR="00600522" w:rsidRPr="00203244" w:rsidTr="006A1C53">
        <w:tc>
          <w:tcPr>
            <w:tcW w:w="5000" w:type="pct"/>
            <w:gridSpan w:val="3"/>
            <w:shd w:val="clear" w:color="auto" w:fill="D9D9D9"/>
          </w:tcPr>
          <w:p w:rsidR="00C834B7" w:rsidRPr="00203244" w:rsidRDefault="005D4AF8">
            <w:pPr>
              <w:ind w:firstLine="0"/>
              <w:jc w:val="left"/>
              <w:rPr>
                <w:b/>
                <w:sz w:val="20"/>
                <w:szCs w:val="20"/>
              </w:rPr>
              <w:pPrChange w:id="727" w:author="Rinat Gub" w:date="2022-12-06T13:44:00Z">
                <w:pPr>
                  <w:ind w:right="14" w:firstLine="0"/>
                </w:pPr>
              </w:pPrChange>
            </w:pPr>
            <w:r w:rsidRPr="00203244">
              <w:rPr>
                <w:b/>
                <w:sz w:val="20"/>
                <w:szCs w:val="20"/>
                <w:lang w:val="en-US"/>
              </w:rPr>
              <w:t>III</w:t>
            </w:r>
            <w:r w:rsidRPr="00203244">
              <w:rPr>
                <w:b/>
                <w:sz w:val="20"/>
                <w:szCs w:val="20"/>
              </w:rPr>
              <w:t>. Юридические лица, являющиеся собственниками собственников организации –Участника</w:t>
            </w:r>
            <w:r w:rsidRPr="00203244">
              <w:rPr>
                <w:b/>
                <w:sz w:val="20"/>
                <w:rPrChange w:id="728" w:author="Rinat Gub" w:date="2022-12-06T13:44:00Z">
                  <w:rPr>
                    <w:sz w:val="20"/>
                  </w:rPr>
                </w:rPrChange>
              </w:rPr>
              <w:t xml:space="preserve"> </w:t>
            </w:r>
            <w:r w:rsidRPr="00203244">
              <w:rPr>
                <w:b/>
                <w:sz w:val="20"/>
                <w:szCs w:val="20"/>
              </w:rPr>
              <w:t>закупки</w:t>
            </w: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29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30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31" w:author="Rinat Gub" w:date="2022-12-06T13:44:00Z">
                <w:pPr>
                  <w:ind w:right="14" w:firstLine="0"/>
                </w:pPr>
              </w:pPrChange>
            </w:pP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32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33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34" w:author="Rinat Gub" w:date="2022-12-06T13:44:00Z">
                <w:pPr>
                  <w:ind w:right="14" w:firstLine="0"/>
                </w:pPr>
              </w:pPrChange>
            </w:pPr>
          </w:p>
        </w:tc>
      </w:tr>
      <w:tr w:rsidR="0010719F" w:rsidRPr="00203244" w:rsidTr="00D278E5">
        <w:trPr>
          <w:trHeight w:val="136"/>
          <w:del w:id="735" w:author="Rinat Gub" w:date="2022-12-06T13:44:00Z"/>
        </w:trPr>
        <w:tc>
          <w:tcPr>
            <w:tcW w:w="1469" w:type="pct"/>
          </w:tcPr>
          <w:p w:rsidR="0010719F" w:rsidRPr="00203244" w:rsidRDefault="0010719F" w:rsidP="006823E5">
            <w:pPr>
              <w:ind w:right="14" w:firstLine="0"/>
              <w:rPr>
                <w:del w:id="736" w:author="Rinat Gub" w:date="2022-12-06T13:44:00Z"/>
                <w:sz w:val="20"/>
                <w:szCs w:val="20"/>
              </w:rPr>
            </w:pPr>
          </w:p>
        </w:tc>
        <w:tc>
          <w:tcPr>
            <w:tcW w:w="1841" w:type="pct"/>
          </w:tcPr>
          <w:p w:rsidR="0010719F" w:rsidRPr="00203244" w:rsidRDefault="0010719F" w:rsidP="006823E5">
            <w:pPr>
              <w:ind w:right="14" w:firstLine="0"/>
              <w:rPr>
                <w:del w:id="737" w:author="Rinat Gub" w:date="2022-12-06T13:44:00Z"/>
                <w:sz w:val="20"/>
                <w:szCs w:val="20"/>
              </w:rPr>
            </w:pPr>
          </w:p>
        </w:tc>
        <w:tc>
          <w:tcPr>
            <w:tcW w:w="1691" w:type="pct"/>
          </w:tcPr>
          <w:p w:rsidR="0010719F" w:rsidRPr="00203244" w:rsidRDefault="0010719F" w:rsidP="006823E5">
            <w:pPr>
              <w:ind w:right="14" w:firstLine="0"/>
              <w:rPr>
                <w:del w:id="738" w:author="Rinat Gub" w:date="2022-12-06T13:44:00Z"/>
                <w:sz w:val="20"/>
                <w:szCs w:val="20"/>
              </w:rPr>
            </w:pPr>
          </w:p>
        </w:tc>
      </w:tr>
      <w:tr w:rsidR="00600522" w:rsidRPr="00203244" w:rsidTr="006A1C53">
        <w:tc>
          <w:tcPr>
            <w:tcW w:w="5000" w:type="pct"/>
            <w:gridSpan w:val="3"/>
            <w:shd w:val="clear" w:color="auto" w:fill="D9D9D9"/>
          </w:tcPr>
          <w:p w:rsidR="00C834B7" w:rsidRPr="00203244" w:rsidRDefault="005D4AF8" w:rsidP="009F14EC">
            <w:pPr>
              <w:ind w:firstLine="0"/>
              <w:jc w:val="left"/>
              <w:rPr>
                <w:b/>
                <w:sz w:val="20"/>
                <w:szCs w:val="20"/>
              </w:rPr>
              <w:pPrChange w:id="739" w:author="Rinat Gub" w:date="2022-12-06T13:44:00Z">
                <w:pPr>
                  <w:ind w:right="14" w:firstLine="0"/>
                </w:pPr>
              </w:pPrChange>
            </w:pPr>
            <w:r w:rsidRPr="00203244">
              <w:rPr>
                <w:b/>
                <w:sz w:val="20"/>
                <w:szCs w:val="20"/>
                <w:lang w:val="en-US"/>
              </w:rPr>
              <w:t>IV</w:t>
            </w:r>
            <w:r w:rsidRPr="00203244">
              <w:rPr>
                <w:b/>
                <w:sz w:val="20"/>
                <w:szCs w:val="20"/>
              </w:rPr>
              <w:t>. Юридические лица, являющиеся собственниками следующих уровней (до конечных)</w:t>
            </w:r>
            <w:del w:id="740" w:author="Rinat Gub" w:date="2022-12-06T13:44:00Z">
              <w:r w:rsidRPr="00203244">
                <w:rPr>
                  <w:b/>
                  <w:sz w:val="20"/>
                  <w:szCs w:val="20"/>
                </w:rPr>
                <w:delText xml:space="preserve"> …</w:delText>
              </w:r>
            </w:del>
          </w:p>
        </w:tc>
      </w:tr>
      <w:tr w:rsidR="0010719F" w:rsidRPr="00203244" w:rsidTr="00D278E5">
        <w:trPr>
          <w:del w:id="741" w:author="Rinat Gub" w:date="2022-12-06T13:44:00Z"/>
        </w:trPr>
        <w:tc>
          <w:tcPr>
            <w:tcW w:w="1469" w:type="pct"/>
          </w:tcPr>
          <w:p w:rsidR="0010719F" w:rsidRPr="00203244" w:rsidRDefault="0010719F" w:rsidP="006823E5">
            <w:pPr>
              <w:ind w:right="14" w:firstLine="0"/>
              <w:rPr>
                <w:del w:id="742" w:author="Rinat Gub" w:date="2022-12-06T13:44:00Z"/>
                <w:sz w:val="20"/>
                <w:szCs w:val="20"/>
              </w:rPr>
            </w:pPr>
          </w:p>
        </w:tc>
        <w:tc>
          <w:tcPr>
            <w:tcW w:w="1841" w:type="pct"/>
          </w:tcPr>
          <w:p w:rsidR="0010719F" w:rsidRPr="00203244" w:rsidRDefault="0010719F" w:rsidP="006823E5">
            <w:pPr>
              <w:ind w:left="-42" w:right="14" w:firstLine="0"/>
              <w:rPr>
                <w:del w:id="743" w:author="Rinat Gub" w:date="2022-12-06T13:44:00Z"/>
                <w:sz w:val="20"/>
                <w:szCs w:val="20"/>
              </w:rPr>
            </w:pPr>
          </w:p>
        </w:tc>
        <w:tc>
          <w:tcPr>
            <w:tcW w:w="1691" w:type="pct"/>
          </w:tcPr>
          <w:p w:rsidR="0010719F" w:rsidRPr="00203244" w:rsidRDefault="0010719F" w:rsidP="006823E5">
            <w:pPr>
              <w:ind w:right="14" w:firstLine="0"/>
              <w:rPr>
                <w:del w:id="744" w:author="Rinat Gub" w:date="2022-12-06T13:44:00Z"/>
                <w:sz w:val="20"/>
                <w:szCs w:val="20"/>
              </w:rPr>
            </w:pP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45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left="-42" w:right="14"/>
              <w:rPr>
                <w:sz w:val="20"/>
                <w:szCs w:val="20"/>
              </w:rPr>
              <w:pPrChange w:id="746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47" w:author="Rinat Gub" w:date="2022-12-06T13:44:00Z">
                <w:pPr>
                  <w:ind w:right="14" w:firstLine="0"/>
                </w:pPr>
              </w:pPrChange>
            </w:pPr>
          </w:p>
        </w:tc>
      </w:tr>
      <w:tr w:rsidR="00600522" w:rsidRPr="00203244" w:rsidTr="006A1C53">
        <w:tc>
          <w:tcPr>
            <w:tcW w:w="1469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48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84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49" w:author="Rinat Gub" w:date="2022-12-06T13:44:00Z">
                <w:pPr>
                  <w:ind w:right="14" w:firstLine="0"/>
                </w:pPr>
              </w:pPrChange>
            </w:pPr>
          </w:p>
        </w:tc>
        <w:tc>
          <w:tcPr>
            <w:tcW w:w="1691" w:type="pct"/>
          </w:tcPr>
          <w:p w:rsidR="00600522" w:rsidRPr="00203244" w:rsidRDefault="00600522" w:rsidP="000B027E">
            <w:pPr>
              <w:ind w:right="14"/>
              <w:rPr>
                <w:sz w:val="20"/>
                <w:szCs w:val="20"/>
              </w:rPr>
              <w:pPrChange w:id="750" w:author="Rinat Gub" w:date="2022-12-06T13:44:00Z">
                <w:pPr>
                  <w:ind w:right="14" w:firstLine="0"/>
                </w:pPr>
              </w:pPrChange>
            </w:pPr>
          </w:p>
        </w:tc>
      </w:tr>
    </w:tbl>
    <w:p w:rsidR="004717C7" w:rsidRDefault="004717C7" w:rsidP="004717C7">
      <w:pPr>
        <w:spacing w:before="240" w:after="200" w:line="276" w:lineRule="auto"/>
        <w:ind w:firstLine="0"/>
        <w:jc w:val="center"/>
        <w:rPr>
          <w:color w:val="000000"/>
        </w:rPr>
      </w:pPr>
      <w:r w:rsidRPr="00686C44">
        <w:rPr>
          <w:b/>
          <w:caps/>
        </w:rPr>
        <w:t>Сведения об аффилированных</w:t>
      </w:r>
      <w:r>
        <w:rPr>
          <w:rStyle w:val="afc"/>
          <w:b/>
          <w:caps/>
        </w:rPr>
        <w:footnoteReference w:id="5"/>
      </w:r>
      <w:r>
        <w:rPr>
          <w:b/>
          <w:caps/>
        </w:rPr>
        <w:t>/Входящих в группу</w:t>
      </w:r>
      <w:r>
        <w:rPr>
          <w:rStyle w:val="afc"/>
          <w:b/>
          <w:caps/>
        </w:rPr>
        <w:footnoteReference w:id="6"/>
      </w:r>
      <w:r>
        <w:rPr>
          <w:b/>
          <w:caps/>
        </w:rPr>
        <w:t xml:space="preserve"> лицах</w:t>
      </w:r>
    </w:p>
    <w:p w:rsidR="004717C7" w:rsidRPr="00686C44" w:rsidRDefault="004717C7" w:rsidP="004717C7">
      <w:pPr>
        <w:spacing w:before="240" w:after="200" w:line="276" w:lineRule="auto"/>
        <w:ind w:firstLine="0"/>
        <w:rPr>
          <w:color w:val="000000"/>
        </w:rPr>
      </w:pPr>
      <w:r w:rsidRPr="00686C44">
        <w:rPr>
          <w:i/>
          <w:iCs/>
          <w:color w:val="333399"/>
          <w:sz w:val="22"/>
          <w:szCs w:val="22"/>
        </w:rPr>
        <w:lastRenderedPageBreak/>
        <w:t>(заполнить таблицу, указав в ней всех аффилированных</w:t>
      </w:r>
      <w:r>
        <w:rPr>
          <w:i/>
          <w:iCs/>
          <w:color w:val="333399"/>
          <w:sz w:val="22"/>
          <w:szCs w:val="22"/>
        </w:rPr>
        <w:t xml:space="preserve"> и/или входящих в группу с</w:t>
      </w:r>
      <w:r w:rsidRPr="00686C44">
        <w:rPr>
          <w:i/>
          <w:iCs/>
          <w:color w:val="333399"/>
          <w:sz w:val="22"/>
          <w:szCs w:val="22"/>
        </w:rPr>
        <w:t xml:space="preserve"> Участником закупки лиц/ в случае отсутствия указать: «Аффилированные </w:t>
      </w:r>
      <w:r>
        <w:rPr>
          <w:i/>
          <w:iCs/>
          <w:color w:val="333399"/>
          <w:sz w:val="22"/>
          <w:szCs w:val="22"/>
        </w:rPr>
        <w:t xml:space="preserve">и/или входящие в группу </w:t>
      </w:r>
      <w:r w:rsidRPr="00686C44">
        <w:rPr>
          <w:i/>
          <w:iCs/>
          <w:color w:val="333399"/>
          <w:sz w:val="22"/>
          <w:szCs w:val="22"/>
        </w:rPr>
        <w:t>лица отсутствуют»)</w:t>
      </w:r>
    </w:p>
    <w:tbl>
      <w:tblPr>
        <w:tblStyle w:val="aff5"/>
        <w:tblW w:w="9617" w:type="dxa"/>
        <w:tblInd w:w="108" w:type="dxa"/>
        <w:tblLayout w:type="fixed"/>
        <w:tblLook w:val="04A0" w:firstRow="1" w:lastRow="0" w:firstColumn="1" w:lastColumn="0" w:noHBand="0" w:noVBand="1"/>
        <w:tblPrChange w:id="751" w:author="Rinat Gub" w:date="2022-12-06T13:44:00Z">
          <w:tblPr>
            <w:tblStyle w:val="aff5"/>
            <w:tblW w:w="9475" w:type="dxa"/>
            <w:tblInd w:w="250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14"/>
        <w:gridCol w:w="762"/>
        <w:gridCol w:w="2126"/>
        <w:gridCol w:w="1843"/>
        <w:gridCol w:w="1559"/>
        <w:gridCol w:w="1418"/>
        <w:gridCol w:w="1395"/>
        <w:tblGridChange w:id="752">
          <w:tblGrid>
            <w:gridCol w:w="567"/>
            <w:gridCol w:w="709"/>
            <w:gridCol w:w="1984"/>
            <w:gridCol w:w="1843"/>
            <w:gridCol w:w="1559"/>
            <w:gridCol w:w="1418"/>
            <w:gridCol w:w="1395"/>
          </w:tblGrid>
        </w:tblGridChange>
      </w:tblGrid>
      <w:tr w:rsidR="004717C7" w:rsidTr="006A1C53">
        <w:tc>
          <w:tcPr>
            <w:tcW w:w="514" w:type="dxa"/>
            <w:vAlign w:val="center"/>
            <w:tcPrChange w:id="753" w:author="Rinat Gub" w:date="2022-12-06T13:44:00Z">
              <w:tcPr>
                <w:tcW w:w="567" w:type="dxa"/>
                <w:vAlign w:val="center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jc w:val="center"/>
              <w:rPr>
                <w:color w:val="000000"/>
              </w:rPr>
            </w:pPr>
            <w:r w:rsidRPr="00DA6355">
              <w:t>№ п/п</w:t>
            </w:r>
          </w:p>
        </w:tc>
        <w:tc>
          <w:tcPr>
            <w:tcW w:w="762" w:type="dxa"/>
            <w:vAlign w:val="center"/>
            <w:tcPrChange w:id="754" w:author="Rinat Gub" w:date="2022-12-06T13:44:00Z">
              <w:tcPr>
                <w:tcW w:w="709" w:type="dxa"/>
                <w:vAlign w:val="center"/>
              </w:tcPr>
            </w:tcPrChange>
          </w:tcPr>
          <w:p w:rsidR="004717C7" w:rsidRPr="003E040F" w:rsidRDefault="004717C7" w:rsidP="00A155E1">
            <w:pPr>
              <w:keepNext/>
              <w:keepLines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ИНН</w:t>
            </w:r>
          </w:p>
        </w:tc>
        <w:tc>
          <w:tcPr>
            <w:tcW w:w="2126" w:type="dxa"/>
            <w:vAlign w:val="center"/>
            <w:tcPrChange w:id="755" w:author="Rinat Gub" w:date="2022-12-06T13:44:00Z">
              <w:tcPr>
                <w:tcW w:w="1984" w:type="dxa"/>
                <w:vAlign w:val="center"/>
              </w:tcPr>
            </w:tcPrChange>
          </w:tcPr>
          <w:p w:rsidR="004717C7" w:rsidRDefault="004717C7" w:rsidP="00A155E1">
            <w:pPr>
              <w:keepNext/>
              <w:keepLines/>
              <w:ind w:firstLine="0"/>
              <w:jc w:val="center"/>
              <w:rPr>
                <w:color w:val="000000"/>
              </w:rPr>
            </w:pPr>
            <w:r w:rsidRPr="003E040F">
              <w:rPr>
                <w:sz w:val="20"/>
                <w:szCs w:val="20"/>
              </w:rPr>
              <w:t>Полное фирменное наименование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(наименование для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некоммерческой организации) или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фамилия, имя, отчество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 xml:space="preserve">аффилированного </w:t>
            </w:r>
            <w:r w:rsidRPr="00DA3A1A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 xml:space="preserve">входящего в группу </w:t>
            </w:r>
            <w:r w:rsidRPr="003E040F">
              <w:rPr>
                <w:sz w:val="20"/>
                <w:szCs w:val="20"/>
              </w:rPr>
              <w:t>лица</w:t>
            </w:r>
          </w:p>
        </w:tc>
        <w:tc>
          <w:tcPr>
            <w:tcW w:w="1843" w:type="dxa"/>
            <w:vAlign w:val="center"/>
            <w:tcPrChange w:id="756" w:author="Rinat Gub" w:date="2022-12-06T13:44:00Z">
              <w:tcPr>
                <w:tcW w:w="1843" w:type="dxa"/>
                <w:vAlign w:val="center"/>
              </w:tcPr>
            </w:tcPrChange>
          </w:tcPr>
          <w:p w:rsidR="004717C7" w:rsidRDefault="004717C7" w:rsidP="00A155E1">
            <w:pPr>
              <w:keepNext/>
              <w:keepLines/>
              <w:ind w:firstLine="0"/>
              <w:jc w:val="center"/>
              <w:rPr>
                <w:color w:val="000000"/>
              </w:rPr>
            </w:pPr>
            <w:r w:rsidRPr="003E040F">
              <w:rPr>
                <w:sz w:val="20"/>
                <w:szCs w:val="20"/>
              </w:rPr>
              <w:t>Место нахождения юридического лица или место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жительства физического лица (</w:t>
            </w:r>
            <w:r w:rsidRPr="009F62CB">
              <w:rPr>
                <w:sz w:val="18"/>
                <w:szCs w:val="20"/>
              </w:rPr>
              <w:t>указывается только с согласия физического лица</w:t>
            </w:r>
            <w:r w:rsidRPr="003E040F">
              <w:rPr>
                <w:sz w:val="20"/>
                <w:szCs w:val="20"/>
              </w:rPr>
              <w:t>)</w:t>
            </w:r>
          </w:p>
        </w:tc>
        <w:tc>
          <w:tcPr>
            <w:tcW w:w="1559" w:type="dxa"/>
            <w:vAlign w:val="center"/>
            <w:tcPrChange w:id="757" w:author="Rinat Gub" w:date="2022-12-06T13:44:00Z">
              <w:tcPr>
                <w:tcW w:w="1559" w:type="dxa"/>
                <w:vAlign w:val="center"/>
              </w:tcPr>
            </w:tcPrChange>
          </w:tcPr>
          <w:p w:rsidR="004717C7" w:rsidRDefault="004717C7" w:rsidP="00A155E1">
            <w:pPr>
              <w:keepNext/>
              <w:keepLines/>
              <w:ind w:firstLine="0"/>
              <w:jc w:val="center"/>
              <w:rPr>
                <w:color w:val="000000"/>
              </w:rPr>
            </w:pPr>
            <w:r w:rsidRPr="003E040F">
              <w:rPr>
                <w:sz w:val="20"/>
                <w:szCs w:val="20"/>
              </w:rPr>
              <w:t>Основание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(основания), в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силу которого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лицо признается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аффилированным</w:t>
            </w:r>
            <w:r>
              <w:rPr>
                <w:sz w:val="20"/>
                <w:szCs w:val="20"/>
              </w:rPr>
              <w:t>/входящим в группу</w:t>
            </w:r>
          </w:p>
        </w:tc>
        <w:tc>
          <w:tcPr>
            <w:tcW w:w="1418" w:type="dxa"/>
            <w:vAlign w:val="center"/>
            <w:tcPrChange w:id="758" w:author="Rinat Gub" w:date="2022-12-06T13:44:00Z">
              <w:tcPr>
                <w:tcW w:w="1418" w:type="dxa"/>
                <w:vAlign w:val="center"/>
              </w:tcPr>
            </w:tcPrChange>
          </w:tcPr>
          <w:p w:rsidR="004717C7" w:rsidRDefault="004717C7" w:rsidP="00A155E1">
            <w:pPr>
              <w:keepNext/>
              <w:keepLines/>
              <w:ind w:firstLine="0"/>
              <w:jc w:val="center"/>
              <w:rPr>
                <w:color w:val="000000"/>
              </w:rPr>
            </w:pPr>
            <w:r w:rsidRPr="003E040F">
              <w:rPr>
                <w:sz w:val="20"/>
                <w:szCs w:val="20"/>
              </w:rPr>
              <w:t>Дата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наступления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основания</w:t>
            </w:r>
            <w:r>
              <w:rPr>
                <w:sz w:val="20"/>
                <w:szCs w:val="20"/>
              </w:rPr>
              <w:t xml:space="preserve"> </w:t>
            </w:r>
            <w:r w:rsidRPr="003E040F">
              <w:rPr>
                <w:sz w:val="20"/>
                <w:szCs w:val="20"/>
              </w:rPr>
              <w:t>(оснований)</w:t>
            </w:r>
          </w:p>
        </w:tc>
        <w:tc>
          <w:tcPr>
            <w:tcW w:w="1395" w:type="dxa"/>
            <w:vAlign w:val="center"/>
            <w:tcPrChange w:id="759" w:author="Rinat Gub" w:date="2022-12-06T13:44:00Z">
              <w:tcPr>
                <w:tcW w:w="1395" w:type="dxa"/>
                <w:vAlign w:val="center"/>
              </w:tcPr>
            </w:tcPrChange>
          </w:tcPr>
          <w:p w:rsidR="004717C7" w:rsidRDefault="004717C7" w:rsidP="00A155E1">
            <w:pPr>
              <w:keepNext/>
              <w:keepLines/>
              <w:ind w:firstLine="0"/>
              <w:jc w:val="center"/>
              <w:rPr>
                <w:color w:val="000000"/>
              </w:rPr>
            </w:pPr>
            <w:r>
              <w:rPr>
                <w:sz w:val="20"/>
                <w:szCs w:val="20"/>
              </w:rPr>
              <w:t>Способ и д</w:t>
            </w:r>
            <w:r w:rsidRPr="003E040F">
              <w:rPr>
                <w:sz w:val="20"/>
                <w:szCs w:val="20"/>
              </w:rPr>
              <w:t xml:space="preserve">оля </w:t>
            </w:r>
            <w:r>
              <w:rPr>
                <w:sz w:val="20"/>
                <w:szCs w:val="20"/>
              </w:rPr>
              <w:t xml:space="preserve">участия </w:t>
            </w:r>
            <w:r w:rsidRPr="003E040F">
              <w:rPr>
                <w:sz w:val="20"/>
                <w:szCs w:val="20"/>
              </w:rPr>
              <w:t>аффилированного</w:t>
            </w:r>
            <w:r>
              <w:rPr>
                <w:sz w:val="20"/>
                <w:szCs w:val="20"/>
              </w:rPr>
              <w:t>/входящего в группу</w:t>
            </w:r>
            <w:r w:rsidRPr="003E040F">
              <w:rPr>
                <w:sz w:val="20"/>
                <w:szCs w:val="20"/>
              </w:rPr>
              <w:t xml:space="preserve"> лица</w:t>
            </w:r>
          </w:p>
        </w:tc>
      </w:tr>
      <w:tr w:rsidR="004717C7" w:rsidTr="006A1C53">
        <w:tc>
          <w:tcPr>
            <w:tcW w:w="514" w:type="dxa"/>
            <w:tcPrChange w:id="760" w:author="Rinat Gub" w:date="2022-12-06T13:44:00Z">
              <w:tcPr>
                <w:tcW w:w="567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762" w:type="dxa"/>
            <w:tcPrChange w:id="761" w:author="Rinat Gub" w:date="2022-12-06T13:44:00Z">
              <w:tcPr>
                <w:tcW w:w="709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2126" w:type="dxa"/>
            <w:tcPrChange w:id="762" w:author="Rinat Gub" w:date="2022-12-06T13:44:00Z">
              <w:tcPr>
                <w:tcW w:w="1984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843" w:type="dxa"/>
            <w:tcPrChange w:id="763" w:author="Rinat Gub" w:date="2022-12-06T13:44:00Z">
              <w:tcPr>
                <w:tcW w:w="1843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559" w:type="dxa"/>
            <w:tcPrChange w:id="764" w:author="Rinat Gub" w:date="2022-12-06T13:44:00Z">
              <w:tcPr>
                <w:tcW w:w="1559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418" w:type="dxa"/>
            <w:tcPrChange w:id="765" w:author="Rinat Gub" w:date="2022-12-06T13:44:00Z">
              <w:tcPr>
                <w:tcW w:w="1418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395" w:type="dxa"/>
            <w:tcPrChange w:id="766" w:author="Rinat Gub" w:date="2022-12-06T13:44:00Z">
              <w:tcPr>
                <w:tcW w:w="1395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</w:tr>
      <w:tr w:rsidR="004717C7" w:rsidTr="006A1C53">
        <w:tc>
          <w:tcPr>
            <w:tcW w:w="514" w:type="dxa"/>
            <w:tcPrChange w:id="767" w:author="Rinat Gub" w:date="2022-12-06T13:44:00Z">
              <w:tcPr>
                <w:tcW w:w="567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762" w:type="dxa"/>
            <w:tcPrChange w:id="768" w:author="Rinat Gub" w:date="2022-12-06T13:44:00Z">
              <w:tcPr>
                <w:tcW w:w="709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2126" w:type="dxa"/>
            <w:tcPrChange w:id="769" w:author="Rinat Gub" w:date="2022-12-06T13:44:00Z">
              <w:tcPr>
                <w:tcW w:w="1984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843" w:type="dxa"/>
            <w:tcPrChange w:id="770" w:author="Rinat Gub" w:date="2022-12-06T13:44:00Z">
              <w:tcPr>
                <w:tcW w:w="1843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559" w:type="dxa"/>
            <w:tcPrChange w:id="771" w:author="Rinat Gub" w:date="2022-12-06T13:44:00Z">
              <w:tcPr>
                <w:tcW w:w="1559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418" w:type="dxa"/>
            <w:tcPrChange w:id="772" w:author="Rinat Gub" w:date="2022-12-06T13:44:00Z">
              <w:tcPr>
                <w:tcW w:w="1418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  <w:tc>
          <w:tcPr>
            <w:tcW w:w="1395" w:type="dxa"/>
            <w:tcPrChange w:id="773" w:author="Rinat Gub" w:date="2022-12-06T13:44:00Z">
              <w:tcPr>
                <w:tcW w:w="1395" w:type="dxa"/>
              </w:tcPr>
            </w:tcPrChange>
          </w:tcPr>
          <w:p w:rsidR="004717C7" w:rsidRDefault="004717C7" w:rsidP="00A155E1">
            <w:pPr>
              <w:pStyle w:val="afa"/>
              <w:keepNext/>
              <w:keepLines/>
              <w:ind w:left="0"/>
              <w:rPr>
                <w:color w:val="000000"/>
              </w:rPr>
            </w:pPr>
          </w:p>
        </w:tc>
      </w:tr>
    </w:tbl>
    <w:p w:rsidR="0010719F" w:rsidRPr="00203244" w:rsidRDefault="0010719F" w:rsidP="0010719F">
      <w:pPr>
        <w:keepNext/>
        <w:spacing w:before="120"/>
        <w:ind w:right="4845" w:firstLine="0"/>
        <w:jc w:val="left"/>
        <w:rPr>
          <w:del w:id="774" w:author="Rinat Gub" w:date="2022-12-06T13:44:00Z"/>
          <w:szCs w:val="24"/>
        </w:rPr>
      </w:pPr>
      <w:del w:id="775" w:author="Rinat Gub" w:date="2022-12-06T13:44:00Z">
        <w:r w:rsidRPr="00203244">
          <w:rPr>
            <w:szCs w:val="24"/>
          </w:rPr>
          <w:delText>___________________________________</w:delText>
        </w:r>
      </w:del>
    </w:p>
    <w:p w:rsidR="00CE2BAF" w:rsidRPr="00203244" w:rsidRDefault="00CE2BAF" w:rsidP="00934E5B">
      <w:pPr>
        <w:keepNext/>
        <w:spacing w:before="120"/>
        <w:ind w:right="4845" w:firstLine="0"/>
        <w:jc w:val="left"/>
        <w:rPr>
          <w:ins w:id="776" w:author="Rinat Gub" w:date="2022-12-06T13:44:00Z"/>
          <w:szCs w:val="24"/>
        </w:rPr>
      </w:pPr>
    </w:p>
    <w:p w:rsidR="00600522" w:rsidRPr="00203244" w:rsidRDefault="00600522" w:rsidP="00934E5B">
      <w:pPr>
        <w:keepNext/>
        <w:spacing w:before="120"/>
        <w:ind w:right="4845" w:firstLine="0"/>
        <w:jc w:val="left"/>
        <w:rPr>
          <w:ins w:id="777" w:author="Rinat Gub" w:date="2022-12-06T13:44:00Z"/>
          <w:szCs w:val="24"/>
        </w:rPr>
      </w:pPr>
      <w:ins w:id="778" w:author="Rinat Gub" w:date="2022-12-06T13:44:00Z">
        <w:r w:rsidRPr="00203244">
          <w:rPr>
            <w:szCs w:val="24"/>
          </w:rPr>
          <w:t>___________________________________</w:t>
        </w:r>
      </w:ins>
    </w:p>
    <w:p w:rsidR="006F21B8" w:rsidRDefault="00F266DF">
      <w:pPr>
        <w:keepNext/>
        <w:ind w:right="4845" w:firstLine="0"/>
        <w:rPr>
          <w:moveFrom w:id="779" w:author="Rinat Gub" w:date="2022-12-06T13:44:00Z"/>
          <w:sz w:val="20"/>
          <w:vertAlign w:val="superscript"/>
          <w:rPrChange w:id="780" w:author="Rinat Gub" w:date="2022-12-06T13:44:00Z">
            <w:rPr>
              <w:moveFrom w:id="781" w:author="Rinat Gub" w:date="2022-12-06T13:44:00Z"/>
              <w:vertAlign w:val="superscript"/>
            </w:rPr>
          </w:rPrChange>
        </w:rPr>
        <w:pPrChange w:id="782" w:author="Rinat Gub" w:date="2022-12-06T13:44:00Z">
          <w:pPr>
            <w:keepNext/>
            <w:ind w:right="4845" w:firstLine="0"/>
            <w:jc w:val="center"/>
          </w:pPr>
        </w:pPrChange>
      </w:pPr>
      <w:moveFromRangeStart w:id="783" w:author="Rinat Gub" w:date="2022-12-06T13:44:00Z" w:name="move121226662"/>
      <w:moveFrom w:id="784" w:author="Rinat Gub" w:date="2022-12-06T13:44:00Z">
        <w:r w:rsidRPr="00203244">
          <w:rPr>
            <w:sz w:val="20"/>
            <w:vertAlign w:val="superscript"/>
            <w:rPrChange w:id="785" w:author="Rinat Gub" w:date="2022-12-06T13:44:00Z">
              <w:rPr>
                <w:vertAlign w:val="superscript"/>
              </w:rPr>
            </w:rPrChange>
          </w:rPr>
          <w:t>(подпись, М.П.)</w:t>
        </w:r>
      </w:moveFrom>
    </w:p>
    <w:p w:rsidR="00F266DF" w:rsidRPr="00203244" w:rsidRDefault="00F266DF" w:rsidP="00F266DF">
      <w:pPr>
        <w:keepNext/>
        <w:spacing w:before="120"/>
        <w:ind w:right="4845" w:firstLine="0"/>
        <w:jc w:val="left"/>
        <w:rPr>
          <w:moveFrom w:id="786" w:author="Rinat Gub" w:date="2022-12-06T13:44:00Z"/>
          <w:sz w:val="20"/>
          <w:rPrChange w:id="787" w:author="Rinat Gub" w:date="2022-12-06T13:44:00Z">
            <w:rPr>
              <w:moveFrom w:id="788" w:author="Rinat Gub" w:date="2022-12-06T13:44:00Z"/>
            </w:rPr>
          </w:rPrChange>
        </w:rPr>
      </w:pPr>
      <w:moveFrom w:id="789" w:author="Rinat Gub" w:date="2022-12-06T13:44:00Z">
        <w:r w:rsidRPr="00203244">
          <w:rPr>
            <w:sz w:val="20"/>
            <w:rPrChange w:id="790" w:author="Rinat Gub" w:date="2022-12-06T13:44:00Z">
              <w:rPr/>
            </w:rPrChange>
          </w:rPr>
          <w:t>____________________________________</w:t>
        </w:r>
      </w:moveFrom>
    </w:p>
    <w:moveFromRangeEnd w:id="783"/>
    <w:p w:rsidR="006F21B8" w:rsidRDefault="0010719F">
      <w:pPr>
        <w:keepNext/>
        <w:ind w:right="4845" w:firstLine="0"/>
        <w:rPr>
          <w:moveFrom w:id="791" w:author="Rinat Gub" w:date="2022-12-06T13:44:00Z"/>
          <w:sz w:val="20"/>
          <w:vertAlign w:val="superscript"/>
          <w:rPrChange w:id="792" w:author="Rinat Gub" w:date="2022-12-06T13:44:00Z">
            <w:rPr>
              <w:moveFrom w:id="793" w:author="Rinat Gub" w:date="2022-12-06T13:44:00Z"/>
              <w:vertAlign w:val="superscript"/>
            </w:rPr>
          </w:rPrChange>
        </w:rPr>
        <w:pPrChange w:id="794" w:author="Rinat Gub" w:date="2022-12-06T13:44:00Z">
          <w:pPr>
            <w:keepNext/>
            <w:ind w:right="4845" w:firstLine="0"/>
            <w:jc w:val="center"/>
          </w:pPr>
        </w:pPrChange>
      </w:pPr>
      <w:del w:id="795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</w:delText>
        </w:r>
      </w:del>
      <w:moveFromRangeStart w:id="796" w:author="Rinat Gub" w:date="2022-12-06T13:44:00Z" w:name="move121226663"/>
      <w:moveFrom w:id="797" w:author="Rinat Gub" w:date="2022-12-06T13:44:00Z">
        <w:r w:rsidR="00F266DF" w:rsidRPr="00203244">
          <w:rPr>
            <w:sz w:val="20"/>
            <w:vertAlign w:val="superscript"/>
            <w:rPrChange w:id="798" w:author="Rinat Gub" w:date="2022-12-06T13:44:00Z">
              <w:rPr>
                <w:vertAlign w:val="superscript"/>
              </w:rPr>
            </w:rPrChange>
          </w:rPr>
          <w:t>)</w:t>
        </w:r>
      </w:moveFrom>
    </w:p>
    <w:p w:rsidR="00F266DF" w:rsidRPr="00203244" w:rsidRDefault="00F266DF" w:rsidP="00F266DF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From w:id="799" w:author="Rinat Gub" w:date="2022-12-06T13:44:00Z"/>
          <w:b/>
          <w:color w:val="000000"/>
          <w:spacing w:val="36"/>
          <w:sz w:val="20"/>
          <w:rPrChange w:id="800" w:author="Rinat Gub" w:date="2022-12-06T13:44:00Z">
            <w:rPr>
              <w:moveFrom w:id="801" w:author="Rinat Gub" w:date="2022-12-06T13:44:00Z"/>
              <w:b/>
              <w:color w:val="000000"/>
              <w:spacing w:val="36"/>
            </w:rPr>
          </w:rPrChange>
        </w:rPr>
      </w:pPr>
      <w:moveFrom w:id="802" w:author="Rinat Gub" w:date="2022-12-06T13:44:00Z">
        <w:r w:rsidRPr="00203244">
          <w:rPr>
            <w:b/>
            <w:color w:val="000000"/>
            <w:spacing w:val="36"/>
            <w:sz w:val="20"/>
            <w:rPrChange w:id="803" w:author="Rinat Gub" w:date="2022-12-06T13:44:00Z">
              <w:rPr>
                <w:b/>
                <w:color w:val="000000"/>
                <w:spacing w:val="36"/>
              </w:rPr>
            </w:rPrChange>
          </w:rPr>
          <w:t>конец формы</w:t>
        </w:r>
      </w:moveFrom>
    </w:p>
    <w:p w:rsidR="00F266DF" w:rsidRDefault="00F266DF" w:rsidP="00F266DF">
      <w:pPr>
        <w:rPr>
          <w:moveFrom w:id="804" w:author="Rinat Gub" w:date="2022-12-06T13:44:00Z"/>
          <w:sz w:val="20"/>
          <w:rPrChange w:id="805" w:author="Rinat Gub" w:date="2022-12-06T13:44:00Z">
            <w:rPr>
              <w:moveFrom w:id="806" w:author="Rinat Gub" w:date="2022-12-06T13:44:00Z"/>
              <w:lang w:val="en-US"/>
            </w:rPr>
          </w:rPrChange>
        </w:rPr>
        <w:pPrChange w:id="807" w:author="Rinat Gub" w:date="2022-12-06T13:44:00Z">
          <w:pPr>
            <w:shd w:val="clear" w:color="auto" w:fill="FFFFFF"/>
            <w:spacing w:before="134"/>
            <w:ind w:left="5" w:right="14" w:firstLine="355"/>
          </w:pPr>
        </w:pPrChange>
      </w:pPr>
    </w:p>
    <w:p w:rsidR="00F266DF" w:rsidRPr="00203244" w:rsidRDefault="00F266DF" w:rsidP="00F266DF">
      <w:pPr>
        <w:rPr>
          <w:moveFrom w:id="808" w:author="Rinat Gub" w:date="2022-12-06T13:44:00Z"/>
          <w:b/>
          <w:sz w:val="20"/>
          <w:rPrChange w:id="809" w:author="Rinat Gub" w:date="2022-12-06T13:44:00Z">
            <w:rPr>
              <w:moveFrom w:id="810" w:author="Rinat Gub" w:date="2022-12-06T13:44:00Z"/>
            </w:rPr>
          </w:rPrChange>
        </w:rPr>
        <w:pPrChange w:id="811" w:author="Rinat Gub" w:date="2022-12-06T13:44:00Z">
          <w:pPr>
            <w:ind w:left="-284"/>
          </w:pPr>
        </w:pPrChange>
      </w:pPr>
      <w:moveFrom w:id="812" w:author="Rinat Gub" w:date="2022-12-06T13:44:00Z">
        <w:r w:rsidRPr="00203244">
          <w:rPr>
            <w:b/>
            <w:sz w:val="20"/>
            <w:rPrChange w:id="813" w:author="Rinat Gub" w:date="2022-12-06T13:44:00Z">
              <w:rPr>
                <w:b/>
              </w:rPr>
            </w:rPrChange>
          </w:rPr>
          <w:t>Инструкция по заполнению</w:t>
        </w:r>
      </w:moveFrom>
    </w:p>
    <w:p w:rsidR="006F21B8" w:rsidRDefault="00F266DF" w:rsidP="0040134A">
      <w:pPr>
        <w:pStyle w:val="afa"/>
        <w:numPr>
          <w:ilvl w:val="0"/>
          <w:numId w:val="133"/>
        </w:numPr>
        <w:spacing w:after="240"/>
        <w:ind w:left="284" w:hanging="284"/>
        <w:rPr>
          <w:moveFrom w:id="814" w:author="Rinat Gub" w:date="2022-12-06T13:44:00Z"/>
        </w:rPr>
        <w:pPrChange w:id="815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spacing w:after="120"/>
            <w:ind w:left="927" w:hanging="360"/>
            <w:jc w:val="both"/>
          </w:pPr>
        </w:pPrChange>
      </w:pPr>
      <w:moveFrom w:id="816" w:author="Rinat Gub" w:date="2022-12-06T13:44:00Z">
        <w:r w:rsidRPr="00203244">
          <w:t>Форма включается в квалификационную часть заявки.</w:t>
        </w:r>
      </w:moveFrom>
    </w:p>
    <w:p w:rsidR="006F21B8" w:rsidRDefault="00F266DF" w:rsidP="0040134A">
      <w:pPr>
        <w:pStyle w:val="afa"/>
        <w:numPr>
          <w:ilvl w:val="0"/>
          <w:numId w:val="133"/>
        </w:numPr>
        <w:spacing w:after="240"/>
        <w:ind w:left="284" w:hanging="284"/>
        <w:rPr>
          <w:moveFrom w:id="817" w:author="Rinat Gub" w:date="2022-12-06T13:44:00Z"/>
        </w:rPr>
        <w:pPrChange w:id="818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spacing w:after="120"/>
            <w:ind w:left="927" w:hanging="360"/>
            <w:jc w:val="both"/>
          </w:pPr>
        </w:pPrChange>
      </w:pPr>
      <w:moveFrom w:id="819" w:author="Rinat Gub" w:date="2022-12-06T13:44:00Z">
        <w:r w:rsidRPr="00203244">
          <w:t>Участник закупки заполняет поля формы в соответствии с инструкциями, приведенными по тексту формы.</w:t>
        </w:r>
      </w:moveFrom>
    </w:p>
    <w:moveFromRangeEnd w:id="796"/>
    <w:p w:rsidR="00600522" w:rsidRPr="00203244" w:rsidRDefault="00600522" w:rsidP="00934E5B">
      <w:pPr>
        <w:keepNext/>
        <w:ind w:right="4845" w:firstLine="0"/>
        <w:jc w:val="center"/>
        <w:rPr>
          <w:moveTo w:id="820" w:author="Rinat Gub" w:date="2022-12-06T13:44:00Z"/>
          <w:vertAlign w:val="superscript"/>
          <w:rPrChange w:id="821" w:author="Rinat Gub" w:date="2022-12-06T13:44:00Z">
            <w:rPr>
              <w:moveTo w:id="822" w:author="Rinat Gub" w:date="2022-12-06T13:44:00Z"/>
              <w:sz w:val="20"/>
              <w:vertAlign w:val="superscript"/>
            </w:rPr>
          </w:rPrChange>
        </w:rPr>
      </w:pPr>
      <w:moveToRangeStart w:id="823" w:author="Rinat Gub" w:date="2022-12-06T13:44:00Z" w:name="move121226664"/>
      <w:moveTo w:id="824" w:author="Rinat Gub" w:date="2022-12-06T13:44:00Z">
        <w:r w:rsidRPr="00203244">
          <w:rPr>
            <w:vertAlign w:val="superscript"/>
            <w:rPrChange w:id="825" w:author="Rinat Gub" w:date="2022-12-06T13:44:00Z">
              <w:rPr>
                <w:sz w:val="20"/>
                <w:vertAlign w:val="superscript"/>
              </w:rPr>
            </w:rPrChange>
          </w:rPr>
          <w:t>(подпись, М.П.)</w:t>
        </w:r>
      </w:moveTo>
    </w:p>
    <w:p w:rsidR="00600522" w:rsidRPr="00203244" w:rsidRDefault="00600522" w:rsidP="00934E5B">
      <w:pPr>
        <w:keepNext/>
        <w:spacing w:before="120"/>
        <w:ind w:right="4845" w:firstLine="0"/>
        <w:jc w:val="left"/>
        <w:rPr>
          <w:moveTo w:id="826" w:author="Rinat Gub" w:date="2022-12-06T13:44:00Z"/>
          <w:rPrChange w:id="827" w:author="Rinat Gub" w:date="2022-12-06T13:44:00Z">
            <w:rPr>
              <w:moveTo w:id="828" w:author="Rinat Gub" w:date="2022-12-06T13:44:00Z"/>
              <w:sz w:val="20"/>
            </w:rPr>
          </w:rPrChange>
        </w:rPr>
      </w:pPr>
      <w:moveTo w:id="829" w:author="Rinat Gub" w:date="2022-12-06T13:44:00Z">
        <w:r w:rsidRPr="00203244">
          <w:rPr>
            <w:rPrChange w:id="830" w:author="Rinat Gub" w:date="2022-12-06T13:44:00Z">
              <w:rPr>
                <w:sz w:val="20"/>
              </w:rPr>
            </w:rPrChange>
          </w:rPr>
          <w:t>____________________________________</w:t>
        </w:r>
      </w:moveTo>
    </w:p>
    <w:p w:rsidR="00600522" w:rsidRPr="00203244" w:rsidRDefault="00600522" w:rsidP="00934E5B">
      <w:pPr>
        <w:keepNext/>
        <w:ind w:right="4845" w:firstLine="0"/>
        <w:jc w:val="center"/>
        <w:rPr>
          <w:moveTo w:id="831" w:author="Rinat Gub" w:date="2022-12-06T13:44:00Z"/>
          <w:vertAlign w:val="superscript"/>
          <w:rPrChange w:id="832" w:author="Rinat Gub" w:date="2022-12-06T13:44:00Z">
            <w:rPr>
              <w:moveTo w:id="833" w:author="Rinat Gub" w:date="2022-12-06T13:44:00Z"/>
              <w:sz w:val="20"/>
              <w:vertAlign w:val="superscript"/>
            </w:rPr>
          </w:rPrChange>
        </w:rPr>
      </w:pPr>
      <w:moveTo w:id="834" w:author="Rinat Gub" w:date="2022-12-06T13:44:00Z">
        <w:r w:rsidRPr="00203244">
          <w:rPr>
            <w:vertAlign w:val="superscript"/>
            <w:rPrChange w:id="835" w:author="Rinat Gub" w:date="2022-12-06T13:44:00Z">
              <w:rPr>
                <w:sz w:val="20"/>
                <w:vertAlign w:val="superscript"/>
              </w:rPr>
            </w:rPrChange>
          </w:rPr>
          <w:t>(фамилия, имя, отчество подписавшего, должность)</w:t>
        </w:r>
      </w:moveTo>
    </w:p>
    <w:p w:rsidR="00600522" w:rsidRPr="00203244" w:rsidRDefault="00600522" w:rsidP="00934E5B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To w:id="836" w:author="Rinat Gub" w:date="2022-12-06T13:44:00Z"/>
          <w:b/>
          <w:color w:val="000000"/>
          <w:spacing w:val="36"/>
          <w:rPrChange w:id="837" w:author="Rinat Gub" w:date="2022-12-06T13:44:00Z">
            <w:rPr>
              <w:moveTo w:id="838" w:author="Rinat Gub" w:date="2022-12-06T13:44:00Z"/>
              <w:b/>
              <w:color w:val="000000"/>
              <w:spacing w:val="36"/>
              <w:sz w:val="20"/>
            </w:rPr>
          </w:rPrChange>
        </w:rPr>
      </w:pPr>
      <w:moveTo w:id="839" w:author="Rinat Gub" w:date="2022-12-06T13:44:00Z">
        <w:r w:rsidRPr="00203244">
          <w:rPr>
            <w:b/>
            <w:color w:val="000000"/>
            <w:spacing w:val="36"/>
            <w:rPrChange w:id="840" w:author="Rinat Gub" w:date="2022-12-06T13:44:00Z">
              <w:rPr>
                <w:b/>
                <w:color w:val="000000"/>
                <w:spacing w:val="36"/>
                <w:sz w:val="20"/>
              </w:rPr>
            </w:rPrChange>
          </w:rPr>
          <w:t>конец формы</w:t>
        </w:r>
      </w:moveTo>
    </w:p>
    <w:p w:rsidR="00600522" w:rsidRPr="00203244" w:rsidRDefault="00600522" w:rsidP="00934E5B">
      <w:pPr>
        <w:shd w:val="clear" w:color="auto" w:fill="FFFFFF"/>
        <w:spacing w:before="134"/>
        <w:ind w:left="5" w:right="14" w:firstLine="355"/>
        <w:rPr>
          <w:moveTo w:id="841" w:author="Rinat Gub" w:date="2022-12-06T13:44:00Z"/>
          <w:rPrChange w:id="842" w:author="Rinat Gub" w:date="2022-12-06T13:44:00Z">
            <w:rPr>
              <w:moveTo w:id="843" w:author="Rinat Gub" w:date="2022-12-06T13:44:00Z"/>
              <w:sz w:val="20"/>
            </w:rPr>
          </w:rPrChange>
        </w:rPr>
        <w:pPrChange w:id="844" w:author="Rinat Gub" w:date="2022-12-06T13:44:00Z">
          <w:pPr/>
        </w:pPrChange>
      </w:pPr>
    </w:p>
    <w:p w:rsidR="00600522" w:rsidRPr="00203244" w:rsidRDefault="00600522" w:rsidP="00F972E1">
      <w:pPr>
        <w:rPr>
          <w:moveTo w:id="845" w:author="Rinat Gub" w:date="2022-12-06T13:44:00Z"/>
          <w:rPrChange w:id="846" w:author="Rinat Gub" w:date="2022-12-06T13:44:00Z">
            <w:rPr>
              <w:moveTo w:id="847" w:author="Rinat Gub" w:date="2022-12-06T13:44:00Z"/>
              <w:b/>
              <w:sz w:val="20"/>
            </w:rPr>
          </w:rPrChange>
        </w:rPr>
      </w:pPr>
      <w:bookmarkStart w:id="848" w:name="_Toc386739280"/>
      <w:bookmarkStart w:id="849" w:name="_Toc387162496"/>
      <w:bookmarkStart w:id="850" w:name="_Toc390239247"/>
      <w:moveTo w:id="851" w:author="Rinat Gub" w:date="2022-12-06T13:44:00Z">
        <w:r w:rsidRPr="00203244">
          <w:rPr>
            <w:b/>
            <w:rPrChange w:id="852" w:author="Rinat Gub" w:date="2022-12-06T13:44:00Z">
              <w:rPr>
                <w:b/>
                <w:sz w:val="20"/>
              </w:rPr>
            </w:rPrChange>
          </w:rPr>
          <w:t>Инструкция по заполнению</w:t>
        </w:r>
        <w:bookmarkEnd w:id="848"/>
        <w:bookmarkEnd w:id="849"/>
        <w:bookmarkEnd w:id="850"/>
      </w:moveTo>
    </w:p>
    <w:p w:rsidR="00ED4475" w:rsidRPr="00203244" w:rsidRDefault="00AE7127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rPr>
          <w:moveTo w:id="853" w:author="Rinat Gub" w:date="2022-12-06T13:44:00Z"/>
        </w:rPr>
        <w:pPrChange w:id="854" w:author="Rinat Gub" w:date="2022-12-06T13:44:00Z">
          <w:pPr>
            <w:pStyle w:val="afa"/>
            <w:numPr>
              <w:numId w:val="141"/>
            </w:numPr>
            <w:tabs>
              <w:tab w:val="clear" w:pos="1134"/>
              <w:tab w:val="left" w:pos="426"/>
            </w:tabs>
            <w:spacing w:after="120"/>
            <w:ind w:left="1287" w:hanging="360"/>
            <w:jc w:val="both"/>
          </w:pPr>
        </w:pPrChange>
      </w:pPr>
      <w:moveTo w:id="855" w:author="Rinat Gub" w:date="2022-12-06T13:44:00Z">
        <w:r w:rsidRPr="00203244">
          <w:t>Ф</w:t>
        </w:r>
        <w:r w:rsidR="00ED4475" w:rsidRPr="00203244">
          <w:t>орма включается в квалификационную часть заявки.</w:t>
        </w:r>
      </w:moveTo>
    </w:p>
    <w:p w:rsidR="00C834B7" w:rsidRPr="00203244" w:rsidRDefault="00DE119A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rPr>
          <w:moveTo w:id="856" w:author="Rinat Gub" w:date="2022-12-06T13:44:00Z"/>
        </w:rPr>
        <w:pPrChange w:id="857" w:author="Rinat Gub" w:date="2022-12-06T13:44:00Z">
          <w:pPr>
            <w:pStyle w:val="afa"/>
            <w:numPr>
              <w:numId w:val="141"/>
            </w:numPr>
            <w:tabs>
              <w:tab w:val="clear" w:pos="1134"/>
              <w:tab w:val="left" w:pos="426"/>
            </w:tabs>
            <w:spacing w:after="120"/>
            <w:ind w:left="1287" w:hanging="360"/>
            <w:jc w:val="both"/>
          </w:pPr>
        </w:pPrChange>
      </w:pPr>
      <w:moveTo w:id="858" w:author="Rinat Gub" w:date="2022-12-06T13:44:00Z">
        <w:r w:rsidRPr="00203244">
          <w:t>Участник закупки заполняет поля формы в соответствии с инструкциями, приведенными по тексту формы.</w:t>
        </w:r>
      </w:moveTo>
    </w:p>
    <w:moveToRangeEnd w:id="823"/>
    <w:p w:rsidR="00C834B7" w:rsidRPr="00203244" w:rsidRDefault="0010719F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pPrChange w:id="859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ind w:left="927" w:hanging="360"/>
            <w:jc w:val="both"/>
          </w:pPr>
        </w:pPrChange>
      </w:pPr>
      <w:r w:rsidRPr="00203244">
        <w:t xml:space="preserve">Для собственников/бенефициаров/акционеров </w:t>
      </w:r>
      <w:r w:rsidR="00600522" w:rsidRPr="00203244">
        <w:t>физических лиц указать ФИО, паспортные данные</w:t>
      </w:r>
      <w:r w:rsidRPr="00203244">
        <w:t>, гражданство</w:t>
      </w:r>
      <w:r w:rsidR="00E50895" w:rsidRPr="00203244">
        <w:t xml:space="preserve"> </w:t>
      </w:r>
      <w:r w:rsidR="00600522" w:rsidRPr="00203244">
        <w:t>и долю в %.</w:t>
      </w:r>
    </w:p>
    <w:p w:rsidR="00C834B7" w:rsidRPr="00203244" w:rsidRDefault="00600522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pPrChange w:id="860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ind w:left="927" w:hanging="360"/>
            <w:jc w:val="both"/>
          </w:pPr>
        </w:pPrChange>
      </w:pPr>
      <w:r w:rsidRPr="00203244">
        <w:t xml:space="preserve">Для </w:t>
      </w:r>
      <w:r w:rsidR="0010719F" w:rsidRPr="00203244">
        <w:t>собственников/акционеров</w:t>
      </w:r>
      <w:r w:rsidRPr="00203244">
        <w:t xml:space="preserve"> юридических лиц указать:</w:t>
      </w:r>
    </w:p>
    <w:p w:rsidR="00C834B7" w:rsidRPr="00203244" w:rsidRDefault="00600522" w:rsidP="0040134A">
      <w:pPr>
        <w:pStyle w:val="afa"/>
        <w:numPr>
          <w:ilvl w:val="0"/>
          <w:numId w:val="38"/>
        </w:numPr>
        <w:tabs>
          <w:tab w:val="clear" w:pos="1134"/>
          <w:tab w:val="left" w:pos="709"/>
        </w:tabs>
        <w:spacing w:after="120"/>
        <w:ind w:left="709" w:hanging="283"/>
        <w:jc w:val="both"/>
        <w:pPrChange w:id="861" w:author="Rinat Gub" w:date="2022-12-06T13:44:00Z">
          <w:pPr>
            <w:pStyle w:val="afa"/>
            <w:numPr>
              <w:numId w:val="43"/>
            </w:numPr>
            <w:tabs>
              <w:tab w:val="clear" w:pos="1134"/>
              <w:tab w:val="left" w:pos="709"/>
            </w:tabs>
            <w:ind w:left="1440" w:hanging="360"/>
            <w:jc w:val="both"/>
          </w:pPr>
        </w:pPrChange>
      </w:pPr>
      <w:r w:rsidRPr="00203244">
        <w:t>Наименование, форму собственности, ИНН, место</w:t>
      </w:r>
      <w:r w:rsidR="00DD403E" w:rsidRPr="00203244">
        <w:t xml:space="preserve"> </w:t>
      </w:r>
      <w:r w:rsidRPr="00203244">
        <w:t xml:space="preserve">нахождения </w:t>
      </w:r>
      <w:r w:rsidR="0010719F" w:rsidRPr="00203244">
        <w:t xml:space="preserve">(страну регистрации) </w:t>
      </w:r>
      <w:r w:rsidRPr="00203244">
        <w:t xml:space="preserve">и долю в % в организации – </w:t>
      </w:r>
      <w:r w:rsidR="003127FF" w:rsidRPr="00203244">
        <w:t>Участник</w:t>
      </w:r>
      <w:r w:rsidRPr="00203244">
        <w:t>е</w:t>
      </w:r>
      <w:r w:rsidR="00C01361" w:rsidRPr="00203244">
        <w:t xml:space="preserve"> закупки</w:t>
      </w:r>
      <w:r w:rsidR="005F63CB">
        <w:t>;</w:t>
      </w:r>
    </w:p>
    <w:p w:rsidR="00C834B7" w:rsidRPr="00203244" w:rsidRDefault="00600522" w:rsidP="0040134A">
      <w:pPr>
        <w:pStyle w:val="afa"/>
        <w:numPr>
          <w:ilvl w:val="0"/>
          <w:numId w:val="38"/>
        </w:numPr>
        <w:tabs>
          <w:tab w:val="clear" w:pos="1134"/>
          <w:tab w:val="left" w:pos="709"/>
        </w:tabs>
        <w:spacing w:after="120"/>
        <w:ind w:left="709" w:hanging="283"/>
        <w:jc w:val="both"/>
        <w:pPrChange w:id="862" w:author="Rinat Gub" w:date="2022-12-06T13:44:00Z">
          <w:pPr>
            <w:pStyle w:val="afa"/>
            <w:numPr>
              <w:numId w:val="43"/>
            </w:numPr>
            <w:tabs>
              <w:tab w:val="clear" w:pos="1134"/>
              <w:tab w:val="left" w:pos="709"/>
            </w:tabs>
            <w:ind w:left="1440" w:hanging="360"/>
            <w:jc w:val="both"/>
          </w:pPr>
        </w:pPrChange>
      </w:pPr>
      <w:r w:rsidRPr="00203244">
        <w:t xml:space="preserve">Указать своих </w:t>
      </w:r>
      <w:r w:rsidR="0010719F" w:rsidRPr="00203244">
        <w:t>собственников</w:t>
      </w:r>
      <w:r w:rsidRPr="00203244">
        <w:t xml:space="preserve"> (до конечных).</w:t>
      </w:r>
    </w:p>
    <w:p w:rsidR="00C834B7" w:rsidRPr="00203244" w:rsidRDefault="0010719F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pPrChange w:id="863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ind w:left="927" w:hanging="360"/>
            <w:jc w:val="both"/>
          </w:pPr>
        </w:pPrChange>
      </w:pPr>
      <w:r w:rsidRPr="00203244">
        <w:t xml:space="preserve">В случае если акции </w:t>
      </w:r>
      <w:r w:rsidR="003127FF" w:rsidRPr="00203244">
        <w:t>Участник</w:t>
      </w:r>
      <w:r w:rsidRPr="00203244">
        <w:t xml:space="preserve">а </w:t>
      </w:r>
      <w:r w:rsidR="00C01361" w:rsidRPr="00203244">
        <w:t xml:space="preserve">закупки </w:t>
      </w:r>
      <w:r w:rsidRPr="00203244">
        <w:t>(собственника или бенефициара) находятся в свободной продаже на бирже, представляется информация о держателе Реестра акционеров и/или ссылка на Интернет-ресурс, где можно получить информацию, при этом необходимо указать информацию о владельце блокирующего пакета акций.</w:t>
      </w:r>
    </w:p>
    <w:p w:rsidR="00C834B7" w:rsidRPr="00203244" w:rsidRDefault="00600522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pPrChange w:id="864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ind w:left="927" w:hanging="360"/>
            <w:jc w:val="both"/>
          </w:pPr>
        </w:pPrChange>
      </w:pPr>
      <w:r w:rsidRPr="00203244">
        <w:t>Форма</w:t>
      </w:r>
      <w:del w:id="865" w:author="Rinat Gub" w:date="2022-12-06T13:44:00Z">
        <w:r w:rsidR="0010719F" w:rsidRPr="00203244">
          <w:delText xml:space="preserve"> сведений</w:delText>
        </w:r>
      </w:del>
      <w:r w:rsidRPr="00203244">
        <w:t xml:space="preserve"> должна быть подписана и скреплена оттиском печати </w:t>
      </w:r>
      <w:r w:rsidR="00693DAC">
        <w:t>(при наличии).</w:t>
      </w:r>
    </w:p>
    <w:p w:rsidR="00C834B7" w:rsidRPr="00203244" w:rsidRDefault="001F320A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pPrChange w:id="866" w:author="Rinat Gub" w:date="2022-12-06T13:44:00Z">
          <w:pPr>
            <w:pStyle w:val="afa"/>
            <w:numPr>
              <w:numId w:val="36"/>
            </w:numPr>
            <w:tabs>
              <w:tab w:val="clear" w:pos="1134"/>
              <w:tab w:val="left" w:pos="426"/>
            </w:tabs>
            <w:spacing w:after="120"/>
            <w:ind w:left="927" w:hanging="360"/>
            <w:jc w:val="both"/>
          </w:pPr>
        </w:pPrChange>
      </w:pPr>
      <w:r w:rsidRPr="00203244">
        <w:t>Участники закупки – физические лица, в том числе индивидуальные предприниматели, форму не заполняют.</w:t>
      </w:r>
    </w:p>
    <w:p w:rsidR="00600522" w:rsidRPr="00203244" w:rsidRDefault="00600522" w:rsidP="0040134A">
      <w:pPr>
        <w:pStyle w:val="afa"/>
        <w:numPr>
          <w:ilvl w:val="0"/>
          <w:numId w:val="37"/>
        </w:numPr>
        <w:tabs>
          <w:tab w:val="clear" w:pos="1134"/>
          <w:tab w:val="left" w:pos="426"/>
        </w:tabs>
        <w:spacing w:after="120"/>
        <w:ind w:left="426" w:hanging="426"/>
        <w:jc w:val="both"/>
        <w:sectPr w:rsidR="00600522" w:rsidRPr="00203244" w:rsidSect="00694DD2">
          <w:headerReference w:type="even" r:id="rId22"/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  <w:pPrChange w:id="887" w:author="Rinat Gub" w:date="2022-12-06T13:44:00Z">
          <w:pPr/>
        </w:pPrChange>
      </w:pPr>
    </w:p>
    <w:p w:rsidR="0060632F" w:rsidRDefault="00600522" w:rsidP="008D033A">
      <w:pPr>
        <w:pStyle w:val="-32"/>
      </w:pPr>
      <w:bookmarkStart w:id="888" w:name="_Toc297041506"/>
      <w:bookmarkStart w:id="889" w:name="_Toc302642398"/>
      <w:bookmarkStart w:id="890" w:name="_Ref302650918"/>
      <w:bookmarkStart w:id="891" w:name="_Toc355626504"/>
      <w:bookmarkStart w:id="892" w:name="_Toc386739269"/>
      <w:bookmarkStart w:id="893" w:name="_Toc390239248"/>
      <w:bookmarkStart w:id="894" w:name="_Ref391415692"/>
      <w:bookmarkStart w:id="895" w:name="_Toc392487694"/>
      <w:bookmarkStart w:id="896" w:name="_Toc392489398"/>
      <w:bookmarkStart w:id="897" w:name="_Ref391415737"/>
      <w:bookmarkStart w:id="898" w:name="_Toc392487709"/>
      <w:bookmarkStart w:id="899" w:name="_Toc392489413"/>
      <w:bookmarkEnd w:id="357"/>
      <w:r w:rsidRPr="00203244">
        <w:lastRenderedPageBreak/>
        <w:t xml:space="preserve">Сведения об опыте выполнения аналогичных </w:t>
      </w:r>
      <w:bookmarkEnd w:id="897"/>
      <w:bookmarkEnd w:id="898"/>
      <w:bookmarkEnd w:id="899"/>
      <w:r w:rsidR="006C00F6">
        <w:t>Договор</w:t>
      </w:r>
      <w:r w:rsidRPr="00203244">
        <w:t>ов</w:t>
      </w:r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ins w:id="900" w:author="Rinat Gub" w:date="2022-12-06T13:44:00Z"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  <w:r w:rsidR="00AF067A" w:rsidRPr="004423A1">
          <w:rPr>
            <w:rStyle w:val="af3"/>
            <w:highlight w:val="green"/>
          </w:rPr>
          <w:t>/</w:t>
        </w:r>
        <w:r w:rsidR="00AF067A" w:rsidRPr="004423A1">
          <w:rPr>
            <w:rStyle w:val="af3"/>
            <w:highlight w:val="red"/>
          </w:rPr>
          <w:t xml:space="preserve"> </w:t>
        </w:r>
        <w:r w:rsidR="00AF067A" w:rsidRPr="00161A76">
          <w:rPr>
            <w:rStyle w:val="af3"/>
            <w:highlight w:val="red"/>
          </w:rPr>
          <w:t>«Форма не используется»</w:t>
        </w:r>
      </w:ins>
    </w:p>
    <w:p w:rsidR="00600522" w:rsidRPr="00203244" w:rsidRDefault="00600522" w:rsidP="001C43D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600522" w:rsidRPr="00203244" w:rsidRDefault="00600522" w:rsidP="001C43D2">
      <w:pPr>
        <w:spacing w:before="120"/>
        <w:ind w:firstLine="0"/>
        <w:jc w:val="left"/>
      </w:pPr>
      <w:r w:rsidRPr="00203244">
        <w:t xml:space="preserve">Форма </w:t>
      </w:r>
      <w:r w:rsidR="00F1005B" w:rsidRPr="00203244">
        <w:t>3</w:t>
      </w:r>
    </w:p>
    <w:p w:rsidR="00075F3C" w:rsidRPr="00203244" w:rsidRDefault="00075F3C" w:rsidP="00075F3C">
      <w:pPr>
        <w:ind w:firstLine="0"/>
      </w:pPr>
    </w:p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203244" w:rsidRDefault="00075F3C" w:rsidP="00075F3C">
      <w:pPr>
        <w:ind w:firstLine="0"/>
        <w:rPr>
          <w:rPrChange w:id="901" w:author="Rinat Gub" w:date="2022-12-06T13:44:00Z">
            <w:rPr>
              <w:rStyle w:val="af3"/>
            </w:rPr>
          </w:rPrChange>
        </w:rPr>
        <w:pPrChange w:id="902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203244">
        <w:t xml:space="preserve">Номер </w:t>
      </w:r>
      <w:r w:rsidR="00881A54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 xml:space="preserve">а: </w:t>
      </w:r>
      <w:del w:id="903" w:author="Rinat Gub" w:date="2022-12-06T13:44:00Z"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  <w:ins w:id="904" w:author="Rinat Gub" w:date="2022-12-06T13:44:00Z"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  <w:r w:rsidRPr="00203244">
          <w:rPr>
            <w:rStyle w:val="af3"/>
          </w:rPr>
          <w:t xml:space="preserve">указать номер </w:t>
        </w:r>
        <w:r w:rsidR="00881A54">
          <w:rPr>
            <w:rStyle w:val="af3"/>
          </w:rPr>
          <w:t xml:space="preserve">лота </w:t>
        </w:r>
        <w:r w:rsidRPr="00203244">
          <w:rPr>
            <w:rStyle w:val="af3"/>
          </w:rPr>
          <w:t xml:space="preserve">и наименование предмета </w:t>
        </w:r>
        <w:r w:rsidR="0016112C" w:rsidRPr="00203244">
          <w:rPr>
            <w:rStyle w:val="af3"/>
          </w:rPr>
          <w:t>Договор</w:t>
        </w:r>
        <w:r w:rsidRPr="00203244">
          <w:rPr>
            <w:rStyle w:val="af3"/>
          </w:rPr>
          <w:t>а</w:t>
        </w:r>
        <w:r w:rsidRPr="00203244">
          <w:t>]</w:t>
        </w:r>
      </w:ins>
    </w:p>
    <w:p w:rsidR="00600522" w:rsidRDefault="00600522" w:rsidP="001C43D2">
      <w:pPr>
        <w:pStyle w:val="afff"/>
        <w:pPrChange w:id="905" w:author="Rinat Gub" w:date="2022-12-06T13:44:00Z">
          <w:pPr>
            <w:pStyle w:val="afff"/>
            <w:spacing w:before="240"/>
          </w:pPr>
        </w:pPrChange>
      </w:pPr>
      <w:r w:rsidRPr="00203244">
        <w:t xml:space="preserve">Сведения об опыте выполнения аналогичных </w:t>
      </w:r>
      <w:r w:rsidR="0016112C" w:rsidRPr="00203244">
        <w:t>Договор</w:t>
      </w:r>
      <w:r w:rsidRPr="00203244">
        <w:t>ов</w:t>
      </w:r>
    </w:p>
    <w:p w:rsidR="003926A5" w:rsidRDefault="003926A5" w:rsidP="003926A5">
      <w:pPr>
        <w:rPr>
          <w:rPrChange w:id="906" w:author="Rinat Gub" w:date="2022-12-06T13:44:00Z">
            <w:rPr>
              <w:i/>
              <w:color w:val="333399"/>
            </w:rPr>
          </w:rPrChange>
        </w:rPr>
      </w:pPr>
      <w:r>
        <w:t xml:space="preserve">При этом под аналогичными договорами понимаются договоры на </w:t>
      </w:r>
      <w:del w:id="907" w:author="Rinat Gub" w:date="2022-12-06T13:44:00Z">
        <w:r w:rsidR="000C325C">
          <w:delText xml:space="preserve">выполнение </w:delText>
        </w:r>
        <w:r w:rsidR="000C325C" w:rsidRPr="0051188E">
          <w:rPr>
            <w:i/>
            <w:iCs/>
            <w:color w:val="333399"/>
            <w:szCs w:val="22"/>
          </w:rPr>
          <w:delText>[</w:delText>
        </w:r>
      </w:del>
      <w:ins w:id="908" w:author="Rinat Gub" w:date="2022-12-06T13:44:00Z">
        <w:r>
          <w:t xml:space="preserve">поставку </w:t>
        </w:r>
        <w:r w:rsidR="00881A54">
          <w:t>(</w:t>
        </w:r>
      </w:ins>
      <w:r w:rsidRPr="008771AF">
        <w:rPr>
          <w:i/>
          <w:iCs/>
          <w:color w:val="333399"/>
          <w:szCs w:val="22"/>
        </w:rPr>
        <w:t xml:space="preserve">указать </w:t>
      </w:r>
      <w:del w:id="909" w:author="Rinat Gub" w:date="2022-12-06T13:44:00Z">
        <w:r w:rsidR="000C325C" w:rsidRPr="0051188E">
          <w:rPr>
            <w:i/>
            <w:iCs/>
            <w:color w:val="333399"/>
            <w:szCs w:val="22"/>
          </w:rPr>
          <w:delText>работы</w:delText>
        </w:r>
      </w:del>
      <w:ins w:id="910" w:author="Rinat Gub" w:date="2022-12-06T13:44:00Z">
        <w:r w:rsidRPr="008771AF">
          <w:rPr>
            <w:i/>
            <w:iCs/>
            <w:color w:val="333399"/>
            <w:szCs w:val="22"/>
          </w:rPr>
          <w:t>товары</w:t>
        </w:r>
      </w:ins>
      <w:r w:rsidRPr="008771AF">
        <w:rPr>
          <w:i/>
          <w:iCs/>
          <w:color w:val="333399"/>
          <w:szCs w:val="22"/>
        </w:rPr>
        <w:t xml:space="preserve"> согласно предмету договора или смежные</w:t>
      </w:r>
      <w:del w:id="911" w:author="Rinat Gub" w:date="2022-12-06T13:44:00Z">
        <w:r w:rsidR="000C325C" w:rsidRPr="0051188E">
          <w:rPr>
            <w:i/>
            <w:iCs/>
            <w:color w:val="333399"/>
            <w:szCs w:val="22"/>
          </w:rPr>
          <w:delText>]</w:delText>
        </w:r>
      </w:del>
      <w:ins w:id="912" w:author="Rinat Gub" w:date="2022-12-06T13:44:00Z">
        <w:r w:rsidR="00881A54">
          <w:rPr>
            <w:i/>
            <w:iCs/>
            <w:color w:val="333399"/>
            <w:szCs w:val="22"/>
          </w:rPr>
          <w:t>)</w:t>
        </w:r>
      </w:ins>
    </w:p>
    <w:p w:rsidR="003926A5" w:rsidRPr="003926A5" w:rsidRDefault="003926A5" w:rsidP="003926A5"/>
    <w:p w:rsidR="00413BD2" w:rsidRDefault="005B57DE" w:rsidP="0051188E">
      <w:pPr>
        <w:jc w:val="center"/>
        <w:rPr>
          <w:del w:id="913" w:author="Rinat Gub" w:date="2022-12-06T13:44:00Z"/>
        </w:rPr>
      </w:pPr>
      <w:bookmarkStart w:id="914" w:name="h5353"/>
      <w:bookmarkEnd w:id="914"/>
      <w:del w:id="915" w:author="Rinat Gub" w:date="2022-12-06T13:44:00Z">
        <w:r w:rsidRPr="00203244">
          <w:delText>[</w:delText>
        </w:r>
        <w:r w:rsidRPr="00203244">
          <w:rPr>
            <w:rStyle w:val="af3"/>
            <w:bCs/>
            <w:iCs/>
          </w:rPr>
          <w:delText>перечень показателей может изменяться в зависимости от потребности Заказчика</w:delText>
        </w:r>
        <w:r w:rsidRPr="00203244">
          <w:delText>]</w:delText>
        </w:r>
      </w:del>
    </w:p>
    <w:tbl>
      <w:tblPr>
        <w:tblW w:w="147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PrChange w:id="916" w:author="Rinat Gub" w:date="2022-12-06T13:44:00Z">
          <w:tblPr>
            <w:tblW w:w="14776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 w:firstRow="1" w:lastRow="1" w:firstColumn="1" w:lastColumn="1" w:noHBand="0" w:noVBand="0"/>
          </w:tblPr>
        </w:tblPrChange>
      </w:tblPr>
      <w:tblGrid>
        <w:gridCol w:w="602"/>
        <w:gridCol w:w="2200"/>
        <w:gridCol w:w="2340"/>
        <w:gridCol w:w="1946"/>
        <w:gridCol w:w="1843"/>
        <w:gridCol w:w="1843"/>
        <w:gridCol w:w="1800"/>
        <w:gridCol w:w="2202"/>
        <w:tblGridChange w:id="917">
          <w:tblGrid>
            <w:gridCol w:w="602"/>
            <w:gridCol w:w="2200"/>
            <w:gridCol w:w="2340"/>
            <w:gridCol w:w="2266"/>
            <w:gridCol w:w="1746"/>
            <w:gridCol w:w="1620"/>
            <w:gridCol w:w="1800"/>
            <w:gridCol w:w="2202"/>
          </w:tblGrid>
        </w:tblGridChange>
      </w:tblGrid>
      <w:tr w:rsidR="00600522" w:rsidRPr="00203244" w:rsidTr="006A1C53">
        <w:tc>
          <w:tcPr>
            <w:tcW w:w="602" w:type="dxa"/>
            <w:tcPrChange w:id="918" w:author="Rinat Gub" w:date="2022-12-06T13:44:00Z">
              <w:tcPr>
                <w:tcW w:w="602" w:type="dxa"/>
              </w:tcPr>
            </w:tcPrChange>
          </w:tcPr>
          <w:p w:rsidR="00600522" w:rsidRPr="00203244" w:rsidRDefault="005D4AF8" w:rsidP="00A930A1">
            <w:pPr>
              <w:pStyle w:val="ae"/>
              <w:jc w:val="both"/>
              <w:rPr>
                <w:sz w:val="20"/>
                <w:lang w:bidi="ar-SA"/>
              </w:rPr>
            </w:pPr>
            <w:r w:rsidRPr="00203244">
              <w:rPr>
                <w:b/>
                <w:sz w:val="20"/>
                <w:lang w:bidi="ar-SA"/>
              </w:rPr>
              <w:t>№</w:t>
            </w:r>
          </w:p>
        </w:tc>
        <w:tc>
          <w:tcPr>
            <w:tcW w:w="2200" w:type="dxa"/>
            <w:tcPrChange w:id="919" w:author="Rinat Gub" w:date="2022-12-06T13:44:00Z">
              <w:tcPr>
                <w:tcW w:w="2200" w:type="dxa"/>
              </w:tcPr>
            </w:tcPrChange>
          </w:tcPr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 xml:space="preserve">Предмет </w:t>
            </w:r>
            <w:r w:rsidR="0016112C" w:rsidRPr="00203244">
              <w:rPr>
                <w:sz w:val="20"/>
                <w:lang w:bidi="ar-SA"/>
              </w:rPr>
              <w:t>Договор</w:t>
            </w:r>
            <w:r w:rsidRPr="00203244">
              <w:rPr>
                <w:sz w:val="20"/>
                <w:lang w:bidi="ar-SA"/>
              </w:rPr>
              <w:t>а</w:t>
            </w:r>
          </w:p>
        </w:tc>
        <w:tc>
          <w:tcPr>
            <w:tcW w:w="2340" w:type="dxa"/>
            <w:tcPrChange w:id="920" w:author="Rinat Gub" w:date="2022-12-06T13:44:00Z">
              <w:tcPr>
                <w:tcW w:w="2340" w:type="dxa"/>
              </w:tcPr>
            </w:tcPrChange>
          </w:tcPr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Наименование Заказчика,</w:t>
            </w:r>
          </w:p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адрес и контактный телефон/факс Заказчика,</w:t>
            </w:r>
          </w:p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контактное лицо</w:t>
            </w:r>
          </w:p>
        </w:tc>
        <w:tc>
          <w:tcPr>
            <w:tcW w:w="1946" w:type="dxa"/>
            <w:tcPrChange w:id="921" w:author="Rinat Gub" w:date="2022-12-06T13:44:00Z">
              <w:tcPr>
                <w:tcW w:w="2266" w:type="dxa"/>
              </w:tcPr>
            </w:tcPrChange>
          </w:tcPr>
          <w:p w:rsidR="0060632F" w:rsidRDefault="005547EC">
            <w:pPr>
              <w:pStyle w:val="ae"/>
              <w:rPr>
                <w:sz w:val="20"/>
                <w:lang w:bidi="ar-SA"/>
              </w:rPr>
            </w:pPr>
            <w:r>
              <w:rPr>
                <w:sz w:val="20"/>
                <w:lang w:bidi="ar-SA"/>
              </w:rPr>
              <w:t>Полная сумма</w:t>
            </w:r>
            <w:r w:rsidR="005D4AF8" w:rsidRPr="00203244">
              <w:rPr>
                <w:sz w:val="20"/>
                <w:lang w:bidi="ar-SA"/>
              </w:rPr>
              <w:t xml:space="preserve"> </w:t>
            </w:r>
            <w:r w:rsidR="0016112C" w:rsidRPr="00203244">
              <w:rPr>
                <w:sz w:val="20"/>
                <w:lang w:bidi="ar-SA"/>
              </w:rPr>
              <w:t>Договор</w:t>
            </w:r>
            <w:r w:rsidR="005D4AF8" w:rsidRPr="00203244">
              <w:rPr>
                <w:sz w:val="20"/>
                <w:lang w:bidi="ar-SA"/>
              </w:rPr>
              <w:t>а, руб.</w:t>
            </w:r>
          </w:p>
        </w:tc>
        <w:tc>
          <w:tcPr>
            <w:tcW w:w="1843" w:type="dxa"/>
            <w:tcPrChange w:id="922" w:author="Rinat Gub" w:date="2022-12-06T13:44:00Z">
              <w:tcPr>
                <w:tcW w:w="1746" w:type="dxa"/>
              </w:tcPr>
            </w:tcPrChange>
          </w:tcPr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Дата заключения/ завершения (месяц, год, процент выполнения)</w:t>
            </w:r>
          </w:p>
        </w:tc>
        <w:tc>
          <w:tcPr>
            <w:tcW w:w="1843" w:type="dxa"/>
            <w:tcPrChange w:id="923" w:author="Rinat Gub" w:date="2022-12-06T13:44:00Z">
              <w:tcPr>
                <w:tcW w:w="1620" w:type="dxa"/>
              </w:tcPr>
            </w:tcPrChange>
          </w:tcPr>
          <w:p w:rsidR="00600522" w:rsidRPr="00203244" w:rsidRDefault="005D4AF8" w:rsidP="00647A34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Роль (</w:t>
            </w:r>
            <w:del w:id="924" w:author="Rinat Gub" w:date="2022-12-06T13:44:00Z">
              <w:r w:rsidRPr="00203244">
                <w:rPr>
                  <w:sz w:val="20"/>
                  <w:lang w:bidi="ar-SA"/>
                </w:rPr>
                <w:delText>генподрядчик</w:delText>
              </w:r>
            </w:del>
            <w:ins w:id="925" w:author="Rinat Gub" w:date="2022-12-06T13:44:00Z">
              <w:r w:rsidR="00B95BFE" w:rsidRPr="00203244">
                <w:rPr>
                  <w:sz w:val="20"/>
                  <w:lang w:bidi="ar-SA"/>
                </w:rPr>
                <w:t>поставщик</w:t>
              </w:r>
            </w:ins>
            <w:r w:rsidRPr="00203244">
              <w:rPr>
                <w:sz w:val="20"/>
                <w:lang w:bidi="ar-SA"/>
              </w:rPr>
              <w:t xml:space="preserve">, </w:t>
            </w:r>
            <w:r w:rsidR="005B0E92" w:rsidRPr="00203244">
              <w:rPr>
                <w:sz w:val="20"/>
                <w:lang w:bidi="ar-SA"/>
              </w:rPr>
              <w:t>субподрядчик</w:t>
            </w:r>
            <w:r w:rsidR="00647A34">
              <w:rPr>
                <w:sz w:val="20"/>
                <w:lang w:bidi="ar-SA"/>
              </w:rPr>
              <w:t xml:space="preserve"> </w:t>
            </w:r>
            <w:r w:rsidR="00647A34">
              <w:t>(соисполнитель)</w:t>
            </w:r>
            <w:r w:rsidRPr="00203244">
              <w:rPr>
                <w:sz w:val="20"/>
                <w:lang w:bidi="ar-SA"/>
              </w:rPr>
              <w:t xml:space="preserve">, партнер) и объем </w:t>
            </w:r>
            <w:del w:id="926" w:author="Rinat Gub" w:date="2022-12-06T13:44:00Z">
              <w:r w:rsidRPr="00203244">
                <w:rPr>
                  <w:sz w:val="20"/>
                  <w:lang w:bidi="ar-SA"/>
                </w:rPr>
                <w:delText>работ</w:delText>
              </w:r>
            </w:del>
            <w:ins w:id="927" w:author="Rinat Gub" w:date="2022-12-06T13:44:00Z">
              <w:r w:rsidR="001559DA" w:rsidRPr="00203244">
                <w:rPr>
                  <w:sz w:val="20"/>
                  <w:lang w:bidi="ar-SA"/>
                </w:rPr>
                <w:t>поставки товара</w:t>
              </w:r>
            </w:ins>
            <w:r w:rsidRPr="00203244">
              <w:rPr>
                <w:sz w:val="20"/>
                <w:lang w:bidi="ar-SA"/>
              </w:rPr>
              <w:t xml:space="preserve"> по </w:t>
            </w:r>
            <w:r w:rsidR="0016112C" w:rsidRPr="00203244">
              <w:rPr>
                <w:sz w:val="20"/>
                <w:lang w:bidi="ar-SA"/>
              </w:rPr>
              <w:t>Договор</w:t>
            </w:r>
            <w:r w:rsidRPr="00203244">
              <w:rPr>
                <w:sz w:val="20"/>
                <w:lang w:bidi="ar-SA"/>
              </w:rPr>
              <w:t>у, %</w:t>
            </w:r>
          </w:p>
        </w:tc>
        <w:tc>
          <w:tcPr>
            <w:tcW w:w="1800" w:type="dxa"/>
            <w:tcPrChange w:id="928" w:author="Rinat Gub" w:date="2022-12-06T13:44:00Z">
              <w:tcPr>
                <w:tcW w:w="1800" w:type="dxa"/>
              </w:tcPr>
            </w:tcPrChange>
          </w:tcPr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Сведения о претензиях Заказчика к выполнению обязательств</w:t>
            </w:r>
          </w:p>
        </w:tc>
        <w:tc>
          <w:tcPr>
            <w:tcW w:w="2202" w:type="dxa"/>
            <w:tcPrChange w:id="929" w:author="Rinat Gub" w:date="2022-12-06T13:44:00Z">
              <w:tcPr>
                <w:tcW w:w="2202" w:type="dxa"/>
              </w:tcPr>
            </w:tcPrChange>
          </w:tcPr>
          <w:p w:rsidR="00600522" w:rsidRPr="00203244" w:rsidRDefault="005D4AF8" w:rsidP="00F160E9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Наличие прилагаемых отзывов от Заказчиков (есть/нет)</w:t>
            </w:r>
          </w:p>
        </w:tc>
      </w:tr>
      <w:tr w:rsidR="00600522" w:rsidRPr="00203244" w:rsidTr="006A1C53">
        <w:tc>
          <w:tcPr>
            <w:tcW w:w="602" w:type="dxa"/>
            <w:tcPrChange w:id="930" w:author="Rinat Gub" w:date="2022-12-06T13:44:00Z">
              <w:tcPr>
                <w:tcW w:w="602" w:type="dxa"/>
              </w:tcPr>
            </w:tcPrChange>
          </w:tcPr>
          <w:p w:rsidR="00600522" w:rsidRPr="00203244" w:rsidRDefault="005D4AF8" w:rsidP="00F160E9">
            <w:pPr>
              <w:pStyle w:val="af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1.</w:t>
            </w:r>
          </w:p>
        </w:tc>
        <w:tc>
          <w:tcPr>
            <w:tcW w:w="2200" w:type="dxa"/>
            <w:tcPrChange w:id="931" w:author="Rinat Gub" w:date="2022-12-06T13:44:00Z">
              <w:tcPr>
                <w:tcW w:w="220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340" w:type="dxa"/>
            <w:tcPrChange w:id="932" w:author="Rinat Gub" w:date="2022-12-06T13:44:00Z">
              <w:tcPr>
                <w:tcW w:w="234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946" w:type="dxa"/>
            <w:tcPrChange w:id="933" w:author="Rinat Gub" w:date="2022-12-06T13:44:00Z">
              <w:tcPr>
                <w:tcW w:w="2266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43" w:type="dxa"/>
            <w:tcPrChange w:id="934" w:author="Rinat Gub" w:date="2022-12-06T13:44:00Z">
              <w:tcPr>
                <w:tcW w:w="1746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43" w:type="dxa"/>
            <w:tcPrChange w:id="935" w:author="Rinat Gub" w:date="2022-12-06T13:44:00Z">
              <w:tcPr>
                <w:tcW w:w="162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00" w:type="dxa"/>
            <w:tcPrChange w:id="936" w:author="Rinat Gub" w:date="2022-12-06T13:44:00Z">
              <w:tcPr>
                <w:tcW w:w="180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02" w:type="dxa"/>
            <w:tcPrChange w:id="937" w:author="Rinat Gub" w:date="2022-12-06T13:44:00Z">
              <w:tcPr>
                <w:tcW w:w="2202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</w:tr>
      <w:tr w:rsidR="00600522" w:rsidRPr="00203244" w:rsidTr="006A1C53">
        <w:tc>
          <w:tcPr>
            <w:tcW w:w="602" w:type="dxa"/>
            <w:tcPrChange w:id="938" w:author="Rinat Gub" w:date="2022-12-06T13:44:00Z">
              <w:tcPr>
                <w:tcW w:w="602" w:type="dxa"/>
              </w:tcPr>
            </w:tcPrChange>
          </w:tcPr>
          <w:p w:rsidR="00600522" w:rsidRPr="00203244" w:rsidRDefault="005D4AF8" w:rsidP="00F160E9">
            <w:pPr>
              <w:pStyle w:val="af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2.</w:t>
            </w:r>
          </w:p>
        </w:tc>
        <w:tc>
          <w:tcPr>
            <w:tcW w:w="2200" w:type="dxa"/>
            <w:tcPrChange w:id="939" w:author="Rinat Gub" w:date="2022-12-06T13:44:00Z">
              <w:tcPr>
                <w:tcW w:w="220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340" w:type="dxa"/>
            <w:tcPrChange w:id="940" w:author="Rinat Gub" w:date="2022-12-06T13:44:00Z">
              <w:tcPr>
                <w:tcW w:w="234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946" w:type="dxa"/>
            <w:tcPrChange w:id="941" w:author="Rinat Gub" w:date="2022-12-06T13:44:00Z">
              <w:tcPr>
                <w:tcW w:w="2266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43" w:type="dxa"/>
            <w:tcPrChange w:id="942" w:author="Rinat Gub" w:date="2022-12-06T13:44:00Z">
              <w:tcPr>
                <w:tcW w:w="1746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43" w:type="dxa"/>
            <w:tcPrChange w:id="943" w:author="Rinat Gub" w:date="2022-12-06T13:44:00Z">
              <w:tcPr>
                <w:tcW w:w="162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00" w:type="dxa"/>
            <w:tcPrChange w:id="944" w:author="Rinat Gub" w:date="2022-12-06T13:44:00Z">
              <w:tcPr>
                <w:tcW w:w="180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02" w:type="dxa"/>
            <w:tcPrChange w:id="945" w:author="Rinat Gub" w:date="2022-12-06T13:44:00Z">
              <w:tcPr>
                <w:tcW w:w="2202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</w:tr>
      <w:tr w:rsidR="00600522" w:rsidRPr="00203244" w:rsidTr="006A1C53">
        <w:tc>
          <w:tcPr>
            <w:tcW w:w="602" w:type="dxa"/>
            <w:tcPrChange w:id="946" w:author="Rinat Gub" w:date="2022-12-06T13:44:00Z">
              <w:tcPr>
                <w:tcW w:w="602" w:type="dxa"/>
              </w:tcPr>
            </w:tcPrChange>
          </w:tcPr>
          <w:p w:rsidR="00600522" w:rsidRPr="00203244" w:rsidRDefault="005D4AF8" w:rsidP="00F160E9">
            <w:pPr>
              <w:pStyle w:val="af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200" w:type="dxa"/>
            <w:tcPrChange w:id="947" w:author="Rinat Gub" w:date="2022-12-06T13:44:00Z">
              <w:tcPr>
                <w:tcW w:w="220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340" w:type="dxa"/>
            <w:tcPrChange w:id="948" w:author="Rinat Gub" w:date="2022-12-06T13:44:00Z">
              <w:tcPr>
                <w:tcW w:w="234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946" w:type="dxa"/>
            <w:tcPrChange w:id="949" w:author="Rinat Gub" w:date="2022-12-06T13:44:00Z">
              <w:tcPr>
                <w:tcW w:w="2266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43" w:type="dxa"/>
            <w:tcPrChange w:id="950" w:author="Rinat Gub" w:date="2022-12-06T13:44:00Z">
              <w:tcPr>
                <w:tcW w:w="1746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43" w:type="dxa"/>
            <w:tcPrChange w:id="951" w:author="Rinat Gub" w:date="2022-12-06T13:44:00Z">
              <w:tcPr>
                <w:tcW w:w="162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00" w:type="dxa"/>
            <w:tcPrChange w:id="952" w:author="Rinat Gub" w:date="2022-12-06T13:44:00Z">
              <w:tcPr>
                <w:tcW w:w="1800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02" w:type="dxa"/>
            <w:tcPrChange w:id="953" w:author="Rinat Gub" w:date="2022-12-06T13:44:00Z">
              <w:tcPr>
                <w:tcW w:w="2202" w:type="dxa"/>
              </w:tcPr>
            </w:tcPrChange>
          </w:tcPr>
          <w:p w:rsidR="00600522" w:rsidRPr="00203244" w:rsidRDefault="00600522" w:rsidP="00F160E9">
            <w:pPr>
              <w:pStyle w:val="af0"/>
              <w:rPr>
                <w:sz w:val="20"/>
                <w:szCs w:val="20"/>
              </w:rPr>
            </w:pPr>
          </w:p>
        </w:tc>
      </w:tr>
    </w:tbl>
    <w:p w:rsidR="00600522" w:rsidRPr="00203244" w:rsidRDefault="00600522" w:rsidP="001C43D2">
      <w:pPr>
        <w:keepNext/>
        <w:spacing w:before="120"/>
        <w:ind w:right="9890" w:firstLine="0"/>
        <w:jc w:val="left"/>
        <w:rPr>
          <w:szCs w:val="24"/>
        </w:rPr>
      </w:pPr>
      <w:r w:rsidRPr="00203244">
        <w:rPr>
          <w:szCs w:val="24"/>
        </w:rPr>
        <w:t>____________________________________</w:t>
      </w:r>
    </w:p>
    <w:p w:rsidR="00600522" w:rsidRPr="00203244" w:rsidRDefault="00600522" w:rsidP="001C43D2">
      <w:pPr>
        <w:keepNext/>
        <w:ind w:right="9890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(подпись, М.П.)</w:t>
      </w:r>
    </w:p>
    <w:p w:rsidR="00600522" w:rsidRPr="00203244" w:rsidRDefault="00600522" w:rsidP="00E50E4D">
      <w:pPr>
        <w:keepNext/>
        <w:ind w:right="9890" w:firstLine="0"/>
        <w:jc w:val="left"/>
        <w:rPr>
          <w:szCs w:val="24"/>
        </w:rPr>
      </w:pPr>
      <w:r w:rsidRPr="00203244">
        <w:rPr>
          <w:szCs w:val="24"/>
        </w:rPr>
        <w:t>____________________________________</w:t>
      </w:r>
    </w:p>
    <w:p w:rsidR="00600522" w:rsidRPr="00203244" w:rsidRDefault="00600522" w:rsidP="001C43D2">
      <w:pPr>
        <w:keepNext/>
        <w:ind w:right="9890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600522" w:rsidRPr="00203244" w:rsidRDefault="00600522" w:rsidP="001C43D2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F127B0" w:rsidRPr="00E50E4D" w:rsidRDefault="00F127B0" w:rsidP="00DE119A">
      <w:pPr>
        <w:rPr>
          <w:b/>
          <w:sz w:val="20"/>
        </w:rPr>
      </w:pPr>
    </w:p>
    <w:p w:rsidR="00DE119A" w:rsidRPr="00203244" w:rsidRDefault="00DE119A" w:rsidP="00DE119A">
      <w:r w:rsidRPr="00203244">
        <w:rPr>
          <w:b/>
        </w:rPr>
        <w:lastRenderedPageBreak/>
        <w:t>Инструкция по заполнению</w:t>
      </w:r>
    </w:p>
    <w:p w:rsidR="00C834B7" w:rsidRPr="00203244" w:rsidRDefault="00DE119A" w:rsidP="00013B69">
      <w:pPr>
        <w:pStyle w:val="afa"/>
        <w:numPr>
          <w:ilvl w:val="0"/>
          <w:numId w:val="20"/>
        </w:numPr>
        <w:ind w:left="284"/>
        <w:jc w:val="both"/>
        <w:pPrChange w:id="954" w:author="Rinat Gub" w:date="2022-12-06T13:44:00Z">
          <w:pPr>
            <w:pStyle w:val="afa"/>
            <w:numPr>
              <w:numId w:val="28"/>
            </w:numPr>
            <w:tabs>
              <w:tab w:val="clear" w:pos="1134"/>
              <w:tab w:val="left" w:pos="284"/>
            </w:tabs>
            <w:ind w:left="1287" w:hanging="360"/>
            <w:jc w:val="both"/>
          </w:pPr>
        </w:pPrChange>
      </w:pPr>
      <w:r w:rsidRPr="00203244">
        <w:t>Форма включается в квалификационную часть заявки. В случае если после наименования данной формы указано: «Форма не используется», то она не заполняется и не включается в состав заявки.</w:t>
      </w:r>
    </w:p>
    <w:p w:rsidR="00C834B7" w:rsidRPr="00203244" w:rsidRDefault="00DE119A" w:rsidP="00013B69">
      <w:pPr>
        <w:pStyle w:val="afa"/>
        <w:numPr>
          <w:ilvl w:val="0"/>
          <w:numId w:val="20"/>
        </w:numPr>
        <w:ind w:left="284"/>
        <w:jc w:val="both"/>
        <w:pPrChange w:id="955" w:author="Rinat Gub" w:date="2022-12-06T13:44:00Z">
          <w:pPr>
            <w:pStyle w:val="afa"/>
            <w:numPr>
              <w:numId w:val="28"/>
            </w:numPr>
            <w:tabs>
              <w:tab w:val="clear" w:pos="1134"/>
              <w:tab w:val="left" w:pos="284"/>
            </w:tabs>
            <w:ind w:left="1287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DE119A" w:rsidRPr="00203244" w:rsidRDefault="00DE119A" w:rsidP="00013B69">
      <w:pPr>
        <w:pStyle w:val="afa"/>
        <w:numPr>
          <w:ilvl w:val="0"/>
          <w:numId w:val="20"/>
        </w:numPr>
        <w:ind w:left="284"/>
        <w:jc w:val="both"/>
        <w:pPrChange w:id="956" w:author="Rinat Gub" w:date="2022-12-06T13:44:00Z">
          <w:pPr>
            <w:pStyle w:val="afa"/>
            <w:numPr>
              <w:numId w:val="28"/>
            </w:numPr>
            <w:tabs>
              <w:tab w:val="clear" w:pos="1134"/>
              <w:tab w:val="left" w:pos="284"/>
            </w:tabs>
            <w:ind w:left="1287" w:hanging="360"/>
          </w:pPr>
        </w:pPrChange>
      </w:pPr>
      <w:r w:rsidRPr="00203244">
        <w:t xml:space="preserve">В данной форме приводятся сведения об опыте выполнения </w:t>
      </w:r>
      <w:r w:rsidR="0016112C" w:rsidRPr="00203244">
        <w:t>Договор</w:t>
      </w:r>
      <w:r w:rsidRPr="00203244">
        <w:t>ов, аналогичных по объему, срокам, составу и прочим характеристикам тем, которые указаны в Техническом задании (Блок 7 «Техническое задание»).</w:t>
      </w:r>
    </w:p>
    <w:p w:rsidR="00DE119A" w:rsidRPr="00203244" w:rsidRDefault="00DE119A" w:rsidP="00013B69">
      <w:pPr>
        <w:pStyle w:val="afa"/>
        <w:numPr>
          <w:ilvl w:val="0"/>
          <w:numId w:val="20"/>
        </w:numPr>
        <w:ind w:left="284"/>
        <w:jc w:val="both"/>
        <w:pPrChange w:id="957" w:author="Rinat Gub" w:date="2022-12-06T13:44:00Z">
          <w:pPr>
            <w:pStyle w:val="afa"/>
            <w:numPr>
              <w:numId w:val="28"/>
            </w:numPr>
            <w:tabs>
              <w:tab w:val="clear" w:pos="1134"/>
              <w:tab w:val="left" w:pos="284"/>
            </w:tabs>
            <w:ind w:left="1287" w:hanging="360"/>
          </w:pPr>
        </w:pPrChange>
      </w:pPr>
      <w:r w:rsidRPr="00203244">
        <w:t>Форма</w:t>
      </w:r>
      <w:del w:id="958" w:author="Rinat Gub" w:date="2022-12-06T13:44:00Z">
        <w:r w:rsidR="007939F2" w:rsidRPr="00203244">
          <w:delText xml:space="preserve"> сведений</w:delText>
        </w:r>
      </w:del>
      <w:r w:rsidRPr="00203244">
        <w:t xml:space="preserve"> должна быть подписана и скреплена оттиском печати </w:t>
      </w:r>
      <w:r w:rsidR="00693DAC">
        <w:t>(при наличии).</w:t>
      </w:r>
    </w:p>
    <w:p w:rsidR="00DE119A" w:rsidRPr="00203244" w:rsidRDefault="00DE119A" w:rsidP="00013B69">
      <w:pPr>
        <w:pStyle w:val="afa"/>
        <w:numPr>
          <w:ilvl w:val="0"/>
          <w:numId w:val="20"/>
        </w:numPr>
        <w:ind w:left="284"/>
        <w:jc w:val="both"/>
        <w:pPrChange w:id="959" w:author="Rinat Gub" w:date="2022-12-06T13:44:00Z">
          <w:pPr>
            <w:pStyle w:val="afa"/>
            <w:numPr>
              <w:numId w:val="28"/>
            </w:numPr>
            <w:tabs>
              <w:tab w:val="clear" w:pos="1134"/>
              <w:tab w:val="left" w:pos="284"/>
            </w:tabs>
            <w:ind w:left="1287" w:hanging="360"/>
            <w:jc w:val="both"/>
          </w:pPr>
        </w:pPrChange>
      </w:pPr>
      <w:r w:rsidRPr="00203244">
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</w:r>
    </w:p>
    <w:p w:rsidR="00DE119A" w:rsidRPr="00203244" w:rsidRDefault="00DE119A">
      <w:pPr>
        <w:pStyle w:val="-30"/>
        <w:sectPr w:rsidR="00DE119A" w:rsidRPr="00203244" w:rsidSect="00694DD2">
          <w:headerReference w:type="even" r:id="rId27"/>
          <w:headerReference w:type="default" r:id="rId28"/>
          <w:footerReference w:type="default" r:id="rId29"/>
          <w:headerReference w:type="first" r:id="rId30"/>
          <w:footerReference w:type="first" r:id="rId31"/>
          <w:pgSz w:w="16838" w:h="11906" w:orient="landscape" w:code="9"/>
          <w:pgMar w:top="1247" w:right="567" w:bottom="1021" w:left="510" w:header="737" w:footer="680" w:gutter="0"/>
          <w:cols w:space="708"/>
          <w:docGrid w:linePitch="360"/>
        </w:sectPr>
        <w:pPrChange w:id="993" w:author="Rinat Gub" w:date="2022-12-06T13:44:00Z">
          <w:pPr>
            <w:pStyle w:val="-30"/>
            <w:tabs>
              <w:tab w:val="left" w:pos="284"/>
            </w:tabs>
            <w:ind w:left="284" w:hanging="284"/>
          </w:pPr>
        </w:pPrChange>
      </w:pPr>
    </w:p>
    <w:p w:rsidR="00C32555" w:rsidRDefault="00C32555" w:rsidP="008D033A">
      <w:pPr>
        <w:pStyle w:val="-32"/>
        <w:rPr>
          <w:del w:id="994" w:author="Rinat Gub" w:date="2022-12-06T13:44:00Z"/>
        </w:rPr>
      </w:pPr>
      <w:bookmarkStart w:id="995" w:name="_Ref302650919"/>
      <w:bookmarkStart w:id="996" w:name="_Toc355626505"/>
      <w:bookmarkStart w:id="997" w:name="_Toc386739272"/>
      <w:bookmarkStart w:id="998" w:name="_Toc390239251"/>
      <w:bookmarkStart w:id="999" w:name="_Toc392487695"/>
      <w:bookmarkStart w:id="1000" w:name="_Toc392489399"/>
      <w:bookmarkStart w:id="1001" w:name="_Ref391415738"/>
      <w:bookmarkStart w:id="1002" w:name="_Toc392487710"/>
      <w:bookmarkStart w:id="1003" w:name="_Toc392489414"/>
      <w:del w:id="1004" w:author="Rinat Gub" w:date="2022-12-06T13:44:00Z">
        <w:r w:rsidRPr="00CD2A74">
          <w:lastRenderedPageBreak/>
          <w:delText>Расчет не</w:delText>
        </w:r>
        <w:r>
          <w:delText xml:space="preserve"> </w:delText>
        </w:r>
        <w:r w:rsidRPr="00CD2A74">
          <w:delText xml:space="preserve">превышения разницы между двух кратным среднегодовым объемом выполненных работ (СМР, ПНР) за последние 3 года и объемом обязательств в </w:delText>
        </w:r>
        <w:r w:rsidRPr="00C32555">
          <w:delText>ПАО «НК «РОСНЕФТЬ»</w:delText>
        </w:r>
        <w:r w:rsidR="00D03543">
          <w:delText xml:space="preserve"> и </w:delText>
        </w:r>
        <w:r w:rsidRPr="00C32555">
          <w:delText>ОГ ПАО «НК «РОСНЕФТЬ»</w:delText>
        </w:r>
      </w:del>
    </w:p>
    <w:p w:rsidR="0060632F" w:rsidRDefault="00600522" w:rsidP="008D033A">
      <w:pPr>
        <w:pStyle w:val="-32"/>
        <w:rPr>
          <w:ins w:id="1005" w:author="Rinat Gub" w:date="2022-12-06T13:44:00Z"/>
        </w:rPr>
      </w:pPr>
      <w:ins w:id="1006" w:author="Rinat Gub" w:date="2022-12-06T13:44:00Z">
        <w:r w:rsidRPr="00203244">
          <w:t>Сведения о материально-технических ресурсах</w:t>
        </w:r>
        <w:bookmarkEnd w:id="995"/>
        <w:bookmarkEnd w:id="996"/>
        <w:bookmarkEnd w:id="997"/>
        <w:bookmarkEnd w:id="998"/>
        <w:bookmarkEnd w:id="999"/>
        <w:bookmarkEnd w:id="1000"/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  <w:r w:rsidR="00AF067A" w:rsidRPr="004423A1">
          <w:rPr>
            <w:rStyle w:val="af3"/>
            <w:highlight w:val="green"/>
          </w:rPr>
          <w:t>/</w:t>
        </w:r>
        <w:r w:rsidR="00AF067A" w:rsidRPr="004423A1">
          <w:rPr>
            <w:rStyle w:val="af3"/>
            <w:highlight w:val="red"/>
          </w:rPr>
          <w:t xml:space="preserve"> </w:t>
        </w:r>
        <w:r w:rsidR="00AF067A" w:rsidRPr="00161A76">
          <w:rPr>
            <w:rStyle w:val="af3"/>
            <w:highlight w:val="red"/>
          </w:rPr>
          <w:t>«Форма не используется»</w:t>
        </w:r>
      </w:ins>
    </w:p>
    <w:p w:rsidR="00600522" w:rsidRPr="00203244" w:rsidRDefault="00600522" w:rsidP="001C43D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600522" w:rsidRPr="00203244" w:rsidRDefault="00600522" w:rsidP="001C43D2">
      <w:pPr>
        <w:ind w:firstLine="0"/>
        <w:jc w:val="center"/>
      </w:pPr>
    </w:p>
    <w:p w:rsidR="00600522" w:rsidRPr="00203244" w:rsidRDefault="00600522" w:rsidP="001C43D2">
      <w:pPr>
        <w:spacing w:before="120"/>
        <w:ind w:firstLine="0"/>
        <w:jc w:val="left"/>
      </w:pPr>
      <w:r w:rsidRPr="00203244">
        <w:t xml:space="preserve">Форма </w:t>
      </w:r>
      <w:del w:id="1007" w:author="Rinat Gub" w:date="2022-12-06T13:44:00Z">
        <w:r w:rsidR="005B57DE">
          <w:delText>3а</w:delText>
        </w:r>
        <w:r w:rsidR="0091554A">
          <w:delText xml:space="preserve"> (форма не используется)</w:delText>
        </w:r>
      </w:del>
      <w:ins w:id="1008" w:author="Rinat Gub" w:date="2022-12-06T13:44:00Z">
        <w:r w:rsidR="00F1005B" w:rsidRPr="00203244">
          <w:t>4</w:t>
        </w:r>
      </w:ins>
    </w:p>
    <w:p w:rsidR="00ED4475" w:rsidRPr="00203244" w:rsidRDefault="00ED4475" w:rsidP="001C43D2">
      <w:pPr>
        <w:spacing w:before="120"/>
        <w:ind w:firstLine="0"/>
        <w:jc w:val="left"/>
        <w:pPrChange w:id="1009" w:author="Rinat Gub" w:date="2022-12-06T13:44:00Z">
          <w:pPr>
            <w:ind w:firstLine="0"/>
            <w:jc w:val="center"/>
          </w:pPr>
        </w:pPrChange>
      </w:pPr>
    </w:p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203244" w:rsidRDefault="00075F3C" w:rsidP="00075F3C">
      <w:pPr>
        <w:ind w:firstLine="0"/>
        <w:rPr>
          <w:rPrChange w:id="1010" w:author="Rinat Gub" w:date="2022-12-06T13:44:00Z">
            <w:rPr>
              <w:b/>
              <w:caps/>
              <w:sz w:val="20"/>
            </w:rPr>
          </w:rPrChange>
        </w:rPr>
      </w:pPr>
      <w:r w:rsidRPr="00203244">
        <w:t xml:space="preserve">Номер </w:t>
      </w:r>
      <w:r w:rsidR="00881A54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 xml:space="preserve">а: </w:t>
      </w:r>
      <w:r w:rsidR="005D4AF8" w:rsidRPr="00203244">
        <w:rPr>
          <w:rStyle w:val="af3"/>
          <w:i w:val="0"/>
          <w:shd w:val="clear" w:color="auto" w:fill="FFFFFF" w:themeFill="background1"/>
          <w:rPrChange w:id="1011" w:author="Rinat Gub" w:date="2022-12-06T13:44:00Z">
            <w:rPr>
              <w:rStyle w:val="af3"/>
              <w:i w:val="0"/>
              <w:shd w:val="clear" w:color="auto" w:fill="auto"/>
            </w:rPr>
          </w:rPrChange>
        </w:rPr>
        <w:t>[</w:t>
      </w:r>
      <w:r w:rsidRPr="00203244">
        <w:rPr>
          <w:rStyle w:val="af3"/>
        </w:rPr>
        <w:t xml:space="preserve">указать номер </w:t>
      </w:r>
      <w:r w:rsidR="00881A54">
        <w:rPr>
          <w:rStyle w:val="af3"/>
        </w:rPr>
        <w:t xml:space="preserve">лота </w:t>
      </w:r>
      <w:r w:rsidRPr="00203244">
        <w:rPr>
          <w:rStyle w:val="af3"/>
        </w:rPr>
        <w:t xml:space="preserve">и наименование предмета </w:t>
      </w:r>
      <w:r w:rsidR="0016112C" w:rsidRPr="00203244">
        <w:rPr>
          <w:rStyle w:val="af3"/>
        </w:rPr>
        <w:t>Договор</w:t>
      </w:r>
      <w:r w:rsidRPr="00203244">
        <w:rPr>
          <w:rStyle w:val="af3"/>
        </w:rPr>
        <w:t>а</w:t>
      </w:r>
      <w:del w:id="1012" w:author="Rinat Gub" w:date="2022-12-06T13:44:00Z">
        <w:r w:rsidR="00C32555" w:rsidRPr="00203244">
          <w:delText>].</w:delText>
        </w:r>
      </w:del>
      <w:ins w:id="1013" w:author="Rinat Gub" w:date="2022-12-06T13:44:00Z">
        <w:r w:rsidRPr="00203244">
          <w:t>]</w:t>
        </w:r>
      </w:ins>
    </w:p>
    <w:p w:rsidR="00C32555" w:rsidRDefault="00C32555" w:rsidP="00C32555">
      <w:pPr>
        <w:pStyle w:val="afff"/>
        <w:spacing w:before="0" w:after="0"/>
        <w:rPr>
          <w:del w:id="1014" w:author="Rinat Gub" w:date="2022-12-06T13:44:00Z"/>
        </w:rPr>
      </w:pPr>
      <w:del w:id="1015" w:author="Rinat Gub" w:date="2022-12-06T13:44:00Z">
        <w:r w:rsidRPr="00CD2A74">
          <w:delText>РАСЧЕТ</w:delText>
        </w:r>
      </w:del>
    </w:p>
    <w:p w:rsidR="00C32555" w:rsidRPr="00C32555" w:rsidRDefault="00C32555" w:rsidP="00C32555">
      <w:pPr>
        <w:rPr>
          <w:del w:id="1016" w:author="Rinat Gub" w:date="2022-12-06T13:44:00Z"/>
        </w:rPr>
      </w:pPr>
    </w:p>
    <w:tbl>
      <w:tblPr>
        <w:tblW w:w="475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6"/>
        <w:gridCol w:w="4113"/>
        <w:gridCol w:w="1448"/>
        <w:gridCol w:w="3075"/>
      </w:tblGrid>
      <w:tr w:rsidR="00C32555" w:rsidRPr="00DF6025" w:rsidTr="00873295">
        <w:trPr>
          <w:del w:id="1017" w:author="Rinat Gub" w:date="2022-12-06T13:44:00Z"/>
        </w:trPr>
        <w:tc>
          <w:tcPr>
            <w:tcW w:w="275" w:type="pct"/>
            <w:vAlign w:val="center"/>
          </w:tcPr>
          <w:p w:rsidR="00C32555" w:rsidRPr="00960BD4" w:rsidRDefault="00C32555" w:rsidP="00C32555">
            <w:pPr>
              <w:pStyle w:val="ae"/>
              <w:jc w:val="center"/>
              <w:rPr>
                <w:del w:id="1018" w:author="Rinat Gub" w:date="2022-12-06T13:44:00Z"/>
                <w:b/>
                <w:sz w:val="20"/>
              </w:rPr>
            </w:pPr>
            <w:del w:id="1019" w:author="Rinat Gub" w:date="2022-12-06T13:44:00Z">
              <w:r w:rsidRPr="00960BD4">
                <w:rPr>
                  <w:b/>
                  <w:sz w:val="20"/>
                </w:rPr>
                <w:delText>№</w:delText>
              </w:r>
            </w:del>
          </w:p>
          <w:p w:rsidR="00C32555" w:rsidRPr="00960BD4" w:rsidRDefault="00C32555" w:rsidP="00C32555">
            <w:pPr>
              <w:pStyle w:val="ae"/>
              <w:jc w:val="center"/>
              <w:rPr>
                <w:del w:id="1020" w:author="Rinat Gub" w:date="2022-12-06T13:44:00Z"/>
                <w:sz w:val="20"/>
              </w:rPr>
            </w:pPr>
            <w:del w:id="1021" w:author="Rinat Gub" w:date="2022-12-06T13:44:00Z">
              <w:r w:rsidRPr="00960BD4">
                <w:rPr>
                  <w:sz w:val="20"/>
                </w:rPr>
                <w:delText>п/п</w:delText>
              </w:r>
            </w:del>
          </w:p>
        </w:tc>
        <w:tc>
          <w:tcPr>
            <w:tcW w:w="2249" w:type="pct"/>
            <w:vAlign w:val="center"/>
          </w:tcPr>
          <w:p w:rsidR="00C32555" w:rsidRPr="00960BD4" w:rsidRDefault="00C32555" w:rsidP="00C32555">
            <w:pPr>
              <w:pStyle w:val="ae"/>
              <w:jc w:val="center"/>
              <w:rPr>
                <w:del w:id="1022" w:author="Rinat Gub" w:date="2022-12-06T13:44:00Z"/>
                <w:sz w:val="20"/>
              </w:rPr>
            </w:pPr>
            <w:del w:id="1023" w:author="Rinat Gub" w:date="2022-12-06T13:44:00Z">
              <w:r w:rsidRPr="00960BD4">
                <w:rPr>
                  <w:sz w:val="20"/>
                </w:rPr>
                <w:delText>Наименование показателя</w:delText>
              </w:r>
            </w:del>
          </w:p>
        </w:tc>
        <w:tc>
          <w:tcPr>
            <w:tcW w:w="793" w:type="pct"/>
            <w:vAlign w:val="center"/>
          </w:tcPr>
          <w:p w:rsidR="00C32555" w:rsidRPr="00960BD4" w:rsidRDefault="00C32555" w:rsidP="00C32555">
            <w:pPr>
              <w:pStyle w:val="ae"/>
              <w:jc w:val="center"/>
              <w:rPr>
                <w:del w:id="1024" w:author="Rinat Gub" w:date="2022-12-06T13:44:00Z"/>
                <w:sz w:val="20"/>
              </w:rPr>
            </w:pPr>
            <w:del w:id="1025" w:author="Rinat Gub" w:date="2022-12-06T13:44:00Z">
              <w:r w:rsidRPr="00960BD4">
                <w:rPr>
                  <w:sz w:val="20"/>
                </w:rPr>
                <w:delText>Обозначение показателя</w:delText>
              </w:r>
            </w:del>
          </w:p>
        </w:tc>
        <w:tc>
          <w:tcPr>
            <w:tcW w:w="1682" w:type="pct"/>
            <w:vAlign w:val="center"/>
          </w:tcPr>
          <w:p w:rsidR="00C32555" w:rsidRPr="00960BD4" w:rsidRDefault="00C32555" w:rsidP="00C32555">
            <w:pPr>
              <w:pStyle w:val="ae"/>
              <w:jc w:val="center"/>
              <w:rPr>
                <w:del w:id="1026" w:author="Rinat Gub" w:date="2022-12-06T13:44:00Z"/>
                <w:sz w:val="20"/>
              </w:rPr>
            </w:pPr>
            <w:del w:id="1027" w:author="Rinat Gub" w:date="2022-12-06T13:44:00Z">
              <w:r w:rsidRPr="00960BD4">
                <w:rPr>
                  <w:sz w:val="20"/>
                </w:rPr>
                <w:delText xml:space="preserve">Значение показателя, </w:delText>
              </w:r>
            </w:del>
          </w:p>
          <w:p w:rsidR="00C32555" w:rsidRPr="00960BD4" w:rsidRDefault="00C32555" w:rsidP="00C32555">
            <w:pPr>
              <w:pStyle w:val="ae"/>
              <w:jc w:val="center"/>
              <w:rPr>
                <w:del w:id="1028" w:author="Rinat Gub" w:date="2022-12-06T13:44:00Z"/>
                <w:sz w:val="20"/>
              </w:rPr>
            </w:pPr>
            <w:del w:id="1029" w:author="Rinat Gub" w:date="2022-12-06T13:44:00Z">
              <w:r w:rsidRPr="00960BD4">
                <w:rPr>
                  <w:sz w:val="20"/>
                </w:rPr>
                <w:delText>тыс. руб.</w:delText>
              </w:r>
            </w:del>
          </w:p>
        </w:tc>
      </w:tr>
      <w:tr w:rsidR="00C32555" w:rsidRPr="00DF6025" w:rsidTr="00873295">
        <w:trPr>
          <w:del w:id="1030" w:author="Rinat Gub" w:date="2022-12-06T13:44:00Z"/>
        </w:trPr>
        <w:tc>
          <w:tcPr>
            <w:tcW w:w="275" w:type="pct"/>
          </w:tcPr>
          <w:p w:rsidR="00C32555" w:rsidRPr="00DF6025" w:rsidRDefault="00C32555" w:rsidP="00C32555">
            <w:pPr>
              <w:pStyle w:val="af0"/>
              <w:ind w:left="0" w:right="0"/>
              <w:jc w:val="center"/>
              <w:rPr>
                <w:del w:id="1031" w:author="Rinat Gub" w:date="2022-12-06T13:44:00Z"/>
                <w:rFonts w:eastAsia="Arial Unicode MS"/>
                <w:sz w:val="20"/>
                <w:szCs w:val="20"/>
              </w:rPr>
            </w:pPr>
            <w:del w:id="1032" w:author="Rinat Gub" w:date="2022-12-06T13:44:00Z">
              <w:r w:rsidRPr="00DF6025">
                <w:rPr>
                  <w:rFonts w:eastAsia="Arial Unicode MS"/>
                  <w:sz w:val="20"/>
                  <w:szCs w:val="20"/>
                </w:rPr>
                <w:delText>1.</w:delText>
              </w:r>
            </w:del>
          </w:p>
        </w:tc>
        <w:tc>
          <w:tcPr>
            <w:tcW w:w="2249" w:type="pct"/>
            <w:vAlign w:val="bottom"/>
          </w:tcPr>
          <w:p w:rsidR="00C32555" w:rsidRPr="00DF6025" w:rsidRDefault="00C32555" w:rsidP="00C32555">
            <w:pPr>
              <w:pStyle w:val="af0"/>
              <w:ind w:left="0"/>
              <w:rPr>
                <w:del w:id="1033" w:author="Rinat Gub" w:date="2022-12-06T13:44:00Z"/>
                <w:rFonts w:eastAsia="Arial Unicode MS"/>
                <w:sz w:val="20"/>
                <w:szCs w:val="20"/>
              </w:rPr>
            </w:pPr>
            <w:del w:id="1034" w:author="Rinat Gub" w:date="2022-12-06T13:44:00Z">
              <w:r w:rsidRPr="00DF6025">
                <w:rPr>
                  <w:sz w:val="20"/>
                  <w:szCs w:val="20"/>
                </w:rPr>
                <w:delText>2-х кратный среднегодовой объем выполненных работ (СМР, ПНР) за последние 3 года</w:delText>
              </w:r>
            </w:del>
          </w:p>
        </w:tc>
        <w:tc>
          <w:tcPr>
            <w:tcW w:w="793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35" w:author="Rinat Gub" w:date="2022-12-06T13:44:00Z"/>
                <w:sz w:val="20"/>
                <w:szCs w:val="20"/>
              </w:rPr>
            </w:pPr>
            <w:del w:id="1036" w:author="Rinat Gub" w:date="2022-12-06T13:44:00Z">
              <w:r w:rsidRPr="00DF6025">
                <w:rPr>
                  <w:caps/>
                  <w:sz w:val="20"/>
                  <w:szCs w:val="20"/>
                  <w:lang w:val="en-US"/>
                </w:rPr>
                <w:delText>V</w:delText>
              </w:r>
              <w:r w:rsidRPr="00DF6025">
                <w:rPr>
                  <w:caps/>
                  <w:sz w:val="20"/>
                  <w:szCs w:val="20"/>
                </w:rPr>
                <w:delText>1</w:delText>
              </w:r>
            </w:del>
          </w:p>
        </w:tc>
        <w:tc>
          <w:tcPr>
            <w:tcW w:w="1682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37" w:author="Rinat Gub" w:date="2022-12-06T13:44:00Z"/>
                <w:sz w:val="20"/>
                <w:szCs w:val="20"/>
              </w:rPr>
            </w:pPr>
            <w:del w:id="1038" w:author="Rinat Gub" w:date="2022-12-06T13:44:00Z">
              <w:r w:rsidRPr="00DF6025">
                <w:rPr>
                  <w:sz w:val="20"/>
                  <w:szCs w:val="20"/>
                </w:rPr>
                <w:delText>2*(стр.1.1+стр.1.2+стр.1.3)/3</w:delText>
              </w:r>
            </w:del>
          </w:p>
        </w:tc>
      </w:tr>
      <w:tr w:rsidR="00C32555" w:rsidRPr="00DF6025" w:rsidTr="00873295">
        <w:trPr>
          <w:del w:id="1039" w:author="Rinat Gub" w:date="2022-12-06T13:44:00Z"/>
        </w:trPr>
        <w:tc>
          <w:tcPr>
            <w:tcW w:w="275" w:type="pct"/>
          </w:tcPr>
          <w:p w:rsidR="00C32555" w:rsidRPr="00DF6025" w:rsidRDefault="00C32555" w:rsidP="00C32555">
            <w:pPr>
              <w:pStyle w:val="af0"/>
              <w:ind w:left="0" w:right="0"/>
              <w:jc w:val="center"/>
              <w:rPr>
                <w:del w:id="1040" w:author="Rinat Gub" w:date="2022-12-06T13:44:00Z"/>
                <w:rFonts w:eastAsia="Arial Unicode MS"/>
                <w:sz w:val="20"/>
                <w:szCs w:val="20"/>
              </w:rPr>
            </w:pPr>
            <w:del w:id="1041" w:author="Rinat Gub" w:date="2022-12-06T13:44:00Z">
              <w:r w:rsidRPr="00DF6025">
                <w:rPr>
                  <w:rFonts w:eastAsia="Arial Unicode MS"/>
                  <w:sz w:val="20"/>
                  <w:szCs w:val="20"/>
                </w:rPr>
                <w:delText>1.1.</w:delText>
              </w:r>
            </w:del>
          </w:p>
        </w:tc>
        <w:tc>
          <w:tcPr>
            <w:tcW w:w="2249" w:type="pct"/>
            <w:vAlign w:val="bottom"/>
          </w:tcPr>
          <w:p w:rsidR="00C32555" w:rsidRPr="00DF6025" w:rsidRDefault="00C32555" w:rsidP="00C32555">
            <w:pPr>
              <w:pStyle w:val="af0"/>
              <w:ind w:left="0"/>
              <w:rPr>
                <w:del w:id="1042" w:author="Rinat Gub" w:date="2022-12-06T13:44:00Z"/>
                <w:rFonts w:eastAsia="Arial Unicode MS"/>
                <w:sz w:val="20"/>
                <w:szCs w:val="20"/>
              </w:rPr>
            </w:pPr>
            <w:del w:id="1043" w:author="Rinat Gub" w:date="2022-12-06T13:44:00Z">
              <w:r w:rsidRPr="00DF6025">
                <w:rPr>
                  <w:sz w:val="20"/>
                  <w:szCs w:val="20"/>
                </w:rPr>
                <w:delText>Объем выполненных работ (СМР, ПНР) за 201</w:delText>
              </w:r>
              <w:r>
                <w:rPr>
                  <w:sz w:val="20"/>
                  <w:szCs w:val="20"/>
                </w:rPr>
                <w:delText>3</w:delText>
              </w:r>
              <w:r w:rsidRPr="00DF6025">
                <w:rPr>
                  <w:sz w:val="20"/>
                  <w:szCs w:val="20"/>
                </w:rPr>
                <w:delText xml:space="preserve"> год</w:delText>
              </w:r>
            </w:del>
          </w:p>
        </w:tc>
        <w:tc>
          <w:tcPr>
            <w:tcW w:w="793" w:type="pct"/>
            <w:vAlign w:val="center"/>
          </w:tcPr>
          <w:p w:rsidR="00C32555" w:rsidRPr="00DF6025" w:rsidRDefault="00C32555" w:rsidP="00C32555">
            <w:pPr>
              <w:pStyle w:val="af0"/>
              <w:ind w:left="0"/>
              <w:jc w:val="center"/>
              <w:rPr>
                <w:del w:id="1044" w:author="Rinat Gub" w:date="2022-12-06T13:44:00Z"/>
                <w:sz w:val="20"/>
                <w:szCs w:val="20"/>
              </w:rPr>
            </w:pPr>
          </w:p>
        </w:tc>
        <w:tc>
          <w:tcPr>
            <w:tcW w:w="1682" w:type="pct"/>
            <w:vAlign w:val="center"/>
          </w:tcPr>
          <w:p w:rsidR="00C32555" w:rsidRPr="00DF6025" w:rsidRDefault="00C32555" w:rsidP="00C32555">
            <w:pPr>
              <w:pStyle w:val="af0"/>
              <w:ind w:left="0"/>
              <w:jc w:val="center"/>
              <w:rPr>
                <w:del w:id="1045" w:author="Rinat Gub" w:date="2022-12-06T13:44:00Z"/>
                <w:sz w:val="20"/>
                <w:szCs w:val="20"/>
              </w:rPr>
            </w:pPr>
          </w:p>
        </w:tc>
      </w:tr>
      <w:tr w:rsidR="00C32555" w:rsidRPr="00DF6025" w:rsidTr="00873295">
        <w:trPr>
          <w:del w:id="1046" w:author="Rinat Gub" w:date="2022-12-06T13:44:00Z"/>
        </w:trPr>
        <w:tc>
          <w:tcPr>
            <w:tcW w:w="275" w:type="pct"/>
          </w:tcPr>
          <w:p w:rsidR="00C32555" w:rsidRPr="00DF6025" w:rsidRDefault="00C32555" w:rsidP="00C32555">
            <w:pPr>
              <w:pStyle w:val="af0"/>
              <w:ind w:left="0" w:right="0"/>
              <w:jc w:val="center"/>
              <w:rPr>
                <w:del w:id="1047" w:author="Rinat Gub" w:date="2022-12-06T13:44:00Z"/>
                <w:rFonts w:eastAsia="Arial Unicode MS"/>
                <w:sz w:val="20"/>
                <w:szCs w:val="20"/>
              </w:rPr>
            </w:pPr>
            <w:del w:id="1048" w:author="Rinat Gub" w:date="2022-12-06T13:44:00Z">
              <w:r w:rsidRPr="00DF6025">
                <w:rPr>
                  <w:rFonts w:eastAsia="Arial Unicode MS"/>
                  <w:sz w:val="20"/>
                  <w:szCs w:val="20"/>
                </w:rPr>
                <w:delText>1.2.</w:delText>
              </w:r>
            </w:del>
          </w:p>
        </w:tc>
        <w:tc>
          <w:tcPr>
            <w:tcW w:w="2249" w:type="pct"/>
            <w:vAlign w:val="bottom"/>
          </w:tcPr>
          <w:p w:rsidR="00C32555" w:rsidRPr="00DF6025" w:rsidRDefault="00C32555" w:rsidP="00C32555">
            <w:pPr>
              <w:pStyle w:val="af0"/>
              <w:ind w:left="0" w:right="0"/>
              <w:rPr>
                <w:del w:id="1049" w:author="Rinat Gub" w:date="2022-12-06T13:44:00Z"/>
                <w:rFonts w:eastAsia="Arial Unicode MS"/>
                <w:sz w:val="20"/>
                <w:szCs w:val="20"/>
              </w:rPr>
            </w:pPr>
            <w:del w:id="1050" w:author="Rinat Gub" w:date="2022-12-06T13:44:00Z">
              <w:r w:rsidRPr="00DF6025">
                <w:rPr>
                  <w:sz w:val="20"/>
                  <w:szCs w:val="20"/>
                </w:rPr>
                <w:delText>Объем выполненных работ (СМР, ПНР) за 201</w:delText>
              </w:r>
              <w:r>
                <w:rPr>
                  <w:sz w:val="20"/>
                  <w:szCs w:val="20"/>
                </w:rPr>
                <w:delText>4</w:delText>
              </w:r>
              <w:r w:rsidRPr="00DF6025">
                <w:rPr>
                  <w:sz w:val="20"/>
                  <w:szCs w:val="20"/>
                </w:rPr>
                <w:delText xml:space="preserve"> год</w:delText>
              </w:r>
            </w:del>
          </w:p>
        </w:tc>
        <w:tc>
          <w:tcPr>
            <w:tcW w:w="793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51" w:author="Rinat Gub" w:date="2022-12-06T13:44:00Z"/>
                <w:sz w:val="20"/>
                <w:szCs w:val="20"/>
              </w:rPr>
            </w:pPr>
          </w:p>
        </w:tc>
        <w:tc>
          <w:tcPr>
            <w:tcW w:w="1682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52" w:author="Rinat Gub" w:date="2022-12-06T13:44:00Z"/>
                <w:sz w:val="20"/>
                <w:szCs w:val="20"/>
              </w:rPr>
            </w:pPr>
          </w:p>
        </w:tc>
      </w:tr>
      <w:tr w:rsidR="00C32555" w:rsidRPr="00DF6025" w:rsidTr="00873295">
        <w:trPr>
          <w:del w:id="1053" w:author="Rinat Gub" w:date="2022-12-06T13:44:00Z"/>
        </w:trPr>
        <w:tc>
          <w:tcPr>
            <w:tcW w:w="275" w:type="pct"/>
          </w:tcPr>
          <w:p w:rsidR="00C32555" w:rsidRPr="00DF6025" w:rsidRDefault="00C32555" w:rsidP="00C32555">
            <w:pPr>
              <w:pStyle w:val="af0"/>
              <w:ind w:left="0" w:right="0"/>
              <w:jc w:val="center"/>
              <w:rPr>
                <w:del w:id="1054" w:author="Rinat Gub" w:date="2022-12-06T13:44:00Z"/>
                <w:rFonts w:eastAsia="Arial Unicode MS"/>
                <w:sz w:val="20"/>
                <w:szCs w:val="20"/>
              </w:rPr>
            </w:pPr>
            <w:del w:id="1055" w:author="Rinat Gub" w:date="2022-12-06T13:44:00Z">
              <w:r w:rsidRPr="00DF6025">
                <w:rPr>
                  <w:rFonts w:eastAsia="Arial Unicode MS"/>
                  <w:sz w:val="20"/>
                  <w:szCs w:val="20"/>
                </w:rPr>
                <w:delText>1.3</w:delText>
              </w:r>
            </w:del>
          </w:p>
        </w:tc>
        <w:tc>
          <w:tcPr>
            <w:tcW w:w="2249" w:type="pct"/>
            <w:vAlign w:val="bottom"/>
          </w:tcPr>
          <w:p w:rsidR="00C32555" w:rsidRPr="00DF6025" w:rsidRDefault="00C32555" w:rsidP="00C32555">
            <w:pPr>
              <w:pStyle w:val="af0"/>
              <w:ind w:left="0"/>
              <w:rPr>
                <w:del w:id="1056" w:author="Rinat Gub" w:date="2022-12-06T13:44:00Z"/>
                <w:rFonts w:eastAsia="Arial Unicode MS"/>
                <w:b/>
                <w:sz w:val="20"/>
                <w:szCs w:val="20"/>
              </w:rPr>
            </w:pPr>
            <w:del w:id="1057" w:author="Rinat Gub" w:date="2022-12-06T13:44:00Z">
              <w:r w:rsidRPr="00DF6025">
                <w:rPr>
                  <w:sz w:val="20"/>
                  <w:szCs w:val="20"/>
                </w:rPr>
                <w:delText>Объем выполненных работ (СМР, ПНР) за 201</w:delText>
              </w:r>
              <w:r>
                <w:rPr>
                  <w:sz w:val="20"/>
                  <w:szCs w:val="20"/>
                </w:rPr>
                <w:delText>5</w:delText>
              </w:r>
              <w:r w:rsidRPr="00DF6025">
                <w:rPr>
                  <w:sz w:val="20"/>
                  <w:szCs w:val="20"/>
                </w:rPr>
                <w:delText xml:space="preserve"> год</w:delText>
              </w:r>
            </w:del>
          </w:p>
        </w:tc>
        <w:tc>
          <w:tcPr>
            <w:tcW w:w="793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58" w:author="Rinat Gub" w:date="2022-12-06T13:44:00Z"/>
                <w:sz w:val="20"/>
                <w:szCs w:val="20"/>
              </w:rPr>
            </w:pPr>
          </w:p>
        </w:tc>
        <w:tc>
          <w:tcPr>
            <w:tcW w:w="1682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59" w:author="Rinat Gub" w:date="2022-12-06T13:44:00Z"/>
                <w:sz w:val="20"/>
                <w:szCs w:val="20"/>
              </w:rPr>
            </w:pPr>
          </w:p>
        </w:tc>
      </w:tr>
      <w:tr w:rsidR="00C32555" w:rsidRPr="00DF6025" w:rsidTr="00873295">
        <w:trPr>
          <w:trHeight w:val="367"/>
          <w:del w:id="1060" w:author="Rinat Gub" w:date="2022-12-06T13:44:00Z"/>
        </w:trPr>
        <w:tc>
          <w:tcPr>
            <w:tcW w:w="275" w:type="pct"/>
            <w:vAlign w:val="center"/>
          </w:tcPr>
          <w:p w:rsidR="00C32555" w:rsidRPr="00DF6025" w:rsidRDefault="00C32555" w:rsidP="00C32555">
            <w:pPr>
              <w:pStyle w:val="af0"/>
              <w:ind w:left="0" w:right="0"/>
              <w:jc w:val="center"/>
              <w:rPr>
                <w:del w:id="1061" w:author="Rinat Gub" w:date="2022-12-06T13:44:00Z"/>
                <w:rFonts w:eastAsia="Arial Unicode MS"/>
                <w:sz w:val="20"/>
                <w:szCs w:val="20"/>
              </w:rPr>
            </w:pPr>
            <w:del w:id="1062" w:author="Rinat Gub" w:date="2022-12-06T13:44:00Z">
              <w:r w:rsidRPr="00DF6025">
                <w:rPr>
                  <w:rFonts w:eastAsia="Arial Unicode MS"/>
                  <w:sz w:val="20"/>
                  <w:szCs w:val="20"/>
                </w:rPr>
                <w:delText xml:space="preserve">2. </w:delText>
              </w:r>
            </w:del>
          </w:p>
        </w:tc>
        <w:tc>
          <w:tcPr>
            <w:tcW w:w="2249" w:type="pct"/>
            <w:vAlign w:val="center"/>
          </w:tcPr>
          <w:p w:rsidR="00C32555" w:rsidRPr="00DF6025" w:rsidRDefault="00C32555" w:rsidP="00C32555">
            <w:pPr>
              <w:pStyle w:val="af0"/>
              <w:ind w:left="0"/>
              <w:rPr>
                <w:del w:id="1063" w:author="Rinat Gub" w:date="2022-12-06T13:44:00Z"/>
                <w:rFonts w:eastAsia="Arial Unicode MS"/>
                <w:sz w:val="20"/>
                <w:szCs w:val="20"/>
              </w:rPr>
            </w:pPr>
            <w:del w:id="1064" w:author="Rinat Gub" w:date="2022-12-06T13:44:00Z">
              <w:r w:rsidRPr="00DF6025">
                <w:rPr>
                  <w:sz w:val="20"/>
                  <w:szCs w:val="20"/>
                </w:rPr>
                <w:delText>Объем обязательств (СМР, ПНР) в Компании и в ДО Компании</w:delText>
              </w:r>
            </w:del>
          </w:p>
        </w:tc>
        <w:tc>
          <w:tcPr>
            <w:tcW w:w="793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65" w:author="Rinat Gub" w:date="2022-12-06T13:44:00Z"/>
                <w:sz w:val="20"/>
                <w:szCs w:val="20"/>
              </w:rPr>
            </w:pPr>
            <w:del w:id="1066" w:author="Rinat Gub" w:date="2022-12-06T13:44:00Z">
              <w:r w:rsidRPr="00DF6025">
                <w:rPr>
                  <w:caps/>
                  <w:sz w:val="20"/>
                  <w:szCs w:val="20"/>
                  <w:lang w:val="en-US"/>
                </w:rPr>
                <w:delText>V</w:delText>
              </w:r>
              <w:r w:rsidRPr="00DF6025">
                <w:rPr>
                  <w:caps/>
                  <w:sz w:val="20"/>
                  <w:szCs w:val="20"/>
                </w:rPr>
                <w:delText>2</w:delText>
              </w:r>
            </w:del>
          </w:p>
        </w:tc>
        <w:tc>
          <w:tcPr>
            <w:tcW w:w="1682" w:type="pct"/>
          </w:tcPr>
          <w:p w:rsidR="00C32555" w:rsidRPr="00DF6025" w:rsidRDefault="00C32555" w:rsidP="00C32555">
            <w:pPr>
              <w:pStyle w:val="af0"/>
              <w:jc w:val="center"/>
              <w:rPr>
                <w:del w:id="1067" w:author="Rinat Gub" w:date="2022-12-06T13:44:00Z"/>
                <w:sz w:val="20"/>
                <w:szCs w:val="20"/>
              </w:rPr>
            </w:pPr>
          </w:p>
        </w:tc>
      </w:tr>
      <w:tr w:rsidR="00C32555" w:rsidRPr="00DF6025" w:rsidTr="00873295">
        <w:trPr>
          <w:trHeight w:val="353"/>
          <w:del w:id="1068" w:author="Rinat Gub" w:date="2022-12-06T13:44:00Z"/>
        </w:trPr>
        <w:tc>
          <w:tcPr>
            <w:tcW w:w="275" w:type="pct"/>
            <w:vAlign w:val="center"/>
          </w:tcPr>
          <w:p w:rsidR="00C32555" w:rsidRPr="00DF6025" w:rsidRDefault="00C32555" w:rsidP="00C32555">
            <w:pPr>
              <w:pStyle w:val="af0"/>
              <w:ind w:left="0" w:right="0"/>
              <w:jc w:val="center"/>
              <w:rPr>
                <w:del w:id="1069" w:author="Rinat Gub" w:date="2022-12-06T13:44:00Z"/>
                <w:rFonts w:eastAsia="Arial Unicode MS"/>
                <w:sz w:val="20"/>
                <w:szCs w:val="20"/>
              </w:rPr>
            </w:pPr>
            <w:del w:id="1070" w:author="Rinat Gub" w:date="2022-12-06T13:44:00Z">
              <w:r>
                <w:rPr>
                  <w:rFonts w:eastAsia="Arial Unicode MS"/>
                  <w:sz w:val="20"/>
                  <w:szCs w:val="20"/>
                </w:rPr>
                <w:delText>3</w:delText>
              </w:r>
            </w:del>
          </w:p>
        </w:tc>
        <w:tc>
          <w:tcPr>
            <w:tcW w:w="2249" w:type="pct"/>
            <w:vAlign w:val="center"/>
          </w:tcPr>
          <w:p w:rsidR="00C32555" w:rsidRPr="00DF6025" w:rsidRDefault="00C32555" w:rsidP="00C32555">
            <w:pPr>
              <w:pStyle w:val="af0"/>
              <w:ind w:left="0"/>
              <w:rPr>
                <w:del w:id="1071" w:author="Rinat Gub" w:date="2022-12-06T13:44:00Z"/>
                <w:rFonts w:eastAsia="Arial Unicode MS"/>
                <w:sz w:val="20"/>
                <w:szCs w:val="20"/>
              </w:rPr>
            </w:pPr>
            <w:del w:id="1072" w:author="Rinat Gub" w:date="2022-12-06T13:44:00Z">
              <w:r w:rsidRPr="00DF6025">
                <w:rPr>
                  <w:rFonts w:eastAsia="Arial Unicode MS"/>
                  <w:sz w:val="20"/>
                  <w:szCs w:val="20"/>
                </w:rPr>
                <w:delText>Итоги расчета:</w:delText>
              </w:r>
            </w:del>
          </w:p>
        </w:tc>
        <w:tc>
          <w:tcPr>
            <w:tcW w:w="2475" w:type="pct"/>
            <w:gridSpan w:val="2"/>
          </w:tcPr>
          <w:p w:rsidR="00C32555" w:rsidRPr="00D009F3" w:rsidRDefault="00C32555" w:rsidP="00D03543">
            <w:pPr>
              <w:pStyle w:val="af0"/>
              <w:jc w:val="center"/>
              <w:rPr>
                <w:del w:id="1073" w:author="Rinat Gub" w:date="2022-12-06T13:44:00Z"/>
                <w:sz w:val="20"/>
                <w:szCs w:val="20"/>
              </w:rPr>
            </w:pPr>
            <w:del w:id="1074" w:author="Rinat Gub" w:date="2022-12-06T13:44:00Z">
              <w:r w:rsidRPr="00DF6025">
                <w:rPr>
                  <w:caps/>
                  <w:sz w:val="20"/>
                  <w:szCs w:val="20"/>
                  <w:lang w:val="en-US"/>
                </w:rPr>
                <w:delText>V</w:delText>
              </w:r>
              <w:r w:rsidRPr="00DF6025">
                <w:rPr>
                  <w:caps/>
                  <w:sz w:val="20"/>
                  <w:szCs w:val="20"/>
                </w:rPr>
                <w:delText>1</w:delText>
              </w:r>
              <w:r w:rsidRPr="00D009F3">
                <w:rPr>
                  <w:caps/>
                  <w:sz w:val="20"/>
                  <w:szCs w:val="20"/>
                </w:rPr>
                <w:delText xml:space="preserve"> </w:delText>
              </w:r>
              <w:r w:rsidRPr="00DF6025">
                <w:rPr>
                  <w:caps/>
                  <w:sz w:val="20"/>
                  <w:szCs w:val="20"/>
                </w:rPr>
                <w:delText>-</w:delText>
              </w:r>
              <w:r w:rsidRPr="00D009F3">
                <w:rPr>
                  <w:caps/>
                  <w:sz w:val="20"/>
                  <w:szCs w:val="20"/>
                </w:rPr>
                <w:delText xml:space="preserve"> </w:delText>
              </w:r>
              <w:r w:rsidRPr="00DF6025">
                <w:rPr>
                  <w:caps/>
                  <w:sz w:val="20"/>
                  <w:szCs w:val="20"/>
                  <w:lang w:val="en-US"/>
                </w:rPr>
                <w:delText>V</w:delText>
              </w:r>
              <w:r w:rsidRPr="00DF6025">
                <w:rPr>
                  <w:caps/>
                  <w:sz w:val="20"/>
                  <w:szCs w:val="20"/>
                </w:rPr>
                <w:delText>2</w:delText>
              </w:r>
              <w:r w:rsidRPr="00D009F3">
                <w:rPr>
                  <w:caps/>
                  <w:sz w:val="20"/>
                  <w:szCs w:val="20"/>
                </w:rPr>
                <w:delText xml:space="preserve"> </w:delText>
              </w:r>
            </w:del>
          </w:p>
        </w:tc>
      </w:tr>
    </w:tbl>
    <w:p w:rsidR="00C32555" w:rsidRPr="00EA7A1A" w:rsidRDefault="00C32555" w:rsidP="00C32555">
      <w:pPr>
        <w:rPr>
          <w:del w:id="1075" w:author="Rinat Gub" w:date="2022-12-06T13:44:00Z"/>
          <w:sz w:val="20"/>
          <w:szCs w:val="20"/>
        </w:rPr>
      </w:pPr>
      <w:del w:id="1076" w:author="Rinat Gub" w:date="2022-12-06T13:44:00Z">
        <w:r w:rsidRPr="00EA7A1A">
          <w:rPr>
            <w:sz w:val="20"/>
            <w:szCs w:val="20"/>
          </w:rPr>
          <w:delText xml:space="preserve">Настоящим подтверждаем, что объем работ по предмету закупки (в денежном выражении) </w:delText>
        </w:r>
        <w:r w:rsidRPr="00EA7A1A">
          <w:rPr>
            <w:b/>
            <w:sz w:val="20"/>
            <w:szCs w:val="20"/>
          </w:rPr>
          <w:delText>не превышает</w:delText>
        </w:r>
        <w:r w:rsidRPr="00EA7A1A">
          <w:rPr>
            <w:sz w:val="20"/>
            <w:szCs w:val="20"/>
          </w:rPr>
          <w:delText xml:space="preserve"> разницы между 2х кратным среднегодовым объемом выполненных работ за последние 3 года и объемом обязательств в </w:delText>
        </w:r>
        <w:r w:rsidR="00D03543" w:rsidRPr="00D03543">
          <w:rPr>
            <w:sz w:val="20"/>
            <w:szCs w:val="20"/>
          </w:rPr>
          <w:delText>ПАО «НК «РОСНЕФТЬ»</w:delText>
        </w:r>
        <w:r w:rsidR="00D03543">
          <w:rPr>
            <w:sz w:val="20"/>
            <w:szCs w:val="20"/>
          </w:rPr>
          <w:delText xml:space="preserve"> и </w:delText>
        </w:r>
        <w:r w:rsidR="00D03543" w:rsidRPr="00D03543">
          <w:rPr>
            <w:sz w:val="20"/>
            <w:szCs w:val="20"/>
          </w:rPr>
          <w:delText>ОГ ПАО «НК «РОСНЕФТЬ»</w:delText>
        </w:r>
        <w:r w:rsidRPr="00EA7A1A">
          <w:rPr>
            <w:sz w:val="20"/>
            <w:szCs w:val="20"/>
          </w:rPr>
          <w:delText>.</w:delText>
        </w:r>
      </w:del>
    </w:p>
    <w:p w:rsidR="00B578FB" w:rsidRPr="00203244" w:rsidRDefault="00B578FB" w:rsidP="00B578FB">
      <w:pPr>
        <w:spacing w:before="120"/>
        <w:ind w:right="4842"/>
        <w:rPr>
          <w:moveFrom w:id="1077" w:author="Rinat Gub" w:date="2022-12-06T13:44:00Z"/>
          <w:rPrChange w:id="1078" w:author="Rinat Gub" w:date="2022-12-06T13:44:00Z">
            <w:rPr>
              <w:moveFrom w:id="1079" w:author="Rinat Gub" w:date="2022-12-06T13:44:00Z"/>
              <w:sz w:val="20"/>
            </w:rPr>
          </w:rPrChange>
        </w:rPr>
        <w:pPrChange w:id="1080" w:author="Rinat Gub" w:date="2022-12-06T13:44:00Z">
          <w:pPr>
            <w:keepNext/>
            <w:spacing w:before="120"/>
            <w:ind w:right="4845" w:firstLine="0"/>
            <w:jc w:val="left"/>
          </w:pPr>
        </w:pPrChange>
      </w:pPr>
      <w:moveFromRangeStart w:id="1081" w:author="Rinat Gub" w:date="2022-12-06T13:44:00Z" w:name="move121226665"/>
      <w:moveFrom w:id="1082" w:author="Rinat Gub" w:date="2022-12-06T13:44:00Z">
        <w:r w:rsidRPr="00203244">
          <w:rPr>
            <w:rPrChange w:id="1083" w:author="Rinat Gub" w:date="2022-12-06T13:44:00Z">
              <w:rPr>
                <w:sz w:val="20"/>
              </w:rPr>
            </w:rPrChange>
          </w:rPr>
          <w:t>___________________________________</w:t>
        </w:r>
      </w:moveFrom>
    </w:p>
    <w:p w:rsidR="00B578FB" w:rsidRPr="00203244" w:rsidRDefault="00B578FB" w:rsidP="00B578FB">
      <w:pPr>
        <w:ind w:right="4842"/>
        <w:jc w:val="center"/>
        <w:rPr>
          <w:moveFrom w:id="1084" w:author="Rinat Gub" w:date="2022-12-06T13:44:00Z"/>
          <w:szCs w:val="24"/>
          <w:vertAlign w:val="superscript"/>
        </w:rPr>
        <w:pPrChange w:id="1085" w:author="Rinat Gub" w:date="2022-12-06T13:44:00Z">
          <w:pPr>
            <w:keepNext/>
            <w:ind w:right="4845" w:firstLine="0"/>
            <w:jc w:val="center"/>
          </w:pPr>
        </w:pPrChange>
      </w:pPr>
      <w:moveFrom w:id="1086" w:author="Rinat Gub" w:date="2022-12-06T13:44:00Z">
        <w:r w:rsidRPr="00203244">
          <w:rPr>
            <w:szCs w:val="24"/>
            <w:vertAlign w:val="superscript"/>
          </w:rPr>
          <w:t>(подпись, М.П.)</w:t>
        </w:r>
      </w:moveFrom>
    </w:p>
    <w:moveFromRangeEnd w:id="1081"/>
    <w:p w:rsidR="00C32555" w:rsidRPr="00CD2A74" w:rsidRDefault="00C32555" w:rsidP="00C32555">
      <w:pPr>
        <w:keepNext/>
        <w:spacing w:before="120"/>
        <w:ind w:right="4845" w:firstLine="0"/>
        <w:jc w:val="left"/>
        <w:rPr>
          <w:del w:id="1087" w:author="Rinat Gub" w:date="2022-12-06T13:44:00Z"/>
          <w:szCs w:val="24"/>
        </w:rPr>
      </w:pPr>
      <w:del w:id="1088" w:author="Rinat Gub" w:date="2022-12-06T13:44:00Z">
        <w:r w:rsidRPr="00CD2A74">
          <w:rPr>
            <w:szCs w:val="24"/>
          </w:rPr>
          <w:delText>__________________________________</w:delText>
        </w:r>
      </w:del>
    </w:p>
    <w:p w:rsidR="00B578FB" w:rsidRPr="00203244" w:rsidRDefault="00B578FB" w:rsidP="00B578FB">
      <w:pPr>
        <w:ind w:right="4842"/>
        <w:jc w:val="center"/>
        <w:rPr>
          <w:moveFrom w:id="1089" w:author="Rinat Gub" w:date="2022-12-06T13:44:00Z"/>
          <w:szCs w:val="24"/>
          <w:vertAlign w:val="superscript"/>
        </w:rPr>
        <w:pPrChange w:id="1090" w:author="Rinat Gub" w:date="2022-12-06T13:44:00Z">
          <w:pPr>
            <w:keepNext/>
            <w:ind w:right="4845" w:firstLine="0"/>
            <w:jc w:val="center"/>
          </w:pPr>
        </w:pPrChange>
      </w:pPr>
      <w:moveFromRangeStart w:id="1091" w:author="Rinat Gub" w:date="2022-12-06T13:44:00Z" w:name="move121226666"/>
      <w:moveFrom w:id="1092" w:author="Rinat Gub" w:date="2022-12-06T13:44:00Z">
        <w:r w:rsidRPr="00203244">
          <w:rPr>
            <w:szCs w:val="24"/>
            <w:vertAlign w:val="superscript"/>
          </w:rPr>
          <w:t>(фамилия, имя, отчество подписавшего, должность)</w:t>
        </w:r>
      </w:moveFrom>
    </w:p>
    <w:p w:rsidR="004F2FBE" w:rsidRPr="00203244" w:rsidRDefault="00B578FB" w:rsidP="00DA0BD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1093" w:author="Rinat Gub" w:date="2022-12-06T13:44:00Z"/>
          <w:b/>
          <w:bCs/>
          <w:color w:val="000000"/>
          <w:spacing w:val="36"/>
          <w:szCs w:val="24"/>
        </w:rPr>
        <w:pPrChange w:id="1094" w:author="Rinat Gub" w:date="2022-12-06T13:44:00Z">
          <w:pPr>
            <w:pBdr>
              <w:bottom w:val="single" w:sz="4" w:space="1" w:color="auto"/>
            </w:pBdr>
            <w:shd w:val="clear" w:color="auto" w:fill="E0E0E0"/>
            <w:spacing w:before="120"/>
            <w:ind w:right="21" w:firstLine="0"/>
            <w:jc w:val="center"/>
          </w:pPr>
        </w:pPrChange>
      </w:pPr>
      <w:moveFrom w:id="1095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конец формы</w:t>
        </w:r>
      </w:moveFrom>
    </w:p>
    <w:p w:rsidR="004F2FBE" w:rsidRPr="00203244" w:rsidRDefault="004F2FBE" w:rsidP="004F2FBE">
      <w:pPr>
        <w:ind w:firstLine="0"/>
        <w:rPr>
          <w:moveFrom w:id="1096" w:author="Rinat Gub" w:date="2022-12-06T13:44:00Z"/>
          <w:b/>
          <w:rPrChange w:id="1097" w:author="Rinat Gub" w:date="2022-12-06T13:44:00Z">
            <w:rPr>
              <w:moveFrom w:id="1098" w:author="Rinat Gub" w:date="2022-12-06T13:44:00Z"/>
            </w:rPr>
          </w:rPrChange>
        </w:rPr>
        <w:pPrChange w:id="1099" w:author="Rinat Gub" w:date="2022-12-06T13:44:00Z">
          <w:pPr/>
        </w:pPrChange>
      </w:pPr>
      <w:moveFrom w:id="1100" w:author="Rinat Gub" w:date="2022-12-06T13:44:00Z">
        <w:r w:rsidRPr="00203244">
          <w:rPr>
            <w:b/>
          </w:rPr>
          <w:t>Инструкция по заполнению</w:t>
        </w:r>
      </w:moveFrom>
    </w:p>
    <w:moveFromRangeEnd w:id="1091"/>
    <w:p w:rsidR="00C32555" w:rsidRPr="00EA7A1A" w:rsidRDefault="00C32555" w:rsidP="0040134A">
      <w:pPr>
        <w:pStyle w:val="afa"/>
        <w:numPr>
          <w:ilvl w:val="0"/>
          <w:numId w:val="71"/>
        </w:numPr>
        <w:ind w:left="284"/>
        <w:jc w:val="both"/>
        <w:rPr>
          <w:del w:id="1101" w:author="Rinat Gub" w:date="2022-12-06T13:44:00Z"/>
          <w:b/>
        </w:rPr>
      </w:pPr>
      <w:del w:id="1102" w:author="Rinat Gub" w:date="2022-12-06T13:44:00Z">
        <w:r w:rsidRPr="00EA7A1A">
          <w:rPr>
            <w:b/>
          </w:rPr>
          <w:delText>СТОИМОСТЬ ЗАЯВКИ В ДАННОЙ ФОРМЕ НЕ УКАЗЫВАЕТСЯ!!!</w:delText>
        </w:r>
      </w:del>
    </w:p>
    <w:p w:rsidR="00C32555" w:rsidRPr="00EA7A1A" w:rsidRDefault="00C32555" w:rsidP="0040134A">
      <w:pPr>
        <w:pStyle w:val="afa"/>
        <w:numPr>
          <w:ilvl w:val="0"/>
          <w:numId w:val="71"/>
        </w:numPr>
        <w:ind w:left="284"/>
        <w:jc w:val="both"/>
        <w:rPr>
          <w:del w:id="1103" w:author="Rinat Gub" w:date="2022-12-06T13:44:00Z"/>
        </w:rPr>
      </w:pPr>
      <w:del w:id="1104" w:author="Rinat Gub" w:date="2022-12-06T13:44:00Z">
        <w:r w:rsidRPr="00EA7A1A">
          <w:delText>В случае, если срок выполнения работ составляет более одного года, то следует учитывать объем работ по предмету закупки (в денежном выражении) – в год (рассчитывается путем деления общего объема на продолжительность работ в годах)</w:delText>
        </w:r>
        <w:r w:rsidR="00FF1CF8">
          <w:delText>.</w:delText>
        </w:r>
      </w:del>
    </w:p>
    <w:p w:rsidR="00C32555" w:rsidRPr="00203244" w:rsidRDefault="00C32555" w:rsidP="0040134A">
      <w:pPr>
        <w:pStyle w:val="afa"/>
        <w:numPr>
          <w:ilvl w:val="0"/>
          <w:numId w:val="71"/>
        </w:numPr>
        <w:ind w:left="284"/>
        <w:jc w:val="both"/>
        <w:rPr>
          <w:del w:id="1105" w:author="Rinat Gub" w:date="2022-12-06T13:44:00Z"/>
        </w:rPr>
      </w:pPr>
      <w:del w:id="1106" w:author="Rinat Gub" w:date="2022-12-06T13:44:00Z">
        <w:r w:rsidRPr="00203244">
          <w:delText>Участник закупки заполняет поля формы в соответствии с инструкциями, приведенными по тексту формы.</w:delText>
        </w:r>
      </w:del>
    </w:p>
    <w:p w:rsidR="00C32555" w:rsidRPr="00203244" w:rsidRDefault="00C32555" w:rsidP="0040134A">
      <w:pPr>
        <w:pStyle w:val="afa"/>
        <w:numPr>
          <w:ilvl w:val="0"/>
          <w:numId w:val="71"/>
        </w:numPr>
        <w:ind w:left="284"/>
        <w:jc w:val="both"/>
        <w:rPr>
          <w:del w:id="1107" w:author="Rinat Gub" w:date="2022-12-06T13:44:00Z"/>
        </w:rPr>
      </w:pPr>
      <w:del w:id="1108" w:author="Rinat Gub" w:date="2022-12-06T13:44:00Z">
        <w:r w:rsidRPr="00203244">
          <w:delText xml:space="preserve">В данной форме </w:delText>
        </w:r>
        <w:r w:rsidRPr="00CD2A74">
          <w:delText>рассчитывается не</w:delText>
        </w:r>
        <w:r>
          <w:delText xml:space="preserve"> </w:delText>
        </w:r>
        <w:r w:rsidRPr="00CD2A74">
          <w:delText xml:space="preserve">превышение разницы между двух кратным среднегодовым объемом выполненных работ (СМР, ПНР) за последние 3 года и объемом обязательств в </w:delText>
        </w:r>
        <w:r w:rsidR="00D03543" w:rsidRPr="00C32555">
          <w:delText>ПАО «НК «РОСНЕФТЬ»</w:delText>
        </w:r>
        <w:r w:rsidR="00D03543">
          <w:delText xml:space="preserve"> и </w:delText>
        </w:r>
        <w:r w:rsidR="00D03543" w:rsidRPr="00C32555">
          <w:delText>ОГ ПАО «НК «РОСНЕФТЬ»</w:delText>
        </w:r>
        <w:r w:rsidRPr="00CD2A74">
          <w:delText>.</w:delText>
        </w:r>
      </w:del>
    </w:p>
    <w:p w:rsidR="00693DAC" w:rsidRDefault="00C32555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moveFrom w:id="1109" w:author="Rinat Gub" w:date="2022-12-06T13:44:00Z"/>
        </w:rPr>
        <w:pPrChange w:id="1110" w:author="Rinat Gub" w:date="2022-12-06T13:44:00Z">
          <w:pPr>
            <w:pStyle w:val="afa"/>
            <w:numPr>
              <w:numId w:val="71"/>
            </w:numPr>
            <w:ind w:left="1287" w:hanging="360"/>
            <w:jc w:val="both"/>
          </w:pPr>
        </w:pPrChange>
      </w:pPr>
      <w:del w:id="1111" w:author="Rinat Gub" w:date="2022-12-06T13:44:00Z">
        <w:r w:rsidRPr="00203244">
          <w:delText>Форма сведений</w:delText>
        </w:r>
      </w:del>
      <w:moveFromRangeStart w:id="1112" w:author="Rinat Gub" w:date="2022-12-06T13:44:00Z" w:name="move121226667"/>
      <w:moveFrom w:id="1113" w:author="Rinat Gub" w:date="2022-12-06T13:44:00Z">
        <w:r w:rsidR="004F2FBE" w:rsidRPr="00203244">
          <w:t xml:space="preserve"> должна быть подписана и </w:t>
        </w:r>
        <w:r w:rsidR="00693DAC" w:rsidRPr="00203244">
          <w:t xml:space="preserve">скреплена оттиском печати </w:t>
        </w:r>
        <w:r w:rsidR="00693DAC">
          <w:t>(при наличии)</w:t>
        </w:r>
        <w:r w:rsidR="00693DAC" w:rsidRPr="00203244">
          <w:t>.</w:t>
        </w:r>
      </w:moveFrom>
    </w:p>
    <w:p w:rsidR="00C834B7" w:rsidRPr="00203244" w:rsidRDefault="00AE7127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moveFrom w:id="1114" w:author="Rinat Gub" w:date="2022-12-06T13:44:00Z"/>
        </w:rPr>
        <w:pPrChange w:id="1115" w:author="Rinat Gub" w:date="2022-12-06T13:44:00Z">
          <w:pPr>
            <w:pStyle w:val="afa"/>
            <w:numPr>
              <w:numId w:val="71"/>
            </w:numPr>
            <w:ind w:left="1287" w:hanging="360"/>
            <w:jc w:val="both"/>
          </w:pPr>
        </w:pPrChange>
      </w:pPr>
      <w:moveFrom w:id="1116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From>
    </w:p>
    <w:moveFromRangeEnd w:id="1112"/>
    <w:p w:rsidR="00C32555" w:rsidRDefault="00C32555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del w:id="1117" w:author="Rinat Gub" w:date="2022-12-06T13:44:00Z"/>
          <w:sz w:val="20"/>
          <w:szCs w:val="20"/>
          <w:lang w:bidi="he-IL"/>
        </w:rPr>
      </w:pPr>
      <w:del w:id="1118" w:author="Rinat Gub" w:date="2022-12-06T13:44:00Z">
        <w:r>
          <w:br w:type="page"/>
        </w:r>
      </w:del>
    </w:p>
    <w:p w:rsidR="00625DAC" w:rsidRDefault="00600522" w:rsidP="008D033A">
      <w:pPr>
        <w:pStyle w:val="-32"/>
        <w:rPr>
          <w:del w:id="1119" w:author="Rinat Gub" w:date="2022-12-06T13:44:00Z"/>
        </w:rPr>
      </w:pPr>
      <w:del w:id="1120" w:author="Rinat Gub" w:date="2022-12-06T13:44:00Z">
        <w:r w:rsidRPr="00203244">
          <w:lastRenderedPageBreak/>
          <w:delText>Сведения о материально-технических ресурсах</w:delText>
        </w:r>
        <w:bookmarkEnd w:id="1001"/>
        <w:bookmarkEnd w:id="1002"/>
        <w:bookmarkEnd w:id="1003"/>
      </w:del>
    </w:p>
    <w:p w:rsidR="00600522" w:rsidRPr="00203244" w:rsidRDefault="00600522" w:rsidP="0060052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From w:id="1121" w:author="Rinat Gub" w:date="2022-12-06T13:44:00Z"/>
          <w:b/>
          <w:bCs/>
          <w:color w:val="000000"/>
          <w:spacing w:val="36"/>
          <w:szCs w:val="24"/>
        </w:rPr>
      </w:pPr>
      <w:moveFromRangeStart w:id="1122" w:author="Rinat Gub" w:date="2022-12-06T13:44:00Z" w:name="move121226668"/>
      <w:moveFrom w:id="1123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</w:p>
    <w:moveFromRangeEnd w:id="1122"/>
    <w:p w:rsidR="00600522" w:rsidRPr="00203244" w:rsidRDefault="00600522" w:rsidP="00600522">
      <w:pPr>
        <w:spacing w:before="120"/>
        <w:ind w:firstLine="0"/>
        <w:jc w:val="left"/>
        <w:rPr>
          <w:del w:id="1124" w:author="Rinat Gub" w:date="2022-12-06T13:44:00Z"/>
        </w:rPr>
      </w:pPr>
      <w:del w:id="1125" w:author="Rinat Gub" w:date="2022-12-06T13:44:00Z">
        <w:r w:rsidRPr="00203244">
          <w:delText xml:space="preserve">Форма </w:delText>
        </w:r>
        <w:r w:rsidR="005F1116" w:rsidRPr="00203244">
          <w:delText>4</w:delText>
        </w:r>
      </w:del>
    </w:p>
    <w:p w:rsidR="00075F3C" w:rsidRPr="00203244" w:rsidRDefault="00075F3C" w:rsidP="00075F3C">
      <w:pPr>
        <w:ind w:firstLine="0"/>
        <w:rPr>
          <w:del w:id="1126" w:author="Rinat Gub" w:date="2022-12-06T13:44:00Z"/>
        </w:rPr>
      </w:pPr>
    </w:p>
    <w:p w:rsidR="00075F3C" w:rsidRPr="00203244" w:rsidRDefault="00075F3C" w:rsidP="00075F3C">
      <w:pPr>
        <w:ind w:firstLine="0"/>
        <w:rPr>
          <w:del w:id="1127" w:author="Rinat Gub" w:date="2022-12-06T13:44:00Z"/>
        </w:rPr>
      </w:pPr>
      <w:del w:id="1128" w:author="Rinat Gub" w:date="2022-12-06T13:44:00Z">
        <w:r w:rsidRPr="00203244">
          <w:delText xml:space="preserve">Наименование Участника закупки: </w:delText>
        </w:r>
        <w:r w:rsidR="00C87AB7" w:rsidRPr="00203244">
          <w:rPr>
            <w:i/>
            <w:iCs/>
            <w:color w:val="333399"/>
            <w:szCs w:val="22"/>
          </w:rPr>
          <w:delText>(указать краткое наименование)</w:delText>
        </w:r>
      </w:del>
    </w:p>
    <w:p w:rsidR="00075F3C" w:rsidRPr="00203244" w:rsidRDefault="00075F3C" w:rsidP="00075F3C">
      <w:pPr>
        <w:ind w:firstLine="0"/>
        <w:rPr>
          <w:del w:id="1129" w:author="Rinat Gub" w:date="2022-12-06T13:44:00Z"/>
        </w:rPr>
      </w:pPr>
      <w:del w:id="1130" w:author="Rinat Gub" w:date="2022-12-06T13:44:00Z">
        <w:r w:rsidRPr="00203244">
          <w:delText xml:space="preserve">ИНН (или иной идентификационный номер) Участника закупки: </w:delText>
        </w:r>
        <w:r w:rsidRPr="00203244">
          <w:rPr>
            <w:i/>
            <w:iCs/>
            <w:color w:val="333399"/>
            <w:szCs w:val="22"/>
          </w:rPr>
          <w:delText>(указать при наличии)</w:delText>
        </w:r>
      </w:del>
    </w:p>
    <w:p w:rsidR="002E3E81" w:rsidRPr="00A26B52" w:rsidRDefault="00075F3C" w:rsidP="002E3E81">
      <w:pPr>
        <w:keepNext/>
        <w:keepLines/>
        <w:suppressAutoHyphens/>
        <w:ind w:firstLine="0"/>
        <w:rPr>
          <w:del w:id="1131" w:author="Rinat Gub" w:date="2022-12-06T13:44:00Z"/>
          <w:rStyle w:val="af3"/>
          <w:szCs w:val="22"/>
        </w:rPr>
      </w:pPr>
      <w:del w:id="1132" w:author="Rinat Gub" w:date="2022-12-06T13:44:00Z">
        <w:r w:rsidRPr="00203244">
          <w:delText xml:space="preserve">Номер </w:delText>
        </w:r>
        <w:r w:rsidR="005B57DE">
          <w:delText xml:space="preserve">лота </w:delText>
        </w:r>
        <w:r w:rsidRPr="00203244">
          <w:delText xml:space="preserve">и наименование предмета </w:delText>
        </w:r>
        <w:r w:rsidR="0016112C" w:rsidRPr="00203244">
          <w:delText>Договор</w:delText>
        </w:r>
        <w:r w:rsidRPr="00203244">
          <w:delText xml:space="preserve">а: </w:delText>
        </w:r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</w:p>
    <w:p w:rsidR="006D1B1B" w:rsidRPr="00A26B52" w:rsidRDefault="006D1B1B" w:rsidP="006D1B1B">
      <w:pPr>
        <w:keepNext/>
        <w:keepLines/>
        <w:suppressAutoHyphens/>
        <w:ind w:firstLine="0"/>
        <w:rPr>
          <w:del w:id="1133" w:author="Rinat Gub" w:date="2022-12-06T13:44:00Z"/>
          <w:rStyle w:val="af3"/>
          <w:szCs w:val="22"/>
        </w:rPr>
      </w:pPr>
    </w:p>
    <w:p w:rsidR="00600522" w:rsidRPr="00203244" w:rsidRDefault="00600522" w:rsidP="001C43D2">
      <w:pPr>
        <w:spacing w:before="120"/>
        <w:ind w:firstLine="0"/>
        <w:jc w:val="center"/>
        <w:rPr>
          <w:rPrChange w:id="1134" w:author="Rinat Gub" w:date="2022-12-06T13:44:00Z">
            <w:rPr>
              <w:rStyle w:val="af3"/>
            </w:rPr>
          </w:rPrChange>
        </w:rPr>
        <w:pPrChange w:id="1135" w:author="Rinat Gub" w:date="2022-12-06T13:44:00Z">
          <w:pPr>
            <w:keepNext/>
            <w:keepLines/>
            <w:suppressAutoHyphens/>
            <w:ind w:firstLine="0"/>
          </w:pPr>
        </w:pPrChange>
      </w:pPr>
    </w:p>
    <w:p w:rsidR="0051188E" w:rsidRDefault="00600522" w:rsidP="00881A54">
      <w:pPr>
        <w:pStyle w:val="afff"/>
        <w:pPrChange w:id="1136" w:author="Rinat Gub" w:date="2022-12-06T13:44:00Z">
          <w:pPr>
            <w:ind w:firstLine="0"/>
          </w:pPr>
        </w:pPrChange>
      </w:pPr>
      <w:r w:rsidRPr="00203244">
        <w:t>Сведения о материально-технических ресурсах</w:t>
      </w:r>
    </w:p>
    <w:p w:rsidR="00881A54" w:rsidRPr="00881A54" w:rsidRDefault="00881A54" w:rsidP="00881A54">
      <w:pPr>
        <w:jc w:val="center"/>
      </w:pPr>
      <w:r w:rsidRPr="00203244">
        <w:t>[</w:t>
      </w:r>
      <w:r w:rsidRPr="00203244">
        <w:rPr>
          <w:rStyle w:val="af3"/>
          <w:bCs/>
          <w:iCs/>
        </w:rPr>
        <w:t>перечень показателей может изменяться в зависимости от потребности Заказчика</w:t>
      </w:r>
      <w:r w:rsidRPr="00203244">
        <w:t>]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PrChange w:id="1137" w:author="Rinat Gub" w:date="2022-12-06T13:44:00Z">
          <w:tblPr>
            <w:tblW w:w="9639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 w:firstRow="1" w:lastRow="1" w:firstColumn="1" w:lastColumn="1" w:noHBand="0" w:noVBand="0"/>
          </w:tblPr>
        </w:tblPrChange>
      </w:tblPr>
      <w:tblGrid>
        <w:gridCol w:w="540"/>
        <w:gridCol w:w="1745"/>
        <w:gridCol w:w="2215"/>
        <w:gridCol w:w="900"/>
        <w:gridCol w:w="727"/>
        <w:gridCol w:w="1670"/>
        <w:gridCol w:w="850"/>
        <w:gridCol w:w="992"/>
        <w:tblGridChange w:id="1138">
          <w:tblGrid>
            <w:gridCol w:w="709"/>
            <w:gridCol w:w="1576"/>
            <w:gridCol w:w="2215"/>
            <w:gridCol w:w="900"/>
            <w:gridCol w:w="727"/>
            <w:gridCol w:w="1670"/>
            <w:gridCol w:w="850"/>
            <w:gridCol w:w="992"/>
          </w:tblGrid>
        </w:tblGridChange>
      </w:tblGrid>
      <w:tr w:rsidR="00600522" w:rsidRPr="00203244" w:rsidTr="004204AE">
        <w:tc>
          <w:tcPr>
            <w:tcW w:w="540" w:type="dxa"/>
            <w:tcPrChange w:id="1139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A930A1">
            <w:pPr>
              <w:pStyle w:val="ae"/>
              <w:jc w:val="both"/>
              <w:rPr>
                <w:szCs w:val="18"/>
                <w:lang w:bidi="ar-SA"/>
              </w:rPr>
            </w:pPr>
            <w:r w:rsidRPr="00203244">
              <w:rPr>
                <w:b/>
                <w:szCs w:val="18"/>
                <w:lang w:bidi="ar-SA"/>
              </w:rPr>
              <w:t>№ п</w:t>
            </w:r>
            <w:r w:rsidRPr="00203244">
              <w:rPr>
                <w:szCs w:val="18"/>
                <w:lang w:bidi="ar-SA"/>
              </w:rPr>
              <w:t>/п</w:t>
            </w:r>
          </w:p>
        </w:tc>
        <w:tc>
          <w:tcPr>
            <w:tcW w:w="1745" w:type="dxa"/>
            <w:tcPrChange w:id="1140" w:author="Rinat Gub" w:date="2022-12-06T13:44:00Z">
              <w:tcPr>
                <w:tcW w:w="1576" w:type="dxa"/>
              </w:tcPr>
            </w:tcPrChange>
          </w:tcPr>
          <w:p w:rsidR="00600522" w:rsidRPr="00203244" w:rsidRDefault="00600522" w:rsidP="00F160E9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Наименование</w:t>
            </w:r>
          </w:p>
        </w:tc>
        <w:tc>
          <w:tcPr>
            <w:tcW w:w="2215" w:type="dxa"/>
            <w:tcPrChange w:id="1141" w:author="Rinat Gub" w:date="2022-12-06T13:44:00Z">
              <w:tcPr>
                <w:tcW w:w="2215" w:type="dxa"/>
              </w:tcPr>
            </w:tcPrChange>
          </w:tcPr>
          <w:p w:rsidR="00600522" w:rsidRPr="00203244" w:rsidRDefault="00600522" w:rsidP="000575C7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Производитель, страна производства, марка, модель, основные технические характеристики</w:t>
            </w:r>
          </w:p>
        </w:tc>
        <w:tc>
          <w:tcPr>
            <w:tcW w:w="900" w:type="dxa"/>
            <w:tcPrChange w:id="1142" w:author="Rinat Gub" w:date="2022-12-06T13:44:00Z">
              <w:tcPr>
                <w:tcW w:w="900" w:type="dxa"/>
              </w:tcPr>
            </w:tcPrChange>
          </w:tcPr>
          <w:p w:rsidR="00600522" w:rsidRPr="00203244" w:rsidRDefault="00600522" w:rsidP="00F160E9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Год выпуска</w:t>
            </w:r>
          </w:p>
        </w:tc>
        <w:tc>
          <w:tcPr>
            <w:tcW w:w="727" w:type="dxa"/>
            <w:tcPrChange w:id="1143" w:author="Rinat Gub" w:date="2022-12-06T13:44:00Z">
              <w:tcPr>
                <w:tcW w:w="727" w:type="dxa"/>
              </w:tcPr>
            </w:tcPrChange>
          </w:tcPr>
          <w:p w:rsidR="00600522" w:rsidRPr="00203244" w:rsidRDefault="00600522" w:rsidP="00F160E9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% амортизации</w:t>
            </w:r>
          </w:p>
        </w:tc>
        <w:tc>
          <w:tcPr>
            <w:tcW w:w="1670" w:type="dxa"/>
            <w:tcPrChange w:id="1144" w:author="Rinat Gub" w:date="2022-12-06T13:44:00Z">
              <w:tcPr>
                <w:tcW w:w="1670" w:type="dxa"/>
              </w:tcPr>
            </w:tcPrChange>
          </w:tcPr>
          <w:p w:rsidR="00600522" w:rsidRPr="00203244" w:rsidRDefault="00600522" w:rsidP="00F160E9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Принадлежность (собственность, арендованный)</w:t>
            </w:r>
          </w:p>
        </w:tc>
        <w:tc>
          <w:tcPr>
            <w:tcW w:w="850" w:type="dxa"/>
            <w:tcPrChange w:id="1145" w:author="Rinat Gub" w:date="2022-12-06T13:44:00Z">
              <w:tcPr>
                <w:tcW w:w="850" w:type="dxa"/>
              </w:tcPr>
            </w:tcPrChange>
          </w:tcPr>
          <w:p w:rsidR="00600522" w:rsidRPr="00203244" w:rsidRDefault="00600522" w:rsidP="00F160E9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Кол-во единиц</w:t>
            </w:r>
          </w:p>
        </w:tc>
        <w:tc>
          <w:tcPr>
            <w:tcW w:w="992" w:type="dxa"/>
            <w:tcPrChange w:id="1146" w:author="Rinat Gub" w:date="2022-12-06T13:44:00Z">
              <w:tcPr>
                <w:tcW w:w="992" w:type="dxa"/>
              </w:tcPr>
            </w:tcPrChange>
          </w:tcPr>
          <w:p w:rsidR="00600522" w:rsidRPr="00203244" w:rsidRDefault="00600522" w:rsidP="00F160E9">
            <w:pPr>
              <w:pStyle w:val="ae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Примечания</w:t>
            </w:r>
          </w:p>
        </w:tc>
      </w:tr>
      <w:tr w:rsidR="00600522" w:rsidRPr="00203244" w:rsidTr="004204AE">
        <w:tc>
          <w:tcPr>
            <w:tcW w:w="540" w:type="dxa"/>
            <w:tcPrChange w:id="1147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1</w:t>
            </w:r>
          </w:p>
        </w:tc>
        <w:tc>
          <w:tcPr>
            <w:tcW w:w="1745" w:type="dxa"/>
            <w:tcPrChange w:id="1148" w:author="Rinat Gub" w:date="2022-12-06T13:44:00Z">
              <w:tcPr>
                <w:tcW w:w="1576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2</w:t>
            </w:r>
          </w:p>
        </w:tc>
        <w:tc>
          <w:tcPr>
            <w:tcW w:w="2215" w:type="dxa"/>
            <w:tcPrChange w:id="1149" w:author="Rinat Gub" w:date="2022-12-06T13:44:00Z">
              <w:tcPr>
                <w:tcW w:w="2215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3</w:t>
            </w:r>
          </w:p>
        </w:tc>
        <w:tc>
          <w:tcPr>
            <w:tcW w:w="900" w:type="dxa"/>
            <w:tcPrChange w:id="1150" w:author="Rinat Gub" w:date="2022-12-06T13:44:00Z">
              <w:tcPr>
                <w:tcW w:w="900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4</w:t>
            </w:r>
          </w:p>
        </w:tc>
        <w:tc>
          <w:tcPr>
            <w:tcW w:w="727" w:type="dxa"/>
            <w:tcPrChange w:id="1151" w:author="Rinat Gub" w:date="2022-12-06T13:44:00Z">
              <w:tcPr>
                <w:tcW w:w="727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5</w:t>
            </w:r>
          </w:p>
        </w:tc>
        <w:tc>
          <w:tcPr>
            <w:tcW w:w="1670" w:type="dxa"/>
            <w:tcPrChange w:id="1152" w:author="Rinat Gub" w:date="2022-12-06T13:44:00Z">
              <w:tcPr>
                <w:tcW w:w="1670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6</w:t>
            </w:r>
          </w:p>
        </w:tc>
        <w:tc>
          <w:tcPr>
            <w:tcW w:w="850" w:type="dxa"/>
            <w:tcPrChange w:id="1153" w:author="Rinat Gub" w:date="2022-12-06T13:44:00Z">
              <w:tcPr>
                <w:tcW w:w="850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7</w:t>
            </w:r>
          </w:p>
        </w:tc>
        <w:tc>
          <w:tcPr>
            <w:tcW w:w="992" w:type="dxa"/>
            <w:tcPrChange w:id="1154" w:author="Rinat Gub" w:date="2022-12-06T13:44:00Z">
              <w:tcPr>
                <w:tcW w:w="992" w:type="dxa"/>
              </w:tcPr>
            </w:tcPrChange>
          </w:tcPr>
          <w:p w:rsidR="00600522" w:rsidRPr="00203244" w:rsidRDefault="00600522" w:rsidP="00F160E9">
            <w:pPr>
              <w:pStyle w:val="ae"/>
              <w:jc w:val="center"/>
              <w:rPr>
                <w:szCs w:val="18"/>
                <w:lang w:bidi="ar-SA"/>
              </w:rPr>
            </w:pPr>
            <w:r w:rsidRPr="00203244">
              <w:rPr>
                <w:szCs w:val="18"/>
                <w:lang w:bidi="ar-SA"/>
              </w:rPr>
              <w:t>8</w:t>
            </w:r>
          </w:p>
        </w:tc>
      </w:tr>
      <w:tr w:rsidR="00600522" w:rsidRPr="00203244" w:rsidTr="004204AE">
        <w:tc>
          <w:tcPr>
            <w:tcW w:w="540" w:type="dxa"/>
            <w:tcPrChange w:id="1155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F160E9">
            <w:pPr>
              <w:pStyle w:val="af0"/>
            </w:pPr>
            <w:r w:rsidRPr="00203244">
              <w:t>1.</w:t>
            </w:r>
          </w:p>
        </w:tc>
        <w:tc>
          <w:tcPr>
            <w:tcW w:w="1745" w:type="dxa"/>
            <w:tcPrChange w:id="1156" w:author="Rinat Gub" w:date="2022-12-06T13:44:00Z">
              <w:tcPr>
                <w:tcW w:w="1576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2215" w:type="dxa"/>
            <w:tcPrChange w:id="1157" w:author="Rinat Gub" w:date="2022-12-06T13:44:00Z">
              <w:tcPr>
                <w:tcW w:w="2215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00" w:type="dxa"/>
            <w:tcPrChange w:id="1158" w:author="Rinat Gub" w:date="2022-12-06T13:44:00Z">
              <w:tcPr>
                <w:tcW w:w="90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727" w:type="dxa"/>
            <w:tcPrChange w:id="1159" w:author="Rinat Gub" w:date="2022-12-06T13:44:00Z">
              <w:tcPr>
                <w:tcW w:w="727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1670" w:type="dxa"/>
            <w:tcPrChange w:id="1160" w:author="Rinat Gub" w:date="2022-12-06T13:44:00Z">
              <w:tcPr>
                <w:tcW w:w="167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850" w:type="dxa"/>
            <w:tcPrChange w:id="1161" w:author="Rinat Gub" w:date="2022-12-06T13:44:00Z">
              <w:tcPr>
                <w:tcW w:w="85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92" w:type="dxa"/>
            <w:tcPrChange w:id="1162" w:author="Rinat Gub" w:date="2022-12-06T13:44:00Z">
              <w:tcPr>
                <w:tcW w:w="992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</w:tr>
      <w:tr w:rsidR="00600522" w:rsidRPr="00203244" w:rsidTr="004204AE">
        <w:tc>
          <w:tcPr>
            <w:tcW w:w="540" w:type="dxa"/>
            <w:tcPrChange w:id="1163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F160E9">
            <w:pPr>
              <w:pStyle w:val="af0"/>
            </w:pPr>
            <w:r w:rsidRPr="00203244">
              <w:t>2.</w:t>
            </w:r>
          </w:p>
        </w:tc>
        <w:tc>
          <w:tcPr>
            <w:tcW w:w="1745" w:type="dxa"/>
            <w:tcPrChange w:id="1164" w:author="Rinat Gub" w:date="2022-12-06T13:44:00Z">
              <w:tcPr>
                <w:tcW w:w="1576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2215" w:type="dxa"/>
            <w:tcPrChange w:id="1165" w:author="Rinat Gub" w:date="2022-12-06T13:44:00Z">
              <w:tcPr>
                <w:tcW w:w="2215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00" w:type="dxa"/>
            <w:tcPrChange w:id="1166" w:author="Rinat Gub" w:date="2022-12-06T13:44:00Z">
              <w:tcPr>
                <w:tcW w:w="90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727" w:type="dxa"/>
            <w:tcPrChange w:id="1167" w:author="Rinat Gub" w:date="2022-12-06T13:44:00Z">
              <w:tcPr>
                <w:tcW w:w="727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1670" w:type="dxa"/>
            <w:tcPrChange w:id="1168" w:author="Rinat Gub" w:date="2022-12-06T13:44:00Z">
              <w:tcPr>
                <w:tcW w:w="167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850" w:type="dxa"/>
            <w:tcPrChange w:id="1169" w:author="Rinat Gub" w:date="2022-12-06T13:44:00Z">
              <w:tcPr>
                <w:tcW w:w="85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92" w:type="dxa"/>
            <w:tcPrChange w:id="1170" w:author="Rinat Gub" w:date="2022-12-06T13:44:00Z">
              <w:tcPr>
                <w:tcW w:w="992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</w:tr>
      <w:tr w:rsidR="00600522" w:rsidRPr="00203244" w:rsidTr="004204AE">
        <w:tc>
          <w:tcPr>
            <w:tcW w:w="540" w:type="dxa"/>
            <w:tcPrChange w:id="1171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F160E9">
            <w:pPr>
              <w:pStyle w:val="af0"/>
            </w:pPr>
            <w:r w:rsidRPr="00203244">
              <w:t>3.</w:t>
            </w:r>
          </w:p>
        </w:tc>
        <w:tc>
          <w:tcPr>
            <w:tcW w:w="1745" w:type="dxa"/>
            <w:tcPrChange w:id="1172" w:author="Rinat Gub" w:date="2022-12-06T13:44:00Z">
              <w:tcPr>
                <w:tcW w:w="1576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2215" w:type="dxa"/>
            <w:tcPrChange w:id="1173" w:author="Rinat Gub" w:date="2022-12-06T13:44:00Z">
              <w:tcPr>
                <w:tcW w:w="2215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00" w:type="dxa"/>
            <w:tcPrChange w:id="1174" w:author="Rinat Gub" w:date="2022-12-06T13:44:00Z">
              <w:tcPr>
                <w:tcW w:w="90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727" w:type="dxa"/>
            <w:tcPrChange w:id="1175" w:author="Rinat Gub" w:date="2022-12-06T13:44:00Z">
              <w:tcPr>
                <w:tcW w:w="727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1670" w:type="dxa"/>
            <w:tcPrChange w:id="1176" w:author="Rinat Gub" w:date="2022-12-06T13:44:00Z">
              <w:tcPr>
                <w:tcW w:w="167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850" w:type="dxa"/>
            <w:tcPrChange w:id="1177" w:author="Rinat Gub" w:date="2022-12-06T13:44:00Z">
              <w:tcPr>
                <w:tcW w:w="85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92" w:type="dxa"/>
            <w:tcPrChange w:id="1178" w:author="Rinat Gub" w:date="2022-12-06T13:44:00Z">
              <w:tcPr>
                <w:tcW w:w="992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</w:tr>
      <w:tr w:rsidR="00600522" w:rsidRPr="00203244" w:rsidTr="004204AE">
        <w:tc>
          <w:tcPr>
            <w:tcW w:w="540" w:type="dxa"/>
            <w:tcPrChange w:id="1179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F160E9">
            <w:pPr>
              <w:pStyle w:val="af0"/>
            </w:pPr>
            <w:r w:rsidRPr="00203244">
              <w:t>…</w:t>
            </w:r>
          </w:p>
        </w:tc>
        <w:tc>
          <w:tcPr>
            <w:tcW w:w="1745" w:type="dxa"/>
            <w:tcPrChange w:id="1180" w:author="Rinat Gub" w:date="2022-12-06T13:44:00Z">
              <w:tcPr>
                <w:tcW w:w="1576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2215" w:type="dxa"/>
            <w:tcPrChange w:id="1181" w:author="Rinat Gub" w:date="2022-12-06T13:44:00Z">
              <w:tcPr>
                <w:tcW w:w="2215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00" w:type="dxa"/>
            <w:tcPrChange w:id="1182" w:author="Rinat Gub" w:date="2022-12-06T13:44:00Z">
              <w:tcPr>
                <w:tcW w:w="90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727" w:type="dxa"/>
            <w:tcPrChange w:id="1183" w:author="Rinat Gub" w:date="2022-12-06T13:44:00Z">
              <w:tcPr>
                <w:tcW w:w="727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1670" w:type="dxa"/>
            <w:tcPrChange w:id="1184" w:author="Rinat Gub" w:date="2022-12-06T13:44:00Z">
              <w:tcPr>
                <w:tcW w:w="167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850" w:type="dxa"/>
            <w:tcPrChange w:id="1185" w:author="Rinat Gub" w:date="2022-12-06T13:44:00Z">
              <w:tcPr>
                <w:tcW w:w="850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  <w:tc>
          <w:tcPr>
            <w:tcW w:w="992" w:type="dxa"/>
            <w:tcPrChange w:id="1186" w:author="Rinat Gub" w:date="2022-12-06T13:44:00Z">
              <w:tcPr>
                <w:tcW w:w="992" w:type="dxa"/>
              </w:tcPr>
            </w:tcPrChange>
          </w:tcPr>
          <w:p w:rsidR="00600522" w:rsidRPr="00203244" w:rsidRDefault="00600522" w:rsidP="00F160E9">
            <w:pPr>
              <w:pStyle w:val="af0"/>
            </w:pPr>
          </w:p>
        </w:tc>
      </w:tr>
    </w:tbl>
    <w:p w:rsidR="00600522" w:rsidRPr="00203244" w:rsidRDefault="00600522" w:rsidP="001C43D2"/>
    <w:p w:rsidR="00600522" w:rsidRPr="00203244" w:rsidRDefault="00600522" w:rsidP="001C43D2">
      <w:pPr>
        <w:keepNext/>
        <w:spacing w:before="120"/>
        <w:ind w:right="4845" w:firstLine="0"/>
        <w:jc w:val="left"/>
        <w:rPr>
          <w:szCs w:val="24"/>
        </w:rPr>
      </w:pPr>
      <w:r w:rsidRPr="00203244">
        <w:rPr>
          <w:szCs w:val="24"/>
        </w:rPr>
        <w:t>___________________________________</w:t>
      </w:r>
    </w:p>
    <w:p w:rsidR="00600522" w:rsidRPr="00203244" w:rsidRDefault="00600522" w:rsidP="001C43D2">
      <w:pPr>
        <w:keepNext/>
        <w:ind w:right="4845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(подпись, М.П.)</w:t>
      </w:r>
    </w:p>
    <w:p w:rsidR="00600522" w:rsidRPr="00203244" w:rsidRDefault="00600522" w:rsidP="001C43D2">
      <w:pPr>
        <w:keepNext/>
        <w:spacing w:before="120"/>
        <w:ind w:right="4845" w:firstLine="0"/>
        <w:jc w:val="left"/>
        <w:rPr>
          <w:szCs w:val="24"/>
        </w:rPr>
      </w:pPr>
      <w:r w:rsidRPr="00203244">
        <w:rPr>
          <w:szCs w:val="24"/>
        </w:rPr>
        <w:t>____________________________________</w:t>
      </w:r>
    </w:p>
    <w:p w:rsidR="00600522" w:rsidRPr="00203244" w:rsidRDefault="00600522" w:rsidP="001C43D2">
      <w:pPr>
        <w:keepNext/>
        <w:ind w:right="4845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600522" w:rsidRPr="00203244" w:rsidRDefault="00600522" w:rsidP="001C43D2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4458CE" w:rsidRPr="00203244" w:rsidRDefault="004458CE" w:rsidP="00F972E1">
      <w:bookmarkStart w:id="1187" w:name="_Toc386739274"/>
      <w:bookmarkStart w:id="1188" w:name="_Toc390239253"/>
    </w:p>
    <w:p w:rsidR="00600522" w:rsidRPr="00203244" w:rsidRDefault="00600522" w:rsidP="00F972E1">
      <w:r w:rsidRPr="00203244">
        <w:rPr>
          <w:b/>
        </w:rPr>
        <w:t>Инструкция по заполнению</w:t>
      </w:r>
      <w:bookmarkEnd w:id="1187"/>
      <w:bookmarkEnd w:id="1188"/>
    </w:p>
    <w:p w:rsidR="00C834B7" w:rsidRPr="00203244" w:rsidRDefault="00AE7127" w:rsidP="00013B69">
      <w:pPr>
        <w:pStyle w:val="afa"/>
        <w:numPr>
          <w:ilvl w:val="0"/>
          <w:numId w:val="21"/>
        </w:numPr>
        <w:ind w:left="284"/>
        <w:jc w:val="both"/>
        <w:pPrChange w:id="1189" w:author="Rinat Gub" w:date="2022-12-06T13:44:00Z">
          <w:pPr>
            <w:pStyle w:val="afa"/>
            <w:numPr>
              <w:numId w:val="44"/>
            </w:numPr>
            <w:ind w:left="1287" w:hanging="360"/>
            <w:jc w:val="both"/>
          </w:pPr>
        </w:pPrChange>
      </w:pPr>
      <w:r w:rsidRPr="00203244">
        <w:t>Ф</w:t>
      </w:r>
      <w:r w:rsidR="00ED4475" w:rsidRPr="00203244">
        <w:t xml:space="preserve">орма включается в квалификационную часть заявки. В случае если после наименования данной формы указано: «Форма не используется», то она не заполняется и не включается в состав </w:t>
      </w:r>
      <w:r w:rsidRPr="00203244">
        <w:t>заявки.</w:t>
      </w:r>
    </w:p>
    <w:p w:rsidR="00C834B7" w:rsidRPr="00203244" w:rsidRDefault="00DE119A" w:rsidP="00013B69">
      <w:pPr>
        <w:pStyle w:val="afa"/>
        <w:numPr>
          <w:ilvl w:val="0"/>
          <w:numId w:val="21"/>
        </w:numPr>
        <w:ind w:left="284"/>
        <w:jc w:val="both"/>
        <w:pPrChange w:id="1190" w:author="Rinat Gub" w:date="2022-12-06T13:44:00Z">
          <w:pPr>
            <w:pStyle w:val="afa"/>
            <w:numPr>
              <w:numId w:val="44"/>
            </w:numPr>
            <w:ind w:left="1287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600522" w:rsidP="00013B69">
      <w:pPr>
        <w:pStyle w:val="afa"/>
        <w:numPr>
          <w:ilvl w:val="0"/>
          <w:numId w:val="21"/>
        </w:numPr>
        <w:ind w:left="284"/>
        <w:jc w:val="both"/>
        <w:pPrChange w:id="1191" w:author="Rinat Gub" w:date="2022-12-06T13:44:00Z">
          <w:pPr>
            <w:pStyle w:val="afa"/>
            <w:numPr>
              <w:numId w:val="44"/>
            </w:numPr>
            <w:ind w:left="1287" w:hanging="360"/>
            <w:jc w:val="both"/>
          </w:pPr>
        </w:pPrChange>
      </w:pPr>
      <w:r w:rsidRPr="00203244">
        <w:t xml:space="preserve">В данной форме перечисляются материально-технические ресурсы, которые будут использованы при выполнении </w:t>
      </w:r>
      <w:r w:rsidR="0016112C" w:rsidRPr="00203244">
        <w:t>Договор</w:t>
      </w:r>
      <w:r w:rsidRPr="00203244">
        <w:t>а.</w:t>
      </w:r>
    </w:p>
    <w:p w:rsidR="00C834B7" w:rsidRPr="00203244" w:rsidRDefault="00600522" w:rsidP="00013B69">
      <w:pPr>
        <w:pStyle w:val="afa"/>
        <w:numPr>
          <w:ilvl w:val="0"/>
          <w:numId w:val="21"/>
        </w:numPr>
        <w:ind w:left="284"/>
        <w:jc w:val="both"/>
        <w:pPrChange w:id="1192" w:author="Rinat Gub" w:date="2022-12-06T13:44:00Z">
          <w:pPr>
            <w:pStyle w:val="afa"/>
            <w:numPr>
              <w:numId w:val="44"/>
            </w:numPr>
            <w:ind w:left="1287" w:hanging="360"/>
            <w:jc w:val="both"/>
          </w:pPr>
        </w:pPrChange>
      </w:pPr>
      <w:r w:rsidRPr="00203244">
        <w:t>Форма</w:t>
      </w:r>
      <w:del w:id="1193" w:author="Rinat Gub" w:date="2022-12-06T13:44:00Z">
        <w:r w:rsidRPr="00203244">
          <w:delText xml:space="preserve"> сведений</w:delText>
        </w:r>
      </w:del>
      <w:r w:rsidRPr="00203244">
        <w:t xml:space="preserve"> должна быть подписана и скреплена оттиском печати </w:t>
      </w:r>
      <w:r w:rsidR="00693DAC">
        <w:t>(при наличии)</w:t>
      </w:r>
      <w:r w:rsidRPr="00203244">
        <w:t>.</w:t>
      </w:r>
    </w:p>
    <w:p w:rsidR="00C834B7" w:rsidRPr="00203244" w:rsidRDefault="005B3DC6" w:rsidP="00013B69">
      <w:pPr>
        <w:pStyle w:val="afa"/>
        <w:numPr>
          <w:ilvl w:val="0"/>
          <w:numId w:val="21"/>
        </w:numPr>
        <w:ind w:left="284"/>
        <w:jc w:val="both"/>
        <w:pPrChange w:id="1194" w:author="Rinat Gub" w:date="2022-12-06T13:44:00Z">
          <w:pPr>
            <w:pStyle w:val="afa"/>
            <w:numPr>
              <w:numId w:val="44"/>
            </w:numPr>
            <w:ind w:left="1287" w:hanging="360"/>
            <w:jc w:val="both"/>
          </w:pPr>
        </w:pPrChange>
      </w:pPr>
      <w:r w:rsidRPr="00203244">
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</w:r>
    </w:p>
    <w:p w:rsidR="00ED4475" w:rsidRPr="00203244" w:rsidRDefault="00ED4475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PrChange w:id="1195" w:author="Rinat Gub" w:date="2022-12-06T13:44:00Z">
            <w:rPr>
              <w:sz w:val="20"/>
            </w:rPr>
          </w:rPrChange>
        </w:rPr>
      </w:pPr>
      <w:r w:rsidRPr="00203244">
        <w:br w:type="page"/>
      </w:r>
    </w:p>
    <w:p w:rsidR="0060632F" w:rsidRDefault="00600522" w:rsidP="008D033A">
      <w:pPr>
        <w:pStyle w:val="-32"/>
      </w:pPr>
      <w:bookmarkStart w:id="1196" w:name="_Ref302650920"/>
      <w:bookmarkStart w:id="1197" w:name="_Toc355626506"/>
      <w:bookmarkStart w:id="1198" w:name="_Toc386739275"/>
      <w:bookmarkStart w:id="1199" w:name="_Toc390239254"/>
      <w:bookmarkStart w:id="1200" w:name="_Toc392487696"/>
      <w:bookmarkStart w:id="1201" w:name="_Toc392489400"/>
      <w:bookmarkStart w:id="1202" w:name="_Ref391415740"/>
      <w:bookmarkStart w:id="1203" w:name="_Toc392487711"/>
      <w:bookmarkStart w:id="1204" w:name="_Toc392489415"/>
      <w:r w:rsidRPr="00203244">
        <w:lastRenderedPageBreak/>
        <w:t>Сведения о кадровых ресурсах</w:t>
      </w:r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ins w:id="1205" w:author="Rinat Gub" w:date="2022-12-06T13:44:00Z"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  <w:r w:rsidR="00AF067A" w:rsidRPr="004423A1">
          <w:rPr>
            <w:rStyle w:val="af3"/>
            <w:highlight w:val="green"/>
          </w:rPr>
          <w:t>/</w:t>
        </w:r>
        <w:r w:rsidR="00AF067A" w:rsidRPr="004423A1">
          <w:rPr>
            <w:rStyle w:val="af3"/>
            <w:highlight w:val="red"/>
          </w:rPr>
          <w:t xml:space="preserve"> </w:t>
        </w:r>
        <w:r w:rsidR="00AF067A" w:rsidRPr="00161A76">
          <w:rPr>
            <w:rStyle w:val="af3"/>
            <w:highlight w:val="red"/>
          </w:rPr>
          <w:t>«Форма не используется»</w:t>
        </w:r>
      </w:ins>
    </w:p>
    <w:p w:rsidR="00600522" w:rsidRPr="00203244" w:rsidRDefault="00B578FB" w:rsidP="0060052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To w:id="1206" w:author="Rinat Gub" w:date="2022-12-06T13:44:00Z"/>
          <w:b/>
          <w:bCs/>
          <w:color w:val="000000"/>
          <w:spacing w:val="36"/>
          <w:szCs w:val="24"/>
        </w:rPr>
      </w:pPr>
      <w:moveFromRangeStart w:id="1207" w:author="Rinat Gub" w:date="2022-12-06T13:44:00Z" w:name="move121226669"/>
      <w:moveFrom w:id="1208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  <w:moveFromRangeEnd w:id="1207"/>
      <w:moveToRangeStart w:id="1209" w:author="Rinat Gub" w:date="2022-12-06T13:44:00Z" w:name="move121226668"/>
      <w:moveTo w:id="1210" w:author="Rinat Gub" w:date="2022-12-06T13:44:00Z">
        <w:r w:rsidR="00600522"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</w:p>
    <w:moveToRangeEnd w:id="1209"/>
    <w:p w:rsidR="00600522" w:rsidRPr="00203244" w:rsidRDefault="00600522" w:rsidP="00600522">
      <w:pPr>
        <w:ind w:firstLine="0"/>
        <w:jc w:val="center"/>
        <w:rPr>
          <w:rPrChange w:id="1211" w:author="Rinat Gub" w:date="2022-12-06T13:44:00Z">
            <w:rPr>
              <w:b/>
              <w:color w:val="000000"/>
              <w:spacing w:val="36"/>
            </w:rPr>
          </w:rPrChange>
        </w:rPr>
        <w:pPrChange w:id="1212" w:author="Rinat Gub" w:date="2022-12-06T13:44:00Z">
          <w:pPr>
            <w:pBdr>
              <w:top w:val="single" w:sz="4" w:space="1" w:color="auto"/>
            </w:pBdr>
            <w:shd w:val="clear" w:color="auto" w:fill="E0E0E0"/>
            <w:spacing w:before="120"/>
            <w:ind w:right="21" w:firstLine="0"/>
            <w:jc w:val="center"/>
          </w:pPr>
        </w:pPrChange>
      </w:pPr>
    </w:p>
    <w:p w:rsidR="00600522" w:rsidRPr="00203244" w:rsidRDefault="00600522" w:rsidP="00600522">
      <w:pPr>
        <w:spacing w:before="120"/>
        <w:ind w:firstLine="0"/>
        <w:jc w:val="left"/>
      </w:pPr>
      <w:r w:rsidRPr="00203244">
        <w:t xml:space="preserve">Форма </w:t>
      </w:r>
      <w:r w:rsidR="00F1005B" w:rsidRPr="00203244">
        <w:t>5</w:t>
      </w:r>
    </w:p>
    <w:p w:rsidR="00075F3C" w:rsidRPr="00203244" w:rsidRDefault="00075F3C" w:rsidP="00075F3C">
      <w:pPr>
        <w:ind w:firstLine="0"/>
      </w:pPr>
    </w:p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203244" w:rsidRDefault="00075F3C" w:rsidP="00075F3C">
      <w:pPr>
        <w:ind w:firstLine="0"/>
        <w:rPr>
          <w:rPrChange w:id="1213" w:author="Rinat Gub" w:date="2022-12-06T13:44:00Z">
            <w:rPr>
              <w:rStyle w:val="af3"/>
            </w:rPr>
          </w:rPrChange>
        </w:rPr>
        <w:pPrChange w:id="1214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203244">
        <w:t xml:space="preserve">Номер </w:t>
      </w:r>
      <w:r w:rsidR="00881A54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 xml:space="preserve">а: </w:t>
      </w:r>
      <w:del w:id="1215" w:author="Rinat Gub" w:date="2022-12-06T13:44:00Z"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  <w:ins w:id="1216" w:author="Rinat Gub" w:date="2022-12-06T13:44:00Z"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  <w:r w:rsidRPr="00203244">
          <w:rPr>
            <w:rStyle w:val="af3"/>
          </w:rPr>
          <w:t xml:space="preserve">указать номер </w:t>
        </w:r>
        <w:r w:rsidR="00881A54">
          <w:rPr>
            <w:rStyle w:val="af3"/>
          </w:rPr>
          <w:t xml:space="preserve">лота </w:t>
        </w:r>
        <w:r w:rsidRPr="00203244">
          <w:rPr>
            <w:rStyle w:val="af3"/>
          </w:rPr>
          <w:t xml:space="preserve">и наименование предмета </w:t>
        </w:r>
        <w:r w:rsidR="0016112C" w:rsidRPr="00203244">
          <w:rPr>
            <w:rStyle w:val="af3"/>
          </w:rPr>
          <w:t>Договор</w:t>
        </w:r>
        <w:r w:rsidR="00FC40E9">
          <w:rPr>
            <w:rStyle w:val="af3"/>
          </w:rPr>
          <w:t>а</w:t>
        </w:r>
        <w:r w:rsidRPr="00203244">
          <w:t>]</w:t>
        </w:r>
      </w:ins>
    </w:p>
    <w:p w:rsidR="00600522" w:rsidRDefault="00600522" w:rsidP="00600522">
      <w:pPr>
        <w:pStyle w:val="afff"/>
        <w:pPrChange w:id="1217" w:author="Rinat Gub" w:date="2022-12-06T13:44:00Z">
          <w:pPr>
            <w:ind w:firstLine="0"/>
          </w:pPr>
        </w:pPrChange>
      </w:pPr>
      <w:r w:rsidRPr="00203244">
        <w:t>Сведения о кадровых ресурсах</w:t>
      </w:r>
    </w:p>
    <w:p w:rsidR="0051188E" w:rsidRPr="0051188E" w:rsidRDefault="00881A54" w:rsidP="0051188E">
      <w:pPr>
        <w:jc w:val="center"/>
      </w:pPr>
      <w:r w:rsidRPr="00881A54">
        <w:t>[</w:t>
      </w:r>
      <w:r w:rsidRPr="00881A54">
        <w:rPr>
          <w:rStyle w:val="af3"/>
        </w:rPr>
        <w:t>перечень показателей может изменяться в зависимости от потребности Заказчика</w:t>
      </w:r>
      <w:r w:rsidRPr="00881A54">
        <w:t>]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  <w:tblPrChange w:id="1218" w:author="Rinat Gub" w:date="2022-12-06T13:44:00Z">
          <w:tblPr>
            <w:tblW w:w="9498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 w:firstRow="0" w:lastRow="0" w:firstColumn="0" w:lastColumn="0" w:noHBand="0" w:noVBand="0"/>
          </w:tblPr>
        </w:tblPrChange>
      </w:tblPr>
      <w:tblGrid>
        <w:gridCol w:w="540"/>
        <w:gridCol w:w="169"/>
        <w:gridCol w:w="3152"/>
        <w:gridCol w:w="1668"/>
        <w:gridCol w:w="175"/>
        <w:gridCol w:w="1701"/>
        <w:gridCol w:w="2093"/>
        <w:gridCol w:w="141"/>
        <w:tblGridChange w:id="1219">
          <w:tblGrid>
            <w:gridCol w:w="709"/>
            <w:gridCol w:w="3152"/>
            <w:gridCol w:w="1843"/>
            <w:gridCol w:w="1701"/>
            <w:gridCol w:w="2093"/>
          </w:tblGrid>
        </w:tblGridChange>
      </w:tblGrid>
      <w:tr w:rsidR="00600522" w:rsidRPr="00203244" w:rsidTr="00AE05E7">
        <w:tc>
          <w:tcPr>
            <w:tcW w:w="540" w:type="dxa"/>
            <w:tcPrChange w:id="1220" w:author="Rinat Gub" w:date="2022-12-06T13:44:00Z">
              <w:tcPr>
                <w:tcW w:w="709" w:type="dxa"/>
              </w:tcPr>
            </w:tcPrChange>
          </w:tcPr>
          <w:p w:rsidR="00600522" w:rsidRPr="00203244" w:rsidRDefault="005D4AF8" w:rsidP="00600522">
            <w:pPr>
              <w:pStyle w:val="ae"/>
              <w:jc w:val="both"/>
              <w:rPr>
                <w:b/>
                <w:sz w:val="20"/>
                <w:lang w:bidi="ar-SA"/>
              </w:rPr>
            </w:pPr>
            <w:r w:rsidRPr="00203244">
              <w:rPr>
                <w:b/>
                <w:sz w:val="20"/>
                <w:lang w:bidi="ar-SA"/>
              </w:rPr>
              <w:t>№</w:t>
            </w:r>
          </w:p>
          <w:p w:rsidR="00600522" w:rsidRPr="00203244" w:rsidRDefault="005D4AF8" w:rsidP="00600522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п/п</w:t>
            </w:r>
          </w:p>
        </w:tc>
        <w:tc>
          <w:tcPr>
            <w:tcW w:w="3321" w:type="dxa"/>
            <w:gridSpan w:val="2"/>
            <w:tcPrChange w:id="1221" w:author="Rinat Gub" w:date="2022-12-06T13:44:00Z">
              <w:tcPr>
                <w:tcW w:w="3152" w:type="dxa"/>
              </w:tcPr>
            </w:tcPrChange>
          </w:tcPr>
          <w:p w:rsidR="00600522" w:rsidRPr="00203244" w:rsidRDefault="005D4AF8" w:rsidP="00600522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Наименование показателей</w:t>
            </w:r>
          </w:p>
        </w:tc>
        <w:tc>
          <w:tcPr>
            <w:tcW w:w="1668" w:type="dxa"/>
            <w:tcPrChange w:id="1222" w:author="Rinat Gub" w:date="2022-12-06T13:44:00Z">
              <w:tcPr>
                <w:tcW w:w="1843" w:type="dxa"/>
              </w:tcPr>
            </w:tcPrChange>
          </w:tcPr>
          <w:p w:rsidR="00600522" w:rsidRPr="00203244" w:rsidRDefault="005D4AF8" w:rsidP="00600522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Кол-во человек, подразделения</w:t>
            </w:r>
          </w:p>
        </w:tc>
        <w:tc>
          <w:tcPr>
            <w:tcW w:w="1876" w:type="dxa"/>
            <w:gridSpan w:val="2"/>
            <w:tcPrChange w:id="1223" w:author="Rinat Gub" w:date="2022-12-06T13:44:00Z">
              <w:tcPr>
                <w:tcW w:w="1701" w:type="dxa"/>
              </w:tcPr>
            </w:tcPrChange>
          </w:tcPr>
          <w:p w:rsidR="00600522" w:rsidRPr="00203244" w:rsidRDefault="005D4AF8" w:rsidP="00CA13F8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>Место</w:t>
            </w:r>
            <w:r w:rsidR="00DD403E" w:rsidRPr="00203244">
              <w:rPr>
                <w:sz w:val="20"/>
                <w:lang w:bidi="ar-SA"/>
              </w:rPr>
              <w:t xml:space="preserve"> </w:t>
            </w:r>
            <w:r w:rsidRPr="00203244">
              <w:rPr>
                <w:sz w:val="20"/>
                <w:lang w:bidi="ar-SA"/>
              </w:rPr>
              <w:t>нахождени</w:t>
            </w:r>
            <w:r w:rsidR="00DD403E" w:rsidRPr="00203244">
              <w:rPr>
                <w:sz w:val="20"/>
                <w:lang w:bidi="ar-SA"/>
              </w:rPr>
              <w:t>я</w:t>
            </w:r>
          </w:p>
        </w:tc>
        <w:tc>
          <w:tcPr>
            <w:tcW w:w="2234" w:type="dxa"/>
            <w:gridSpan w:val="2"/>
            <w:tcPrChange w:id="1224" w:author="Rinat Gub" w:date="2022-12-06T13:44:00Z">
              <w:tcPr>
                <w:tcW w:w="2093" w:type="dxa"/>
              </w:tcPr>
            </w:tcPrChange>
          </w:tcPr>
          <w:p w:rsidR="00600522" w:rsidRPr="00203244" w:rsidRDefault="005D4AF8" w:rsidP="00600522">
            <w:pPr>
              <w:pStyle w:val="ae"/>
              <w:rPr>
                <w:sz w:val="20"/>
                <w:lang w:bidi="ar-SA"/>
              </w:rPr>
            </w:pPr>
            <w:r w:rsidRPr="00203244">
              <w:rPr>
                <w:sz w:val="20"/>
                <w:lang w:bidi="ar-SA"/>
              </w:rPr>
              <w:t xml:space="preserve">Количество человек, которые Участник закупки собирается использовать при выполнении </w:t>
            </w:r>
            <w:r w:rsidR="0016112C" w:rsidRPr="00203244">
              <w:rPr>
                <w:sz w:val="20"/>
                <w:lang w:bidi="ar-SA"/>
              </w:rPr>
              <w:t>Договор</w:t>
            </w:r>
            <w:r w:rsidRPr="00203244">
              <w:rPr>
                <w:sz w:val="20"/>
                <w:lang w:bidi="ar-SA"/>
              </w:rPr>
              <w:t>а</w:t>
            </w:r>
          </w:p>
        </w:tc>
      </w:tr>
      <w:tr w:rsidR="00600522" w:rsidRPr="00203244" w:rsidTr="00156028">
        <w:trPr>
          <w:gridAfter w:val="1"/>
          <w:wAfter w:w="141" w:type="dxa"/>
          <w:del w:id="1225" w:author="Rinat Gub" w:date="2022-12-06T13:44:00Z"/>
        </w:trPr>
        <w:tc>
          <w:tcPr>
            <w:tcW w:w="709" w:type="dxa"/>
            <w:gridSpan w:val="2"/>
          </w:tcPr>
          <w:p w:rsidR="00600522" w:rsidRPr="00203244" w:rsidRDefault="005D4AF8" w:rsidP="00FF6A02">
            <w:pPr>
              <w:pStyle w:val="ae"/>
              <w:rPr>
                <w:del w:id="1226" w:author="Rinat Gub" w:date="2022-12-06T13:44:00Z"/>
                <w:sz w:val="20"/>
                <w:lang w:bidi="ar-SA"/>
              </w:rPr>
            </w:pPr>
            <w:del w:id="1227" w:author="Rinat Gub" w:date="2022-12-06T13:44:00Z">
              <w:r w:rsidRPr="00203244">
                <w:rPr>
                  <w:sz w:val="20"/>
                  <w:lang w:bidi="ar-SA"/>
                </w:rPr>
                <w:delText>1</w:delText>
              </w:r>
            </w:del>
          </w:p>
        </w:tc>
        <w:tc>
          <w:tcPr>
            <w:tcW w:w="3152" w:type="dxa"/>
          </w:tcPr>
          <w:p w:rsidR="00600522" w:rsidRPr="00203244" w:rsidRDefault="005D4AF8" w:rsidP="00FF6A02">
            <w:pPr>
              <w:pStyle w:val="ae"/>
              <w:ind w:left="566"/>
              <w:rPr>
                <w:del w:id="1228" w:author="Rinat Gub" w:date="2022-12-06T13:44:00Z"/>
                <w:sz w:val="20"/>
                <w:lang w:bidi="ar-SA"/>
              </w:rPr>
            </w:pPr>
            <w:del w:id="1229" w:author="Rinat Gub" w:date="2022-12-06T13:44:00Z">
              <w:r w:rsidRPr="00203244">
                <w:rPr>
                  <w:sz w:val="20"/>
                  <w:lang w:bidi="ar-SA"/>
                </w:rPr>
                <w:delText>2</w:delText>
              </w:r>
            </w:del>
          </w:p>
        </w:tc>
        <w:tc>
          <w:tcPr>
            <w:tcW w:w="1843" w:type="dxa"/>
            <w:gridSpan w:val="2"/>
          </w:tcPr>
          <w:p w:rsidR="00600522" w:rsidRPr="00203244" w:rsidRDefault="005D4AF8" w:rsidP="00FF6A02">
            <w:pPr>
              <w:pStyle w:val="ae"/>
              <w:ind w:left="566"/>
              <w:rPr>
                <w:del w:id="1230" w:author="Rinat Gub" w:date="2022-12-06T13:44:00Z"/>
                <w:sz w:val="20"/>
                <w:lang w:bidi="ar-SA"/>
              </w:rPr>
            </w:pPr>
            <w:del w:id="1231" w:author="Rinat Gub" w:date="2022-12-06T13:44:00Z">
              <w:r w:rsidRPr="00203244">
                <w:rPr>
                  <w:sz w:val="20"/>
                  <w:lang w:bidi="ar-SA"/>
                </w:rPr>
                <w:delText>3</w:delText>
              </w:r>
            </w:del>
          </w:p>
        </w:tc>
        <w:tc>
          <w:tcPr>
            <w:tcW w:w="1701" w:type="dxa"/>
          </w:tcPr>
          <w:p w:rsidR="00600522" w:rsidRPr="00203244" w:rsidRDefault="0064332F" w:rsidP="002B0A8D">
            <w:pPr>
              <w:pStyle w:val="ae"/>
              <w:ind w:left="566"/>
              <w:rPr>
                <w:del w:id="1232" w:author="Rinat Gub" w:date="2022-12-06T13:44:00Z"/>
                <w:sz w:val="20"/>
                <w:lang w:bidi="ar-SA"/>
              </w:rPr>
            </w:pPr>
            <w:del w:id="1233" w:author="Rinat Gub" w:date="2022-12-06T13:44:00Z">
              <w:r w:rsidRPr="00203244">
                <w:rPr>
                  <w:sz w:val="20"/>
                  <w:lang w:bidi="ar-SA"/>
                </w:rPr>
                <w:delText>4</w:delText>
              </w:r>
            </w:del>
          </w:p>
        </w:tc>
        <w:tc>
          <w:tcPr>
            <w:tcW w:w="2093" w:type="dxa"/>
          </w:tcPr>
          <w:p w:rsidR="00600522" w:rsidRPr="00203244" w:rsidRDefault="0064332F" w:rsidP="00FF6A02">
            <w:pPr>
              <w:pStyle w:val="ae"/>
              <w:ind w:left="566"/>
              <w:rPr>
                <w:del w:id="1234" w:author="Rinat Gub" w:date="2022-12-06T13:44:00Z"/>
                <w:sz w:val="20"/>
                <w:lang w:bidi="ar-SA"/>
              </w:rPr>
            </w:pPr>
            <w:del w:id="1235" w:author="Rinat Gub" w:date="2022-12-06T13:44:00Z">
              <w:r w:rsidRPr="00203244">
                <w:rPr>
                  <w:sz w:val="20"/>
                  <w:lang w:bidi="ar-SA"/>
                </w:rPr>
                <w:delText>5</w:delText>
              </w:r>
            </w:del>
          </w:p>
        </w:tc>
      </w:tr>
      <w:tr w:rsidR="00600522" w:rsidRPr="00203244" w:rsidTr="00AE05E7">
        <w:tc>
          <w:tcPr>
            <w:tcW w:w="540" w:type="dxa"/>
            <w:tcPrChange w:id="1236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37" w:author="Rinat Gub" w:date="2022-12-06T13:44:00Z">
                <w:pPr>
                  <w:pStyle w:val="af0"/>
                  <w:numPr>
                    <w:numId w:val="16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38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5D4AF8" w:rsidP="00600522">
            <w:pPr>
              <w:pStyle w:val="af0"/>
              <w:rPr>
                <w:rFonts w:eastAsia="Arial Unicode MS"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Руководство</w:t>
            </w:r>
          </w:p>
        </w:tc>
        <w:tc>
          <w:tcPr>
            <w:tcW w:w="1668" w:type="dxa"/>
            <w:tcPrChange w:id="1239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76" w:type="dxa"/>
            <w:gridSpan w:val="2"/>
            <w:tcPrChange w:id="1240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34" w:type="dxa"/>
            <w:gridSpan w:val="2"/>
            <w:tcPrChange w:id="1241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</w:tr>
      <w:tr w:rsidR="00600522" w:rsidRPr="00203244" w:rsidTr="00AE05E7">
        <w:tc>
          <w:tcPr>
            <w:tcW w:w="540" w:type="dxa"/>
            <w:tcPrChange w:id="1242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43" w:author="Rinat Gub" w:date="2022-12-06T13:44:00Z">
                <w:pPr>
                  <w:pStyle w:val="af0"/>
                  <w:numPr>
                    <w:numId w:val="16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44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5D4AF8" w:rsidP="00600522">
            <w:pPr>
              <w:pStyle w:val="af0"/>
              <w:rPr>
                <w:rFonts w:eastAsia="Arial Unicode MS"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Администрация</w:t>
            </w:r>
          </w:p>
        </w:tc>
        <w:tc>
          <w:tcPr>
            <w:tcW w:w="1668" w:type="dxa"/>
            <w:tcPrChange w:id="1245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76" w:type="dxa"/>
            <w:gridSpan w:val="2"/>
            <w:tcPrChange w:id="1246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34" w:type="dxa"/>
            <w:gridSpan w:val="2"/>
            <w:tcPrChange w:id="1247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</w:tr>
      <w:tr w:rsidR="00600522" w:rsidRPr="00203244" w:rsidTr="00AE05E7">
        <w:tc>
          <w:tcPr>
            <w:tcW w:w="540" w:type="dxa"/>
            <w:tcPrChange w:id="1248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49" w:author="Rinat Gub" w:date="2022-12-06T13:44:00Z">
                <w:pPr>
                  <w:pStyle w:val="af0"/>
                  <w:numPr>
                    <w:numId w:val="16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50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5D4AF8" w:rsidP="00FC2175">
            <w:pPr>
              <w:pStyle w:val="af0"/>
              <w:ind w:left="0" w:right="0"/>
              <w:rPr>
                <w:rFonts w:eastAsia="Arial Unicode MS"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[</w:t>
            </w:r>
            <w:r w:rsidRPr="00203244">
              <w:rPr>
                <w:rStyle w:val="af3"/>
                <w:bCs/>
                <w:iCs/>
                <w:sz w:val="20"/>
                <w:szCs w:val="20"/>
              </w:rPr>
              <w:t>указать</w:t>
            </w:r>
            <w:r w:rsidR="0026685F" w:rsidRPr="00203244">
              <w:rPr>
                <w:rStyle w:val="af3"/>
                <w:bCs/>
                <w:iCs/>
                <w:sz w:val="20"/>
                <w:szCs w:val="20"/>
              </w:rPr>
              <w:t xml:space="preserve"> иные позиции</w:t>
            </w:r>
            <w:r w:rsidRPr="00203244">
              <w:rPr>
                <w:rStyle w:val="af3"/>
                <w:bCs/>
                <w:iCs/>
                <w:sz w:val="20"/>
                <w:szCs w:val="20"/>
              </w:rPr>
              <w:t xml:space="preserve"> в соответствии с предметом </w:t>
            </w:r>
            <w:r w:rsidR="0016112C" w:rsidRPr="00203244">
              <w:rPr>
                <w:rStyle w:val="af3"/>
                <w:bCs/>
                <w:iCs/>
                <w:sz w:val="20"/>
                <w:szCs w:val="20"/>
              </w:rPr>
              <w:t>Договор</w:t>
            </w:r>
            <w:r w:rsidR="0026685F" w:rsidRPr="00203244">
              <w:rPr>
                <w:rStyle w:val="af3"/>
                <w:bCs/>
                <w:iCs/>
                <w:sz w:val="20"/>
                <w:szCs w:val="20"/>
              </w:rPr>
              <w:t>а (лота)</w:t>
            </w:r>
            <w:r w:rsidRPr="00203244">
              <w:rPr>
                <w:b/>
                <w:sz w:val="20"/>
                <w:szCs w:val="20"/>
              </w:rPr>
              <w:t>]</w:t>
            </w:r>
          </w:p>
        </w:tc>
        <w:tc>
          <w:tcPr>
            <w:tcW w:w="1668" w:type="dxa"/>
            <w:tcPrChange w:id="1251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76" w:type="dxa"/>
            <w:gridSpan w:val="2"/>
            <w:tcPrChange w:id="1252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34" w:type="dxa"/>
            <w:gridSpan w:val="2"/>
            <w:tcPrChange w:id="1253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</w:tr>
      <w:tr w:rsidR="00600522" w:rsidRPr="00203244" w:rsidTr="00AE05E7">
        <w:tc>
          <w:tcPr>
            <w:tcW w:w="540" w:type="dxa"/>
            <w:tcPrChange w:id="1254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55" w:author="Rinat Gub" w:date="2022-12-06T13:44:00Z">
                <w:pPr>
                  <w:pStyle w:val="af0"/>
                  <w:numPr>
                    <w:numId w:val="16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56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600522" w:rsidP="00600522">
            <w:pPr>
              <w:pStyle w:val="af0"/>
              <w:rPr>
                <w:rFonts w:eastAsia="Arial Unicode MS"/>
                <w:sz w:val="20"/>
                <w:szCs w:val="20"/>
              </w:rPr>
            </w:pPr>
          </w:p>
        </w:tc>
        <w:tc>
          <w:tcPr>
            <w:tcW w:w="1668" w:type="dxa"/>
            <w:tcPrChange w:id="1257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76" w:type="dxa"/>
            <w:gridSpan w:val="2"/>
            <w:tcPrChange w:id="1258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34" w:type="dxa"/>
            <w:gridSpan w:val="2"/>
            <w:tcPrChange w:id="1259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</w:tr>
      <w:tr w:rsidR="00600522" w:rsidRPr="00203244" w:rsidTr="00AE05E7">
        <w:tc>
          <w:tcPr>
            <w:tcW w:w="540" w:type="dxa"/>
            <w:tcPrChange w:id="1260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61" w:author="Rinat Gub" w:date="2022-12-06T13:44:00Z">
                <w:pPr>
                  <w:pStyle w:val="af0"/>
                  <w:numPr>
                    <w:numId w:val="16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62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600522" w:rsidP="00600522">
            <w:pPr>
              <w:pStyle w:val="af0"/>
              <w:rPr>
                <w:rFonts w:eastAsia="Arial Unicode MS"/>
                <w:sz w:val="20"/>
                <w:szCs w:val="20"/>
              </w:rPr>
            </w:pPr>
          </w:p>
        </w:tc>
        <w:tc>
          <w:tcPr>
            <w:tcW w:w="1668" w:type="dxa"/>
            <w:tcPrChange w:id="1263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1876" w:type="dxa"/>
            <w:gridSpan w:val="2"/>
            <w:tcPrChange w:id="1264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</w:pPr>
          </w:p>
        </w:tc>
        <w:tc>
          <w:tcPr>
            <w:tcW w:w="2234" w:type="dxa"/>
            <w:gridSpan w:val="2"/>
            <w:tcPrChange w:id="1265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66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</w:tr>
      <w:tr w:rsidR="00600522" w:rsidRPr="00203244" w:rsidTr="00AE05E7">
        <w:tc>
          <w:tcPr>
            <w:tcW w:w="540" w:type="dxa"/>
            <w:tcPrChange w:id="1267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68" w:author="Rinat Gub" w:date="2022-12-06T13:44:00Z">
                <w:pPr>
                  <w:pStyle w:val="af0"/>
                  <w:keepNext/>
                  <w:keepLines/>
                  <w:numPr>
                    <w:numId w:val="16"/>
                  </w:numPr>
                  <w:tabs>
                    <w:tab w:val="num" w:pos="360"/>
                  </w:tabs>
                  <w:suppressAutoHyphens/>
                  <w:ind w:left="360" w:hanging="360"/>
                  <w:outlineLvl w:val="0"/>
                </w:pPr>
              </w:pPrChange>
            </w:pPr>
          </w:p>
        </w:tc>
        <w:tc>
          <w:tcPr>
            <w:tcW w:w="3321" w:type="dxa"/>
            <w:gridSpan w:val="2"/>
            <w:vAlign w:val="center"/>
            <w:tcPrChange w:id="1269" w:author="Rinat Gub" w:date="2022-12-06T13:44:00Z">
              <w:tcPr>
                <w:tcW w:w="3152" w:type="dxa"/>
                <w:vAlign w:val="center"/>
              </w:tcPr>
            </w:tcPrChange>
          </w:tcPr>
          <w:p w:rsidR="00600522" w:rsidRPr="00203244" w:rsidRDefault="00600522" w:rsidP="00600522">
            <w:pPr>
              <w:pStyle w:val="af0"/>
              <w:rPr>
                <w:rFonts w:eastAsia="Arial Unicode MS"/>
                <w:sz w:val="20"/>
                <w:szCs w:val="20"/>
              </w:rPr>
              <w:pPrChange w:id="1270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1668" w:type="dxa"/>
            <w:tcPrChange w:id="1271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72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1876" w:type="dxa"/>
            <w:gridSpan w:val="2"/>
            <w:tcPrChange w:id="1273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74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2234" w:type="dxa"/>
            <w:gridSpan w:val="2"/>
            <w:tcPrChange w:id="1275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76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</w:tr>
      <w:tr w:rsidR="00600522" w:rsidRPr="00203244" w:rsidTr="00AE05E7">
        <w:tc>
          <w:tcPr>
            <w:tcW w:w="540" w:type="dxa"/>
            <w:tcPrChange w:id="1277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sz w:val="20"/>
                <w:szCs w:val="20"/>
              </w:rPr>
              <w:pPrChange w:id="1278" w:author="Rinat Gub" w:date="2022-12-06T13:44:00Z">
                <w:pPr>
                  <w:pStyle w:val="af0"/>
                  <w:keepNext/>
                  <w:keepLines/>
                  <w:numPr>
                    <w:numId w:val="16"/>
                  </w:numPr>
                  <w:tabs>
                    <w:tab w:val="num" w:pos="360"/>
                  </w:tabs>
                  <w:suppressAutoHyphens/>
                  <w:ind w:left="360" w:hanging="360"/>
                  <w:outlineLvl w:val="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79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80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1668" w:type="dxa"/>
            <w:tcPrChange w:id="1281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82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1876" w:type="dxa"/>
            <w:gridSpan w:val="2"/>
            <w:tcPrChange w:id="1283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84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2234" w:type="dxa"/>
            <w:gridSpan w:val="2"/>
            <w:tcPrChange w:id="1285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86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</w:tr>
      <w:tr w:rsidR="00600522" w:rsidRPr="00203244" w:rsidTr="00AE05E7">
        <w:tc>
          <w:tcPr>
            <w:tcW w:w="540" w:type="dxa"/>
            <w:tcPrChange w:id="1287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0C473E">
            <w:pPr>
              <w:pStyle w:val="af0"/>
              <w:numPr>
                <w:ilvl w:val="0"/>
                <w:numId w:val="6"/>
              </w:numPr>
              <w:rPr>
                <w:rFonts w:eastAsia="Arial Unicode MS"/>
                <w:sz w:val="20"/>
                <w:szCs w:val="20"/>
              </w:rPr>
              <w:pPrChange w:id="1288" w:author="Rinat Gub" w:date="2022-12-06T13:44:00Z">
                <w:pPr>
                  <w:pStyle w:val="af0"/>
                  <w:keepNext/>
                  <w:keepLines/>
                  <w:numPr>
                    <w:numId w:val="16"/>
                  </w:numPr>
                  <w:tabs>
                    <w:tab w:val="num" w:pos="360"/>
                  </w:tabs>
                  <w:suppressAutoHyphens/>
                  <w:ind w:left="360" w:hanging="360"/>
                  <w:outlineLvl w:val="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89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600522" w:rsidP="00600522">
            <w:pPr>
              <w:pStyle w:val="af0"/>
              <w:rPr>
                <w:rFonts w:eastAsia="Arial Unicode MS"/>
                <w:sz w:val="20"/>
                <w:szCs w:val="20"/>
              </w:rPr>
              <w:pPrChange w:id="1290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1668" w:type="dxa"/>
            <w:tcPrChange w:id="1291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92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1876" w:type="dxa"/>
            <w:gridSpan w:val="2"/>
            <w:tcPrChange w:id="1293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94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  <w:tc>
          <w:tcPr>
            <w:tcW w:w="2234" w:type="dxa"/>
            <w:gridSpan w:val="2"/>
            <w:tcPrChange w:id="1295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sz w:val="20"/>
                <w:szCs w:val="20"/>
              </w:rPr>
              <w:pPrChange w:id="1296" w:author="Rinat Gub" w:date="2022-12-06T13:44:00Z">
                <w:pPr>
                  <w:pStyle w:val="af0"/>
                  <w:keepNext/>
                  <w:keepLines/>
                  <w:suppressAutoHyphens/>
                  <w:outlineLvl w:val="0"/>
                </w:pPr>
              </w:pPrChange>
            </w:pPr>
          </w:p>
        </w:tc>
      </w:tr>
      <w:tr w:rsidR="00600522" w:rsidRPr="00203244" w:rsidTr="00AE05E7">
        <w:tc>
          <w:tcPr>
            <w:tcW w:w="540" w:type="dxa"/>
            <w:tcPrChange w:id="1297" w:author="Rinat Gub" w:date="2022-12-06T13:44:00Z">
              <w:tcPr>
                <w:tcW w:w="709" w:type="dxa"/>
              </w:tcPr>
            </w:tcPrChange>
          </w:tcPr>
          <w:p w:rsidR="00600522" w:rsidRPr="00203244" w:rsidRDefault="00600522" w:rsidP="00600522">
            <w:pPr>
              <w:pStyle w:val="af0"/>
              <w:ind w:left="0"/>
              <w:rPr>
                <w:rFonts w:eastAsia="Arial Unicode MS"/>
                <w:b/>
                <w:sz w:val="20"/>
                <w:szCs w:val="20"/>
              </w:rPr>
              <w:pPrChange w:id="1298" w:author="Rinat Gub" w:date="2022-12-06T13:44:00Z">
                <w:pPr>
                  <w:pStyle w:val="af0"/>
                  <w:keepNext/>
                  <w:keepLines/>
                  <w:suppressAutoHyphens/>
                  <w:ind w:left="0"/>
                  <w:outlineLvl w:val="0"/>
                </w:pPr>
              </w:pPrChange>
            </w:pPr>
          </w:p>
        </w:tc>
        <w:tc>
          <w:tcPr>
            <w:tcW w:w="3321" w:type="dxa"/>
            <w:gridSpan w:val="2"/>
            <w:vAlign w:val="bottom"/>
            <w:tcPrChange w:id="1299" w:author="Rinat Gub" w:date="2022-12-06T13:44:00Z">
              <w:tcPr>
                <w:tcW w:w="3152" w:type="dxa"/>
                <w:vAlign w:val="bottom"/>
              </w:tcPr>
            </w:tcPrChange>
          </w:tcPr>
          <w:p w:rsidR="00600522" w:rsidRPr="00203244" w:rsidRDefault="005D4AF8" w:rsidP="00600522">
            <w:pPr>
              <w:pStyle w:val="af0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ВСЕГО</w:t>
            </w:r>
          </w:p>
        </w:tc>
        <w:tc>
          <w:tcPr>
            <w:tcW w:w="1668" w:type="dxa"/>
            <w:tcPrChange w:id="1300" w:author="Rinat Gub" w:date="2022-12-06T13:44:00Z">
              <w:tcPr>
                <w:tcW w:w="184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b/>
                <w:sz w:val="20"/>
                <w:szCs w:val="20"/>
              </w:rPr>
            </w:pPr>
          </w:p>
        </w:tc>
        <w:tc>
          <w:tcPr>
            <w:tcW w:w="1876" w:type="dxa"/>
            <w:gridSpan w:val="2"/>
            <w:tcPrChange w:id="1301" w:author="Rinat Gub" w:date="2022-12-06T13:44:00Z">
              <w:tcPr>
                <w:tcW w:w="1701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b/>
                <w:sz w:val="20"/>
                <w:szCs w:val="20"/>
              </w:rPr>
            </w:pPr>
          </w:p>
        </w:tc>
        <w:tc>
          <w:tcPr>
            <w:tcW w:w="2234" w:type="dxa"/>
            <w:gridSpan w:val="2"/>
            <w:tcPrChange w:id="1302" w:author="Rinat Gub" w:date="2022-12-06T13:44:00Z">
              <w:tcPr>
                <w:tcW w:w="2093" w:type="dxa"/>
              </w:tcPr>
            </w:tcPrChange>
          </w:tcPr>
          <w:p w:rsidR="00600522" w:rsidRPr="00203244" w:rsidRDefault="00600522" w:rsidP="00600522">
            <w:pPr>
              <w:pStyle w:val="af0"/>
              <w:rPr>
                <w:b/>
                <w:sz w:val="20"/>
                <w:szCs w:val="20"/>
              </w:rPr>
            </w:pPr>
          </w:p>
        </w:tc>
      </w:tr>
    </w:tbl>
    <w:p w:rsidR="00600522" w:rsidRPr="00203244" w:rsidRDefault="00600522" w:rsidP="00600522"/>
    <w:p w:rsidR="00600522" w:rsidRPr="00203244" w:rsidRDefault="00600522" w:rsidP="00600522">
      <w:pPr>
        <w:keepNext/>
        <w:spacing w:before="120"/>
        <w:ind w:right="4845" w:firstLine="0"/>
        <w:jc w:val="left"/>
        <w:rPr>
          <w:szCs w:val="24"/>
        </w:rPr>
      </w:pPr>
      <w:r w:rsidRPr="00203244">
        <w:rPr>
          <w:szCs w:val="24"/>
        </w:rPr>
        <w:t>___________________________________</w:t>
      </w:r>
    </w:p>
    <w:p w:rsidR="00600522" w:rsidRPr="00203244" w:rsidRDefault="00600522" w:rsidP="00600522">
      <w:pPr>
        <w:keepNext/>
        <w:ind w:right="4845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(подпись, М.П.)</w:t>
      </w:r>
    </w:p>
    <w:p w:rsidR="00600522" w:rsidRPr="00203244" w:rsidRDefault="00600522" w:rsidP="00600522">
      <w:pPr>
        <w:keepNext/>
        <w:spacing w:before="120"/>
        <w:ind w:right="4845" w:firstLine="0"/>
        <w:jc w:val="left"/>
        <w:rPr>
          <w:szCs w:val="24"/>
        </w:rPr>
      </w:pPr>
      <w:r w:rsidRPr="00203244">
        <w:rPr>
          <w:szCs w:val="24"/>
        </w:rPr>
        <w:t>____________________________________</w:t>
      </w:r>
    </w:p>
    <w:p w:rsidR="00600522" w:rsidRPr="00203244" w:rsidRDefault="00600522" w:rsidP="00600522">
      <w:pPr>
        <w:keepNext/>
        <w:ind w:right="4845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600522" w:rsidRPr="00203244" w:rsidRDefault="00600522" w:rsidP="00600522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600522" w:rsidRPr="00203244" w:rsidRDefault="00600522" w:rsidP="00F972E1">
      <w:bookmarkStart w:id="1303" w:name="_Toc386739277"/>
      <w:bookmarkStart w:id="1304" w:name="_Toc390239256"/>
      <w:r w:rsidRPr="00203244">
        <w:rPr>
          <w:b/>
        </w:rPr>
        <w:t>Инструкция по заполнению</w:t>
      </w:r>
      <w:bookmarkEnd w:id="1303"/>
      <w:bookmarkEnd w:id="1304"/>
    </w:p>
    <w:p w:rsidR="00DE119A" w:rsidRPr="00203244" w:rsidRDefault="00AE7127" w:rsidP="00013B69">
      <w:pPr>
        <w:pStyle w:val="afa"/>
        <w:numPr>
          <w:ilvl w:val="0"/>
          <w:numId w:val="22"/>
        </w:numPr>
        <w:ind w:left="284"/>
        <w:jc w:val="both"/>
        <w:pPrChange w:id="1305" w:author="Rinat Gub" w:date="2022-12-06T13:44:00Z">
          <w:pPr>
            <w:pStyle w:val="afa"/>
            <w:numPr>
              <w:numId w:val="29"/>
            </w:numPr>
            <w:ind w:left="1287" w:hanging="360"/>
            <w:jc w:val="both"/>
          </w:pPr>
        </w:pPrChange>
      </w:pPr>
      <w:r w:rsidRPr="00203244">
        <w:t>Ф</w:t>
      </w:r>
      <w:r w:rsidR="0026685F" w:rsidRPr="00203244">
        <w:t>орма включается в квалификационную часть заявки. В случае если после наименования данной формы указано: «Форма не используется», то она не заполняется и не включается в состав заявки.</w:t>
      </w:r>
    </w:p>
    <w:p w:rsidR="00C834B7" w:rsidRPr="00203244" w:rsidRDefault="00DE119A" w:rsidP="00013B69">
      <w:pPr>
        <w:pStyle w:val="afa"/>
        <w:numPr>
          <w:ilvl w:val="0"/>
          <w:numId w:val="22"/>
        </w:numPr>
        <w:ind w:left="284"/>
        <w:jc w:val="both"/>
        <w:pPrChange w:id="1306" w:author="Rinat Gub" w:date="2022-12-06T13:44:00Z">
          <w:pPr>
            <w:pStyle w:val="afa"/>
            <w:numPr>
              <w:numId w:val="29"/>
            </w:numPr>
            <w:ind w:left="1287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600522" w:rsidP="00013B69">
      <w:pPr>
        <w:pStyle w:val="afa"/>
        <w:numPr>
          <w:ilvl w:val="0"/>
          <w:numId w:val="22"/>
        </w:numPr>
        <w:ind w:left="284"/>
        <w:jc w:val="both"/>
        <w:pPrChange w:id="1307" w:author="Rinat Gub" w:date="2022-12-06T13:44:00Z">
          <w:pPr>
            <w:pStyle w:val="afa"/>
            <w:numPr>
              <w:numId w:val="29"/>
            </w:numPr>
            <w:ind w:left="1287" w:hanging="360"/>
          </w:pPr>
        </w:pPrChange>
      </w:pPr>
      <w:r w:rsidRPr="00203244">
        <w:t xml:space="preserve">В данной форме приводятся сведения о специалистах, которые будут привлечены к исполнению </w:t>
      </w:r>
      <w:r w:rsidR="0016112C" w:rsidRPr="00203244">
        <w:t>Договор</w:t>
      </w:r>
      <w:r w:rsidRPr="00203244">
        <w:t>а.</w:t>
      </w:r>
    </w:p>
    <w:p w:rsidR="00C834B7" w:rsidRPr="00203244" w:rsidRDefault="00600522" w:rsidP="00013B69">
      <w:pPr>
        <w:pStyle w:val="afa"/>
        <w:numPr>
          <w:ilvl w:val="0"/>
          <w:numId w:val="22"/>
        </w:numPr>
        <w:ind w:left="284"/>
        <w:jc w:val="both"/>
        <w:pPrChange w:id="1308" w:author="Rinat Gub" w:date="2022-12-06T13:44:00Z">
          <w:pPr>
            <w:pStyle w:val="afa"/>
            <w:numPr>
              <w:numId w:val="29"/>
            </w:numPr>
            <w:ind w:left="1287" w:hanging="360"/>
            <w:jc w:val="both"/>
          </w:pPr>
        </w:pPrChange>
      </w:pPr>
      <w:r w:rsidRPr="00203244">
        <w:t xml:space="preserve">Форма должна быть подписана и скреплена оттиском печати </w:t>
      </w:r>
      <w:r w:rsidR="00693DAC">
        <w:t>(при наличии)</w:t>
      </w:r>
      <w:r w:rsidRPr="00203244">
        <w:t>.</w:t>
      </w:r>
    </w:p>
    <w:p w:rsidR="00C834B7" w:rsidRPr="00203244" w:rsidRDefault="005B3DC6" w:rsidP="00013B69">
      <w:pPr>
        <w:pStyle w:val="afa"/>
        <w:numPr>
          <w:ilvl w:val="0"/>
          <w:numId w:val="22"/>
        </w:numPr>
        <w:ind w:left="284"/>
        <w:jc w:val="both"/>
        <w:pPrChange w:id="1309" w:author="Rinat Gub" w:date="2022-12-06T13:44:00Z">
          <w:pPr>
            <w:pStyle w:val="afa"/>
            <w:numPr>
              <w:numId w:val="29"/>
            </w:numPr>
            <w:ind w:left="1287" w:hanging="360"/>
            <w:jc w:val="both"/>
          </w:pPr>
        </w:pPrChange>
      </w:pPr>
      <w:r w:rsidRPr="00203244">
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</w:r>
    </w:p>
    <w:p w:rsidR="00C834B7" w:rsidRPr="00203244" w:rsidRDefault="00C834B7">
      <w:pPr>
        <w:ind w:left="-76" w:firstLine="0"/>
        <w:pPrChange w:id="1310" w:author="Rinat Gub" w:date="2022-12-06T13:44:00Z">
          <w:pPr/>
        </w:pPrChange>
      </w:pPr>
    </w:p>
    <w:p w:rsidR="00DE119A" w:rsidRPr="00203244" w:rsidRDefault="00DE119A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sz w:val="20"/>
          <w:szCs w:val="20"/>
          <w:lang w:bidi="he-IL"/>
        </w:rPr>
      </w:pPr>
      <w:bookmarkStart w:id="1311" w:name="_Toc390239258"/>
      <w:bookmarkStart w:id="1312" w:name="_Ref391415744"/>
      <w:r w:rsidRPr="00203244">
        <w:br w:type="page"/>
      </w:r>
      <w:bookmarkEnd w:id="1311"/>
      <w:bookmarkEnd w:id="1312"/>
    </w:p>
    <w:p w:rsidR="00625DAC" w:rsidRDefault="00DE119A" w:rsidP="008D033A">
      <w:pPr>
        <w:pStyle w:val="-32"/>
      </w:pPr>
      <w:bookmarkStart w:id="1313" w:name="_Ref391415747"/>
      <w:r w:rsidRPr="00203244">
        <w:lastRenderedPageBreak/>
        <w:t>Подтверждение</w:t>
      </w:r>
      <w:bookmarkStart w:id="1314" w:name="_Ref391415700"/>
      <w:bookmarkStart w:id="1315" w:name="_Toc392487697"/>
      <w:bookmarkStart w:id="1316" w:name="_Toc392489401"/>
      <w:r w:rsidR="00C23712" w:rsidRPr="00203244">
        <w:t xml:space="preserve"> </w:t>
      </w:r>
      <w:r w:rsidR="005D2A66" w:rsidRPr="00203244">
        <w:t xml:space="preserve">согласия </w:t>
      </w:r>
      <w:r w:rsidR="00C23712" w:rsidRPr="00203244">
        <w:t>физического лица на обработку персональных данных</w:t>
      </w:r>
      <w:bookmarkEnd w:id="1314"/>
      <w:bookmarkEnd w:id="1315"/>
      <w:bookmarkEnd w:id="1316"/>
      <w:r w:rsidR="00C23712" w:rsidRPr="00203244">
        <w:t xml:space="preserve"> </w:t>
      </w:r>
      <w:ins w:id="1317" w:author="Rinat Gub" w:date="2022-12-06T13:44:00Z"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C23712" w:rsidRPr="00203244" w:rsidRDefault="00C23712" w:rsidP="00C2371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C23712" w:rsidRPr="00203244" w:rsidRDefault="00C23712" w:rsidP="00C23712">
      <w:pPr>
        <w:spacing w:before="120"/>
        <w:ind w:firstLine="0"/>
        <w:jc w:val="left"/>
      </w:pPr>
      <w:r w:rsidRPr="00203244">
        <w:t xml:space="preserve">Форма </w:t>
      </w:r>
      <w:r w:rsidR="00F1005B" w:rsidRPr="00203244">
        <w:t>6</w:t>
      </w:r>
    </w:p>
    <w:p w:rsidR="00C834B7" w:rsidRPr="00203244" w:rsidRDefault="00C23712">
      <w:pPr>
        <w:pStyle w:val="afff"/>
      </w:pPr>
      <w:r w:rsidRPr="00203244">
        <w:t xml:space="preserve">Подтверждение </w:t>
      </w:r>
      <w:r w:rsidR="005D2A66" w:rsidRPr="00203244">
        <w:t xml:space="preserve">согласия </w:t>
      </w:r>
      <w:r w:rsidRPr="00203244">
        <w:t>физического лица на обработку персональных данных</w:t>
      </w:r>
    </w:p>
    <w:p w:rsidR="00C947A8" w:rsidRPr="00203244" w:rsidRDefault="00C947A8" w:rsidP="00C947A8">
      <w:pPr>
        <w:rPr>
          <w:rFonts w:ascii="Calibri" w:hAnsi="Calibri"/>
          <w:szCs w:val="22"/>
        </w:rPr>
      </w:pPr>
    </w:p>
    <w:p w:rsidR="00C947A8" w:rsidRPr="00203244" w:rsidRDefault="00C947A8" w:rsidP="00C947A8">
      <w:r w:rsidRPr="00203244">
        <w:t>Настоящим</w:t>
      </w:r>
      <w:r w:rsidR="002D2BE6">
        <w:t xml:space="preserve"> </w:t>
      </w:r>
      <w:r w:rsidRPr="00203244">
        <w:t>____________________________________________________,</w:t>
      </w:r>
    </w:p>
    <w:p w:rsidR="00C947A8" w:rsidRPr="00203244" w:rsidRDefault="00C947A8" w:rsidP="00C947A8">
      <w:pPr>
        <w:spacing w:after="120"/>
        <w:ind w:left="1985"/>
        <w:rPr>
          <w:i/>
          <w:sz w:val="20"/>
          <w:szCs w:val="20"/>
          <w:vertAlign w:val="superscript"/>
        </w:rPr>
      </w:pPr>
      <w:r w:rsidRPr="00203244">
        <w:rPr>
          <w:i/>
          <w:sz w:val="20"/>
          <w:szCs w:val="20"/>
          <w:vertAlign w:val="superscript"/>
        </w:rPr>
        <w:t xml:space="preserve"> (фамилия, имя, отчество </w:t>
      </w:r>
      <w:r w:rsidR="004D7D20" w:rsidRPr="00203244">
        <w:rPr>
          <w:i/>
          <w:sz w:val="20"/>
          <w:szCs w:val="20"/>
          <w:vertAlign w:val="superscript"/>
        </w:rPr>
        <w:t>Участника закупки</w:t>
      </w:r>
      <w:r w:rsidRPr="00203244">
        <w:rPr>
          <w:i/>
          <w:sz w:val="20"/>
          <w:szCs w:val="20"/>
          <w:vertAlign w:val="superscript"/>
        </w:rPr>
        <w:t>)</w:t>
      </w:r>
    </w:p>
    <w:p w:rsidR="00C947A8" w:rsidRPr="00203244" w:rsidRDefault="00C947A8" w:rsidP="00C947A8">
      <w:r w:rsidRPr="00203244">
        <w:t>основной документ, удостоверяющий личность ______________________,</w:t>
      </w:r>
    </w:p>
    <w:p w:rsidR="00C947A8" w:rsidRPr="00203244" w:rsidRDefault="00C947A8" w:rsidP="00DE119A">
      <w:pPr>
        <w:spacing w:after="120"/>
        <w:ind w:firstLine="5103"/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 xml:space="preserve"> </w:t>
      </w:r>
      <w:r w:rsidRPr="00203244">
        <w:rPr>
          <w:i/>
          <w:sz w:val="20"/>
          <w:szCs w:val="20"/>
          <w:vertAlign w:val="superscript"/>
        </w:rPr>
        <w:t>(серия, номер, кем и когда выдан)</w:t>
      </w:r>
    </w:p>
    <w:p w:rsidR="00C947A8" w:rsidRPr="00203244" w:rsidRDefault="00C947A8" w:rsidP="00C947A8">
      <w:pPr>
        <w:spacing w:after="120"/>
      </w:pPr>
      <w:r w:rsidRPr="00203244">
        <w:t>адрес регистрации: ______________________________</w:t>
      </w:r>
    </w:p>
    <w:p w:rsidR="00C947A8" w:rsidRPr="00203244" w:rsidRDefault="00C947A8" w:rsidP="00C947A8">
      <w:pPr>
        <w:spacing w:after="120"/>
      </w:pPr>
      <w:r w:rsidRPr="00203244">
        <w:t xml:space="preserve">дата рождения: _________________________________ </w:t>
      </w:r>
    </w:p>
    <w:p w:rsidR="00C947A8" w:rsidRPr="00203244" w:rsidRDefault="00C947A8" w:rsidP="00C947A8">
      <w:pPr>
        <w:spacing w:after="120"/>
      </w:pPr>
      <w:r w:rsidRPr="00203244">
        <w:t>ИНН _________________________________________</w:t>
      </w:r>
    </w:p>
    <w:p w:rsidR="00C23712" w:rsidRPr="00203244" w:rsidRDefault="00C23712" w:rsidP="00C23712"/>
    <w:p w:rsidR="00C23712" w:rsidRPr="00203244" w:rsidRDefault="005D4AF8" w:rsidP="00C23712">
      <w:pPr>
        <w:spacing w:after="120"/>
        <w:rPr>
          <w:szCs w:val="22"/>
        </w:rPr>
      </w:pPr>
      <w:r w:rsidRPr="00203244">
        <w:rPr>
          <w:szCs w:val="22"/>
        </w:rPr>
        <w:t xml:space="preserve"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участия в </w:t>
      </w:r>
      <w:ins w:id="1318" w:author="Rinat Gub" w:date="2022-12-06T13:44:00Z">
        <w:r w:rsidRPr="00203244">
          <w:rPr>
            <w:szCs w:val="22"/>
          </w:rPr>
          <w:t>аккредитации/</w:t>
        </w:r>
      </w:ins>
      <w:r w:rsidRPr="00203244">
        <w:rPr>
          <w:szCs w:val="22"/>
        </w:rPr>
        <w:t xml:space="preserve">квалификации </w:t>
      </w:r>
      <w:ins w:id="1319" w:author="Rinat Gub" w:date="2022-12-06T13:44:00Z">
        <w:r w:rsidRPr="00203244">
          <w:rPr>
            <w:szCs w:val="22"/>
          </w:rPr>
          <w:t>по видам продукции</w:t>
        </w:r>
      </w:ins>
      <w:r w:rsidRPr="00203244">
        <w:rPr>
          <w:szCs w:val="22"/>
        </w:rPr>
        <w:t>/процедурах</w:t>
      </w:r>
      <w:r w:rsidR="00C947A8" w:rsidRPr="00203244">
        <w:rPr>
          <w:szCs w:val="22"/>
        </w:rPr>
        <w:t xml:space="preserve"> закупок</w:t>
      </w:r>
      <w:r w:rsidR="00DE119A" w:rsidRPr="00203244">
        <w:rPr>
          <w:szCs w:val="22"/>
        </w:rPr>
        <w:t>/</w:t>
      </w:r>
      <w:r w:rsidRPr="00203244">
        <w:rPr>
          <w:szCs w:val="22"/>
        </w:rPr>
        <w:t>включения в отчет о проведении</w:t>
      </w:r>
      <w:r w:rsidR="004D7D20" w:rsidRPr="00203244">
        <w:rPr>
          <w:szCs w:val="22"/>
        </w:rPr>
        <w:t xml:space="preserve"> процедур</w:t>
      </w:r>
      <w:r w:rsidRPr="00203244">
        <w:rPr>
          <w:szCs w:val="22"/>
        </w:rPr>
        <w:t xml:space="preserve"> закупок в соответствии с </w:t>
      </w:r>
      <w:r w:rsidR="000511CA" w:rsidRPr="00203244">
        <w:rPr>
          <w:szCs w:val="22"/>
        </w:rPr>
        <w:t>Положением Компании «О закупке товаров, работ, услуг»</w:t>
      </w:r>
      <w:r w:rsidRPr="00203244">
        <w:rPr>
          <w:szCs w:val="22"/>
        </w:rPr>
        <w:t>.</w:t>
      </w:r>
    </w:p>
    <w:p w:rsidR="00C23712" w:rsidRPr="00203244" w:rsidRDefault="005D4AF8" w:rsidP="00C23712">
      <w:pPr>
        <w:spacing w:after="120"/>
        <w:rPr>
          <w:szCs w:val="22"/>
        </w:rPr>
      </w:pPr>
      <w:r w:rsidRPr="00203244">
        <w:rPr>
          <w:szCs w:val="22"/>
        </w:rPr>
        <w:t>Оператор, получающий настоящее согласие: [</w:t>
      </w:r>
      <w:r w:rsidRPr="00203244">
        <w:rPr>
          <w:rStyle w:val="af3"/>
          <w:szCs w:val="22"/>
        </w:rPr>
        <w:t xml:space="preserve">указать наименование – </w:t>
      </w:r>
      <w:r w:rsidR="00894395">
        <w:rPr>
          <w:rStyle w:val="af3"/>
          <w:szCs w:val="22"/>
        </w:rPr>
        <w:br/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 xml:space="preserve"> «НК «РОСНЕФТЬ»/ОГ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> «НК «РОСНЕФТЬ»</w:t>
      </w:r>
      <w:r w:rsidRPr="00203244">
        <w:rPr>
          <w:szCs w:val="22"/>
        </w:rPr>
        <w:t>], зарегистрирован по адресу: [</w:t>
      </w:r>
      <w:r w:rsidRPr="00203244">
        <w:rPr>
          <w:rStyle w:val="af3"/>
          <w:szCs w:val="22"/>
        </w:rPr>
        <w:t xml:space="preserve">указать адрес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 xml:space="preserve"> «НК «РОСНЕФТЬ»/ОГ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> «НК «РОСНЕФТЬ»</w:t>
      </w:r>
      <w:r w:rsidRPr="00203244">
        <w:rPr>
          <w:szCs w:val="22"/>
        </w:rPr>
        <w:t>].</w:t>
      </w:r>
    </w:p>
    <w:p w:rsidR="00C23712" w:rsidRPr="00203244" w:rsidRDefault="005D4AF8" w:rsidP="00C23712">
      <w:pPr>
        <w:spacing w:after="120"/>
        <w:rPr>
          <w:szCs w:val="22"/>
        </w:rPr>
      </w:pPr>
      <w:r w:rsidRPr="00203244">
        <w:rPr>
          <w:szCs w:val="22"/>
        </w:rPr>
        <w:t>Настоящее согласие дано в отношении всех сведений, указанных в передаваемых мною в адрес [</w:t>
      </w:r>
      <w:r w:rsidRPr="00203244">
        <w:rPr>
          <w:rStyle w:val="af3"/>
          <w:szCs w:val="22"/>
        </w:rPr>
        <w:t xml:space="preserve">указать наименование –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 xml:space="preserve"> «НК «РОСНЕФТЬ»/ОГ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> «НК «РОСНЕФТЬ»</w:t>
      </w:r>
      <w:r w:rsidRPr="00203244">
        <w:rPr>
          <w:szCs w:val="22"/>
        </w:rPr>
        <w:t xml:space="preserve">] </w:t>
      </w:r>
      <w:r w:rsidR="00057998" w:rsidRPr="00203244">
        <w:rPr>
          <w:szCs w:val="22"/>
        </w:rPr>
        <w:t>документах,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C23712" w:rsidRPr="00203244" w:rsidRDefault="005D4AF8" w:rsidP="00C23712">
      <w:pPr>
        <w:spacing w:after="120"/>
        <w:rPr>
          <w:szCs w:val="22"/>
        </w:rPr>
      </w:pPr>
      <w:r w:rsidRPr="00203244">
        <w:rPr>
          <w:szCs w:val="22"/>
        </w:rPr>
        <w:t xml:space="preserve">Перечень действий с персональными данными, в отношении которых дано согласие, включает: </w:t>
      </w:r>
      <w:r w:rsidR="00606318" w:rsidRPr="00203244">
        <w:rPr>
          <w:szCs w:val="22"/>
        </w:rPr>
        <w:t>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</w:t>
      </w:r>
      <w:r w:rsidR="00A9777F">
        <w:rPr>
          <w:szCs w:val="22"/>
        </w:rPr>
        <w:t xml:space="preserve"> </w:t>
      </w:r>
      <w:r w:rsidR="00606318" w:rsidRPr="00203244">
        <w:rPr>
          <w:szCs w:val="22"/>
        </w:rPr>
        <w:t>Законе</w:t>
      </w:r>
      <w:r w:rsidR="00A9777F">
        <w:rPr>
          <w:szCs w:val="22"/>
        </w:rPr>
        <w:t xml:space="preserve"> </w:t>
      </w:r>
      <w:r w:rsidR="00606318" w:rsidRPr="00203244">
        <w:rPr>
          <w:szCs w:val="22"/>
        </w:rPr>
        <w:t>152-ФЗ, а также на передачу такой информации третьим лицам, в случаях, установленных действующим законодательством, и в случаях, когда</w:t>
      </w:r>
      <w:r w:rsidRPr="00203244">
        <w:rPr>
          <w:szCs w:val="22"/>
        </w:rPr>
        <w:t xml:space="preserve"> [</w:t>
      </w:r>
      <w:r w:rsidRPr="00203244">
        <w:rPr>
          <w:rStyle w:val="af3"/>
          <w:szCs w:val="22"/>
        </w:rPr>
        <w:t xml:space="preserve">указать наименование –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 xml:space="preserve"> «НК «РОСНЕФТЬ»/ОГ </w:t>
      </w:r>
      <w:r w:rsidR="004859FF">
        <w:rPr>
          <w:rStyle w:val="af3"/>
          <w:szCs w:val="22"/>
        </w:rPr>
        <w:t>ПАО</w:t>
      </w:r>
      <w:r w:rsidRPr="00203244">
        <w:rPr>
          <w:rStyle w:val="af3"/>
          <w:szCs w:val="22"/>
        </w:rPr>
        <w:t> «НК «РОСНЕФТЬ»</w:t>
      </w:r>
      <w:r w:rsidRPr="00203244">
        <w:rPr>
          <w:szCs w:val="22"/>
        </w:rPr>
        <w:t>] выступает для третьих лиц, которым передаются персональные данные, Организатором закупки.</w:t>
      </w:r>
    </w:p>
    <w:p w:rsidR="000511CA" w:rsidRPr="00203244" w:rsidRDefault="000511CA" w:rsidP="000511CA">
      <w:pPr>
        <w:spacing w:after="120"/>
        <w:ind w:firstLine="709"/>
      </w:pPr>
      <w:r w:rsidRPr="00203244">
        <w:t>Условием прекращения обработки персональных данных является получение [</w:t>
      </w:r>
      <w:r w:rsidRPr="00203244">
        <w:rPr>
          <w:i/>
          <w:rPrChange w:id="1320" w:author="Rinat Gub" w:date="2022-12-06T13:44:00Z">
            <w:rPr>
              <w:rStyle w:val="af3"/>
              <w:i w:val="0"/>
            </w:rPr>
          </w:rPrChange>
        </w:rPr>
        <w:t xml:space="preserve">указать наименование – </w:t>
      </w:r>
      <w:r w:rsidR="004859FF">
        <w:rPr>
          <w:i/>
          <w:rPrChange w:id="1321" w:author="Rinat Gub" w:date="2022-12-06T13:44:00Z">
            <w:rPr>
              <w:rStyle w:val="af3"/>
              <w:i w:val="0"/>
            </w:rPr>
          </w:rPrChange>
        </w:rPr>
        <w:t>ПАО</w:t>
      </w:r>
      <w:r w:rsidRPr="00203244">
        <w:rPr>
          <w:i/>
          <w:rPrChange w:id="1322" w:author="Rinat Gub" w:date="2022-12-06T13:44:00Z">
            <w:rPr>
              <w:rStyle w:val="af3"/>
              <w:i w:val="0"/>
            </w:rPr>
          </w:rPrChange>
        </w:rPr>
        <w:t xml:space="preserve"> «НК «РОСНЕФТЬ»/ОГ </w:t>
      </w:r>
      <w:r w:rsidR="004859FF">
        <w:rPr>
          <w:i/>
          <w:rPrChange w:id="1323" w:author="Rinat Gub" w:date="2022-12-06T13:44:00Z">
            <w:rPr>
              <w:rStyle w:val="af3"/>
              <w:i w:val="0"/>
            </w:rPr>
          </w:rPrChange>
        </w:rPr>
        <w:t>ПАО</w:t>
      </w:r>
      <w:r w:rsidRPr="00203244">
        <w:rPr>
          <w:i/>
          <w:rPrChange w:id="1324" w:author="Rinat Gub" w:date="2022-12-06T13:44:00Z">
            <w:rPr>
              <w:rStyle w:val="af3"/>
              <w:i w:val="0"/>
            </w:rPr>
          </w:rPrChange>
        </w:rPr>
        <w:t> «НК «РОСНЕФТЬ»</w:t>
      </w:r>
      <w:r w:rsidRPr="00203244">
        <w:t>] письменного уведомления об отзыве согласия на обработку персональных данных.</w:t>
      </w:r>
    </w:p>
    <w:p w:rsidR="00C23712" w:rsidRPr="00203244" w:rsidRDefault="005D4AF8" w:rsidP="00C23712">
      <w:pPr>
        <w:spacing w:after="120"/>
        <w:rPr>
          <w:szCs w:val="22"/>
        </w:rPr>
      </w:pPr>
      <w:r w:rsidRPr="00203244">
        <w:rPr>
          <w:szCs w:val="22"/>
        </w:rPr>
        <w:t xml:space="preserve">Настоящее согласие действует в течение </w:t>
      </w:r>
      <w:r w:rsidR="001A366F">
        <w:rPr>
          <w:szCs w:val="22"/>
        </w:rPr>
        <w:t>10</w:t>
      </w:r>
      <w:r w:rsidR="001A366F" w:rsidRPr="00203244">
        <w:rPr>
          <w:szCs w:val="22"/>
        </w:rPr>
        <w:t xml:space="preserve"> </w:t>
      </w:r>
      <w:r w:rsidRPr="00203244">
        <w:rPr>
          <w:szCs w:val="22"/>
        </w:rPr>
        <w:t xml:space="preserve">лет со дня его подписания. </w:t>
      </w:r>
    </w:p>
    <w:p w:rsidR="00C23712" w:rsidRPr="00203244" w:rsidRDefault="005D4AF8" w:rsidP="00C23712">
      <w:pPr>
        <w:spacing w:after="120"/>
        <w:rPr>
          <w:szCs w:val="22"/>
        </w:rPr>
      </w:pPr>
      <w:r w:rsidRPr="00203244">
        <w:rPr>
          <w:szCs w:val="22"/>
        </w:rPr>
        <w:lastRenderedPageBreak/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C23712" w:rsidRPr="00203244" w:rsidRDefault="005D4AF8" w:rsidP="00C23712">
      <w:pPr>
        <w:rPr>
          <w:szCs w:val="22"/>
        </w:rPr>
      </w:pPr>
      <w:r w:rsidRPr="00203244">
        <w:rPr>
          <w:szCs w:val="22"/>
        </w:rPr>
        <w:t>«___» ______________ 20</w:t>
      </w:r>
      <w:r w:rsidR="00527C22">
        <w:rPr>
          <w:szCs w:val="22"/>
        </w:rPr>
        <w:t>__</w:t>
      </w:r>
      <w:r w:rsidRPr="00203244">
        <w:rPr>
          <w:szCs w:val="22"/>
        </w:rPr>
        <w:t xml:space="preserve"> г. _________________ (_________)</w:t>
      </w:r>
    </w:p>
    <w:p w:rsidR="00C23712" w:rsidRPr="00203244" w:rsidRDefault="00C23712" w:rsidP="00C23712">
      <w:pPr>
        <w:rPr>
          <w:sz w:val="20"/>
          <w:szCs w:val="22"/>
          <w:vertAlign w:val="superscript"/>
        </w:rPr>
      </w:pPr>
      <w:r w:rsidRPr="00203244">
        <w:rPr>
          <w:sz w:val="20"/>
          <w:szCs w:val="22"/>
          <w:vertAlign w:val="superscript"/>
        </w:rPr>
        <w:tab/>
      </w:r>
      <w:r w:rsidRPr="00203244">
        <w:rPr>
          <w:sz w:val="20"/>
          <w:szCs w:val="22"/>
          <w:vertAlign w:val="superscript"/>
        </w:rPr>
        <w:tab/>
      </w:r>
      <w:r w:rsidRPr="00203244">
        <w:rPr>
          <w:sz w:val="20"/>
          <w:szCs w:val="22"/>
          <w:vertAlign w:val="superscript"/>
        </w:rPr>
        <w:tab/>
      </w:r>
      <w:r w:rsidRPr="00203244">
        <w:rPr>
          <w:sz w:val="20"/>
          <w:szCs w:val="22"/>
          <w:vertAlign w:val="superscript"/>
        </w:rPr>
        <w:tab/>
      </w:r>
      <w:r w:rsidRPr="00203244">
        <w:rPr>
          <w:sz w:val="20"/>
          <w:szCs w:val="22"/>
          <w:vertAlign w:val="superscript"/>
        </w:rPr>
        <w:tab/>
        <w:t xml:space="preserve">(подпись) </w:t>
      </w:r>
      <w:r w:rsidRPr="00203244">
        <w:rPr>
          <w:sz w:val="20"/>
          <w:szCs w:val="22"/>
          <w:vertAlign w:val="superscript"/>
        </w:rPr>
        <w:tab/>
      </w:r>
      <w:r w:rsidRPr="00203244">
        <w:rPr>
          <w:sz w:val="20"/>
          <w:szCs w:val="22"/>
          <w:vertAlign w:val="superscript"/>
        </w:rPr>
        <w:tab/>
      </w:r>
      <w:r w:rsidRPr="00203244">
        <w:rPr>
          <w:sz w:val="20"/>
          <w:szCs w:val="22"/>
          <w:vertAlign w:val="superscript"/>
        </w:rPr>
        <w:tab/>
        <w:t>ФИО</w:t>
      </w:r>
    </w:p>
    <w:p w:rsidR="00C23712" w:rsidRPr="00203244" w:rsidRDefault="00C23712" w:rsidP="00C23712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26685F" w:rsidRPr="00203244" w:rsidRDefault="0026685F" w:rsidP="0026685F">
      <w:pPr>
        <w:rPr>
          <w:b/>
        </w:rPr>
      </w:pPr>
    </w:p>
    <w:p w:rsidR="0026685F" w:rsidRPr="00203244" w:rsidRDefault="0026685F" w:rsidP="0026685F">
      <w:r w:rsidRPr="00203244">
        <w:rPr>
          <w:b/>
        </w:rPr>
        <w:t>Инструкция по заполнению</w:t>
      </w:r>
    </w:p>
    <w:p w:rsidR="00C834B7" w:rsidRPr="00203244" w:rsidRDefault="00AE7127" w:rsidP="0040134A">
      <w:pPr>
        <w:pStyle w:val="afa"/>
        <w:numPr>
          <w:ilvl w:val="0"/>
          <w:numId w:val="39"/>
        </w:numPr>
        <w:ind w:left="284"/>
        <w:jc w:val="both"/>
        <w:pPrChange w:id="1325" w:author="Rinat Gub" w:date="2022-12-06T13:44:00Z">
          <w:pPr>
            <w:pStyle w:val="afa"/>
            <w:numPr>
              <w:numId w:val="91"/>
            </w:numPr>
            <w:ind w:left="1287" w:hanging="360"/>
            <w:jc w:val="both"/>
          </w:pPr>
        </w:pPrChange>
      </w:pPr>
      <w:r w:rsidRPr="00203244">
        <w:t>Ф</w:t>
      </w:r>
      <w:r w:rsidR="0026685F" w:rsidRPr="00203244">
        <w:t>орма</w:t>
      </w:r>
      <w:r w:rsidR="005D397B" w:rsidRPr="00203244">
        <w:t xml:space="preserve"> является приложением к форме 5 «Сведения о кадровых ресурсах», которая </w:t>
      </w:r>
      <w:r w:rsidR="0026685F" w:rsidRPr="00203244">
        <w:t>включается в квалификационную часть заявки.</w:t>
      </w:r>
    </w:p>
    <w:p w:rsidR="00C834B7" w:rsidRPr="00203244" w:rsidRDefault="00DE119A" w:rsidP="0040134A">
      <w:pPr>
        <w:pStyle w:val="afa"/>
        <w:numPr>
          <w:ilvl w:val="0"/>
          <w:numId w:val="39"/>
        </w:numPr>
        <w:ind w:left="284"/>
        <w:jc w:val="both"/>
        <w:pPrChange w:id="1326" w:author="Rinat Gub" w:date="2022-12-06T13:44:00Z">
          <w:pPr>
            <w:pStyle w:val="afa"/>
            <w:numPr>
              <w:numId w:val="91"/>
            </w:numPr>
            <w:ind w:left="1287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26685F" w:rsidP="0040134A">
      <w:pPr>
        <w:pStyle w:val="afa"/>
        <w:numPr>
          <w:ilvl w:val="0"/>
          <w:numId w:val="39"/>
        </w:numPr>
        <w:ind w:left="284"/>
        <w:jc w:val="both"/>
        <w:pPrChange w:id="1327" w:author="Rinat Gub" w:date="2022-12-06T13:44:00Z">
          <w:pPr>
            <w:pStyle w:val="afa"/>
            <w:numPr>
              <w:numId w:val="91"/>
            </w:numPr>
            <w:ind w:left="1287" w:hanging="360"/>
            <w:jc w:val="both"/>
          </w:pPr>
        </w:pPrChange>
      </w:pPr>
      <w:r w:rsidRPr="00203244">
        <w:t>Форма должна быть подписана.</w:t>
      </w:r>
    </w:p>
    <w:p w:rsidR="00B71713" w:rsidRPr="00203244" w:rsidRDefault="00B71713" w:rsidP="0040134A">
      <w:pPr>
        <w:pStyle w:val="afa"/>
        <w:numPr>
          <w:ilvl w:val="0"/>
          <w:numId w:val="39"/>
        </w:numPr>
        <w:ind w:left="284"/>
        <w:jc w:val="both"/>
        <w:pPrChange w:id="1328" w:author="Rinat Gub" w:date="2022-12-06T13:44:00Z">
          <w:pPr>
            <w:pStyle w:val="afa"/>
            <w:numPr>
              <w:numId w:val="91"/>
            </w:numPr>
            <w:ind w:left="1287" w:hanging="360"/>
            <w:jc w:val="both"/>
          </w:pPr>
        </w:pPrChange>
      </w:pPr>
      <w:r w:rsidRPr="00203244">
        <w:t>Данная форма заполняется Участником закупки</w:t>
      </w:r>
      <w:r w:rsidR="003C285F">
        <w:t>, который</w:t>
      </w:r>
      <w:r w:rsidRPr="00203244">
        <w:t xml:space="preserve"> является </w:t>
      </w:r>
      <w:r w:rsidR="003C285F" w:rsidRPr="00203244">
        <w:t>физическ</w:t>
      </w:r>
      <w:r w:rsidR="003C285F">
        <w:t>им</w:t>
      </w:r>
      <w:r w:rsidR="003C285F" w:rsidRPr="00203244">
        <w:t xml:space="preserve"> </w:t>
      </w:r>
      <w:r w:rsidRPr="00203244">
        <w:t>лицо</w:t>
      </w:r>
      <w:r w:rsidR="003C285F">
        <w:t>м</w:t>
      </w:r>
      <w:r w:rsidR="00DE3B21">
        <w:t>,</w:t>
      </w:r>
      <w:r w:rsidR="008F369C">
        <w:t xml:space="preserve"> индивидуальны</w:t>
      </w:r>
      <w:r w:rsidR="003C285F">
        <w:t>м</w:t>
      </w:r>
      <w:r w:rsidR="008F369C">
        <w:t xml:space="preserve"> предпринимател</w:t>
      </w:r>
      <w:r w:rsidR="003C285F">
        <w:t>ем</w:t>
      </w:r>
      <w:r w:rsidR="00C24483">
        <w:t>,</w:t>
      </w:r>
      <w:r w:rsidR="003C285F">
        <w:t xml:space="preserve"> или руководителем Участника закупки</w:t>
      </w:r>
      <w:r w:rsidRPr="00203244">
        <w:t>.</w:t>
      </w:r>
    </w:p>
    <w:p w:rsidR="0026685F" w:rsidRPr="00203244" w:rsidRDefault="0026685F" w:rsidP="00C23712">
      <w:pPr>
        <w:rPr>
          <w:szCs w:val="22"/>
        </w:rPr>
      </w:pPr>
    </w:p>
    <w:p w:rsidR="0026685F" w:rsidRPr="00203244" w:rsidRDefault="0026685F" w:rsidP="00C23712">
      <w:pPr>
        <w:rPr>
          <w:szCs w:val="22"/>
        </w:rPr>
        <w:sectPr w:rsidR="0026685F" w:rsidRPr="00203244" w:rsidSect="00694DD2">
          <w:headerReference w:type="even" r:id="rId32"/>
          <w:headerReference w:type="default" r:id="rId33"/>
          <w:footerReference w:type="default" r:id="rId34"/>
          <w:headerReference w:type="first" r:id="rId35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DE119A" w:rsidP="008D033A">
      <w:pPr>
        <w:pStyle w:val="-32"/>
      </w:pPr>
      <w:bookmarkStart w:id="1347" w:name="_Ref391415701"/>
      <w:bookmarkStart w:id="1348" w:name="_Toc392487698"/>
      <w:bookmarkStart w:id="1349" w:name="_Toc392489402"/>
      <w:r w:rsidRPr="00203244">
        <w:lastRenderedPageBreak/>
        <w:t xml:space="preserve">Подтверждение </w:t>
      </w:r>
      <w:r w:rsidR="00A63544" w:rsidRPr="00203244">
        <w:t xml:space="preserve">участника закупки </w:t>
      </w:r>
      <w:r w:rsidRPr="00203244">
        <w:t>наличия</w:t>
      </w:r>
      <w:r w:rsidR="00C23712" w:rsidRPr="00203244">
        <w:t xml:space="preserve"> </w:t>
      </w:r>
      <w:r w:rsidR="00952FC5" w:rsidRPr="00203244">
        <w:t>согласия</w:t>
      </w:r>
      <w:r w:rsidR="00C23712" w:rsidRPr="00203244">
        <w:t xml:space="preserve"> на обработку персональных данных и направления уведомлений об осуществлении обработки персональных данных</w:t>
      </w:r>
      <w:bookmarkEnd w:id="1347"/>
      <w:bookmarkEnd w:id="1348"/>
      <w:bookmarkEnd w:id="1349"/>
      <w:r w:rsidR="00C23712" w:rsidRPr="00203244">
        <w:t xml:space="preserve"> </w:t>
      </w:r>
      <w:ins w:id="1350" w:author="Rinat Gub" w:date="2022-12-06T13:44:00Z"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C23712" w:rsidRPr="00203244" w:rsidRDefault="00C23712" w:rsidP="00C23712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C23712" w:rsidRPr="00203244" w:rsidRDefault="00C23712" w:rsidP="00C23712">
      <w:pPr>
        <w:spacing w:before="120"/>
        <w:ind w:firstLine="0"/>
        <w:jc w:val="left"/>
        <w:rPr>
          <w:noProof/>
        </w:rPr>
      </w:pPr>
      <w:r w:rsidRPr="00203244">
        <w:t xml:space="preserve">Форма </w:t>
      </w:r>
      <w:r w:rsidR="00F1005B" w:rsidRPr="00203244">
        <w:t>7</w:t>
      </w:r>
    </w:p>
    <w:p w:rsidR="00C834B7" w:rsidRPr="00203244" w:rsidRDefault="005D4AF8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(фирменный бланк Участника закупки)</w:t>
      </w:r>
    </w:p>
    <w:p w:rsidR="00A63544" w:rsidRPr="00203244" w:rsidRDefault="00A63544" w:rsidP="00A63544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4D7D20" w:rsidRPr="00203244" w:rsidRDefault="004D7D20" w:rsidP="004D7D20">
      <w:pPr>
        <w:jc w:val="center"/>
      </w:pPr>
    </w:p>
    <w:p w:rsidR="004D7D20" w:rsidRPr="00203244" w:rsidRDefault="004D7D20" w:rsidP="004D7D20">
      <w:pPr>
        <w:spacing w:after="60" w:line="228" w:lineRule="auto"/>
      </w:pPr>
      <w:r w:rsidRPr="00203244">
        <w:t>Настоящим</w:t>
      </w:r>
      <w:r w:rsidR="0017650D">
        <w:t xml:space="preserve"> </w:t>
      </w:r>
      <w:r w:rsidRPr="00203244">
        <w:t>______________________________________________________,</w:t>
      </w:r>
    </w:p>
    <w:p w:rsidR="004D7D20" w:rsidRPr="00203244" w:rsidRDefault="004D7D20" w:rsidP="004D7D20">
      <w:pPr>
        <w:spacing w:after="60" w:line="228" w:lineRule="auto"/>
        <w:ind w:left="1985"/>
        <w:jc w:val="center"/>
        <w:rPr>
          <w:i/>
          <w:szCs w:val="22"/>
          <w:vertAlign w:val="superscript"/>
        </w:rPr>
      </w:pPr>
      <w:r w:rsidRPr="00203244">
        <w:rPr>
          <w:i/>
          <w:szCs w:val="22"/>
          <w:vertAlign w:val="superscript"/>
        </w:rPr>
        <w:t>(наименование Участника закупки)</w:t>
      </w:r>
    </w:p>
    <w:p w:rsidR="004D7D20" w:rsidRPr="00203244" w:rsidRDefault="004D7D20" w:rsidP="004D7D20">
      <w:pPr>
        <w:spacing w:after="120" w:line="228" w:lineRule="auto"/>
      </w:pPr>
      <w:r w:rsidRPr="00203244">
        <w:t>адрес места нахождения (юридический адрес): ________________________,</w:t>
      </w:r>
    </w:p>
    <w:p w:rsidR="004D7D20" w:rsidRPr="00203244" w:rsidRDefault="004D7D20" w:rsidP="004D7D20">
      <w:pPr>
        <w:spacing w:after="120" w:line="228" w:lineRule="auto"/>
      </w:pPr>
      <w:r w:rsidRPr="00203244">
        <w:t>Фактический адрес: ________________________________________________,</w:t>
      </w:r>
    </w:p>
    <w:p w:rsidR="004D7D20" w:rsidRPr="00203244" w:rsidRDefault="004D7D20" w:rsidP="004D7D20">
      <w:pPr>
        <w:spacing w:line="228" w:lineRule="auto"/>
        <w:rPr>
          <w:szCs w:val="22"/>
        </w:rPr>
      </w:pPr>
      <w:r w:rsidRPr="00203244">
        <w:t>Свидетельство о регистрации/ИНН (для индивидуального предпринимателя):</w:t>
      </w:r>
      <w:r w:rsidR="00837516">
        <w:rPr>
          <w:szCs w:val="22"/>
        </w:rPr>
        <w:t xml:space="preserve"> </w:t>
      </w:r>
      <w:del w:id="1351" w:author="Rinat Gub" w:date="2022-12-06T13:44:00Z">
        <w:r w:rsidR="00B71713" w:rsidRPr="00203244">
          <w:rPr>
            <w:szCs w:val="22"/>
          </w:rPr>
          <w:delText>__________________________________________________________________</w:delText>
        </w:r>
      </w:del>
      <w:ins w:id="1352" w:author="Rinat Gub" w:date="2022-12-06T13:44:00Z">
        <w:r w:rsidR="00837516">
          <w:rPr>
            <w:szCs w:val="22"/>
          </w:rPr>
          <w:t>___</w:t>
        </w:r>
        <w:r w:rsidRPr="00203244">
          <w:rPr>
            <w:szCs w:val="22"/>
          </w:rPr>
          <w:t>___________________</w:t>
        </w:r>
        <w:r w:rsidR="00837516">
          <w:rPr>
            <w:szCs w:val="22"/>
          </w:rPr>
          <w:t>______________________________</w:t>
        </w:r>
        <w:r w:rsidRPr="00203244">
          <w:rPr>
            <w:szCs w:val="22"/>
          </w:rPr>
          <w:t>___________</w:t>
        </w:r>
      </w:ins>
    </w:p>
    <w:p w:rsidR="004D7D20" w:rsidRPr="00203244" w:rsidRDefault="004D7D20" w:rsidP="004D7D20">
      <w:pPr>
        <w:spacing w:after="120" w:line="228" w:lineRule="auto"/>
        <w:rPr>
          <w:i/>
          <w:sz w:val="20"/>
          <w:szCs w:val="20"/>
          <w:vertAlign w:val="superscript"/>
        </w:rPr>
      </w:pPr>
      <w:r w:rsidRPr="00203244">
        <w:rPr>
          <w:i/>
          <w:sz w:val="20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C23712" w:rsidRPr="00203244" w:rsidRDefault="00C23712" w:rsidP="00C23712">
      <w:pPr>
        <w:spacing w:after="120"/>
      </w:pPr>
      <w:r w:rsidRPr="00203244">
        <w:t xml:space="preserve">в соответствии с Федеральным законом от 27.07.2006 №152-ФЗ «О персональных данных» (далее – Закон 152-ФЗ), подтверждает получение им в целях </w:t>
      </w:r>
      <w:r w:rsidR="00512F4A" w:rsidRPr="00203244">
        <w:t xml:space="preserve">участия в </w:t>
      </w:r>
      <w:ins w:id="1353" w:author="Rinat Gub" w:date="2022-12-06T13:44:00Z">
        <w:r w:rsidR="00512F4A" w:rsidRPr="00203244">
          <w:t>аккредитации/</w:t>
        </w:r>
      </w:ins>
      <w:r w:rsidR="00512F4A" w:rsidRPr="00203244">
        <w:t xml:space="preserve">квалификации </w:t>
      </w:r>
      <w:ins w:id="1354" w:author="Rinat Gub" w:date="2022-12-06T13:44:00Z">
        <w:r w:rsidR="00512F4A" w:rsidRPr="00203244">
          <w:t>по видам продукции</w:t>
        </w:r>
      </w:ins>
      <w:r w:rsidR="00512F4A" w:rsidRPr="00203244">
        <w:t>/</w:t>
      </w:r>
      <w:r w:rsidR="00B71713" w:rsidRPr="00203244">
        <w:t>закупочных процедурах</w:t>
      </w:r>
      <w:r w:rsidR="00DE119A" w:rsidRPr="00203244">
        <w:t>/</w:t>
      </w:r>
      <w:r w:rsidR="00512F4A" w:rsidRPr="00203244">
        <w:t xml:space="preserve">включения в отчет о проведении </w:t>
      </w:r>
      <w:r w:rsidR="004D7D20" w:rsidRPr="00203244">
        <w:t xml:space="preserve">процедур </w:t>
      </w:r>
      <w:r w:rsidR="00512F4A" w:rsidRPr="00203244">
        <w:t>закупок в соответствии с Положением Компании «О закупке товаров, работ, услуг»</w:t>
      </w:r>
      <w:r w:rsidRPr="00203244">
        <w:t xml:space="preserve"> всех требуемых в соответствии с действующим законодательством Российской Федерации (в том числе о персональных данных) согласий на передачу и обработку персональных данных субъектов персональных данных, упомянутых в любой из частей заявки на участие в [</w:t>
      </w:r>
      <w:r w:rsidR="00BE572D" w:rsidRPr="00203244">
        <w:rPr>
          <w:rStyle w:val="af3"/>
        </w:rPr>
        <w:t xml:space="preserve">указать </w:t>
      </w:r>
      <w:r w:rsidRPr="00203244">
        <w:rPr>
          <w:rStyle w:val="af3"/>
        </w:rPr>
        <w:t>способ закупки</w:t>
      </w:r>
      <w:r w:rsidRPr="00203244">
        <w:t xml:space="preserve">] на </w:t>
      </w:r>
      <w:ins w:id="1355" w:author="Rinat Gub" w:date="2022-12-06T13:44:00Z">
        <w:r w:rsidR="00315780" w:rsidRPr="00203244">
          <w:t>[</w:t>
        </w:r>
      </w:ins>
      <w:r w:rsidR="00D734FD" w:rsidRPr="00203244">
        <w:rPr>
          <w:rStyle w:val="af3"/>
        </w:rPr>
        <w:t xml:space="preserve">указать предмет </w:t>
      </w:r>
      <w:r w:rsidR="00B71713" w:rsidRPr="00203244">
        <w:rPr>
          <w:rStyle w:val="af3"/>
        </w:rPr>
        <w:t>закупки</w:t>
      </w:r>
      <w:r w:rsidR="00D734FD" w:rsidRPr="00203244">
        <w:t>]</w:t>
      </w:r>
      <w:r w:rsidRPr="00203244">
        <w:t>, а также направление в адрес таких субъектов персональных данных уведомлений об осуществлении обработки их персональных данных в [</w:t>
      </w:r>
      <w:r w:rsidRPr="00203244">
        <w:rPr>
          <w:rStyle w:val="af3"/>
        </w:rPr>
        <w:t xml:space="preserve">указать наименование – </w:t>
      </w:r>
      <w:r w:rsidR="00894395">
        <w:rPr>
          <w:rStyle w:val="af3"/>
        </w:rPr>
        <w:br/>
      </w:r>
      <w:r w:rsidR="004859FF">
        <w:rPr>
          <w:rStyle w:val="af3"/>
        </w:rPr>
        <w:t>ПАО</w:t>
      </w:r>
      <w:r w:rsidRPr="00203244">
        <w:rPr>
          <w:rStyle w:val="af3"/>
        </w:rPr>
        <w:t xml:space="preserve"> «НК «РОСНЕФТЬ»/ОГ </w:t>
      </w:r>
      <w:r w:rsidR="004859FF">
        <w:rPr>
          <w:rStyle w:val="af3"/>
        </w:rPr>
        <w:t>ПАО</w:t>
      </w:r>
      <w:r w:rsidRPr="00203244">
        <w:rPr>
          <w:rStyle w:val="af3"/>
        </w:rPr>
        <w:t> «НК «РОСНЕФТЬ»</w:t>
      </w:r>
      <w:r w:rsidRPr="00203244">
        <w:t>], зарегистрированному по адресу: [</w:t>
      </w:r>
      <w:r w:rsidRPr="00203244">
        <w:rPr>
          <w:rStyle w:val="af3"/>
        </w:rPr>
        <w:t xml:space="preserve">указать адрес </w:t>
      </w:r>
      <w:r w:rsidR="004859FF">
        <w:rPr>
          <w:rStyle w:val="af3"/>
        </w:rPr>
        <w:t>ПАО</w:t>
      </w:r>
      <w:r w:rsidRPr="00203244">
        <w:rPr>
          <w:rStyle w:val="af3"/>
        </w:rPr>
        <w:t xml:space="preserve"> «НК «РОСНЕФТЬ»/ОГ</w:t>
      </w:r>
      <w:r w:rsidR="00510AF3" w:rsidRPr="00203244">
        <w:rPr>
          <w:rStyle w:val="af3"/>
        </w:rPr>
        <w:t xml:space="preserve"> </w:t>
      </w:r>
      <w:r w:rsidR="004859FF">
        <w:rPr>
          <w:rStyle w:val="af3"/>
        </w:rPr>
        <w:t>ПАО</w:t>
      </w:r>
      <w:r w:rsidRPr="00203244">
        <w:rPr>
          <w:rStyle w:val="af3"/>
        </w:rPr>
        <w:t> «НК «РОСНЕФТЬ»</w:t>
      </w:r>
      <w:r w:rsidRPr="00203244">
        <w:t>]</w:t>
      </w:r>
      <w:r w:rsidR="004D7D20" w:rsidRPr="00203244">
        <w:t xml:space="preserve">, </w:t>
      </w:r>
      <w:r w:rsidRPr="00203244">
        <w:t>т.е. на совершение действий, предусмотренных п.3. ст.3 Закон</w:t>
      </w:r>
      <w:r w:rsidR="005E75D7" w:rsidRPr="00203244">
        <w:t>а</w:t>
      </w:r>
      <w:r w:rsidRPr="00203244">
        <w:t xml:space="preserve"> 152-ФЗ.</w:t>
      </w:r>
    </w:p>
    <w:p w:rsidR="00C23712" w:rsidRPr="00203244" w:rsidRDefault="00C23712" w:rsidP="00C23712">
      <w:pPr>
        <w:spacing w:after="120"/>
      </w:pPr>
      <w:r w:rsidRPr="00203244">
        <w:t xml:space="preserve">Перечень </w:t>
      </w:r>
      <w:r w:rsidR="00512F4A" w:rsidRPr="00203244">
        <w:t xml:space="preserve">действий с </w:t>
      </w:r>
      <w:r w:rsidRPr="00203244">
        <w:t>персональны</w:t>
      </w:r>
      <w:r w:rsidR="00512F4A" w:rsidRPr="00203244">
        <w:t>ми</w:t>
      </w:r>
      <w:r w:rsidRPr="00203244">
        <w:t xml:space="preserve"> данны</w:t>
      </w:r>
      <w:r w:rsidR="00512F4A" w:rsidRPr="00203244">
        <w:t>ми</w:t>
      </w:r>
      <w:r w:rsidRPr="00203244">
        <w:t>, в отношении которых получено согласие субъекта персональных данных и направлено уведомление об осуществлении [</w:t>
      </w:r>
      <w:r w:rsidRPr="00203244">
        <w:rPr>
          <w:rStyle w:val="af3"/>
        </w:rPr>
        <w:t xml:space="preserve">указать наименование – </w:t>
      </w:r>
      <w:r w:rsidR="004859FF">
        <w:rPr>
          <w:rStyle w:val="af3"/>
        </w:rPr>
        <w:t>ПАО</w:t>
      </w:r>
      <w:r w:rsidRPr="00203244">
        <w:rPr>
          <w:rStyle w:val="af3"/>
        </w:rPr>
        <w:t xml:space="preserve"> «НК «РОСНЕФТЬ»/ОГ </w:t>
      </w:r>
      <w:r w:rsidR="004859FF">
        <w:rPr>
          <w:rStyle w:val="af3"/>
        </w:rPr>
        <w:t>ПАО</w:t>
      </w:r>
      <w:r w:rsidRPr="00203244">
        <w:rPr>
          <w:rStyle w:val="af3"/>
        </w:rPr>
        <w:t> «НК «РОСНЕФТЬ»</w:t>
      </w:r>
      <w:r w:rsidRPr="00203244">
        <w:t>]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любой из частей заявки на участие в [</w:t>
      </w:r>
      <w:r w:rsidR="00BE572D" w:rsidRPr="00203244">
        <w:rPr>
          <w:rStyle w:val="af3"/>
        </w:rPr>
        <w:t xml:space="preserve">указать </w:t>
      </w:r>
      <w:r w:rsidRPr="00203244">
        <w:rPr>
          <w:rStyle w:val="af3"/>
        </w:rPr>
        <w:t>способ закупки</w:t>
      </w:r>
      <w:r w:rsidRPr="00203244">
        <w:t xml:space="preserve">] на </w:t>
      </w:r>
      <w:r w:rsidR="005D397B" w:rsidRPr="00203244">
        <w:t>[</w:t>
      </w:r>
      <w:r w:rsidR="005D397B" w:rsidRPr="00203244">
        <w:rPr>
          <w:rStyle w:val="af3"/>
        </w:rPr>
        <w:t xml:space="preserve">указать предмет </w:t>
      </w:r>
      <w:r w:rsidR="00B71713" w:rsidRPr="00203244">
        <w:rPr>
          <w:rStyle w:val="af3"/>
        </w:rPr>
        <w:t>закупки</w:t>
      </w:r>
      <w:r w:rsidR="005D397B" w:rsidRPr="00203244">
        <w:t>]</w:t>
      </w:r>
      <w:r w:rsidRPr="00203244">
        <w:t>.</w:t>
      </w:r>
    </w:p>
    <w:p w:rsidR="00C23712" w:rsidRPr="00203244" w:rsidRDefault="00C23712" w:rsidP="00C23712">
      <w:pPr>
        <w:spacing w:after="120"/>
      </w:pPr>
      <w:r w:rsidRPr="00203244">
        <w:t>Перечень действий с персональными данными, в отношении которых получены согласия субъектов персональных данных, упомянутых в любой из частей заявки на участие в [</w:t>
      </w:r>
      <w:r w:rsidR="00BE572D" w:rsidRPr="00203244">
        <w:rPr>
          <w:rStyle w:val="af3"/>
        </w:rPr>
        <w:t>указать</w:t>
      </w:r>
      <w:r w:rsidR="00BE572D" w:rsidRPr="00203244" w:rsidDel="00BE572D">
        <w:rPr>
          <w:rStyle w:val="af3"/>
        </w:rPr>
        <w:t xml:space="preserve"> </w:t>
      </w:r>
      <w:r w:rsidRPr="00203244">
        <w:rPr>
          <w:rStyle w:val="af3"/>
        </w:rPr>
        <w:t>способ закупки</w:t>
      </w:r>
      <w:r w:rsidRPr="00203244">
        <w:t xml:space="preserve">] на </w:t>
      </w:r>
      <w:r w:rsidR="005D397B" w:rsidRPr="00203244">
        <w:t>[</w:t>
      </w:r>
      <w:r w:rsidR="005D397B" w:rsidRPr="00203244">
        <w:rPr>
          <w:rStyle w:val="af3"/>
        </w:rPr>
        <w:t xml:space="preserve">указать предмет </w:t>
      </w:r>
      <w:r w:rsidR="00B71713" w:rsidRPr="00203244">
        <w:rPr>
          <w:rStyle w:val="af3"/>
        </w:rPr>
        <w:t>закупки</w:t>
      </w:r>
      <w:del w:id="1356" w:author="Rinat Gub" w:date="2022-12-06T13:44:00Z">
        <w:r w:rsidR="00B71713" w:rsidRPr="00203244">
          <w:delText>]</w:delText>
        </w:r>
        <w:r w:rsidR="00B71713" w:rsidRPr="00203244" w:rsidDel="005D397B">
          <w:delText xml:space="preserve"> </w:delText>
        </w:r>
        <w:r w:rsidR="00B71713" w:rsidRPr="00203244">
          <w:delText>,</w:delText>
        </w:r>
      </w:del>
      <w:ins w:id="1357" w:author="Rinat Gub" w:date="2022-12-06T13:44:00Z">
        <w:r w:rsidR="005D397B" w:rsidRPr="00203244">
          <w:t>]</w:t>
        </w:r>
        <w:r w:rsidRPr="00203244">
          <w:t>,</w:t>
        </w:r>
      </w:ins>
      <w:r w:rsidRPr="00203244">
        <w:t xml:space="preserve">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</w:t>
      </w:r>
      <w:r w:rsidR="006F647E">
        <w:br/>
      </w:r>
      <w:r w:rsidRPr="00203244">
        <w:lastRenderedPageBreak/>
        <w:t>152-ФЗ, а также на передачу такой информации третьим лицам, в случаях, установленных действующим законодательством, и в случаях, когда [</w:t>
      </w:r>
      <w:r w:rsidRPr="00203244">
        <w:rPr>
          <w:rStyle w:val="af3"/>
        </w:rPr>
        <w:t xml:space="preserve">указать наименование – </w:t>
      </w:r>
      <w:r w:rsidR="00BB69B4">
        <w:rPr>
          <w:rStyle w:val="af3"/>
        </w:rPr>
        <w:br/>
      </w:r>
      <w:r w:rsidR="004859FF">
        <w:rPr>
          <w:rStyle w:val="af3"/>
        </w:rPr>
        <w:t>ПАО</w:t>
      </w:r>
      <w:r w:rsidRPr="00203244">
        <w:rPr>
          <w:rStyle w:val="af3"/>
        </w:rPr>
        <w:t xml:space="preserve"> «НК «РОСНЕФТЬ»/ОГ </w:t>
      </w:r>
      <w:r w:rsidR="004859FF">
        <w:rPr>
          <w:rStyle w:val="af3"/>
        </w:rPr>
        <w:t>ПАО</w:t>
      </w:r>
      <w:r w:rsidRPr="00203244">
        <w:rPr>
          <w:rStyle w:val="af3"/>
        </w:rPr>
        <w:t> «НК «РОСНЕФТЬ»</w:t>
      </w:r>
      <w:r w:rsidRPr="00203244">
        <w:t xml:space="preserve">] выступает для третьих лиц, которым передаются персональные данные, </w:t>
      </w:r>
      <w:r w:rsidR="001A4EC8" w:rsidRPr="00203244">
        <w:t>Организатор</w:t>
      </w:r>
      <w:r w:rsidRPr="00203244">
        <w:t>ом закупки.</w:t>
      </w:r>
    </w:p>
    <w:p w:rsidR="000511CA" w:rsidRPr="00203244" w:rsidRDefault="000511CA" w:rsidP="000511CA">
      <w:pPr>
        <w:spacing w:after="120"/>
        <w:ind w:firstLine="709"/>
      </w:pPr>
      <w:r w:rsidRPr="00203244">
        <w:t>Условием прекращения обработки персональных данных является получение [</w:t>
      </w:r>
      <w:r w:rsidRPr="008771AF">
        <w:rPr>
          <w:rStyle w:val="af3"/>
          <w:i w:val="0"/>
        </w:rPr>
        <w:t xml:space="preserve">указать наименование – </w:t>
      </w:r>
      <w:r w:rsidR="004859FF" w:rsidRPr="008771AF">
        <w:rPr>
          <w:rStyle w:val="af3"/>
          <w:i w:val="0"/>
        </w:rPr>
        <w:t>ПАО</w:t>
      </w:r>
      <w:r w:rsidRPr="008771AF">
        <w:rPr>
          <w:rStyle w:val="af3"/>
          <w:i w:val="0"/>
        </w:rPr>
        <w:t xml:space="preserve"> «НК «РОСНЕФТЬ»/ОГ </w:t>
      </w:r>
      <w:r w:rsidR="004859FF" w:rsidRPr="008771AF">
        <w:rPr>
          <w:rStyle w:val="af3"/>
          <w:i w:val="0"/>
        </w:rPr>
        <w:t>ПАО</w:t>
      </w:r>
      <w:r w:rsidRPr="008771AF">
        <w:rPr>
          <w:rStyle w:val="af3"/>
          <w:i w:val="0"/>
        </w:rPr>
        <w:t> «НК «РОСНЕФТЬ</w:t>
      </w:r>
      <w:r w:rsidRPr="00203244">
        <w:rPr>
          <w:i/>
          <w:rPrChange w:id="1358" w:author="Rinat Gub" w:date="2022-12-06T13:44:00Z">
            <w:rPr>
              <w:rStyle w:val="af3"/>
              <w:i w:val="0"/>
            </w:rPr>
          </w:rPrChange>
        </w:rPr>
        <w:t>»</w:t>
      </w:r>
      <w:r w:rsidRPr="00203244">
        <w:t>] письменного уведомления об отзыве согласия на обработку персональных данных.</w:t>
      </w:r>
    </w:p>
    <w:p w:rsidR="00C23712" w:rsidRPr="00203244" w:rsidRDefault="00C23712" w:rsidP="00C23712">
      <w:pPr>
        <w:spacing w:after="120"/>
      </w:pPr>
      <w:r w:rsidRPr="00203244">
        <w:t xml:space="preserve">Настоящее подтверждение действует со дня его подписания в течение </w:t>
      </w:r>
      <w:r w:rsidR="001A366F">
        <w:t>10</w:t>
      </w:r>
      <w:r w:rsidR="001A366F" w:rsidRPr="00203244">
        <w:t xml:space="preserve"> </w:t>
      </w:r>
      <w:r w:rsidRPr="00203244">
        <w:t xml:space="preserve">лет (либо до дня его отзыва субъектом персональных данных </w:t>
      </w:r>
      <w:r w:rsidR="00512F4A" w:rsidRPr="00203244">
        <w:t>способом, указанным выше</w:t>
      </w:r>
      <w:r w:rsidRPr="00203244">
        <w:t>).</w:t>
      </w:r>
    </w:p>
    <w:p w:rsidR="00C23712" w:rsidRPr="00203244" w:rsidRDefault="00C23712" w:rsidP="00C23712"/>
    <w:p w:rsidR="00C23712" w:rsidRPr="00203244" w:rsidRDefault="00C23712" w:rsidP="00C23712">
      <w:r w:rsidRPr="00203244">
        <w:t xml:space="preserve"> «___» ______________ 20</w:t>
      </w:r>
      <w:r w:rsidR="00527C22">
        <w:t>__</w:t>
      </w:r>
      <w:r w:rsidRPr="00203244">
        <w:t xml:space="preserve"> г. _________________ (_________)</w:t>
      </w:r>
    </w:p>
    <w:p w:rsidR="00C23712" w:rsidRPr="00203244" w:rsidRDefault="00512F4A" w:rsidP="00C23712">
      <w:pPr>
        <w:rPr>
          <w:sz w:val="20"/>
          <w:szCs w:val="22"/>
          <w:vertAlign w:val="superscript"/>
        </w:rPr>
        <w:pPrChange w:id="1359" w:author="Rinat Gub" w:date="2022-12-06T13:44:00Z">
          <w:pPr>
            <w:ind w:firstLine="709"/>
          </w:pPr>
        </w:pPrChange>
      </w:pPr>
      <w:r w:rsidRPr="00203244">
        <w:rPr>
          <w:sz w:val="20"/>
          <w:szCs w:val="22"/>
          <w:vertAlign w:val="superscript"/>
        </w:rPr>
        <w:t xml:space="preserve"> </w:t>
      </w:r>
      <w:r w:rsidR="00C23712" w:rsidRPr="00203244">
        <w:rPr>
          <w:sz w:val="20"/>
          <w:szCs w:val="22"/>
          <w:vertAlign w:val="superscript"/>
        </w:rPr>
        <w:t xml:space="preserve">М.П. </w:t>
      </w:r>
      <w:r w:rsidR="00C23712" w:rsidRPr="00203244">
        <w:rPr>
          <w:sz w:val="20"/>
          <w:szCs w:val="22"/>
          <w:vertAlign w:val="superscript"/>
        </w:rPr>
        <w:tab/>
      </w:r>
      <w:r w:rsidR="00C23712" w:rsidRPr="00203244">
        <w:rPr>
          <w:sz w:val="20"/>
          <w:szCs w:val="22"/>
          <w:vertAlign w:val="superscript"/>
        </w:rPr>
        <w:tab/>
      </w:r>
      <w:r w:rsidR="00C23712" w:rsidRPr="00203244">
        <w:rPr>
          <w:sz w:val="20"/>
          <w:szCs w:val="22"/>
          <w:vertAlign w:val="superscript"/>
        </w:rPr>
        <w:tab/>
      </w:r>
      <w:r w:rsidR="00C23712" w:rsidRPr="00203244">
        <w:rPr>
          <w:sz w:val="20"/>
          <w:szCs w:val="22"/>
          <w:vertAlign w:val="superscript"/>
        </w:rPr>
        <w:tab/>
      </w:r>
      <w:r w:rsidR="00C23712" w:rsidRPr="00203244">
        <w:rPr>
          <w:sz w:val="20"/>
          <w:szCs w:val="22"/>
          <w:vertAlign w:val="superscript"/>
        </w:rPr>
        <w:tab/>
      </w:r>
      <w:r w:rsidR="00C23712" w:rsidRPr="00203244">
        <w:rPr>
          <w:sz w:val="20"/>
          <w:szCs w:val="22"/>
          <w:vertAlign w:val="superscript"/>
        </w:rPr>
        <w:tab/>
        <w:t xml:space="preserve">(подпись) </w:t>
      </w:r>
      <w:r w:rsidR="00C23712" w:rsidRPr="00203244">
        <w:rPr>
          <w:sz w:val="20"/>
          <w:szCs w:val="22"/>
          <w:vertAlign w:val="superscript"/>
        </w:rPr>
        <w:tab/>
      </w:r>
      <w:r w:rsidR="00C23712" w:rsidRPr="00203244">
        <w:rPr>
          <w:sz w:val="20"/>
          <w:szCs w:val="22"/>
          <w:vertAlign w:val="superscript"/>
        </w:rPr>
        <w:tab/>
        <w:t>ФИО</w:t>
      </w:r>
    </w:p>
    <w:p w:rsidR="00C23712" w:rsidRPr="00203244" w:rsidRDefault="00C23712" w:rsidP="00C23712">
      <w:pPr>
        <w:rPr>
          <w:szCs w:val="22"/>
        </w:rPr>
      </w:pPr>
    </w:p>
    <w:p w:rsidR="00C23712" w:rsidRPr="00203244" w:rsidRDefault="00C23712" w:rsidP="00C23712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7627AD" w:rsidRPr="00203244" w:rsidRDefault="007627AD" w:rsidP="007627AD">
      <w:pPr>
        <w:ind w:firstLine="0"/>
        <w:rPr>
          <w:b/>
        </w:rPr>
      </w:pPr>
    </w:p>
    <w:p w:rsidR="00C23712" w:rsidRPr="00203244" w:rsidRDefault="00C23712" w:rsidP="007627AD">
      <w:pPr>
        <w:ind w:firstLine="0"/>
        <w:rPr>
          <w:b/>
        </w:rPr>
      </w:pPr>
      <w:r w:rsidRPr="00203244">
        <w:rPr>
          <w:b/>
        </w:rPr>
        <w:t>Инструкция по заполнению</w:t>
      </w:r>
    </w:p>
    <w:p w:rsidR="00C834B7" w:rsidRPr="00203244" w:rsidRDefault="00AE7127" w:rsidP="00013B69">
      <w:pPr>
        <w:pStyle w:val="afa"/>
        <w:numPr>
          <w:ilvl w:val="0"/>
          <w:numId w:val="23"/>
        </w:numPr>
        <w:tabs>
          <w:tab w:val="clear" w:pos="1134"/>
        </w:tabs>
        <w:ind w:left="284" w:hanging="284"/>
        <w:jc w:val="both"/>
        <w:pPrChange w:id="1360" w:author="Rinat Gub" w:date="2022-12-06T13:44:00Z">
          <w:pPr>
            <w:pStyle w:val="afa"/>
            <w:numPr>
              <w:numId w:val="90"/>
            </w:numPr>
            <w:tabs>
              <w:tab w:val="clear" w:pos="1134"/>
            </w:tabs>
            <w:ind w:left="1287" w:hanging="360"/>
            <w:jc w:val="both"/>
          </w:pPr>
        </w:pPrChange>
      </w:pPr>
      <w:r w:rsidRPr="00203244">
        <w:t>Ф</w:t>
      </w:r>
      <w:r w:rsidR="005D397B" w:rsidRPr="00203244">
        <w:t>орма является приложением к форме 5 «Сведения о кадровых ресурсах», которая включается в квалификационную часть заявки.</w:t>
      </w:r>
    </w:p>
    <w:p w:rsidR="00C834B7" w:rsidRPr="00203244" w:rsidRDefault="003478A5" w:rsidP="00013B69">
      <w:pPr>
        <w:pStyle w:val="afa"/>
        <w:numPr>
          <w:ilvl w:val="0"/>
          <w:numId w:val="23"/>
        </w:numPr>
        <w:tabs>
          <w:tab w:val="clear" w:pos="1134"/>
        </w:tabs>
        <w:ind w:left="284" w:hanging="284"/>
        <w:jc w:val="both"/>
        <w:pPrChange w:id="1361" w:author="Rinat Gub" w:date="2022-12-06T13:44:00Z">
          <w:pPr>
            <w:pStyle w:val="afa"/>
            <w:numPr>
              <w:numId w:val="90"/>
            </w:numPr>
            <w:tabs>
              <w:tab w:val="clear" w:pos="1134"/>
            </w:tabs>
            <w:ind w:left="1287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886001" w:rsidP="00013B69">
      <w:pPr>
        <w:pStyle w:val="afa"/>
        <w:numPr>
          <w:ilvl w:val="0"/>
          <w:numId w:val="23"/>
        </w:numPr>
        <w:tabs>
          <w:tab w:val="clear" w:pos="1134"/>
        </w:tabs>
        <w:ind w:left="284" w:hanging="284"/>
        <w:jc w:val="both"/>
        <w:pPrChange w:id="1362" w:author="Rinat Gub" w:date="2022-12-06T13:44:00Z">
          <w:pPr>
            <w:pStyle w:val="afa"/>
            <w:numPr>
              <w:numId w:val="90"/>
            </w:numPr>
            <w:tabs>
              <w:tab w:val="clear" w:pos="1134"/>
            </w:tabs>
            <w:ind w:left="1287" w:hanging="360"/>
            <w:jc w:val="both"/>
          </w:pPr>
        </w:pPrChange>
      </w:pPr>
      <w:r w:rsidRPr="00203244">
        <w:t>Участник закупки указывает в форме наименование, адрес мест</w:t>
      </w:r>
      <w:r w:rsidR="003478A5" w:rsidRPr="00203244">
        <w:t xml:space="preserve">а </w:t>
      </w:r>
      <w:r w:rsidRPr="00203244">
        <w:t>нахождения, фактический адрес, номер свидетельства о регистрации (для юридических лиц, индивидуальных предпринимателей) либо реквизит документа, удостоверяющего личность, адрес регистрации, дату рождения, ИНН при наличии (для физических лиц).</w:t>
      </w:r>
    </w:p>
    <w:p w:rsidR="00C834B7" w:rsidRPr="00203244" w:rsidRDefault="005B3DC6" w:rsidP="00013B69">
      <w:pPr>
        <w:pStyle w:val="afa"/>
        <w:numPr>
          <w:ilvl w:val="0"/>
          <w:numId w:val="23"/>
        </w:numPr>
        <w:tabs>
          <w:tab w:val="clear" w:pos="1134"/>
        </w:tabs>
        <w:ind w:left="284" w:hanging="284"/>
        <w:jc w:val="both"/>
        <w:pPrChange w:id="1363" w:author="Rinat Gub" w:date="2022-12-06T13:44:00Z">
          <w:pPr>
            <w:pStyle w:val="afa"/>
            <w:numPr>
              <w:numId w:val="90"/>
            </w:numPr>
            <w:tabs>
              <w:tab w:val="clear" w:pos="1134"/>
            </w:tabs>
            <w:ind w:left="1287" w:hanging="360"/>
            <w:jc w:val="both"/>
          </w:pPr>
        </w:pPrChange>
      </w:pPr>
      <w:r w:rsidRPr="00203244">
        <w:t xml:space="preserve">Форма должна быть подписана и </w:t>
      </w:r>
      <w:r w:rsidR="00693DAC" w:rsidRPr="00203244">
        <w:t xml:space="preserve">скреплена оттиском печати </w:t>
      </w:r>
      <w:r w:rsidR="00693DAC">
        <w:t>(при наличии)</w:t>
      </w:r>
      <w:r w:rsidR="00693DAC" w:rsidRPr="00203244">
        <w:t>.</w:t>
      </w:r>
    </w:p>
    <w:p w:rsidR="00B71713" w:rsidRPr="00203244" w:rsidRDefault="00B71713" w:rsidP="00013B69">
      <w:pPr>
        <w:pStyle w:val="afa"/>
        <w:numPr>
          <w:ilvl w:val="0"/>
          <w:numId w:val="23"/>
        </w:numPr>
        <w:tabs>
          <w:tab w:val="clear" w:pos="1134"/>
        </w:tabs>
        <w:ind w:left="284" w:hanging="284"/>
        <w:jc w:val="both"/>
        <w:pPrChange w:id="1364" w:author="Rinat Gub" w:date="2022-12-06T13:44:00Z">
          <w:pPr>
            <w:pStyle w:val="afa"/>
            <w:numPr>
              <w:numId w:val="90"/>
            </w:numPr>
            <w:tabs>
              <w:tab w:val="clear" w:pos="1134"/>
            </w:tabs>
            <w:ind w:left="1287" w:hanging="360"/>
            <w:jc w:val="both"/>
          </w:pPr>
        </w:pPrChange>
      </w:pPr>
      <w:r w:rsidRPr="00203244">
        <w:t>Данная форма заполняется в том случае, если Участником закупки является юридическое лицо / индивидуальный предприниматель</w:t>
      </w:r>
      <w:r w:rsidR="00ED44C7">
        <w:t xml:space="preserve"> (в отношении персональных данных работников Участника закупки)</w:t>
      </w:r>
      <w:r w:rsidRPr="00203244">
        <w:t>.</w:t>
      </w:r>
    </w:p>
    <w:p w:rsidR="000664AC" w:rsidRPr="00203244" w:rsidRDefault="000664AC">
      <w:pPr>
        <w:pStyle w:val="afa"/>
        <w:tabs>
          <w:tab w:val="clear" w:pos="1134"/>
        </w:tabs>
        <w:ind w:left="284"/>
        <w:jc w:val="both"/>
        <w:pPrChange w:id="1365" w:author="Rinat Gub" w:date="2022-12-06T13:44:00Z">
          <w:pPr/>
        </w:pPrChange>
      </w:pPr>
    </w:p>
    <w:p w:rsidR="00C23712" w:rsidRPr="00203244" w:rsidRDefault="00C23712" w:rsidP="00F972E1"/>
    <w:p w:rsidR="007627AD" w:rsidRPr="00203244" w:rsidRDefault="007627AD" w:rsidP="008D033A">
      <w:pPr>
        <w:pStyle w:val="-32"/>
        <w:sectPr w:rsidR="007627AD" w:rsidRPr="00203244" w:rsidSect="00694DD2">
          <w:headerReference w:type="even" r:id="rId36"/>
          <w:headerReference w:type="default" r:id="rId37"/>
          <w:footerReference w:type="default" r:id="rId38"/>
          <w:headerReference w:type="first" r:id="rId39"/>
          <w:footerReference w:type="first" r:id="rId40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  <w:bookmarkStart w:id="1389" w:name="_Ref391415703"/>
    </w:p>
    <w:p w:rsidR="00625DAC" w:rsidRPr="00570023" w:rsidRDefault="00B578FB" w:rsidP="008D033A">
      <w:pPr>
        <w:pStyle w:val="-32"/>
      </w:pPr>
      <w:bookmarkStart w:id="1390" w:name="_Toc392487699"/>
      <w:bookmarkStart w:id="1391" w:name="_Toc392489403"/>
      <w:bookmarkStart w:id="1392" w:name="_Toc392487714"/>
      <w:bookmarkStart w:id="1393" w:name="_Toc392489418"/>
      <w:r w:rsidRPr="00203244">
        <w:lastRenderedPageBreak/>
        <w:t xml:space="preserve">Техническое предложение на </w:t>
      </w:r>
      <w:del w:id="1394" w:author="Rinat Gub" w:date="2022-12-06T13:44:00Z">
        <w:r w:rsidR="004A28FA" w:rsidRPr="00203244">
          <w:delText>выполнение работ</w:delText>
        </w:r>
      </w:del>
      <w:bookmarkEnd w:id="1313"/>
      <w:bookmarkEnd w:id="1392"/>
      <w:bookmarkEnd w:id="1393"/>
      <w:ins w:id="1395" w:author="Rinat Gub" w:date="2022-12-06T13:44:00Z">
        <w:r w:rsidRPr="00203244">
          <w:t>поставку товаров</w:t>
        </w:r>
        <w:r w:rsidR="00895A6D" w:rsidRPr="00203244">
          <w:t xml:space="preserve"> (в форме согласия с техническим заданием)</w:t>
        </w:r>
        <w:bookmarkEnd w:id="1389"/>
        <w:bookmarkEnd w:id="1390"/>
        <w:bookmarkEnd w:id="1391"/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C834B7" w:rsidRPr="00203244" w:rsidRDefault="00B578FB">
      <w:pPr>
        <w:spacing w:before="120"/>
        <w:ind w:firstLine="0"/>
      </w:pPr>
      <w:r w:rsidRPr="00203244">
        <w:t>Форма</w:t>
      </w:r>
      <w:r w:rsidRPr="00203244">
        <w:rPr>
          <w:noProof/>
        </w:rPr>
        <w:t xml:space="preserve"> </w:t>
      </w:r>
      <w:r w:rsidR="00F1005B" w:rsidRPr="00203244">
        <w:rPr>
          <w:noProof/>
        </w:rPr>
        <w:t>8</w:t>
      </w:r>
    </w:p>
    <w:p w:rsidR="00B578FB" w:rsidRPr="00203244" w:rsidRDefault="00B578FB" w:rsidP="00B578FB">
      <w:pPr>
        <w:spacing w:before="120"/>
      </w:pPr>
    </w:p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203244" w:rsidRDefault="00075F3C" w:rsidP="00075F3C">
      <w:pPr>
        <w:ind w:firstLine="0"/>
        <w:rPr>
          <w:rPrChange w:id="1396" w:author="Rinat Gub" w:date="2022-12-06T13:44:00Z">
            <w:rPr>
              <w:rStyle w:val="af3"/>
            </w:rPr>
          </w:rPrChange>
        </w:rPr>
        <w:pPrChange w:id="1397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203244">
        <w:t xml:space="preserve">Номер </w:t>
      </w:r>
      <w:r w:rsidR="00881A54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 xml:space="preserve">а : </w:t>
      </w:r>
      <w:del w:id="1398" w:author="Rinat Gub" w:date="2022-12-06T13:44:00Z"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  <w:ins w:id="1399" w:author="Rinat Gub" w:date="2022-12-06T13:44:00Z"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  <w:r w:rsidRPr="00203244">
          <w:rPr>
            <w:rStyle w:val="af3"/>
          </w:rPr>
          <w:t xml:space="preserve">указать номер </w:t>
        </w:r>
        <w:r w:rsidR="00881A54">
          <w:rPr>
            <w:rStyle w:val="af3"/>
          </w:rPr>
          <w:t xml:space="preserve">лота </w:t>
        </w:r>
        <w:r w:rsidRPr="00203244">
          <w:rPr>
            <w:rStyle w:val="af3"/>
          </w:rPr>
          <w:t xml:space="preserve">и наименование предмета </w:t>
        </w:r>
        <w:r w:rsidR="0016112C" w:rsidRPr="00203244">
          <w:rPr>
            <w:rStyle w:val="af3"/>
          </w:rPr>
          <w:t>Договор</w:t>
        </w:r>
        <w:r w:rsidR="006F647E">
          <w:rPr>
            <w:rStyle w:val="af3"/>
          </w:rPr>
          <w:t>а</w:t>
        </w:r>
        <w:r w:rsidRPr="00203244">
          <w:t>]</w:t>
        </w:r>
        <w:r w:rsidR="00B90648" w:rsidRPr="00203244">
          <w:t>.</w:t>
        </w:r>
      </w:ins>
    </w:p>
    <w:p w:rsidR="00B578FB" w:rsidRPr="00203244" w:rsidRDefault="00B578FB" w:rsidP="00B578FB">
      <w:pPr>
        <w:pStyle w:val="afff"/>
        <w:pPrChange w:id="1400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203244">
        <w:t>Техническое предложение</w:t>
      </w:r>
    </w:p>
    <w:p w:rsidR="00A124DC" w:rsidRPr="00027B63" w:rsidRDefault="00027B63" w:rsidP="00027B63">
      <w:pPr>
        <w:tabs>
          <w:tab w:val="clear" w:pos="1134"/>
        </w:tabs>
        <w:ind w:firstLine="0"/>
        <w:jc w:val="right"/>
        <w:rPr>
          <w:spacing w:val="-10"/>
        </w:rPr>
      </w:pPr>
      <w:r w:rsidRPr="00027B63">
        <w:rPr>
          <w:rStyle w:val="af3"/>
          <w:i w:val="0"/>
          <w:shd w:val="clear" w:color="auto" w:fill="FFFFFF" w:themeFill="background1"/>
        </w:rPr>
        <w:t>[</w:t>
      </w:r>
      <w:r w:rsidRPr="003926A5">
        <w:rPr>
          <w:rStyle w:val="af3"/>
        </w:rPr>
        <w:t xml:space="preserve">указать наименование </w:t>
      </w:r>
      <w:r w:rsidR="00017663" w:rsidRPr="003926A5">
        <w:rPr>
          <w:rStyle w:val="af3"/>
        </w:rPr>
        <w:t>Организации</w:t>
      </w:r>
      <w:r w:rsidRPr="003926A5">
        <w:rPr>
          <w:rStyle w:val="af3"/>
        </w:rPr>
        <w:t>, котор</w:t>
      </w:r>
      <w:r w:rsidR="00017663" w:rsidRPr="003926A5">
        <w:rPr>
          <w:rStyle w:val="af3"/>
        </w:rPr>
        <w:t>ая</w:t>
      </w:r>
      <w:r w:rsidRPr="003926A5">
        <w:rPr>
          <w:rStyle w:val="af3"/>
        </w:rPr>
        <w:t xml:space="preserve"> будет заключать договор или направлять Акцепт</w:t>
      </w:r>
      <w:r w:rsidRPr="00027B63">
        <w:rPr>
          <w:rStyle w:val="af3"/>
          <w:i w:val="0"/>
          <w:shd w:val="clear" w:color="auto" w:fill="FFFFFF" w:themeFill="background1"/>
        </w:rPr>
        <w:t>]</w:t>
      </w:r>
    </w:p>
    <w:p w:rsidR="00A124DC" w:rsidRPr="00A124DC" w:rsidRDefault="00A124DC" w:rsidP="00A124DC">
      <w:pPr>
        <w:tabs>
          <w:tab w:val="clear" w:pos="1134"/>
        </w:tabs>
        <w:ind w:right="-1"/>
        <w:jc w:val="right"/>
        <w:rPr>
          <w:szCs w:val="24"/>
          <w:vertAlign w:val="superscript"/>
        </w:rPr>
      </w:pPr>
      <w:r w:rsidRPr="00A124DC">
        <w:rPr>
          <w:szCs w:val="24"/>
          <w:vertAlign w:val="superscript"/>
        </w:rPr>
        <w:t>(наименование организации)</w:t>
      </w:r>
    </w:p>
    <w:p w:rsidR="00B578FB" w:rsidRPr="00203244" w:rsidRDefault="00B578FB" w:rsidP="00B578FB"/>
    <w:p w:rsidR="00B578FB" w:rsidRPr="00203244" w:rsidRDefault="00B578FB" w:rsidP="00027B63">
      <w:pPr>
        <w:tabs>
          <w:tab w:val="right" w:pos="9639"/>
        </w:tabs>
        <w:ind w:firstLine="0"/>
      </w:pPr>
      <w:r w:rsidRPr="00203244">
        <w:t>«_____»_______________ года</w:t>
      </w:r>
      <w:r w:rsidRPr="00203244">
        <w:tab/>
      </w:r>
      <w:r w:rsidRPr="00203244">
        <w:rPr>
          <w:b/>
        </w:rPr>
        <w:t>№</w:t>
      </w:r>
      <w:r w:rsidRPr="00203244">
        <w:t>________________</w:t>
      </w:r>
    </w:p>
    <w:p w:rsidR="00B578FB" w:rsidRPr="00203244" w:rsidRDefault="00B578FB" w:rsidP="00B578FB"/>
    <w:p w:rsidR="00C834B7" w:rsidRPr="00203244" w:rsidRDefault="00B578FB">
      <w:pPr>
        <w:ind w:firstLine="0"/>
        <w:pPrChange w:id="1401" w:author="Rinat Gub" w:date="2022-12-06T13:44:00Z">
          <w:pPr/>
        </w:pPrChange>
      </w:pPr>
      <w:r w:rsidRPr="00203244">
        <w:t xml:space="preserve">Изучив </w:t>
      </w:r>
      <w:r w:rsidR="00984334" w:rsidRPr="00203244">
        <w:t xml:space="preserve">Извещение </w:t>
      </w:r>
      <w:r w:rsidR="000B2939" w:rsidRPr="00203244">
        <w:t xml:space="preserve">и </w:t>
      </w:r>
      <w:r w:rsidR="00984334" w:rsidRPr="00203244">
        <w:t xml:space="preserve">Документацию </w:t>
      </w:r>
      <w:r w:rsidR="0051292E" w:rsidRPr="00203244">
        <w:t>о закупке</w:t>
      </w:r>
      <w:r w:rsidRPr="00203244">
        <w:t>, [</w:t>
      </w:r>
      <w:r w:rsidR="000B2939" w:rsidRPr="00E47DA6">
        <w:rPr>
          <w:rPrChange w:id="1402" w:author="Rinat Gub" w:date="2022-12-06T13:44:00Z">
            <w:rPr>
              <w:rStyle w:val="af3"/>
            </w:rPr>
          </w:rPrChange>
        </w:rPr>
        <w:t xml:space="preserve">указать способ официального размещения, дату и номер Извещения, например: «размещенное в ЕИС на сайте в сети Интернет по адресу </w:t>
      </w:r>
      <w:r w:rsidR="000B2939" w:rsidRPr="00E47DA6">
        <w:rPr>
          <w:rPrChange w:id="1403" w:author="Rinat Gub" w:date="2022-12-06T13:44:00Z">
            <w:rPr>
              <w:rStyle w:val="ac"/>
            </w:rPr>
          </w:rPrChange>
        </w:rPr>
        <w:t>http://</w:t>
      </w:r>
      <w:r w:rsidR="000E5AC8">
        <w:fldChar w:fldCharType="begin"/>
      </w:r>
      <w:r w:rsidR="000E5AC8">
        <w:instrText xml:space="preserve"> HYPERLINK "http://www.zakupki.gov.ru" </w:instrText>
      </w:r>
      <w:r w:rsidR="000E5AC8">
        <w:fldChar w:fldCharType="separate"/>
      </w:r>
      <w:r w:rsidR="000B2939" w:rsidRPr="00A901B3">
        <w:rPr>
          <w:rStyle w:val="ac"/>
        </w:rPr>
        <w:t>www.zakupki.gov.ru</w:t>
      </w:r>
      <w:r w:rsidR="000E5AC8">
        <w:rPr>
          <w:rStyle w:val="ac"/>
        </w:rPr>
        <w:fldChar w:fldCharType="end"/>
      </w:r>
      <w:r w:rsidR="000B2939" w:rsidRPr="00A901B3">
        <w:rPr>
          <w:rStyle w:val="af3"/>
          <w:szCs w:val="22"/>
        </w:rPr>
        <w:t xml:space="preserve"> (при проведении закупки в интересах Заказчиков, подпадающих под действие Закона 223-ФЗ) за №_____ от «__» ______ 20</w:t>
      </w:r>
      <w:r w:rsidR="00B72D56">
        <w:rPr>
          <w:rStyle w:val="af3"/>
          <w:szCs w:val="22"/>
        </w:rPr>
        <w:t>__</w:t>
      </w:r>
      <w:r w:rsidR="000B2939" w:rsidRPr="00A901B3">
        <w:rPr>
          <w:rStyle w:val="af3"/>
          <w:szCs w:val="22"/>
        </w:rPr>
        <w:t xml:space="preserve"> г.»/размещенное на сайте </w:t>
      </w:r>
      <w:r w:rsidR="00BB69B4">
        <w:rPr>
          <w:rStyle w:val="af3"/>
          <w:szCs w:val="22"/>
        </w:rPr>
        <w:br/>
      </w:r>
      <w:r w:rsidR="004859FF" w:rsidRPr="00A901B3">
        <w:rPr>
          <w:rStyle w:val="af3"/>
          <w:szCs w:val="22"/>
        </w:rPr>
        <w:t>ПАО</w:t>
      </w:r>
      <w:r w:rsidR="000B2939" w:rsidRPr="00A901B3">
        <w:rPr>
          <w:rStyle w:val="af3"/>
          <w:szCs w:val="22"/>
        </w:rPr>
        <w:t xml:space="preserve"> «НК «Роснефть» (при проведении закупки в интересах Заказчиков, не подпадающих под действие Закона 223-ФЗ</w:t>
      </w:r>
      <w:r w:rsidR="000B2939" w:rsidRPr="00203244">
        <w:t>),</w:t>
      </w:r>
      <w:r w:rsidR="000B2939" w:rsidRPr="00203244">
        <w:rPr>
          <w:rStyle w:val="af3"/>
          <w:bCs/>
          <w:iCs/>
          <w:shd w:val="clear" w:color="auto" w:fill="FFFFFF" w:themeFill="background1"/>
        </w:rPr>
        <w:t xml:space="preserve"> </w:t>
      </w:r>
      <w:r w:rsidR="000B2939" w:rsidRPr="00203244">
        <w:rPr>
          <w:shd w:val="clear" w:color="auto" w:fill="FFFFFF" w:themeFill="background1"/>
        </w:rPr>
        <w:t>[</w:t>
      </w:r>
      <w:r w:rsidR="000B2939" w:rsidRPr="00203244">
        <w:rPr>
          <w:rStyle w:val="af3"/>
          <w:bCs/>
          <w:iCs/>
        </w:rPr>
        <w:t xml:space="preserve">указать номер и наименование предмета </w:t>
      </w:r>
      <w:r w:rsidR="0016112C" w:rsidRPr="00203244">
        <w:rPr>
          <w:rStyle w:val="af3"/>
          <w:bCs/>
          <w:iCs/>
        </w:rPr>
        <w:t>Договор</w:t>
      </w:r>
      <w:r w:rsidR="000B2939" w:rsidRPr="00203244">
        <w:rPr>
          <w:rStyle w:val="af3"/>
          <w:bCs/>
          <w:iCs/>
        </w:rPr>
        <w:t>а (лота)</w:t>
      </w:r>
      <w:r w:rsidRPr="00203244">
        <w:t>], и принимая установленные в них требования и условия закупк</w:t>
      </w:r>
      <w:r w:rsidR="005D4AF8" w:rsidRPr="00203244">
        <w:t>и</w:t>
      </w:r>
      <w:r w:rsidR="004F2FBE" w:rsidRPr="00203244">
        <w:t xml:space="preserve">, </w:t>
      </w:r>
    </w:p>
    <w:p w:rsidR="00C834B7" w:rsidRPr="00203244" w:rsidRDefault="005D4AF8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</w:t>
      </w:r>
      <w:r w:rsidR="004F2FBE" w:rsidRPr="00203244">
        <w:rPr>
          <w:i/>
          <w:iCs/>
          <w:color w:val="333399"/>
          <w:szCs w:val="22"/>
        </w:rPr>
        <w:t xml:space="preserve">указать </w:t>
      </w:r>
      <w:r w:rsidRPr="00203244">
        <w:rPr>
          <w:i/>
          <w:iCs/>
          <w:color w:val="333399"/>
          <w:szCs w:val="22"/>
        </w:rPr>
        <w:t>полное наименование Участника закупки с указанием организационно-правовой формы)</w:t>
      </w:r>
      <w:r w:rsidRPr="00203244">
        <w:t>,</w:t>
      </w:r>
      <w:r w:rsidR="004F2FBE" w:rsidRPr="00203244">
        <w:t xml:space="preserve"> </w:t>
      </w:r>
    </w:p>
    <w:p w:rsidR="00C834B7" w:rsidRPr="00203244" w:rsidRDefault="00B578FB">
      <w:pPr>
        <w:ind w:firstLine="0"/>
        <w:rPr>
          <w:i/>
          <w:iCs/>
          <w:color w:val="333399"/>
          <w:szCs w:val="22"/>
        </w:rPr>
      </w:pPr>
      <w:r w:rsidRPr="00203244">
        <w:t>расположенное по адресу</w:t>
      </w:r>
      <w:r w:rsidR="004F2FBE" w:rsidRPr="00203244" w:rsidDel="004F2FBE">
        <w:t xml:space="preserve"> </w:t>
      </w:r>
      <w:r w:rsidR="005D4AF8" w:rsidRPr="00203244">
        <w:rPr>
          <w:i/>
          <w:iCs/>
          <w:color w:val="333399"/>
          <w:szCs w:val="22"/>
        </w:rPr>
        <w:t>(</w:t>
      </w:r>
      <w:r w:rsidR="004F2FBE" w:rsidRPr="00203244">
        <w:rPr>
          <w:i/>
          <w:iCs/>
          <w:color w:val="333399"/>
          <w:szCs w:val="22"/>
        </w:rPr>
        <w:t xml:space="preserve">указать </w:t>
      </w:r>
      <w:r w:rsidR="00D642FF" w:rsidRPr="00203244">
        <w:rPr>
          <w:i/>
          <w:iCs/>
          <w:color w:val="333399"/>
          <w:szCs w:val="22"/>
        </w:rPr>
        <w:t>фактически</w:t>
      </w:r>
      <w:r w:rsidR="005D4AF8" w:rsidRPr="00203244">
        <w:rPr>
          <w:i/>
          <w:iCs/>
          <w:color w:val="333399"/>
          <w:szCs w:val="22"/>
        </w:rPr>
        <w:t>й адрес Участника закупки)</w:t>
      </w:r>
      <w:r w:rsidR="004F2FBE" w:rsidRPr="00203244">
        <w:t>,</w:t>
      </w:r>
    </w:p>
    <w:p w:rsidR="00C834B7" w:rsidRPr="00203244" w:rsidRDefault="00B578FB">
      <w:pPr>
        <w:ind w:firstLine="0"/>
        <w:pPrChange w:id="1404" w:author="Rinat Gub" w:date="2022-12-06T13:44:00Z">
          <w:pPr/>
        </w:pPrChange>
      </w:pPr>
      <w:r w:rsidRPr="00203244">
        <w:t xml:space="preserve">согласно </w:t>
      </w:r>
      <w:del w:id="1405" w:author="Rinat Gub" w:date="2022-12-06T13:44:00Z">
        <w:r w:rsidRPr="00203244">
          <w:delText>выполнить работы</w:delText>
        </w:r>
      </w:del>
      <w:ins w:id="1406" w:author="Rinat Gub" w:date="2022-12-06T13:44:00Z">
        <w:r w:rsidRPr="00203244">
          <w:t>поставить товар</w:t>
        </w:r>
      </w:ins>
      <w:r w:rsidRPr="00203244">
        <w:t xml:space="preserve"> в соответствии с предлагаемыми проектом </w:t>
      </w:r>
      <w:r w:rsidR="0016112C" w:rsidRPr="00203244">
        <w:t>Договор</w:t>
      </w:r>
      <w:r w:rsidRPr="00203244">
        <w:t xml:space="preserve">а </w:t>
      </w:r>
      <w:del w:id="1407" w:author="Rinat Gub" w:date="2022-12-06T13:44:00Z">
        <w:r w:rsidR="004E77B7" w:rsidRPr="00203244">
          <w:delText xml:space="preserve">(Блок </w:delText>
        </w:r>
        <w:r w:rsidR="004E77B7" w:rsidRPr="004E77B7">
          <w:delText>6</w:delText>
        </w:r>
        <w:r w:rsidR="004E77B7" w:rsidRPr="00203244">
          <w:delText xml:space="preserve"> «</w:delText>
        </w:r>
        <w:r w:rsidR="004E77B7">
          <w:delText>Проект Договора</w:delText>
        </w:r>
        <w:r w:rsidR="004E77B7" w:rsidRPr="00203244">
          <w:delText>»</w:delText>
        </w:r>
        <w:r w:rsidR="004E77B7">
          <w:delText>)</w:delText>
        </w:r>
        <w:r w:rsidR="004E77B7" w:rsidRPr="004E77B7">
          <w:delText>,</w:delText>
        </w:r>
        <w:r w:rsidRPr="00203244">
          <w:delText xml:space="preserve"> </w:delText>
        </w:r>
      </w:del>
      <w:r w:rsidRPr="00203244">
        <w:t>Техническим заданием (</w:t>
      </w:r>
      <w:r w:rsidR="00222BC6" w:rsidRPr="00203244">
        <w:t>Блок 7</w:t>
      </w:r>
      <w:r w:rsidR="00D374D8" w:rsidRPr="00203244">
        <w:t>«Техническое задание</w:t>
      </w:r>
      <w:del w:id="1408" w:author="Rinat Gub" w:date="2022-12-06T13:44:00Z">
        <w:r w:rsidR="00756F67" w:rsidRPr="00203244">
          <w:delText>»</w:delText>
        </w:r>
        <w:r w:rsidR="004E77B7">
          <w:delText>)</w:delText>
        </w:r>
      </w:del>
      <w:ins w:id="1409" w:author="Rinat Gub" w:date="2022-12-06T13:44:00Z">
        <w:r w:rsidR="00D374D8" w:rsidRPr="00203244">
          <w:t>»</w:t>
        </w:r>
        <w:r w:rsidRPr="00203244">
          <w:t>).</w:t>
        </w:r>
      </w:ins>
      <w:r w:rsidRPr="00203244">
        <w:t xml:space="preserve"> [</w:t>
      </w:r>
      <w:r w:rsidRPr="00203244">
        <w:rPr>
          <w:rStyle w:val="af3"/>
          <w:bCs/>
          <w:iCs/>
        </w:rPr>
        <w:t xml:space="preserve">могут быть указаны иные условия, с которыми должен согласиться </w:t>
      </w:r>
      <w:r w:rsidR="003127FF" w:rsidRPr="00203244">
        <w:rPr>
          <w:rStyle w:val="af3"/>
          <w:bCs/>
          <w:iCs/>
        </w:rPr>
        <w:t>Участник</w:t>
      </w:r>
      <w:r w:rsidR="005D4AF8" w:rsidRPr="00203244">
        <w:rPr>
          <w:rStyle w:val="af3"/>
          <w:bCs/>
          <w:iCs/>
        </w:rPr>
        <w:t xml:space="preserve"> </w:t>
      </w:r>
      <w:r w:rsidR="00C01361" w:rsidRPr="00203244">
        <w:rPr>
          <w:rStyle w:val="af3"/>
          <w:bCs/>
          <w:iCs/>
        </w:rPr>
        <w:t>закупки</w:t>
      </w:r>
      <w:r w:rsidRPr="00203244">
        <w:t>]</w:t>
      </w:r>
      <w:r w:rsidR="00CC7596" w:rsidRPr="00203244">
        <w:t>.</w:t>
      </w:r>
    </w:p>
    <w:p w:rsidR="00CC7596" w:rsidRPr="00203244" w:rsidRDefault="00CC7596" w:rsidP="00B578FB">
      <w:pPr>
        <w:rPr>
          <w:ins w:id="1410" w:author="Rinat Gub" w:date="2022-12-06T13:44:00Z"/>
        </w:rPr>
      </w:pPr>
      <w:ins w:id="1411" w:author="Rinat Gub" w:date="2022-12-06T13:44:00Z">
        <w:r w:rsidRPr="00203244">
          <w:t>Настоящее Техническое предложение имеет правовой статус оферты и действует в течение срока действия заявки, который составляет</w:t>
        </w:r>
        <w:r w:rsidR="005D4AF8" w:rsidRPr="00203244">
          <w:rPr>
            <w:i/>
          </w:rPr>
          <w:t xml:space="preserve">: </w:t>
        </w:r>
        <w:r w:rsidR="00AF067A" w:rsidRPr="001E70D1">
          <w:rPr>
            <w:rStyle w:val="af3"/>
            <w:bCs/>
            <w:iCs/>
            <w:szCs w:val="20"/>
            <w:highlight w:val="green"/>
            <w:shd w:val="pct10" w:color="auto" w:fill="auto"/>
          </w:rPr>
          <w:t>120</w:t>
        </w:r>
        <w:r w:rsidR="00AF067A" w:rsidRPr="001E70D1">
          <w:rPr>
            <w:b/>
            <w:i/>
            <w:szCs w:val="20"/>
            <w:highlight w:val="green"/>
          </w:rPr>
          <w:t xml:space="preserve"> дней с даты окончания срока подачи заявок;</w:t>
        </w:r>
        <w:r w:rsidR="005D4AF8" w:rsidRPr="00203244">
          <w:rPr>
            <w:i/>
            <w:iCs/>
            <w:color w:val="333399"/>
            <w:szCs w:val="22"/>
          </w:rPr>
          <w:t>.</w:t>
        </w:r>
      </w:ins>
    </w:p>
    <w:p w:rsidR="00B578FB" w:rsidRPr="00203244" w:rsidRDefault="00B578FB" w:rsidP="00B578FB">
      <w:pPr>
        <w:spacing w:before="120"/>
        <w:ind w:right="4842"/>
        <w:rPr>
          <w:moveTo w:id="1412" w:author="Rinat Gub" w:date="2022-12-06T13:44:00Z"/>
          <w:rPrChange w:id="1413" w:author="Rinat Gub" w:date="2022-12-06T13:44:00Z">
            <w:rPr>
              <w:moveTo w:id="1414" w:author="Rinat Gub" w:date="2022-12-06T13:44:00Z"/>
              <w:sz w:val="20"/>
            </w:rPr>
          </w:rPrChange>
        </w:rPr>
        <w:pPrChange w:id="1415" w:author="Rinat Gub" w:date="2022-12-06T13:44:00Z">
          <w:pPr>
            <w:keepNext/>
            <w:spacing w:before="120"/>
            <w:ind w:right="4845" w:firstLine="0"/>
            <w:jc w:val="left"/>
          </w:pPr>
        </w:pPrChange>
      </w:pPr>
      <w:moveToRangeStart w:id="1416" w:author="Rinat Gub" w:date="2022-12-06T13:44:00Z" w:name="move121226665"/>
      <w:moveTo w:id="1417" w:author="Rinat Gub" w:date="2022-12-06T13:44:00Z">
        <w:r w:rsidRPr="00203244">
          <w:rPr>
            <w:rPrChange w:id="1418" w:author="Rinat Gub" w:date="2022-12-06T13:44:00Z">
              <w:rPr>
                <w:sz w:val="20"/>
              </w:rPr>
            </w:rPrChange>
          </w:rPr>
          <w:t>___________________________________</w:t>
        </w:r>
      </w:moveTo>
    </w:p>
    <w:p w:rsidR="00B578FB" w:rsidRPr="00203244" w:rsidRDefault="00B578FB" w:rsidP="00B578FB">
      <w:pPr>
        <w:ind w:right="4842"/>
        <w:jc w:val="center"/>
        <w:rPr>
          <w:moveTo w:id="1419" w:author="Rinat Gub" w:date="2022-12-06T13:44:00Z"/>
          <w:szCs w:val="24"/>
          <w:vertAlign w:val="superscript"/>
        </w:rPr>
        <w:pPrChange w:id="1420" w:author="Rinat Gub" w:date="2022-12-06T13:44:00Z">
          <w:pPr>
            <w:keepNext/>
            <w:ind w:right="4845" w:firstLine="0"/>
            <w:jc w:val="center"/>
          </w:pPr>
        </w:pPrChange>
      </w:pPr>
      <w:moveTo w:id="1421" w:author="Rinat Gub" w:date="2022-12-06T13:44:00Z">
        <w:r w:rsidRPr="00203244">
          <w:rPr>
            <w:szCs w:val="24"/>
            <w:vertAlign w:val="superscript"/>
          </w:rPr>
          <w:t>(подпись, М.П.)</w:t>
        </w:r>
      </w:moveTo>
    </w:p>
    <w:moveToRangeEnd w:id="1416"/>
    <w:p w:rsidR="00B578FB" w:rsidRPr="00203244" w:rsidRDefault="00B578FB" w:rsidP="00B578FB">
      <w:pPr>
        <w:spacing w:before="120"/>
        <w:ind w:right="4842"/>
        <w:rPr>
          <w:ins w:id="1422" w:author="Rinat Gub" w:date="2022-12-06T13:44:00Z"/>
          <w:szCs w:val="24"/>
        </w:rPr>
      </w:pPr>
      <w:ins w:id="1423" w:author="Rinat Gub" w:date="2022-12-06T13:44:00Z">
        <w:r w:rsidRPr="00203244">
          <w:rPr>
            <w:szCs w:val="24"/>
          </w:rPr>
          <w:t>___</w:t>
        </w:r>
        <w:r w:rsidR="008D6551">
          <w:rPr>
            <w:szCs w:val="24"/>
          </w:rPr>
          <w:t>_______________________________</w:t>
        </w:r>
        <w:r w:rsidRPr="00203244">
          <w:rPr>
            <w:szCs w:val="24"/>
          </w:rPr>
          <w:t>_</w:t>
        </w:r>
      </w:ins>
    </w:p>
    <w:p w:rsidR="00B578FB" w:rsidRPr="00203244" w:rsidRDefault="00B578FB" w:rsidP="00B578FB">
      <w:pPr>
        <w:ind w:right="4842"/>
        <w:jc w:val="center"/>
        <w:rPr>
          <w:moveTo w:id="1424" w:author="Rinat Gub" w:date="2022-12-06T13:44:00Z"/>
          <w:szCs w:val="24"/>
          <w:vertAlign w:val="superscript"/>
        </w:rPr>
        <w:pPrChange w:id="1425" w:author="Rinat Gub" w:date="2022-12-06T13:44:00Z">
          <w:pPr>
            <w:keepNext/>
            <w:ind w:right="4845" w:firstLine="0"/>
            <w:jc w:val="center"/>
          </w:pPr>
        </w:pPrChange>
      </w:pPr>
      <w:moveToRangeStart w:id="1426" w:author="Rinat Gub" w:date="2022-12-06T13:44:00Z" w:name="move121226666"/>
      <w:moveTo w:id="1427" w:author="Rinat Gub" w:date="2022-12-06T13:44:00Z">
        <w:r w:rsidRPr="00203244">
          <w:rPr>
            <w:szCs w:val="24"/>
            <w:vertAlign w:val="superscript"/>
          </w:rPr>
          <w:t>(фамилия, имя, отчество подписавшего, должность)</w:t>
        </w:r>
      </w:moveTo>
    </w:p>
    <w:p w:rsidR="004F2FBE" w:rsidRPr="00203244" w:rsidRDefault="00B578FB" w:rsidP="00DA0BD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1428" w:author="Rinat Gub" w:date="2022-12-06T13:44:00Z"/>
          <w:b/>
          <w:bCs/>
          <w:color w:val="000000"/>
          <w:spacing w:val="36"/>
          <w:szCs w:val="24"/>
        </w:rPr>
        <w:pPrChange w:id="1429" w:author="Rinat Gub" w:date="2022-12-06T13:44:00Z">
          <w:pPr>
            <w:pBdr>
              <w:bottom w:val="single" w:sz="4" w:space="1" w:color="auto"/>
            </w:pBdr>
            <w:shd w:val="clear" w:color="auto" w:fill="E0E0E0"/>
            <w:spacing w:before="120"/>
            <w:ind w:right="21" w:firstLine="0"/>
            <w:jc w:val="center"/>
          </w:pPr>
        </w:pPrChange>
      </w:pPr>
      <w:moveTo w:id="1430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конец формы</w:t>
        </w:r>
      </w:moveTo>
    </w:p>
    <w:p w:rsidR="004F2FBE" w:rsidRPr="00203244" w:rsidRDefault="004F2FBE" w:rsidP="004F2FBE">
      <w:pPr>
        <w:ind w:firstLine="0"/>
        <w:rPr>
          <w:moveTo w:id="1431" w:author="Rinat Gub" w:date="2022-12-06T13:44:00Z"/>
          <w:b/>
          <w:rPrChange w:id="1432" w:author="Rinat Gub" w:date="2022-12-06T13:44:00Z">
            <w:rPr>
              <w:moveTo w:id="1433" w:author="Rinat Gub" w:date="2022-12-06T13:44:00Z"/>
            </w:rPr>
          </w:rPrChange>
        </w:rPr>
        <w:pPrChange w:id="1434" w:author="Rinat Gub" w:date="2022-12-06T13:44:00Z">
          <w:pPr/>
        </w:pPrChange>
      </w:pPr>
      <w:moveTo w:id="1435" w:author="Rinat Gub" w:date="2022-12-06T13:44:00Z">
        <w:r w:rsidRPr="00203244">
          <w:rPr>
            <w:b/>
          </w:rPr>
          <w:t>Инструкция по заполнению</w:t>
        </w:r>
      </w:moveTo>
    </w:p>
    <w:moveToRangeEnd w:id="1426"/>
    <w:p w:rsidR="00C834B7" w:rsidRPr="00203244" w:rsidRDefault="00A17A94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ins w:id="1436" w:author="Rinat Gub" w:date="2022-12-06T13:44:00Z"/>
        </w:rPr>
      </w:pPr>
      <w:ins w:id="1437" w:author="Rinat Gub" w:date="2022-12-06T13:44:00Z">
        <w:r w:rsidRPr="00203244">
          <w:t>Форма включается в техническую часть заявки.</w:t>
        </w:r>
      </w:ins>
    </w:p>
    <w:p w:rsidR="00C834B7" w:rsidRPr="00203244" w:rsidRDefault="003478A5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moveTo w:id="1438" w:author="Rinat Gub" w:date="2022-12-06T13:44:00Z"/>
        </w:rPr>
        <w:pPrChange w:id="1439" w:author="Rinat Gub" w:date="2022-12-06T13:44:00Z">
          <w:pPr>
            <w:pStyle w:val="afa"/>
            <w:numPr>
              <w:numId w:val="45"/>
            </w:numPr>
            <w:tabs>
              <w:tab w:val="clear" w:pos="1134"/>
            </w:tabs>
            <w:ind w:left="1287" w:hanging="360"/>
            <w:jc w:val="both"/>
          </w:pPr>
        </w:pPrChange>
      </w:pPr>
      <w:moveToRangeStart w:id="1440" w:author="Rinat Gub" w:date="2022-12-06T13:44:00Z" w:name="move121226670"/>
      <w:moveTo w:id="1441" w:author="Rinat Gub" w:date="2022-12-06T13:44:00Z">
        <w:r w:rsidRPr="00203244">
          <w:t>Участник закупки заполняет поля формы в соответствии с инструкциями, приведенными по тексту формы.</w:t>
        </w:r>
      </w:moveTo>
    </w:p>
    <w:moveToRangeEnd w:id="1440"/>
    <w:p w:rsidR="00C834B7" w:rsidRPr="00203244" w:rsidRDefault="009C1A0B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ins w:id="1442" w:author="Rinat Gub" w:date="2022-12-06T13:44:00Z"/>
        </w:rPr>
      </w:pPr>
      <w:ins w:id="1443" w:author="Rinat Gub" w:date="2022-12-06T13:44:00Z">
        <w:r w:rsidRPr="00203244">
          <w:t xml:space="preserve">Приведенные в данном техническом предложении условия </w:t>
        </w:r>
        <w:r w:rsidR="001E3A10" w:rsidRPr="00203244">
          <w:t>поставки товаров</w:t>
        </w:r>
        <w:r w:rsidRPr="00203244">
          <w:t xml:space="preserve"> будут включены в </w:t>
        </w:r>
        <w:r w:rsidR="0016112C" w:rsidRPr="00203244">
          <w:t>Договор</w:t>
        </w:r>
        <w:r w:rsidRPr="00203244">
          <w:t>, заключаемый по результатам закупки.</w:t>
        </w:r>
      </w:ins>
    </w:p>
    <w:p w:rsidR="00693DAC" w:rsidRDefault="004F2FBE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moveTo w:id="1444" w:author="Rinat Gub" w:date="2022-12-06T13:44:00Z"/>
        </w:rPr>
        <w:pPrChange w:id="1445" w:author="Rinat Gub" w:date="2022-12-06T13:44:00Z">
          <w:pPr>
            <w:pStyle w:val="afa"/>
            <w:numPr>
              <w:numId w:val="71"/>
            </w:numPr>
            <w:ind w:left="1287" w:hanging="360"/>
            <w:jc w:val="both"/>
          </w:pPr>
        </w:pPrChange>
      </w:pPr>
      <w:ins w:id="1446" w:author="Rinat Gub" w:date="2022-12-06T13:44:00Z">
        <w:r w:rsidRPr="00203244">
          <w:t>Форма</w:t>
        </w:r>
      </w:ins>
      <w:moveToRangeStart w:id="1447" w:author="Rinat Gub" w:date="2022-12-06T13:44:00Z" w:name="move121226667"/>
      <w:moveTo w:id="1448" w:author="Rinat Gub" w:date="2022-12-06T13:44:00Z">
        <w:r w:rsidRPr="00203244">
          <w:t xml:space="preserve"> должна быть подписана и </w:t>
        </w:r>
        <w:r w:rsidR="00693DAC" w:rsidRPr="00203244">
          <w:t xml:space="preserve">скреплена оттиском печати </w:t>
        </w:r>
        <w:r w:rsidR="00693DAC">
          <w:t>(при наличии)</w:t>
        </w:r>
        <w:r w:rsidR="00693DAC" w:rsidRPr="00203244">
          <w:t>.</w:t>
        </w:r>
      </w:moveTo>
    </w:p>
    <w:p w:rsidR="00C834B7" w:rsidRPr="00203244" w:rsidRDefault="00AE7127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moveTo w:id="1449" w:author="Rinat Gub" w:date="2022-12-06T13:44:00Z"/>
        </w:rPr>
        <w:pPrChange w:id="1450" w:author="Rinat Gub" w:date="2022-12-06T13:44:00Z">
          <w:pPr>
            <w:pStyle w:val="afa"/>
            <w:numPr>
              <w:numId w:val="71"/>
            </w:numPr>
            <w:ind w:left="1287" w:hanging="360"/>
            <w:jc w:val="both"/>
          </w:pPr>
        </w:pPrChange>
      </w:pPr>
      <w:moveTo w:id="1451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To>
    </w:p>
    <w:moveToRangeEnd w:id="1447"/>
    <w:p w:rsidR="00C834B7" w:rsidRPr="00203244" w:rsidRDefault="00C834B7">
      <w:pPr>
        <w:tabs>
          <w:tab w:val="clear" w:pos="1134"/>
        </w:tabs>
        <w:rPr>
          <w:ins w:id="1452" w:author="Rinat Gub" w:date="2022-12-06T13:44:00Z"/>
        </w:rPr>
      </w:pPr>
    </w:p>
    <w:p w:rsidR="00AE7127" w:rsidRPr="00203244" w:rsidRDefault="00AE7127">
      <w:pPr>
        <w:tabs>
          <w:tab w:val="clear" w:pos="1134"/>
        </w:tabs>
        <w:rPr>
          <w:ins w:id="1453" w:author="Rinat Gub" w:date="2022-12-06T13:44:00Z"/>
        </w:rPr>
        <w:sectPr w:rsidR="00AE7127" w:rsidRPr="00203244" w:rsidSect="00694DD2">
          <w:headerReference w:type="even" r:id="rId41"/>
          <w:footerReference w:type="default" r:id="rId42"/>
          <w:headerReference w:type="first" r:id="rId43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895A6D" w:rsidP="008D033A">
      <w:pPr>
        <w:pStyle w:val="-32"/>
        <w:rPr>
          <w:ins w:id="1468" w:author="Rinat Gub" w:date="2022-12-06T13:44:00Z"/>
        </w:rPr>
      </w:pPr>
      <w:bookmarkStart w:id="1469" w:name="_Ref391415704"/>
      <w:bookmarkStart w:id="1470" w:name="_Toc392487700"/>
      <w:bookmarkStart w:id="1471" w:name="_Toc392489404"/>
      <w:ins w:id="1472" w:author="Rinat Gub" w:date="2022-12-06T13:44:00Z">
        <w:r w:rsidRPr="00203244">
          <w:lastRenderedPageBreak/>
          <w:t xml:space="preserve">Техническое предложение </w:t>
        </w:r>
        <w:r w:rsidR="0027468F" w:rsidRPr="00203244">
          <w:t>на поставку</w:t>
        </w:r>
        <w:r w:rsidR="00B578FB" w:rsidRPr="00203244">
          <w:t xml:space="preserve"> товаров</w:t>
        </w:r>
        <w:r w:rsidRPr="00203244">
          <w:t xml:space="preserve"> (в форме предложения характеристик продукции)</w:t>
        </w:r>
        <w:bookmarkEnd w:id="1469"/>
        <w:bookmarkEnd w:id="1470"/>
        <w:bookmarkEnd w:id="1471"/>
        <w:r w:rsidR="00AF067A">
          <w:t xml:space="preserve"> </w:t>
        </w:r>
        <w:r w:rsidR="00AF067A" w:rsidRPr="00161A76">
          <w:rPr>
            <w:rStyle w:val="af3"/>
            <w:highlight w:val="red"/>
          </w:rPr>
          <w:t>«Форма не используется»</w:t>
        </w:r>
      </w:ins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moveToRangeStart w:id="1473" w:author="Rinat Gub" w:date="2022-12-06T13:44:00Z" w:name="move121226669"/>
      <w:moveTo w:id="1474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  <w:moveToRangeEnd w:id="1473"/>
    </w:p>
    <w:p w:rsidR="00C834B7" w:rsidRPr="00203244" w:rsidRDefault="00B578FB">
      <w:pPr>
        <w:spacing w:before="120"/>
        <w:ind w:firstLine="0"/>
      </w:pPr>
      <w:moveToRangeStart w:id="1475" w:author="Rinat Gub" w:date="2022-12-06T13:44:00Z" w:name="move121226671"/>
      <w:moveTo w:id="1476" w:author="Rinat Gub" w:date="2022-12-06T13:44:00Z">
        <w:r w:rsidRPr="00203244">
          <w:t xml:space="preserve">Форма </w:t>
        </w:r>
        <w:r w:rsidR="00F1005B" w:rsidRPr="00203244">
          <w:t>8</w:t>
        </w:r>
        <w:r w:rsidR="00DC5769" w:rsidRPr="00203244">
          <w:t>а</w:t>
        </w:r>
      </w:moveTo>
      <w:moveToRangeEnd w:id="1475"/>
    </w:p>
    <w:p w:rsidR="00B578FB" w:rsidRPr="00013696" w:rsidRDefault="00B578FB" w:rsidP="0013579D">
      <w:pPr>
        <w:rPr>
          <w:moveTo w:id="1477" w:author="Rinat Gub" w:date="2022-12-06T13:44:00Z"/>
          <w:sz w:val="10"/>
          <w:rPrChange w:id="1478" w:author="Rinat Gub" w:date="2022-12-06T13:44:00Z">
            <w:rPr>
              <w:moveTo w:id="1479" w:author="Rinat Gub" w:date="2022-12-06T13:44:00Z"/>
            </w:rPr>
          </w:rPrChange>
        </w:rPr>
        <w:pPrChange w:id="1480" w:author="Rinat Gub" w:date="2022-12-06T13:44:00Z">
          <w:pPr>
            <w:ind w:firstLine="0"/>
          </w:pPr>
        </w:pPrChange>
      </w:pPr>
      <w:moveToRangeStart w:id="1481" w:author="Rinat Gub" w:date="2022-12-06T13:44:00Z" w:name="move121226672"/>
    </w:p>
    <w:p w:rsidR="00075F3C" w:rsidRPr="00203244" w:rsidRDefault="00075F3C" w:rsidP="00075F3C">
      <w:pPr>
        <w:ind w:firstLine="0"/>
        <w:rPr>
          <w:moveTo w:id="1482" w:author="Rinat Gub" w:date="2022-12-06T13:44:00Z"/>
        </w:rPr>
      </w:pPr>
      <w:moveTo w:id="1483" w:author="Rinat Gub" w:date="2022-12-06T13:44:00Z">
        <w:r w:rsidRPr="00203244">
          <w:t xml:space="preserve">Наименование Участника закупки: </w:t>
        </w:r>
        <w:r w:rsidR="00C87AB7" w:rsidRPr="00203244">
          <w:rPr>
            <w:i/>
            <w:iCs/>
            <w:color w:val="333399"/>
            <w:szCs w:val="22"/>
          </w:rPr>
          <w:t>(указать краткое наименование)</w:t>
        </w:r>
      </w:moveTo>
    </w:p>
    <w:p w:rsidR="00075F3C" w:rsidRPr="00203244" w:rsidRDefault="00075F3C" w:rsidP="00075F3C">
      <w:pPr>
        <w:ind w:firstLine="0"/>
        <w:rPr>
          <w:moveTo w:id="1484" w:author="Rinat Gub" w:date="2022-12-06T13:44:00Z"/>
        </w:rPr>
      </w:pPr>
      <w:moveTo w:id="1485" w:author="Rinat Gub" w:date="2022-12-06T13:44:00Z">
        <w:r w:rsidRPr="00203244">
          <w:t xml:space="preserve">ИНН (или иной идентификационный номер) Участника закупки: </w:t>
        </w:r>
        <w:r w:rsidRPr="00203244">
          <w:rPr>
            <w:i/>
            <w:iCs/>
            <w:color w:val="333399"/>
            <w:szCs w:val="22"/>
          </w:rPr>
          <w:t>(указать при наличии)</w:t>
        </w:r>
      </w:moveTo>
    </w:p>
    <w:moveToRangeEnd w:id="1481"/>
    <w:p w:rsidR="00075F3C" w:rsidRPr="00203244" w:rsidRDefault="00075F3C" w:rsidP="00075F3C">
      <w:pPr>
        <w:ind w:firstLine="0"/>
        <w:rPr>
          <w:ins w:id="1486" w:author="Rinat Gub" w:date="2022-12-06T13:44:00Z"/>
        </w:rPr>
      </w:pPr>
      <w:ins w:id="1487" w:author="Rinat Gub" w:date="2022-12-06T13:44:00Z">
        <w:r w:rsidRPr="00203244">
          <w:t xml:space="preserve">Номер </w:t>
        </w:r>
        <w:r w:rsidR="00881A54">
          <w:t xml:space="preserve">лота </w:t>
        </w:r>
        <w:r w:rsidRPr="00203244">
          <w:t xml:space="preserve">и наименование предмета </w:t>
        </w:r>
        <w:r w:rsidR="0016112C" w:rsidRPr="00203244">
          <w:t>Договор</w:t>
        </w:r>
        <w:r w:rsidRPr="00203244">
          <w:t xml:space="preserve">а: </w:t>
        </w:r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  <w:r w:rsidRPr="00203244">
          <w:rPr>
            <w:rStyle w:val="af3"/>
          </w:rPr>
          <w:t xml:space="preserve">указать номер </w:t>
        </w:r>
        <w:r w:rsidR="00881A54">
          <w:rPr>
            <w:rStyle w:val="af3"/>
          </w:rPr>
          <w:t xml:space="preserve">лота </w:t>
        </w:r>
        <w:r w:rsidRPr="00203244">
          <w:rPr>
            <w:rStyle w:val="af3"/>
          </w:rPr>
          <w:t xml:space="preserve">и наименование предмета </w:t>
        </w:r>
        <w:r w:rsidR="0016112C" w:rsidRPr="00203244">
          <w:rPr>
            <w:rStyle w:val="af3"/>
          </w:rPr>
          <w:t>Договор</w:t>
        </w:r>
        <w:r w:rsidR="006F647E">
          <w:rPr>
            <w:rStyle w:val="af3"/>
          </w:rPr>
          <w:t>а</w:t>
        </w:r>
        <w:r w:rsidRPr="00203244">
          <w:t>]</w:t>
        </w:r>
      </w:ins>
    </w:p>
    <w:p w:rsidR="00B578FB" w:rsidRDefault="00B578FB" w:rsidP="00881A54">
      <w:pPr>
        <w:pStyle w:val="afff"/>
        <w:spacing w:before="120"/>
        <w:rPr>
          <w:moveTo w:id="1488" w:author="Rinat Gub" w:date="2022-12-06T13:44:00Z"/>
        </w:rPr>
        <w:pPrChange w:id="1489" w:author="Rinat Gub" w:date="2022-12-06T13:44:00Z">
          <w:pPr>
            <w:pStyle w:val="afff"/>
          </w:pPr>
        </w:pPrChange>
      </w:pPr>
      <w:moveToRangeStart w:id="1490" w:author="Rinat Gub" w:date="2022-12-06T13:44:00Z" w:name="move121226673"/>
      <w:moveTo w:id="1491" w:author="Rinat Gub" w:date="2022-12-06T13:44:00Z">
        <w:r w:rsidRPr="00203244">
          <w:t>Техническое предложение</w:t>
        </w:r>
      </w:moveTo>
    </w:p>
    <w:p w:rsidR="00967818" w:rsidRPr="00027B63" w:rsidRDefault="00967818" w:rsidP="00967818">
      <w:pPr>
        <w:tabs>
          <w:tab w:val="clear" w:pos="1134"/>
        </w:tabs>
        <w:ind w:firstLine="0"/>
        <w:jc w:val="right"/>
        <w:rPr>
          <w:moveTo w:id="1492" w:author="Rinat Gub" w:date="2022-12-06T13:44:00Z"/>
          <w:spacing w:val="-10"/>
        </w:rPr>
      </w:pPr>
      <w:moveToRangeStart w:id="1493" w:author="Rinat Gub" w:date="2022-12-06T13:44:00Z" w:name="move121226674"/>
      <w:moveToRangeEnd w:id="1490"/>
      <w:moveTo w:id="1494" w:author="Rinat Gub" w:date="2022-12-06T13:44:00Z">
        <w:r w:rsidRPr="00027B63">
          <w:rPr>
            <w:rStyle w:val="af3"/>
            <w:i w:val="0"/>
            <w:shd w:val="clear" w:color="auto" w:fill="FFFFFF" w:themeFill="background1"/>
          </w:rPr>
          <w:t>[</w:t>
        </w:r>
        <w:r w:rsidRPr="003926A5">
          <w:rPr>
            <w:rStyle w:val="af3"/>
            <w:bCs/>
            <w:iCs/>
          </w:rPr>
          <w:t>указать наименование Организации, котор</w:t>
        </w:r>
        <w:r>
          <w:rPr>
            <w:rStyle w:val="af3"/>
            <w:bCs/>
            <w:iCs/>
          </w:rPr>
          <w:t xml:space="preserve">ая </w:t>
        </w:r>
        <w:r w:rsidRPr="003926A5">
          <w:rPr>
            <w:rStyle w:val="af3"/>
            <w:bCs/>
            <w:iCs/>
          </w:rPr>
          <w:t>будет заключать договор или направлять Акцепт</w:t>
        </w:r>
        <w:r w:rsidRPr="00027B63">
          <w:rPr>
            <w:rStyle w:val="af3"/>
            <w:i w:val="0"/>
            <w:shd w:val="clear" w:color="auto" w:fill="FFFFFF" w:themeFill="background1"/>
          </w:rPr>
          <w:t>]</w:t>
        </w:r>
      </w:moveTo>
    </w:p>
    <w:p w:rsidR="00967818" w:rsidRPr="00A124DC" w:rsidRDefault="00967818" w:rsidP="00967818">
      <w:pPr>
        <w:tabs>
          <w:tab w:val="clear" w:pos="1134"/>
        </w:tabs>
        <w:ind w:right="-1"/>
        <w:jc w:val="right"/>
        <w:rPr>
          <w:moveTo w:id="1495" w:author="Rinat Gub" w:date="2022-12-06T13:44:00Z"/>
          <w:szCs w:val="24"/>
          <w:vertAlign w:val="superscript"/>
        </w:rPr>
      </w:pPr>
      <w:moveTo w:id="1496" w:author="Rinat Gub" w:date="2022-12-06T13:44:00Z">
        <w:r w:rsidRPr="00A124DC">
          <w:rPr>
            <w:szCs w:val="24"/>
            <w:vertAlign w:val="superscript"/>
          </w:rPr>
          <w:t>(наименование организации)</w:t>
        </w:r>
      </w:moveTo>
    </w:p>
    <w:moveToRangeEnd w:id="1493"/>
    <w:p w:rsidR="00C834B7" w:rsidRPr="00203244" w:rsidRDefault="00B578FB" w:rsidP="00881A54">
      <w:pPr>
        <w:pStyle w:val="afff"/>
        <w:spacing w:before="120"/>
        <w:rPr>
          <w:ins w:id="1497" w:author="Rinat Gub" w:date="2022-12-06T13:44:00Z"/>
        </w:rPr>
      </w:pPr>
      <w:ins w:id="1498" w:author="Rinat Gub" w:date="2022-12-06T13:44:00Z">
        <w:r w:rsidRPr="00203244">
          <w:t>Предложение по характеристикам товара позиция №__</w:t>
        </w:r>
      </w:ins>
    </w:p>
    <w:p w:rsidR="00B578FB" w:rsidRPr="00203244" w:rsidRDefault="00B578FB" w:rsidP="00B578FB">
      <w:pPr>
        <w:rPr>
          <w:ins w:id="1499" w:author="Rinat Gub" w:date="2022-12-06T13:44:00Z"/>
        </w:rPr>
      </w:pPr>
      <w:ins w:id="1500" w:author="Rinat Gub" w:date="2022-12-06T13:44:00Z">
        <w:r w:rsidRPr="00203244">
          <w:t>[</w:t>
        </w:r>
        <w:r w:rsidRPr="00203244">
          <w:rPr>
            <w:rStyle w:val="af3"/>
            <w:bCs/>
            <w:iCs/>
          </w:rPr>
          <w:t xml:space="preserve">Привести </w:t>
        </w:r>
        <w:r w:rsidR="003478A5" w:rsidRPr="00203244">
          <w:rPr>
            <w:rStyle w:val="af3"/>
            <w:bCs/>
            <w:iCs/>
          </w:rPr>
          <w:t>указанный ниже</w:t>
        </w:r>
        <w:r w:rsidRPr="00203244">
          <w:rPr>
            <w:rStyle w:val="af3"/>
            <w:bCs/>
            <w:iCs/>
          </w:rPr>
          <w:t xml:space="preserve"> перечень характеристик в соответствие с Техническим заданием (</w:t>
        </w:r>
        <w:r w:rsidR="00222BC6" w:rsidRPr="00203244">
          <w:rPr>
            <w:rStyle w:val="af3"/>
            <w:bCs/>
            <w:iCs/>
          </w:rPr>
          <w:t>Блок 7</w:t>
        </w:r>
        <w:r w:rsidRPr="00203244">
          <w:rPr>
            <w:rStyle w:val="af3"/>
            <w:bCs/>
            <w:iCs/>
          </w:rPr>
          <w:t xml:space="preserve"> </w:t>
        </w:r>
        <w:r w:rsidR="005D4AF8" w:rsidRPr="00203244">
          <w:rPr>
            <w:rStyle w:val="af3"/>
            <w:bCs/>
            <w:iCs/>
          </w:rPr>
          <w:t>«Техническое задание»</w:t>
        </w:r>
        <w:r w:rsidRPr="00203244">
          <w:rPr>
            <w:rStyle w:val="af3"/>
            <w:bCs/>
            <w:iCs/>
          </w:rPr>
          <w:t xml:space="preserve">), Проектом </w:t>
        </w:r>
        <w:r w:rsidR="0016112C" w:rsidRPr="00203244">
          <w:rPr>
            <w:rStyle w:val="af3"/>
            <w:bCs/>
            <w:iCs/>
          </w:rPr>
          <w:t>Договор</w:t>
        </w:r>
        <w:r w:rsidRPr="00203244">
          <w:rPr>
            <w:rStyle w:val="af3"/>
            <w:bCs/>
            <w:iCs/>
          </w:rPr>
          <w:t>а (</w:t>
        </w:r>
        <w:r w:rsidR="00222BC6" w:rsidRPr="00203244">
          <w:rPr>
            <w:rStyle w:val="af3"/>
            <w:bCs/>
            <w:iCs/>
          </w:rPr>
          <w:t>Блок 6</w:t>
        </w:r>
        <w:r w:rsidRPr="00203244">
          <w:rPr>
            <w:rStyle w:val="af3"/>
            <w:bCs/>
            <w:iCs/>
          </w:rPr>
          <w:t xml:space="preserve"> </w:t>
        </w:r>
        <w:r w:rsidR="00756F67" w:rsidRPr="00203244">
          <w:rPr>
            <w:rStyle w:val="af3"/>
            <w:bCs/>
            <w:iCs/>
          </w:rPr>
          <w:t xml:space="preserve">«Проект </w:t>
        </w:r>
        <w:r w:rsidR="0016112C" w:rsidRPr="00203244">
          <w:rPr>
            <w:rStyle w:val="af3"/>
            <w:bCs/>
            <w:iCs/>
          </w:rPr>
          <w:t>Договор</w:t>
        </w:r>
        <w:r w:rsidR="00756F67" w:rsidRPr="00203244">
          <w:rPr>
            <w:rStyle w:val="af3"/>
            <w:bCs/>
            <w:iCs/>
          </w:rPr>
          <w:t>а»</w:t>
        </w:r>
        <w:r w:rsidRPr="00203244">
          <w:rPr>
            <w:rStyle w:val="af3"/>
            <w:bCs/>
            <w:iCs/>
          </w:rPr>
          <w:t xml:space="preserve">), перечнем критериев оценки </w:t>
        </w:r>
        <w:r w:rsidR="006206AE" w:rsidRPr="00203244">
          <w:rPr>
            <w:rStyle w:val="af3"/>
            <w:bCs/>
            <w:iCs/>
          </w:rPr>
          <w:t>(</w:t>
        </w:r>
        <w:r w:rsidR="004E77B7">
          <w:rPr>
            <w:rStyle w:val="af3"/>
            <w:bCs/>
            <w:iCs/>
          </w:rPr>
          <w:t>И</w:t>
        </w:r>
        <w:r w:rsidRPr="00203244">
          <w:rPr>
            <w:rStyle w:val="af3"/>
            <w:bCs/>
            <w:iCs/>
          </w:rPr>
          <w:t>нформационн</w:t>
        </w:r>
        <w:r w:rsidR="004E77B7">
          <w:rPr>
            <w:rStyle w:val="af3"/>
            <w:bCs/>
            <w:iCs/>
          </w:rPr>
          <w:t>ая карта</w:t>
        </w:r>
        <w:r w:rsidRPr="00203244">
          <w:rPr>
            <w:rStyle w:val="af3"/>
            <w:bCs/>
            <w:iCs/>
          </w:rPr>
          <w:t>)</w:t>
        </w:r>
        <w:r w:rsidRPr="00203244">
          <w:t>]</w:t>
        </w:r>
        <w:r w:rsidR="002263D9" w:rsidRPr="00203244">
          <w:t>.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01" w:author="Rinat Gub" w:date="2022-12-06T13:44:00Z"/>
        </w:rPr>
      </w:pPr>
    </w:p>
    <w:p w:rsidR="00B578FB" w:rsidRPr="00203244" w:rsidRDefault="00B578FB" w:rsidP="00B578FB">
      <w:pPr>
        <w:tabs>
          <w:tab w:val="right" w:leader="underscore" w:pos="9900"/>
        </w:tabs>
        <w:rPr>
          <w:ins w:id="1502" w:author="Rinat Gub" w:date="2022-12-06T13:44:00Z"/>
        </w:rPr>
      </w:pPr>
      <w:ins w:id="1503" w:author="Rinat Gub" w:date="2022-12-06T13:44:00Z">
        <w:r w:rsidRPr="00203244">
          <w:t>Перечень товаросопроводительных документов: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04" w:author="Rinat Gub" w:date="2022-12-06T13:44:00Z"/>
        </w:rPr>
      </w:pPr>
      <w:ins w:id="1505" w:author="Rinat Gub" w:date="2022-12-06T13:44:00Z">
        <w:r w:rsidRPr="00203244">
          <w:t>Предложения по году выпуска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06" w:author="Rinat Gub" w:date="2022-12-06T13:44:00Z"/>
        </w:rPr>
      </w:pPr>
      <w:ins w:id="1507" w:author="Rinat Gub" w:date="2022-12-06T13:44:00Z">
        <w:r w:rsidRPr="00203244">
          <w:t>Описание качественных характеристик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08" w:author="Rinat Gub" w:date="2022-12-06T13:44:00Z"/>
        </w:rPr>
      </w:pPr>
      <w:ins w:id="1509" w:author="Rinat Gub" w:date="2022-12-06T13:44:00Z">
        <w:r w:rsidRPr="00203244">
          <w:t>Описание технических характеристик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10" w:author="Rinat Gub" w:date="2022-12-06T13:44:00Z"/>
        </w:rPr>
      </w:pPr>
      <w:ins w:id="1511" w:author="Rinat Gub" w:date="2022-12-06T13:44:00Z">
        <w:r w:rsidRPr="00203244">
          <w:t>Описание показателей безопасности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12" w:author="Rinat Gub" w:date="2022-12-06T13:44:00Z"/>
        </w:rPr>
      </w:pPr>
      <w:ins w:id="1513" w:author="Rinat Gub" w:date="2022-12-06T13:44:00Z">
        <w:r w:rsidRPr="00203244">
          <w:t>Описание функциональных характеристик (потребительских свойств)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14" w:author="Rinat Gub" w:date="2022-12-06T13:44:00Z"/>
        </w:rPr>
      </w:pPr>
      <w:ins w:id="1515" w:author="Rinat Gub" w:date="2022-12-06T13:44:00Z">
        <w:r w:rsidRPr="00203244">
          <w:t>Описание размеров, упаковки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16" w:author="Rinat Gub" w:date="2022-12-06T13:44:00Z"/>
        </w:rPr>
      </w:pPr>
      <w:ins w:id="1517" w:author="Rinat Gub" w:date="2022-12-06T13:44:00Z">
        <w:r w:rsidRPr="00203244">
          <w:t>Предложения по сроку поставки: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18" w:author="Rinat Gub" w:date="2022-12-06T13:44:00Z"/>
        </w:rPr>
      </w:pPr>
      <w:ins w:id="1519" w:author="Rinat Gub" w:date="2022-12-06T13:44:00Z">
        <w:r w:rsidRPr="00203244">
          <w:t>Предложения по гарантийному сроку: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20" w:author="Rinat Gub" w:date="2022-12-06T13:44:00Z"/>
        </w:rPr>
      </w:pPr>
      <w:ins w:id="1521" w:author="Rinat Gub" w:date="2022-12-06T13:44:00Z">
        <w:r w:rsidRPr="00203244">
          <w:t>Предложения по объему гарантий качества: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22" w:author="Rinat Gub" w:date="2022-12-06T13:44:00Z"/>
        </w:rPr>
      </w:pPr>
      <w:ins w:id="1523" w:author="Rinat Gub" w:date="2022-12-06T13:44:00Z">
        <w:r w:rsidRPr="00203244">
          <w:t>Предложения по порядку обслуживания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24" w:author="Rinat Gub" w:date="2022-12-06T13:44:00Z"/>
        </w:rPr>
      </w:pPr>
      <w:ins w:id="1525" w:author="Rinat Gub" w:date="2022-12-06T13:44:00Z">
        <w:r w:rsidRPr="00203244">
          <w:t>Предложения по расходам на эксплуатацию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26" w:author="Rinat Gub" w:date="2022-12-06T13:44:00Z"/>
        </w:rPr>
      </w:pPr>
      <w:ins w:id="1527" w:author="Rinat Gub" w:date="2022-12-06T13:44:00Z">
        <w:r w:rsidRPr="00203244">
          <w:t>Предложения по монтажу и наладке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B578FB" w:rsidRPr="00203244" w:rsidRDefault="00B578FB" w:rsidP="00B578FB">
      <w:pPr>
        <w:tabs>
          <w:tab w:val="right" w:leader="underscore" w:pos="9900"/>
        </w:tabs>
        <w:rPr>
          <w:ins w:id="1528" w:author="Rinat Gub" w:date="2022-12-06T13:44:00Z"/>
        </w:rPr>
      </w:pPr>
      <w:ins w:id="1529" w:author="Rinat Gub" w:date="2022-12-06T13:44:00Z">
        <w:r w:rsidRPr="00203244">
          <w:t>Предложения по обучению лиц, осуществляющих использование и обслуживание товара:</w:t>
        </w:r>
        <w:r w:rsidR="003F65A3" w:rsidRPr="00203244">
          <w:rPr>
            <w:i/>
            <w:iCs/>
            <w:color w:val="333399"/>
            <w:szCs w:val="22"/>
          </w:rPr>
          <w:t xml:space="preserve"> (указать)</w:t>
        </w:r>
      </w:ins>
    </w:p>
    <w:p w:rsidR="000044F6" w:rsidRPr="00203244" w:rsidRDefault="000044F6" w:rsidP="000044F6">
      <w:r w:rsidRPr="00203244">
        <w:t xml:space="preserve">Настоящее Техническое предложение имеет правовой статус оферты и действует в течение срока действия заявки, который составляет: </w:t>
      </w:r>
      <w:r w:rsidR="003F65A3" w:rsidRPr="00203244">
        <w:rPr>
          <w:i/>
          <w:iCs/>
          <w:color w:val="333399"/>
          <w:szCs w:val="22"/>
        </w:rPr>
        <w:t>(</w:t>
      </w:r>
      <w:r w:rsidR="005D4AF8" w:rsidRPr="00203244">
        <w:rPr>
          <w:color w:val="333399"/>
          <w:rPrChange w:id="1530" w:author="Rinat Gub" w:date="2022-12-06T13:44:00Z">
            <w:rPr>
              <w:i/>
              <w:color w:val="333399"/>
            </w:rPr>
          </w:rPrChange>
        </w:rPr>
        <w:t>указать срок действия с учетом требований Информационной карты, данный срок должен совпадать с указанным</w:t>
      </w:r>
      <w:r w:rsidR="005D4AF8" w:rsidRPr="00203244">
        <w:rPr>
          <w:i/>
          <w:iCs/>
          <w:color w:val="333399"/>
          <w:szCs w:val="22"/>
        </w:rPr>
        <w:t xml:space="preserve"> </w:t>
      </w:r>
      <w:r w:rsidR="005D4AF8" w:rsidRPr="00203244">
        <w:rPr>
          <w:color w:val="333399"/>
          <w:rPrChange w:id="1531" w:author="Rinat Gub" w:date="2022-12-06T13:44:00Z">
            <w:rPr>
              <w:i/>
              <w:color w:val="333399"/>
            </w:rPr>
          </w:rPrChange>
        </w:rPr>
        <w:t>в Письме о подаче заявки</w:t>
      </w:r>
      <w:r w:rsidR="00111F21" w:rsidRPr="00203244">
        <w:rPr>
          <w:i/>
          <w:color w:val="333399"/>
          <w:szCs w:val="22"/>
        </w:rPr>
        <w:t xml:space="preserve"> сроком действия заявки</w:t>
      </w:r>
      <w:r w:rsidR="003F65A3" w:rsidRPr="00203244">
        <w:rPr>
          <w:i/>
          <w:iCs/>
          <w:color w:val="333399"/>
          <w:szCs w:val="22"/>
        </w:rPr>
        <w:t>)</w:t>
      </w:r>
      <w:r w:rsidRPr="00203244">
        <w:t>.</w:t>
      </w:r>
    </w:p>
    <w:p w:rsidR="00B578FB" w:rsidRPr="00203244" w:rsidRDefault="00B578FB" w:rsidP="00B578FB">
      <w:pPr>
        <w:spacing w:before="120"/>
        <w:ind w:right="4845"/>
        <w:rPr>
          <w:szCs w:val="24"/>
        </w:rPr>
        <w:pPrChange w:id="1532" w:author="Rinat Gub" w:date="2022-12-06T13:44:00Z">
          <w:pPr>
            <w:spacing w:before="120"/>
            <w:ind w:right="4842"/>
          </w:pPr>
        </w:pPrChange>
      </w:pPr>
      <w:r w:rsidRPr="00203244">
        <w:rPr>
          <w:szCs w:val="24"/>
        </w:rPr>
        <w:t>___________________________________</w:t>
      </w:r>
    </w:p>
    <w:p w:rsidR="00B578FB" w:rsidRPr="00203244" w:rsidRDefault="00B578FB" w:rsidP="00B578FB">
      <w:pPr>
        <w:ind w:right="4845"/>
        <w:jc w:val="center"/>
        <w:rPr>
          <w:szCs w:val="24"/>
          <w:vertAlign w:val="superscript"/>
        </w:rPr>
        <w:pPrChange w:id="1533" w:author="Rinat Gub" w:date="2022-12-06T13:44:00Z">
          <w:pPr>
            <w:ind w:right="4842"/>
            <w:jc w:val="center"/>
          </w:pPr>
        </w:pPrChange>
      </w:pPr>
      <w:r w:rsidRPr="00203244">
        <w:rPr>
          <w:szCs w:val="24"/>
          <w:vertAlign w:val="superscript"/>
        </w:rPr>
        <w:t>(подпись, М.П.)</w:t>
      </w:r>
    </w:p>
    <w:p w:rsidR="00B578FB" w:rsidRPr="00203244" w:rsidRDefault="00B578FB" w:rsidP="00564D94">
      <w:pPr>
        <w:ind w:right="4845"/>
        <w:rPr>
          <w:szCs w:val="24"/>
        </w:rPr>
        <w:pPrChange w:id="1534" w:author="Rinat Gub" w:date="2022-12-06T13:44:00Z">
          <w:pPr>
            <w:spacing w:before="120"/>
            <w:ind w:right="4842"/>
          </w:pPr>
        </w:pPrChange>
      </w:pPr>
      <w:r w:rsidRPr="00203244">
        <w:rPr>
          <w:szCs w:val="24"/>
        </w:rPr>
        <w:t>____</w:t>
      </w:r>
      <w:r w:rsidR="0013579D">
        <w:rPr>
          <w:szCs w:val="24"/>
        </w:rPr>
        <w:t>_______________________________</w:t>
      </w:r>
    </w:p>
    <w:p w:rsidR="00B578FB" w:rsidRPr="00203244" w:rsidRDefault="00B578FB" w:rsidP="00B578FB">
      <w:pPr>
        <w:ind w:right="4845"/>
        <w:jc w:val="center"/>
        <w:rPr>
          <w:szCs w:val="24"/>
          <w:vertAlign w:val="superscript"/>
        </w:rPr>
        <w:pPrChange w:id="1535" w:author="Rinat Gub" w:date="2022-12-06T13:44:00Z">
          <w:pPr>
            <w:ind w:right="4842"/>
            <w:jc w:val="center"/>
          </w:pPr>
        </w:pPrChange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B578FB" w:rsidRPr="00203244" w:rsidRDefault="00B578FB" w:rsidP="00B578FB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F9606E" w:rsidRDefault="00F9606E" w:rsidP="00D77287">
      <w:pPr>
        <w:rPr>
          <w:moveFrom w:id="1536" w:author="Rinat Gub" w:date="2022-12-06T13:44:00Z"/>
        </w:rPr>
        <w:pPrChange w:id="1537" w:author="Rinat Gub" w:date="2022-12-06T13:44:00Z">
          <w:pPr>
            <w:pStyle w:val="-30"/>
          </w:pPr>
        </w:pPrChange>
      </w:pPr>
      <w:moveFromRangeStart w:id="1538" w:author="Rinat Gub" w:date="2022-12-06T13:44:00Z" w:name="move121226675"/>
    </w:p>
    <w:p w:rsidR="00130C0F" w:rsidRPr="00203244" w:rsidRDefault="00130C0F" w:rsidP="00D77287">
      <w:pPr>
        <w:rPr>
          <w:moveFrom w:id="1539" w:author="Rinat Gub" w:date="2022-12-06T13:44:00Z"/>
          <w:rPrChange w:id="1540" w:author="Rinat Gub" w:date="2022-12-06T13:44:00Z">
            <w:rPr>
              <w:moveFrom w:id="1541" w:author="Rinat Gub" w:date="2022-12-06T13:44:00Z"/>
              <w:b/>
            </w:rPr>
          </w:rPrChange>
        </w:rPr>
        <w:pPrChange w:id="1542" w:author="Rinat Gub" w:date="2022-12-06T13:44:00Z">
          <w:pPr>
            <w:ind w:firstLine="0"/>
          </w:pPr>
        </w:pPrChange>
      </w:pPr>
      <w:moveFrom w:id="1543" w:author="Rinat Gub" w:date="2022-12-06T13:44:00Z">
        <w:r w:rsidRPr="00203244">
          <w:rPr>
            <w:b/>
          </w:rPr>
          <w:t>Инструкция по заполнению</w:t>
        </w:r>
      </w:moveFrom>
    </w:p>
    <w:moveFromRangeEnd w:id="1538"/>
    <w:p w:rsidR="00C834B7" w:rsidRPr="00203244" w:rsidRDefault="001E3A10" w:rsidP="0040134A">
      <w:pPr>
        <w:pStyle w:val="afa"/>
        <w:numPr>
          <w:ilvl w:val="0"/>
          <w:numId w:val="45"/>
        </w:numPr>
        <w:tabs>
          <w:tab w:val="clear" w:pos="1134"/>
        </w:tabs>
        <w:ind w:left="360"/>
        <w:jc w:val="both"/>
        <w:rPr>
          <w:del w:id="1544" w:author="Rinat Gub" w:date="2022-12-06T13:44:00Z"/>
        </w:rPr>
      </w:pPr>
      <w:del w:id="1545" w:author="Rinat Gub" w:date="2022-12-06T13:44:00Z">
        <w:r w:rsidRPr="00203244">
          <w:delText>Форма включается в техническую часть заявки</w:delText>
        </w:r>
        <w:r w:rsidR="001416B0">
          <w:delText xml:space="preserve"> </w:delText>
        </w:r>
        <w:r w:rsidR="001416B0" w:rsidRPr="004729BE">
          <w:delText>(</w:delText>
        </w:r>
        <w:r w:rsidR="001416B0">
          <w:delText>в случае проведения технического отбора заявок)</w:delText>
        </w:r>
        <w:r w:rsidRPr="00203244">
          <w:delText>.</w:delText>
        </w:r>
      </w:del>
    </w:p>
    <w:p w:rsidR="00C834B7" w:rsidRPr="00203244" w:rsidRDefault="003478A5" w:rsidP="0040134A">
      <w:pPr>
        <w:pStyle w:val="afa"/>
        <w:numPr>
          <w:ilvl w:val="0"/>
          <w:numId w:val="40"/>
        </w:numPr>
        <w:tabs>
          <w:tab w:val="clear" w:pos="1134"/>
        </w:tabs>
        <w:ind w:left="284" w:hanging="284"/>
        <w:jc w:val="both"/>
        <w:rPr>
          <w:moveFrom w:id="1546" w:author="Rinat Gub" w:date="2022-12-06T13:44:00Z"/>
        </w:rPr>
        <w:pPrChange w:id="1547" w:author="Rinat Gub" w:date="2022-12-06T13:44:00Z">
          <w:pPr>
            <w:pStyle w:val="afa"/>
            <w:numPr>
              <w:numId w:val="45"/>
            </w:numPr>
            <w:tabs>
              <w:tab w:val="clear" w:pos="1134"/>
            </w:tabs>
            <w:ind w:left="1287" w:hanging="360"/>
            <w:jc w:val="both"/>
          </w:pPr>
        </w:pPrChange>
      </w:pPr>
      <w:moveFromRangeStart w:id="1548" w:author="Rinat Gub" w:date="2022-12-06T13:44:00Z" w:name="move121226670"/>
      <w:moveFrom w:id="1549" w:author="Rinat Gub" w:date="2022-12-06T13:44:00Z">
        <w:r w:rsidRPr="00203244">
          <w:t>Участник закупки заполняет поля формы в соответствии с инструкциями, приведенными по тексту формы.</w:t>
        </w:r>
      </w:moveFrom>
    </w:p>
    <w:moveFromRangeEnd w:id="1548"/>
    <w:p w:rsidR="00C834B7" w:rsidRPr="00203244" w:rsidRDefault="001E3A10" w:rsidP="0040134A">
      <w:pPr>
        <w:pStyle w:val="afa"/>
        <w:numPr>
          <w:ilvl w:val="0"/>
          <w:numId w:val="45"/>
        </w:numPr>
        <w:tabs>
          <w:tab w:val="clear" w:pos="1134"/>
        </w:tabs>
        <w:ind w:left="360"/>
        <w:jc w:val="both"/>
        <w:rPr>
          <w:del w:id="1550" w:author="Rinat Gub" w:date="2022-12-06T13:44:00Z"/>
        </w:rPr>
      </w:pPr>
      <w:del w:id="1551" w:author="Rinat Gub" w:date="2022-12-06T13:44:00Z">
        <w:r w:rsidRPr="00203244">
          <w:delText xml:space="preserve">Приведенные в данном техническом предложении условия выполнения работ будут включены в </w:delText>
        </w:r>
        <w:r w:rsidR="0016112C" w:rsidRPr="00203244">
          <w:delText>Договор</w:delText>
        </w:r>
        <w:r w:rsidRPr="00203244">
          <w:delText xml:space="preserve">, </w:delText>
        </w:r>
        <w:r w:rsidRPr="00203244">
          <w:lastRenderedPageBreak/>
          <w:delText>заключаемый по результатам закупки.</w:delText>
        </w:r>
      </w:del>
    </w:p>
    <w:p w:rsidR="009C1A0B" w:rsidRPr="00203244" w:rsidRDefault="009C1A0B" w:rsidP="008D6551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rPr>
          <w:moveFrom w:id="1552" w:author="Rinat Gub" w:date="2022-12-06T13:44:00Z"/>
        </w:rPr>
        <w:pPrChange w:id="1553" w:author="Rinat Gub" w:date="2022-12-06T13:44:00Z">
          <w:pPr>
            <w:pStyle w:val="afa"/>
            <w:numPr>
              <w:numId w:val="45"/>
            </w:numPr>
            <w:tabs>
              <w:tab w:val="clear" w:pos="1134"/>
            </w:tabs>
            <w:ind w:left="1287" w:hanging="360"/>
            <w:jc w:val="both"/>
          </w:pPr>
        </w:pPrChange>
      </w:pPr>
      <w:moveFromRangeStart w:id="1554" w:author="Rinat Gub" w:date="2022-12-06T13:44:00Z" w:name="move121226676"/>
      <w:moveFrom w:id="1555" w:author="Rinat Gub" w:date="2022-12-06T13:44:00Z">
        <w:r w:rsidRPr="00203244">
          <w:t xml:space="preserve">Форма должна быть подписана и скреплена </w:t>
        </w:r>
        <w:r w:rsidR="00693DAC" w:rsidRPr="00203244">
          <w:t xml:space="preserve">оттиском печати </w:t>
        </w:r>
        <w:r w:rsidR="00693DAC">
          <w:t>(при наличии)</w:t>
        </w:r>
        <w:r w:rsidR="00693DAC" w:rsidRPr="00203244">
          <w:t>.</w:t>
        </w:r>
      </w:moveFrom>
    </w:p>
    <w:p w:rsidR="00013696" w:rsidRDefault="009C1A0B" w:rsidP="00F676C8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rPr>
          <w:moveFrom w:id="1556" w:author="Rinat Gub" w:date="2022-12-06T13:44:00Z"/>
        </w:rPr>
        <w:pPrChange w:id="1557" w:author="Rinat Gub" w:date="2022-12-06T13:44:00Z">
          <w:pPr>
            <w:pStyle w:val="afa"/>
            <w:numPr>
              <w:numId w:val="45"/>
            </w:numPr>
            <w:tabs>
              <w:tab w:val="clear" w:pos="1134"/>
            </w:tabs>
            <w:ind w:left="1287" w:hanging="360"/>
            <w:jc w:val="both"/>
          </w:pPr>
        </w:pPrChange>
      </w:pPr>
      <w:moveFrom w:id="1558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From>
    </w:p>
    <w:p w:rsidR="004123FE" w:rsidRDefault="004123FE" w:rsidP="00F676C8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rPr>
          <w:moveFrom w:id="1559" w:author="Rinat Gub" w:date="2022-12-06T13:44:00Z"/>
        </w:rPr>
        <w:sectPr w:rsidR="004123FE" w:rsidSect="00694DD2">
          <w:headerReference w:type="even" r:id="rId44"/>
          <w:headerReference w:type="first" r:id="rId45"/>
          <w:footerReference w:type="first" r:id="rId46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  <w:pPrChange w:id="1564" w:author="Rinat Gub" w:date="2022-12-06T13:44:00Z">
          <w:pPr>
            <w:pStyle w:val="-30"/>
          </w:pPr>
        </w:pPrChange>
      </w:pPr>
    </w:p>
    <w:p w:rsidR="00625DAC" w:rsidRDefault="004A28FA" w:rsidP="008D033A">
      <w:pPr>
        <w:pStyle w:val="-32"/>
        <w:rPr>
          <w:del w:id="1565" w:author="Rinat Gub" w:date="2022-12-06T13:44:00Z"/>
        </w:rPr>
      </w:pPr>
      <w:bookmarkStart w:id="1566" w:name="_Ref391415748"/>
      <w:bookmarkStart w:id="1567" w:name="_Toc392487715"/>
      <w:bookmarkStart w:id="1568" w:name="_Toc392489419"/>
      <w:moveFromRangeEnd w:id="1554"/>
      <w:del w:id="1569" w:author="Rinat Gub" w:date="2022-12-06T13:44:00Z">
        <w:r w:rsidRPr="00203244">
          <w:lastRenderedPageBreak/>
          <w:delText>Т</w:delText>
        </w:r>
        <w:r w:rsidR="00B578FB" w:rsidRPr="00203244">
          <w:delText>ехническо</w:delText>
        </w:r>
        <w:r w:rsidRPr="00203244">
          <w:delText>е</w:delText>
        </w:r>
        <w:r w:rsidR="00B578FB" w:rsidRPr="00203244">
          <w:delText xml:space="preserve"> </w:delText>
        </w:r>
        <w:r w:rsidRPr="00203244">
          <w:delText xml:space="preserve">предложение </w:delText>
        </w:r>
        <w:r w:rsidR="005B57DE">
          <w:delText>о качестве</w:delText>
        </w:r>
        <w:r w:rsidR="00A9777F">
          <w:delText xml:space="preserve"> </w:delText>
        </w:r>
        <w:r w:rsidR="00B578FB" w:rsidRPr="00203244">
          <w:delText>работ</w:delText>
        </w:r>
        <w:bookmarkEnd w:id="1566"/>
        <w:bookmarkEnd w:id="1567"/>
        <w:bookmarkEnd w:id="1568"/>
      </w:del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From w:id="1570" w:author="Rinat Gub" w:date="2022-12-06T13:44:00Z"/>
          <w:b/>
          <w:bCs/>
          <w:color w:val="000000"/>
          <w:spacing w:val="36"/>
          <w:szCs w:val="24"/>
        </w:rPr>
      </w:pPr>
      <w:moveFromRangeStart w:id="1571" w:author="Rinat Gub" w:date="2022-12-06T13:44:00Z" w:name="move121226677"/>
      <w:moveFrom w:id="1572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</w:p>
    <w:p w:rsidR="00C834B7" w:rsidRPr="00203244" w:rsidRDefault="00B578FB">
      <w:pPr>
        <w:spacing w:before="120"/>
        <w:ind w:firstLine="0"/>
        <w:rPr>
          <w:del w:id="1573" w:author="Rinat Gub" w:date="2022-12-06T13:44:00Z"/>
        </w:rPr>
      </w:pPr>
      <w:moveFromRangeStart w:id="1574" w:author="Rinat Gub" w:date="2022-12-06T13:44:00Z" w:name="move121226671"/>
      <w:moveFromRangeEnd w:id="1571"/>
      <w:moveFrom w:id="1575" w:author="Rinat Gub" w:date="2022-12-06T13:44:00Z">
        <w:r w:rsidRPr="00203244">
          <w:t xml:space="preserve">Форма </w:t>
        </w:r>
        <w:r w:rsidR="00F1005B" w:rsidRPr="00203244">
          <w:t>8</w:t>
        </w:r>
        <w:r w:rsidR="00DC5769" w:rsidRPr="00203244">
          <w:t>а</w:t>
        </w:r>
      </w:moveFrom>
      <w:moveFromRangeEnd w:id="1574"/>
      <w:del w:id="1576" w:author="Rinat Gub" w:date="2022-12-06T13:44:00Z">
        <w:r w:rsidR="005A0964">
          <w:delText xml:space="preserve"> (форма не используется)</w:delText>
        </w:r>
      </w:del>
    </w:p>
    <w:p w:rsidR="00075F3C" w:rsidRPr="00203244" w:rsidRDefault="00075F3C" w:rsidP="00075F3C">
      <w:pPr>
        <w:ind w:firstLine="0"/>
        <w:rPr>
          <w:del w:id="1577" w:author="Rinat Gub" w:date="2022-12-06T13:44:00Z"/>
        </w:rPr>
      </w:pPr>
    </w:p>
    <w:p w:rsidR="00075F3C" w:rsidRPr="00203244" w:rsidRDefault="00075F3C" w:rsidP="00075F3C">
      <w:pPr>
        <w:ind w:firstLine="0"/>
        <w:rPr>
          <w:del w:id="1578" w:author="Rinat Gub" w:date="2022-12-06T13:44:00Z"/>
        </w:rPr>
      </w:pPr>
      <w:del w:id="1579" w:author="Rinat Gub" w:date="2022-12-06T13:44:00Z">
        <w:r w:rsidRPr="00203244">
          <w:delText xml:space="preserve">Наименование Участника закупки: </w:delText>
        </w:r>
        <w:r w:rsidR="00C87AB7" w:rsidRPr="00203244">
          <w:rPr>
            <w:i/>
            <w:iCs/>
            <w:color w:val="333399"/>
            <w:szCs w:val="22"/>
          </w:rPr>
          <w:delText>(указать краткое наименование)</w:delText>
        </w:r>
      </w:del>
    </w:p>
    <w:p w:rsidR="00075F3C" w:rsidRPr="00203244" w:rsidRDefault="00075F3C" w:rsidP="00075F3C">
      <w:pPr>
        <w:ind w:firstLine="0"/>
        <w:rPr>
          <w:del w:id="1580" w:author="Rinat Gub" w:date="2022-12-06T13:44:00Z"/>
        </w:rPr>
      </w:pPr>
      <w:del w:id="1581" w:author="Rinat Gub" w:date="2022-12-06T13:44:00Z">
        <w:r w:rsidRPr="00203244">
          <w:delText xml:space="preserve">ИНН (или иной идентификационный номер) Участника закупки: </w:delText>
        </w:r>
        <w:r w:rsidRPr="00203244">
          <w:rPr>
            <w:i/>
            <w:iCs/>
            <w:color w:val="333399"/>
            <w:szCs w:val="22"/>
          </w:rPr>
          <w:delText>(указать при наличии)</w:delText>
        </w:r>
      </w:del>
    </w:p>
    <w:p w:rsidR="00075F3C" w:rsidRPr="00203244" w:rsidRDefault="00075F3C" w:rsidP="00075F3C">
      <w:pPr>
        <w:ind w:firstLine="0"/>
        <w:rPr>
          <w:del w:id="1582" w:author="Rinat Gub" w:date="2022-12-06T13:44:00Z"/>
        </w:rPr>
      </w:pPr>
      <w:del w:id="1583" w:author="Rinat Gub" w:date="2022-12-06T13:44:00Z">
        <w:r w:rsidRPr="00203244">
          <w:delText xml:space="preserve">Номер </w:delText>
        </w:r>
        <w:r w:rsidR="005B57DE">
          <w:delText xml:space="preserve">лота </w:delText>
        </w:r>
        <w:r w:rsidRPr="00203244">
          <w:delText xml:space="preserve">и наименование предмета </w:delText>
        </w:r>
        <w:r w:rsidR="0016112C" w:rsidRPr="00203244">
          <w:delText>Договор</w:delText>
        </w:r>
        <w:r w:rsidRPr="00203244">
          <w:delText xml:space="preserve">а (лота): </w:delText>
        </w:r>
        <w:r w:rsidR="005B57DE">
          <w:delText>(</w:delText>
        </w:r>
        <w:r w:rsidRPr="00FA013A">
          <w:rPr>
            <w:i/>
            <w:iCs/>
            <w:color w:val="333399"/>
            <w:szCs w:val="22"/>
          </w:rPr>
          <w:delText xml:space="preserve">указать номер </w:delText>
        </w:r>
        <w:r w:rsidR="005B57DE">
          <w:rPr>
            <w:i/>
            <w:iCs/>
            <w:color w:val="333399"/>
            <w:szCs w:val="22"/>
          </w:rPr>
          <w:delText xml:space="preserve">лота </w:delText>
        </w:r>
        <w:r w:rsidRPr="00FA013A">
          <w:rPr>
            <w:i/>
            <w:iCs/>
            <w:color w:val="333399"/>
            <w:szCs w:val="22"/>
          </w:rPr>
          <w:delText xml:space="preserve">и наименование предмета </w:delText>
        </w:r>
        <w:r w:rsidR="0016112C" w:rsidRPr="00FA013A">
          <w:rPr>
            <w:i/>
            <w:iCs/>
            <w:color w:val="333399"/>
            <w:szCs w:val="22"/>
          </w:rPr>
          <w:delText>Договор</w:delText>
        </w:r>
        <w:r w:rsidR="007227C6">
          <w:rPr>
            <w:i/>
            <w:iCs/>
            <w:color w:val="333399"/>
            <w:szCs w:val="22"/>
          </w:rPr>
          <w:delText>а</w:delText>
        </w:r>
        <w:r w:rsidRPr="00FA013A">
          <w:rPr>
            <w:i/>
            <w:iCs/>
            <w:color w:val="333399"/>
            <w:szCs w:val="22"/>
          </w:rPr>
          <w:delText>)</w:delText>
        </w:r>
        <w:r w:rsidR="008D1CAC" w:rsidRPr="00FA013A">
          <w:rPr>
            <w:i/>
            <w:iCs/>
            <w:color w:val="333399"/>
            <w:szCs w:val="22"/>
          </w:rPr>
          <w:delText>.</w:delText>
        </w:r>
      </w:del>
    </w:p>
    <w:p w:rsidR="00B578FB" w:rsidRDefault="00B578FB" w:rsidP="00881A54">
      <w:pPr>
        <w:pStyle w:val="afff"/>
        <w:spacing w:before="120"/>
        <w:rPr>
          <w:moveFrom w:id="1584" w:author="Rinat Gub" w:date="2022-12-06T13:44:00Z"/>
        </w:rPr>
        <w:pPrChange w:id="1585" w:author="Rinat Gub" w:date="2022-12-06T13:44:00Z">
          <w:pPr>
            <w:pStyle w:val="afff"/>
          </w:pPr>
        </w:pPrChange>
      </w:pPr>
      <w:moveFromRangeStart w:id="1586" w:author="Rinat Gub" w:date="2022-12-06T13:44:00Z" w:name="move121226673"/>
      <w:moveFrom w:id="1587" w:author="Rinat Gub" w:date="2022-12-06T13:44:00Z">
        <w:r w:rsidRPr="00203244">
          <w:t>Техническое предложение</w:t>
        </w:r>
      </w:moveFrom>
    </w:p>
    <w:moveFromRangeEnd w:id="1586"/>
    <w:p w:rsidR="00B578FB" w:rsidRDefault="00B578FB" w:rsidP="00B578FB">
      <w:pPr>
        <w:pStyle w:val="afff"/>
        <w:rPr>
          <w:del w:id="1588" w:author="Rinat Gub" w:date="2022-12-06T13:44:00Z"/>
        </w:rPr>
      </w:pPr>
      <w:del w:id="1589" w:author="Rinat Gub" w:date="2022-12-06T13:44:00Z">
        <w:r w:rsidRPr="00203244">
          <w:delText>Предложение о качестве работ</w:delText>
        </w:r>
      </w:del>
    </w:p>
    <w:p w:rsidR="00967818" w:rsidRPr="00027B63" w:rsidRDefault="00967818" w:rsidP="00967818">
      <w:pPr>
        <w:tabs>
          <w:tab w:val="clear" w:pos="1134"/>
        </w:tabs>
        <w:ind w:firstLine="0"/>
        <w:jc w:val="right"/>
        <w:rPr>
          <w:moveFrom w:id="1590" w:author="Rinat Gub" w:date="2022-12-06T13:44:00Z"/>
          <w:spacing w:val="-10"/>
        </w:rPr>
      </w:pPr>
      <w:moveFromRangeStart w:id="1591" w:author="Rinat Gub" w:date="2022-12-06T13:44:00Z" w:name="move121226674"/>
      <w:moveFrom w:id="1592" w:author="Rinat Gub" w:date="2022-12-06T13:44:00Z">
        <w:r w:rsidRPr="00027B63">
          <w:rPr>
            <w:rStyle w:val="af3"/>
            <w:i w:val="0"/>
            <w:shd w:val="clear" w:color="auto" w:fill="FFFFFF" w:themeFill="background1"/>
          </w:rPr>
          <w:t>[</w:t>
        </w:r>
        <w:r w:rsidRPr="003926A5">
          <w:rPr>
            <w:rStyle w:val="af3"/>
            <w:bCs/>
            <w:iCs/>
          </w:rPr>
          <w:t>указать наименование Организации, котор</w:t>
        </w:r>
        <w:r>
          <w:rPr>
            <w:rStyle w:val="af3"/>
            <w:bCs/>
            <w:iCs/>
          </w:rPr>
          <w:t xml:space="preserve">ая </w:t>
        </w:r>
        <w:r w:rsidRPr="003926A5">
          <w:rPr>
            <w:rStyle w:val="af3"/>
            <w:bCs/>
            <w:iCs/>
          </w:rPr>
          <w:t>будет заключать договор или направлять Акцепт</w:t>
        </w:r>
        <w:r w:rsidRPr="00027B63">
          <w:rPr>
            <w:rStyle w:val="af3"/>
            <w:i w:val="0"/>
            <w:shd w:val="clear" w:color="auto" w:fill="FFFFFF" w:themeFill="background1"/>
          </w:rPr>
          <w:t>]</w:t>
        </w:r>
      </w:moveFrom>
    </w:p>
    <w:p w:rsidR="00967818" w:rsidRPr="00A124DC" w:rsidRDefault="00967818" w:rsidP="00967818">
      <w:pPr>
        <w:tabs>
          <w:tab w:val="clear" w:pos="1134"/>
        </w:tabs>
        <w:ind w:right="-1"/>
        <w:jc w:val="right"/>
        <w:rPr>
          <w:moveFrom w:id="1593" w:author="Rinat Gub" w:date="2022-12-06T13:44:00Z"/>
          <w:szCs w:val="24"/>
          <w:vertAlign w:val="superscript"/>
        </w:rPr>
      </w:pPr>
      <w:moveFrom w:id="1594" w:author="Rinat Gub" w:date="2022-12-06T13:44:00Z">
        <w:r w:rsidRPr="00A124DC">
          <w:rPr>
            <w:szCs w:val="24"/>
            <w:vertAlign w:val="superscript"/>
          </w:rPr>
          <w:t>(наименование организации)</w:t>
        </w:r>
      </w:moveFrom>
    </w:p>
    <w:moveFromRangeEnd w:id="1591"/>
    <w:p w:rsidR="00E13B77" w:rsidRPr="00E13B77" w:rsidRDefault="00E13B77" w:rsidP="00E13B77">
      <w:pPr>
        <w:rPr>
          <w:del w:id="1595" w:author="Rinat Gub" w:date="2022-12-06T13:44:00Z"/>
        </w:rPr>
      </w:pPr>
    </w:p>
    <w:p w:rsidR="00C834B7" w:rsidRDefault="00B578FB">
      <w:pPr>
        <w:ind w:firstLine="0"/>
        <w:rPr>
          <w:del w:id="1596" w:author="Rinat Gub" w:date="2022-12-06T13:44:00Z"/>
        </w:rPr>
      </w:pPr>
      <w:del w:id="1597" w:author="Rinat Gub" w:date="2022-12-06T13:44:00Z">
        <w:r w:rsidRPr="00203244">
          <w:delText>[</w:delText>
        </w:r>
        <w:r w:rsidRPr="00203244">
          <w:rPr>
            <w:rStyle w:val="af3"/>
            <w:bCs/>
            <w:iCs/>
          </w:rPr>
          <w:delText xml:space="preserve">Перечень и наименования разделов </w:delText>
        </w:r>
        <w:r w:rsidR="007E7A86" w:rsidRPr="00203244">
          <w:rPr>
            <w:rStyle w:val="af3"/>
            <w:bCs/>
            <w:iCs/>
          </w:rPr>
          <w:delText xml:space="preserve">технического предложения </w:delText>
        </w:r>
        <w:r w:rsidRPr="00203244">
          <w:rPr>
            <w:rStyle w:val="af3"/>
            <w:bCs/>
            <w:iCs/>
          </w:rPr>
          <w:delText xml:space="preserve">о качестве работ должны совпадать с перечнем и наименованиями приложений к </w:delText>
        </w:r>
        <w:r w:rsidR="00A30D02" w:rsidRPr="00203244">
          <w:rPr>
            <w:rStyle w:val="af3"/>
            <w:bCs/>
            <w:iCs/>
          </w:rPr>
          <w:delText xml:space="preserve">Проекту </w:delText>
        </w:r>
        <w:r w:rsidR="0016112C" w:rsidRPr="00203244">
          <w:rPr>
            <w:rStyle w:val="af3"/>
            <w:bCs/>
            <w:iCs/>
          </w:rPr>
          <w:delText>Договор</w:delText>
        </w:r>
        <w:r w:rsidRPr="00203244">
          <w:rPr>
            <w:rStyle w:val="af3"/>
            <w:bCs/>
            <w:iCs/>
          </w:rPr>
          <w:delText xml:space="preserve">а (для упрощения подготовки проекта </w:delText>
        </w:r>
        <w:r w:rsidR="0016112C" w:rsidRPr="00203244">
          <w:rPr>
            <w:rStyle w:val="af3"/>
            <w:bCs/>
            <w:iCs/>
          </w:rPr>
          <w:delText>Договор</w:delText>
        </w:r>
        <w:r w:rsidRPr="00203244">
          <w:rPr>
            <w:rStyle w:val="af3"/>
            <w:bCs/>
            <w:iCs/>
          </w:rPr>
          <w:delText>а по итогам закупки)</w:delText>
        </w:r>
        <w:r w:rsidRPr="00203244">
          <w:delText>]</w:delText>
        </w:r>
        <w:r w:rsidR="008D1CAC" w:rsidRPr="00203244">
          <w:delText>.</w:delText>
        </w:r>
      </w:del>
    </w:p>
    <w:p w:rsidR="00B578FB" w:rsidRPr="00203244" w:rsidRDefault="00B578FB" w:rsidP="00B578FB">
      <w:pPr>
        <w:pStyle w:val="afff"/>
        <w:rPr>
          <w:del w:id="1598" w:author="Rinat Gub" w:date="2022-12-06T13:44:00Z"/>
        </w:rPr>
      </w:pPr>
      <w:del w:id="1599" w:author="Rinat Gub" w:date="2022-12-06T13:44:00Z">
        <w:r w:rsidRPr="00203244">
          <w:delText>График выполнения работ</w:delText>
        </w:r>
      </w:del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1"/>
        <w:gridCol w:w="1476"/>
        <w:gridCol w:w="883"/>
        <w:gridCol w:w="916"/>
        <w:gridCol w:w="982"/>
        <w:gridCol w:w="994"/>
        <w:gridCol w:w="883"/>
        <w:gridCol w:w="883"/>
        <w:gridCol w:w="983"/>
      </w:tblGrid>
      <w:tr w:rsidR="00813187" w:rsidRPr="00203244" w:rsidTr="00156028">
        <w:trPr>
          <w:del w:id="1600" w:author="Rinat Gub" w:date="2022-12-06T13:44:00Z"/>
        </w:trPr>
        <w:tc>
          <w:tcPr>
            <w:tcW w:w="440" w:type="dxa"/>
            <w:vMerge w:val="restart"/>
          </w:tcPr>
          <w:p w:rsidR="00813187" w:rsidRPr="00203244" w:rsidRDefault="00813187" w:rsidP="00FF6A02">
            <w:pPr>
              <w:pStyle w:val="ae"/>
              <w:jc w:val="both"/>
              <w:rPr>
                <w:del w:id="1601" w:author="Rinat Gub" w:date="2022-12-06T13:44:00Z"/>
                <w:sz w:val="20"/>
                <w:lang w:bidi="ar-SA"/>
              </w:rPr>
            </w:pPr>
            <w:del w:id="1602" w:author="Rinat Gub" w:date="2022-12-06T13:44:00Z">
              <w:r w:rsidRPr="00203244">
                <w:rPr>
                  <w:b/>
                  <w:sz w:val="20"/>
                  <w:lang w:bidi="ar-SA"/>
                </w:rPr>
                <w:delText>№ п</w:delText>
              </w:r>
              <w:r w:rsidRPr="00203244">
                <w:rPr>
                  <w:sz w:val="20"/>
                  <w:lang w:bidi="ar-SA"/>
                </w:rPr>
                <w:delText>/п</w:delText>
              </w:r>
            </w:del>
          </w:p>
        </w:tc>
        <w:tc>
          <w:tcPr>
            <w:tcW w:w="1476" w:type="dxa"/>
            <w:vMerge w:val="restart"/>
          </w:tcPr>
          <w:p w:rsidR="00813187" w:rsidRPr="00203244" w:rsidRDefault="00813187" w:rsidP="00FF6A02">
            <w:pPr>
              <w:pStyle w:val="ae"/>
              <w:rPr>
                <w:del w:id="1603" w:author="Rinat Gub" w:date="2022-12-06T13:44:00Z"/>
                <w:sz w:val="20"/>
                <w:lang w:bidi="ar-SA"/>
              </w:rPr>
            </w:pPr>
            <w:del w:id="1604" w:author="Rinat Gub" w:date="2022-12-06T13:44:00Z">
              <w:r w:rsidRPr="00203244">
                <w:rPr>
                  <w:sz w:val="20"/>
                  <w:lang w:bidi="ar-SA"/>
                </w:rPr>
                <w:delText>Этап работ</w:delText>
              </w:r>
            </w:del>
          </w:p>
        </w:tc>
        <w:tc>
          <w:tcPr>
            <w:tcW w:w="3774" w:type="dxa"/>
            <w:gridSpan w:val="4"/>
          </w:tcPr>
          <w:p w:rsidR="00813187" w:rsidRPr="00203244" w:rsidRDefault="00813187" w:rsidP="004F3CED">
            <w:pPr>
              <w:pStyle w:val="ae"/>
              <w:jc w:val="center"/>
              <w:rPr>
                <w:del w:id="1605" w:author="Rinat Gub" w:date="2022-12-06T13:44:00Z"/>
                <w:sz w:val="20"/>
                <w:lang w:bidi="ar-SA"/>
              </w:rPr>
            </w:pPr>
            <w:del w:id="1606" w:author="Rinat Gub" w:date="2022-12-06T13:44:00Z">
              <w:r w:rsidRPr="00203244">
                <w:rPr>
                  <w:sz w:val="20"/>
                  <w:lang w:bidi="ar-SA"/>
                </w:rPr>
                <w:delText>20</w:delText>
              </w:r>
              <w:r w:rsidR="004F3CED">
                <w:rPr>
                  <w:sz w:val="20"/>
                  <w:lang w:bidi="ar-SA"/>
                </w:rPr>
                <w:delText>__</w:delText>
              </w:r>
              <w:r w:rsidRPr="00203244">
                <w:rPr>
                  <w:sz w:val="20"/>
                  <w:lang w:bidi="ar-SA"/>
                </w:rPr>
                <w:delText>год, в т.ч. по кварталам</w:delText>
              </w:r>
            </w:del>
          </w:p>
        </w:tc>
        <w:tc>
          <w:tcPr>
            <w:tcW w:w="2746" w:type="dxa"/>
            <w:gridSpan w:val="3"/>
          </w:tcPr>
          <w:p w:rsidR="00813187" w:rsidRPr="00203244" w:rsidRDefault="00813187" w:rsidP="004F3CED">
            <w:pPr>
              <w:pStyle w:val="ae"/>
              <w:jc w:val="center"/>
              <w:rPr>
                <w:del w:id="1607" w:author="Rinat Gub" w:date="2022-12-06T13:44:00Z"/>
                <w:sz w:val="20"/>
                <w:lang w:bidi="ar-SA"/>
              </w:rPr>
            </w:pPr>
            <w:del w:id="1608" w:author="Rinat Gub" w:date="2022-12-06T13:44:00Z">
              <w:r w:rsidRPr="00203244">
                <w:rPr>
                  <w:sz w:val="20"/>
                  <w:lang w:bidi="ar-SA"/>
                </w:rPr>
                <w:delText>20</w:delText>
              </w:r>
              <w:r w:rsidR="004F3CED">
                <w:rPr>
                  <w:sz w:val="20"/>
                  <w:lang w:bidi="ar-SA"/>
                </w:rPr>
                <w:delText>__</w:delText>
              </w:r>
              <w:r w:rsidRPr="00203244">
                <w:rPr>
                  <w:sz w:val="20"/>
                  <w:lang w:bidi="ar-SA"/>
                </w:rPr>
                <w:delText>год, в т.ч. по кварталам</w:delText>
              </w:r>
            </w:del>
          </w:p>
        </w:tc>
      </w:tr>
      <w:tr w:rsidR="00813187" w:rsidRPr="00203244" w:rsidTr="00156028">
        <w:trPr>
          <w:del w:id="1609" w:author="Rinat Gub" w:date="2022-12-06T13:44:00Z"/>
        </w:trPr>
        <w:tc>
          <w:tcPr>
            <w:tcW w:w="440" w:type="dxa"/>
            <w:vMerge/>
          </w:tcPr>
          <w:p w:rsidR="00813187" w:rsidRPr="00203244" w:rsidRDefault="00813187" w:rsidP="00FF6A02">
            <w:pPr>
              <w:pStyle w:val="ae"/>
              <w:rPr>
                <w:del w:id="1610" w:author="Rinat Gub" w:date="2022-12-06T13:44:00Z"/>
                <w:sz w:val="20"/>
                <w:lang w:bidi="ar-SA"/>
              </w:rPr>
            </w:pPr>
          </w:p>
        </w:tc>
        <w:tc>
          <w:tcPr>
            <w:tcW w:w="1476" w:type="dxa"/>
            <w:vMerge/>
          </w:tcPr>
          <w:p w:rsidR="00813187" w:rsidRPr="00203244" w:rsidRDefault="00813187" w:rsidP="00FF6A02">
            <w:pPr>
              <w:pStyle w:val="ae"/>
              <w:rPr>
                <w:del w:id="1611" w:author="Rinat Gub" w:date="2022-12-06T13:44:00Z"/>
                <w:sz w:val="20"/>
                <w:lang w:bidi="ar-SA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12" w:author="Rinat Gub" w:date="2022-12-06T13:44:00Z"/>
                <w:sz w:val="20"/>
                <w:lang w:bidi="ar-SA"/>
              </w:rPr>
            </w:pPr>
            <w:del w:id="1613" w:author="Rinat Gub" w:date="2022-12-06T13:44:00Z">
              <w:r w:rsidRPr="00203244">
                <w:rPr>
                  <w:sz w:val="20"/>
                  <w:lang w:val="en-US" w:bidi="ar-SA"/>
                </w:rPr>
                <w:delText>I</w:delText>
              </w:r>
            </w:del>
          </w:p>
        </w:tc>
        <w:tc>
          <w:tcPr>
            <w:tcW w:w="916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14" w:author="Rinat Gub" w:date="2022-12-06T13:44:00Z"/>
                <w:sz w:val="20"/>
                <w:lang w:bidi="ar-SA"/>
              </w:rPr>
            </w:pPr>
            <w:del w:id="1615" w:author="Rinat Gub" w:date="2022-12-06T13:44:00Z">
              <w:r w:rsidRPr="00203244">
                <w:rPr>
                  <w:sz w:val="20"/>
                  <w:lang w:val="en-US" w:bidi="ar-SA"/>
                </w:rPr>
                <w:delText>II</w:delText>
              </w:r>
            </w:del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16" w:author="Rinat Gub" w:date="2022-12-06T13:44:00Z"/>
                <w:sz w:val="20"/>
                <w:lang w:bidi="ar-SA"/>
              </w:rPr>
            </w:pPr>
            <w:del w:id="1617" w:author="Rinat Gub" w:date="2022-12-06T13:44:00Z">
              <w:r w:rsidRPr="00203244">
                <w:rPr>
                  <w:sz w:val="20"/>
                  <w:lang w:val="en-US" w:bidi="ar-SA"/>
                </w:rPr>
                <w:delText>III</w:delText>
              </w:r>
            </w:del>
          </w:p>
        </w:tc>
        <w:tc>
          <w:tcPr>
            <w:tcW w:w="994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18" w:author="Rinat Gub" w:date="2022-12-06T13:44:00Z"/>
                <w:sz w:val="20"/>
                <w:lang w:bidi="ar-SA"/>
              </w:rPr>
            </w:pPr>
            <w:del w:id="1619" w:author="Rinat Gub" w:date="2022-12-06T13:44:00Z">
              <w:r w:rsidRPr="00203244">
                <w:rPr>
                  <w:sz w:val="20"/>
                  <w:lang w:val="en-US" w:bidi="ar-SA"/>
                </w:rPr>
                <w:delText>IV</w:delText>
              </w:r>
            </w:del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e"/>
              <w:jc w:val="center"/>
              <w:rPr>
                <w:del w:id="1620" w:author="Rinat Gub" w:date="2022-12-06T13:44:00Z"/>
                <w:sz w:val="20"/>
                <w:lang w:bidi="ar-SA"/>
              </w:rPr>
            </w:pPr>
            <w:del w:id="1621" w:author="Rinat Gub" w:date="2022-12-06T13:44:00Z">
              <w:r w:rsidRPr="00203244">
                <w:rPr>
                  <w:sz w:val="20"/>
                  <w:lang w:val="en-US" w:bidi="ar-SA"/>
                </w:rPr>
                <w:delText>I</w:delText>
              </w:r>
            </w:del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e"/>
              <w:jc w:val="center"/>
              <w:rPr>
                <w:del w:id="1622" w:author="Rinat Gub" w:date="2022-12-06T13:44:00Z"/>
                <w:sz w:val="20"/>
                <w:lang w:bidi="ar-SA"/>
              </w:rPr>
            </w:pPr>
            <w:del w:id="1623" w:author="Rinat Gub" w:date="2022-12-06T13:44:00Z">
              <w:r w:rsidRPr="00203244">
                <w:rPr>
                  <w:sz w:val="20"/>
                  <w:lang w:val="en-US" w:bidi="ar-SA"/>
                </w:rPr>
                <w:delText>II</w:delText>
              </w:r>
            </w:del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e"/>
              <w:jc w:val="center"/>
              <w:rPr>
                <w:del w:id="1624" w:author="Rinat Gub" w:date="2022-12-06T13:44:00Z"/>
                <w:sz w:val="20"/>
                <w:lang w:bidi="ar-SA"/>
              </w:rPr>
            </w:pPr>
            <w:del w:id="1625" w:author="Rinat Gub" w:date="2022-12-06T13:44:00Z">
              <w:r w:rsidRPr="00203244">
                <w:rPr>
                  <w:sz w:val="20"/>
                  <w:lang w:bidi="ar-SA"/>
                </w:rPr>
                <w:delText>…</w:delText>
              </w:r>
            </w:del>
          </w:p>
        </w:tc>
      </w:tr>
      <w:tr w:rsidR="00813187" w:rsidRPr="00203244" w:rsidTr="00156028">
        <w:trPr>
          <w:del w:id="1626" w:author="Rinat Gub" w:date="2022-12-06T13:44:00Z"/>
        </w:trPr>
        <w:tc>
          <w:tcPr>
            <w:tcW w:w="440" w:type="dxa"/>
          </w:tcPr>
          <w:p w:rsidR="00813187" w:rsidRPr="00203244" w:rsidRDefault="00813187" w:rsidP="00FF6A02">
            <w:pPr>
              <w:pStyle w:val="ae"/>
              <w:jc w:val="center"/>
              <w:rPr>
                <w:del w:id="1627" w:author="Rinat Gub" w:date="2022-12-06T13:44:00Z"/>
                <w:sz w:val="20"/>
                <w:lang w:bidi="ar-SA"/>
              </w:rPr>
            </w:pPr>
            <w:del w:id="1628" w:author="Rinat Gub" w:date="2022-12-06T13:44:00Z">
              <w:r w:rsidRPr="00203244">
                <w:rPr>
                  <w:sz w:val="20"/>
                  <w:lang w:bidi="ar-SA"/>
                </w:rPr>
                <w:delText>1</w:delText>
              </w:r>
            </w:del>
          </w:p>
        </w:tc>
        <w:tc>
          <w:tcPr>
            <w:tcW w:w="1476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29" w:author="Rinat Gub" w:date="2022-12-06T13:44:00Z"/>
                <w:sz w:val="20"/>
                <w:lang w:bidi="ar-SA"/>
              </w:rPr>
            </w:pPr>
            <w:del w:id="1630" w:author="Rinat Gub" w:date="2022-12-06T13:44:00Z">
              <w:r w:rsidRPr="00203244">
                <w:rPr>
                  <w:sz w:val="20"/>
                  <w:lang w:bidi="ar-SA"/>
                </w:rPr>
                <w:delText>2</w:delText>
              </w:r>
            </w:del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31" w:author="Rinat Gub" w:date="2022-12-06T13:44:00Z"/>
                <w:sz w:val="20"/>
                <w:lang w:bidi="ar-SA"/>
              </w:rPr>
            </w:pPr>
            <w:del w:id="1632" w:author="Rinat Gub" w:date="2022-12-06T13:44:00Z">
              <w:r w:rsidRPr="00203244">
                <w:rPr>
                  <w:sz w:val="20"/>
                  <w:lang w:bidi="ar-SA"/>
                </w:rPr>
                <w:delText>3</w:delText>
              </w:r>
            </w:del>
          </w:p>
        </w:tc>
        <w:tc>
          <w:tcPr>
            <w:tcW w:w="916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33" w:author="Rinat Gub" w:date="2022-12-06T13:44:00Z"/>
                <w:sz w:val="20"/>
                <w:lang w:bidi="ar-SA"/>
              </w:rPr>
            </w:pPr>
            <w:del w:id="1634" w:author="Rinat Gub" w:date="2022-12-06T13:44:00Z">
              <w:r w:rsidRPr="00203244">
                <w:rPr>
                  <w:sz w:val="20"/>
                  <w:lang w:bidi="ar-SA"/>
                </w:rPr>
                <w:delText>4</w:delText>
              </w:r>
            </w:del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35" w:author="Rinat Gub" w:date="2022-12-06T13:44:00Z"/>
                <w:sz w:val="20"/>
                <w:lang w:bidi="ar-SA"/>
              </w:rPr>
            </w:pPr>
            <w:del w:id="1636" w:author="Rinat Gub" w:date="2022-12-06T13:44:00Z">
              <w:r w:rsidRPr="00203244">
                <w:rPr>
                  <w:sz w:val="20"/>
                  <w:lang w:bidi="ar-SA"/>
                </w:rPr>
                <w:delText>5</w:delText>
              </w:r>
            </w:del>
          </w:p>
        </w:tc>
        <w:tc>
          <w:tcPr>
            <w:tcW w:w="994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37" w:author="Rinat Gub" w:date="2022-12-06T13:44:00Z"/>
                <w:sz w:val="20"/>
                <w:lang w:bidi="ar-SA"/>
              </w:rPr>
            </w:pPr>
            <w:del w:id="1638" w:author="Rinat Gub" w:date="2022-12-06T13:44:00Z">
              <w:r w:rsidRPr="00203244">
                <w:rPr>
                  <w:sz w:val="20"/>
                  <w:lang w:bidi="ar-SA"/>
                </w:rPr>
                <w:delText>6</w:delText>
              </w:r>
            </w:del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39" w:author="Rinat Gub" w:date="2022-12-06T13:44:00Z"/>
                <w:sz w:val="20"/>
                <w:lang w:bidi="ar-SA"/>
              </w:rPr>
            </w:pPr>
            <w:del w:id="1640" w:author="Rinat Gub" w:date="2022-12-06T13:44:00Z">
              <w:r w:rsidRPr="00203244">
                <w:rPr>
                  <w:sz w:val="20"/>
                  <w:lang w:bidi="ar-SA"/>
                </w:rPr>
                <w:delText>7</w:delText>
              </w:r>
            </w:del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41" w:author="Rinat Gub" w:date="2022-12-06T13:44:00Z"/>
                <w:sz w:val="20"/>
                <w:lang w:bidi="ar-SA"/>
              </w:rPr>
            </w:pPr>
            <w:del w:id="1642" w:author="Rinat Gub" w:date="2022-12-06T13:44:00Z">
              <w:r w:rsidRPr="00203244">
                <w:rPr>
                  <w:sz w:val="20"/>
                  <w:lang w:bidi="ar-SA"/>
                </w:rPr>
                <w:delText>8</w:delText>
              </w:r>
            </w:del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e"/>
              <w:ind w:left="566"/>
              <w:jc w:val="center"/>
              <w:rPr>
                <w:del w:id="1643" w:author="Rinat Gub" w:date="2022-12-06T13:44:00Z"/>
                <w:sz w:val="20"/>
                <w:lang w:bidi="ar-SA"/>
              </w:rPr>
            </w:pPr>
            <w:del w:id="1644" w:author="Rinat Gub" w:date="2022-12-06T13:44:00Z">
              <w:r w:rsidRPr="00203244">
                <w:rPr>
                  <w:sz w:val="20"/>
                  <w:lang w:bidi="ar-SA"/>
                </w:rPr>
                <w:delText>…</w:delText>
              </w:r>
            </w:del>
          </w:p>
        </w:tc>
      </w:tr>
      <w:tr w:rsidR="00813187" w:rsidRPr="00203244" w:rsidTr="00156028">
        <w:trPr>
          <w:del w:id="1645" w:author="Rinat Gub" w:date="2022-12-06T13:44:00Z"/>
        </w:trPr>
        <w:tc>
          <w:tcPr>
            <w:tcW w:w="440" w:type="dxa"/>
          </w:tcPr>
          <w:p w:rsidR="00813187" w:rsidRPr="00203244" w:rsidRDefault="00813187" w:rsidP="00FF6A02">
            <w:pPr>
              <w:pStyle w:val="af0"/>
              <w:rPr>
                <w:del w:id="1646" w:author="Rinat Gub" w:date="2022-12-06T13:44:00Z"/>
                <w:sz w:val="20"/>
                <w:szCs w:val="20"/>
              </w:rPr>
            </w:pPr>
            <w:del w:id="1647" w:author="Rinat Gub" w:date="2022-12-06T13:44:00Z">
              <w:r w:rsidRPr="00203244">
                <w:rPr>
                  <w:sz w:val="20"/>
                  <w:szCs w:val="20"/>
                </w:rPr>
                <w:delText>1.</w:delText>
              </w:r>
            </w:del>
          </w:p>
        </w:tc>
        <w:tc>
          <w:tcPr>
            <w:tcW w:w="1476" w:type="dxa"/>
          </w:tcPr>
          <w:p w:rsidR="00813187" w:rsidRPr="00203244" w:rsidRDefault="00813187" w:rsidP="00FF6A02">
            <w:pPr>
              <w:pStyle w:val="af0"/>
              <w:rPr>
                <w:del w:id="1648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49" w:author="Rinat Gub" w:date="2022-12-06T13:44:00Z"/>
                <w:sz w:val="20"/>
                <w:szCs w:val="20"/>
              </w:rPr>
            </w:pPr>
          </w:p>
        </w:tc>
        <w:tc>
          <w:tcPr>
            <w:tcW w:w="916" w:type="dxa"/>
          </w:tcPr>
          <w:p w:rsidR="00813187" w:rsidRPr="00203244" w:rsidRDefault="00813187" w:rsidP="00FF6A02">
            <w:pPr>
              <w:pStyle w:val="af0"/>
              <w:rPr>
                <w:del w:id="1650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51" w:author="Rinat Gub" w:date="2022-12-06T13:44:00Z"/>
                <w:sz w:val="20"/>
                <w:szCs w:val="20"/>
              </w:rPr>
            </w:pPr>
          </w:p>
        </w:tc>
        <w:tc>
          <w:tcPr>
            <w:tcW w:w="994" w:type="dxa"/>
          </w:tcPr>
          <w:p w:rsidR="00813187" w:rsidRPr="00203244" w:rsidRDefault="00813187" w:rsidP="00FF6A02">
            <w:pPr>
              <w:pStyle w:val="af0"/>
              <w:rPr>
                <w:del w:id="1652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53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54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55" w:author="Rinat Gub" w:date="2022-12-06T13:44:00Z"/>
                <w:sz w:val="20"/>
                <w:szCs w:val="20"/>
              </w:rPr>
            </w:pPr>
          </w:p>
        </w:tc>
      </w:tr>
      <w:tr w:rsidR="00813187" w:rsidRPr="00203244" w:rsidTr="00156028">
        <w:trPr>
          <w:del w:id="1656" w:author="Rinat Gub" w:date="2022-12-06T13:44:00Z"/>
        </w:trPr>
        <w:tc>
          <w:tcPr>
            <w:tcW w:w="440" w:type="dxa"/>
          </w:tcPr>
          <w:p w:rsidR="00813187" w:rsidRPr="00203244" w:rsidRDefault="00813187" w:rsidP="00FF6A02">
            <w:pPr>
              <w:pStyle w:val="af0"/>
              <w:rPr>
                <w:del w:id="1657" w:author="Rinat Gub" w:date="2022-12-06T13:44:00Z"/>
                <w:sz w:val="20"/>
                <w:szCs w:val="20"/>
              </w:rPr>
            </w:pPr>
            <w:del w:id="1658" w:author="Rinat Gub" w:date="2022-12-06T13:44:00Z">
              <w:r w:rsidRPr="00203244">
                <w:rPr>
                  <w:sz w:val="20"/>
                  <w:szCs w:val="20"/>
                </w:rPr>
                <w:delText>2.</w:delText>
              </w:r>
            </w:del>
          </w:p>
        </w:tc>
        <w:tc>
          <w:tcPr>
            <w:tcW w:w="1476" w:type="dxa"/>
          </w:tcPr>
          <w:p w:rsidR="00813187" w:rsidRPr="00203244" w:rsidRDefault="00813187" w:rsidP="00FF6A02">
            <w:pPr>
              <w:pStyle w:val="af0"/>
              <w:rPr>
                <w:del w:id="1659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60" w:author="Rinat Gub" w:date="2022-12-06T13:44:00Z"/>
                <w:sz w:val="20"/>
                <w:szCs w:val="20"/>
              </w:rPr>
            </w:pPr>
          </w:p>
        </w:tc>
        <w:tc>
          <w:tcPr>
            <w:tcW w:w="916" w:type="dxa"/>
          </w:tcPr>
          <w:p w:rsidR="00813187" w:rsidRPr="00203244" w:rsidRDefault="00813187" w:rsidP="00FF6A02">
            <w:pPr>
              <w:pStyle w:val="af0"/>
              <w:rPr>
                <w:del w:id="1661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62" w:author="Rinat Gub" w:date="2022-12-06T13:44:00Z"/>
                <w:sz w:val="20"/>
                <w:szCs w:val="20"/>
              </w:rPr>
            </w:pPr>
          </w:p>
        </w:tc>
        <w:tc>
          <w:tcPr>
            <w:tcW w:w="994" w:type="dxa"/>
          </w:tcPr>
          <w:p w:rsidR="00813187" w:rsidRPr="00203244" w:rsidRDefault="00813187" w:rsidP="00FF6A02">
            <w:pPr>
              <w:pStyle w:val="af0"/>
              <w:rPr>
                <w:del w:id="1663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64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65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66" w:author="Rinat Gub" w:date="2022-12-06T13:44:00Z"/>
                <w:sz w:val="20"/>
                <w:szCs w:val="20"/>
              </w:rPr>
            </w:pPr>
          </w:p>
        </w:tc>
      </w:tr>
      <w:tr w:rsidR="00813187" w:rsidRPr="00203244" w:rsidTr="00156028">
        <w:trPr>
          <w:del w:id="1667" w:author="Rinat Gub" w:date="2022-12-06T13:44:00Z"/>
        </w:trPr>
        <w:tc>
          <w:tcPr>
            <w:tcW w:w="440" w:type="dxa"/>
          </w:tcPr>
          <w:p w:rsidR="00813187" w:rsidRPr="00203244" w:rsidRDefault="00813187" w:rsidP="00FF6A02">
            <w:pPr>
              <w:pStyle w:val="af0"/>
              <w:rPr>
                <w:del w:id="1668" w:author="Rinat Gub" w:date="2022-12-06T13:44:00Z"/>
                <w:sz w:val="20"/>
                <w:szCs w:val="20"/>
              </w:rPr>
            </w:pPr>
            <w:del w:id="1669" w:author="Rinat Gub" w:date="2022-12-06T13:44:00Z">
              <w:r w:rsidRPr="00203244">
                <w:rPr>
                  <w:sz w:val="20"/>
                  <w:szCs w:val="20"/>
                </w:rPr>
                <w:delText>3.</w:delText>
              </w:r>
            </w:del>
          </w:p>
        </w:tc>
        <w:tc>
          <w:tcPr>
            <w:tcW w:w="1476" w:type="dxa"/>
          </w:tcPr>
          <w:p w:rsidR="00813187" w:rsidRPr="00203244" w:rsidRDefault="00813187" w:rsidP="00FF6A02">
            <w:pPr>
              <w:pStyle w:val="af0"/>
              <w:rPr>
                <w:del w:id="1670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71" w:author="Rinat Gub" w:date="2022-12-06T13:44:00Z"/>
                <w:sz w:val="20"/>
                <w:szCs w:val="20"/>
              </w:rPr>
            </w:pPr>
          </w:p>
        </w:tc>
        <w:tc>
          <w:tcPr>
            <w:tcW w:w="916" w:type="dxa"/>
          </w:tcPr>
          <w:p w:rsidR="00813187" w:rsidRPr="00203244" w:rsidRDefault="00813187" w:rsidP="00FF6A02">
            <w:pPr>
              <w:pStyle w:val="af0"/>
              <w:rPr>
                <w:del w:id="1672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73" w:author="Rinat Gub" w:date="2022-12-06T13:44:00Z"/>
                <w:sz w:val="20"/>
                <w:szCs w:val="20"/>
              </w:rPr>
            </w:pPr>
          </w:p>
        </w:tc>
        <w:tc>
          <w:tcPr>
            <w:tcW w:w="994" w:type="dxa"/>
          </w:tcPr>
          <w:p w:rsidR="00813187" w:rsidRPr="00203244" w:rsidRDefault="00813187" w:rsidP="00FF6A02">
            <w:pPr>
              <w:pStyle w:val="af0"/>
              <w:rPr>
                <w:del w:id="1674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75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76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77" w:author="Rinat Gub" w:date="2022-12-06T13:44:00Z"/>
                <w:sz w:val="20"/>
                <w:szCs w:val="20"/>
              </w:rPr>
            </w:pPr>
          </w:p>
        </w:tc>
      </w:tr>
      <w:tr w:rsidR="00813187" w:rsidRPr="00203244" w:rsidTr="00156028">
        <w:trPr>
          <w:del w:id="1678" w:author="Rinat Gub" w:date="2022-12-06T13:44:00Z"/>
        </w:trPr>
        <w:tc>
          <w:tcPr>
            <w:tcW w:w="440" w:type="dxa"/>
          </w:tcPr>
          <w:p w:rsidR="00813187" w:rsidRPr="00203244" w:rsidRDefault="00813187" w:rsidP="00FF6A02">
            <w:pPr>
              <w:pStyle w:val="af0"/>
              <w:rPr>
                <w:del w:id="1679" w:author="Rinat Gub" w:date="2022-12-06T13:44:00Z"/>
                <w:sz w:val="20"/>
                <w:szCs w:val="20"/>
              </w:rPr>
            </w:pPr>
            <w:del w:id="1680" w:author="Rinat Gub" w:date="2022-12-06T13:44:00Z">
              <w:r w:rsidRPr="00203244">
                <w:rPr>
                  <w:sz w:val="20"/>
                  <w:szCs w:val="20"/>
                </w:rPr>
                <w:delText>…</w:delText>
              </w:r>
            </w:del>
          </w:p>
        </w:tc>
        <w:tc>
          <w:tcPr>
            <w:tcW w:w="1476" w:type="dxa"/>
          </w:tcPr>
          <w:p w:rsidR="00813187" w:rsidRPr="00203244" w:rsidRDefault="00813187" w:rsidP="00FF6A02">
            <w:pPr>
              <w:pStyle w:val="af0"/>
              <w:rPr>
                <w:del w:id="1681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82" w:author="Rinat Gub" w:date="2022-12-06T13:44:00Z"/>
                <w:sz w:val="20"/>
                <w:szCs w:val="20"/>
              </w:rPr>
            </w:pPr>
          </w:p>
        </w:tc>
        <w:tc>
          <w:tcPr>
            <w:tcW w:w="916" w:type="dxa"/>
          </w:tcPr>
          <w:p w:rsidR="00813187" w:rsidRPr="00203244" w:rsidRDefault="00813187" w:rsidP="00FF6A02">
            <w:pPr>
              <w:pStyle w:val="af0"/>
              <w:rPr>
                <w:del w:id="1683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84" w:author="Rinat Gub" w:date="2022-12-06T13:44:00Z"/>
                <w:sz w:val="20"/>
                <w:szCs w:val="20"/>
              </w:rPr>
            </w:pPr>
          </w:p>
        </w:tc>
        <w:tc>
          <w:tcPr>
            <w:tcW w:w="994" w:type="dxa"/>
          </w:tcPr>
          <w:p w:rsidR="00813187" w:rsidRPr="00203244" w:rsidRDefault="00813187" w:rsidP="00FF6A02">
            <w:pPr>
              <w:pStyle w:val="af0"/>
              <w:rPr>
                <w:del w:id="1685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86" w:author="Rinat Gub" w:date="2022-12-06T13:44:00Z"/>
                <w:sz w:val="20"/>
                <w:szCs w:val="20"/>
              </w:rPr>
            </w:pPr>
          </w:p>
        </w:tc>
        <w:tc>
          <w:tcPr>
            <w:tcW w:w="882" w:type="dxa"/>
          </w:tcPr>
          <w:p w:rsidR="00813187" w:rsidRPr="00203244" w:rsidRDefault="00813187" w:rsidP="00FF6A02">
            <w:pPr>
              <w:pStyle w:val="af0"/>
              <w:rPr>
                <w:del w:id="1687" w:author="Rinat Gub" w:date="2022-12-06T13:44:00Z"/>
                <w:sz w:val="20"/>
                <w:szCs w:val="20"/>
              </w:rPr>
            </w:pPr>
          </w:p>
        </w:tc>
        <w:tc>
          <w:tcPr>
            <w:tcW w:w="982" w:type="dxa"/>
          </w:tcPr>
          <w:p w:rsidR="00813187" w:rsidRPr="00203244" w:rsidRDefault="00813187" w:rsidP="00FF6A02">
            <w:pPr>
              <w:pStyle w:val="af0"/>
              <w:rPr>
                <w:del w:id="1688" w:author="Rinat Gub" w:date="2022-12-06T13:44:00Z"/>
                <w:sz w:val="20"/>
                <w:szCs w:val="20"/>
              </w:rPr>
            </w:pPr>
          </w:p>
        </w:tc>
      </w:tr>
    </w:tbl>
    <w:p w:rsidR="00F330CE" w:rsidRPr="00203244" w:rsidRDefault="00F330CE" w:rsidP="00F330CE">
      <w:pPr>
        <w:rPr>
          <w:del w:id="1689" w:author="Rinat Gub" w:date="2022-12-06T13:44:00Z"/>
        </w:rPr>
      </w:pPr>
      <w:del w:id="1690" w:author="Rinat Gub" w:date="2022-12-06T13:44:00Z">
        <w:r w:rsidRPr="00203244">
          <w:delText xml:space="preserve">Настоящее Техническое предложение имеет правовой статус оферты и действует в течение срока действия заявки, который составляет: </w:delText>
        </w:r>
        <w:r w:rsidRPr="00203244">
          <w:rPr>
            <w:i/>
            <w:iCs/>
            <w:color w:val="333399"/>
            <w:szCs w:val="22"/>
          </w:rPr>
          <w:delText>(</w:delText>
        </w:r>
        <w:r w:rsidRPr="00203244">
          <w:rPr>
            <w:i/>
            <w:color w:val="333399"/>
            <w:szCs w:val="22"/>
          </w:rPr>
          <w:delText>указать срок действия с учетом требований Информационной карты, данный срок должен совпадать с указанным</w:delText>
        </w:r>
        <w:r w:rsidRPr="00203244">
          <w:rPr>
            <w:i/>
            <w:iCs/>
            <w:color w:val="333399"/>
            <w:szCs w:val="22"/>
          </w:rPr>
          <w:delText xml:space="preserve"> </w:delText>
        </w:r>
        <w:r w:rsidRPr="00203244">
          <w:rPr>
            <w:i/>
            <w:color w:val="333399"/>
            <w:szCs w:val="22"/>
          </w:rPr>
          <w:delText>в Письме о подаче заявки сроком действия заявки</w:delText>
        </w:r>
        <w:r w:rsidRPr="00203244">
          <w:rPr>
            <w:i/>
            <w:iCs/>
            <w:color w:val="333399"/>
            <w:szCs w:val="22"/>
          </w:rPr>
          <w:delText>)</w:delText>
        </w:r>
        <w:r w:rsidRPr="00203244">
          <w:delText>.</w:delText>
        </w:r>
      </w:del>
    </w:p>
    <w:p w:rsidR="00B578FB" w:rsidRPr="00203244" w:rsidRDefault="00B578FB" w:rsidP="00B578FB">
      <w:pPr>
        <w:keepNext/>
        <w:spacing w:before="120"/>
        <w:ind w:right="4845"/>
        <w:rPr>
          <w:del w:id="1691" w:author="Rinat Gub" w:date="2022-12-06T13:44:00Z"/>
          <w:szCs w:val="24"/>
        </w:rPr>
      </w:pPr>
      <w:del w:id="1692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B578FB">
      <w:pPr>
        <w:keepNext/>
        <w:ind w:right="4845"/>
        <w:jc w:val="center"/>
        <w:rPr>
          <w:del w:id="1693" w:author="Rinat Gub" w:date="2022-12-06T13:44:00Z"/>
          <w:szCs w:val="24"/>
          <w:vertAlign w:val="superscript"/>
        </w:rPr>
      </w:pPr>
      <w:del w:id="1694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B578FB">
      <w:pPr>
        <w:keepNext/>
        <w:spacing w:before="120"/>
        <w:ind w:right="4845"/>
        <w:rPr>
          <w:del w:id="1695" w:author="Rinat Gub" w:date="2022-12-06T13:44:00Z"/>
          <w:szCs w:val="24"/>
        </w:rPr>
      </w:pPr>
      <w:del w:id="1696" w:author="Rinat Gub" w:date="2022-12-06T13:44:00Z">
        <w:r w:rsidRPr="00203244">
          <w:rPr>
            <w:szCs w:val="24"/>
          </w:rPr>
          <w:delText>___</w:delText>
        </w:r>
        <w:r w:rsidR="00FB66DB">
          <w:rPr>
            <w:szCs w:val="24"/>
          </w:rPr>
          <w:delText>_______________________________</w:delText>
        </w:r>
        <w:r w:rsidRPr="00203244">
          <w:rPr>
            <w:szCs w:val="24"/>
          </w:rPr>
          <w:delText>_</w:delText>
        </w:r>
      </w:del>
    </w:p>
    <w:p w:rsidR="00B578FB" w:rsidRPr="00203244" w:rsidRDefault="00B578FB" w:rsidP="00B578FB">
      <w:pPr>
        <w:keepNext/>
        <w:ind w:right="4845"/>
        <w:jc w:val="center"/>
        <w:rPr>
          <w:del w:id="1697" w:author="Rinat Gub" w:date="2022-12-06T13:44:00Z"/>
          <w:szCs w:val="24"/>
          <w:vertAlign w:val="superscript"/>
        </w:rPr>
      </w:pPr>
      <w:del w:id="1698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CC595A" w:rsidRPr="00FC6168" w:rsidRDefault="00CC595A" w:rsidP="00CC595A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1699" w:author="Rinat Gub" w:date="2022-12-06T13:44:00Z"/>
          <w:b/>
          <w:bCs/>
          <w:color w:val="000000"/>
          <w:spacing w:val="36"/>
        </w:rPr>
      </w:pPr>
      <w:moveFromRangeStart w:id="1700" w:author="Rinat Gub" w:date="2022-12-06T13:44:00Z" w:name="move121226678"/>
      <w:moveFrom w:id="1701" w:author="Rinat Gub" w:date="2022-12-06T13:44:00Z">
        <w:r w:rsidRPr="00FC6168">
          <w:rPr>
            <w:b/>
            <w:bCs/>
            <w:color w:val="000000"/>
            <w:spacing w:val="36"/>
          </w:rPr>
          <w:t>конец формы</w:t>
        </w:r>
      </w:moveFrom>
    </w:p>
    <w:p w:rsidR="00A125C9" w:rsidRPr="00FC6168" w:rsidRDefault="00A125C9" w:rsidP="00843266">
      <w:pPr>
        <w:rPr>
          <w:moveFrom w:id="1702" w:author="Rinat Gub" w:date="2022-12-06T13:44:00Z"/>
          <w:vertAlign w:val="superscript"/>
          <w:rPrChange w:id="1703" w:author="Rinat Gub" w:date="2022-12-06T13:44:00Z">
            <w:rPr>
              <w:moveFrom w:id="1704" w:author="Rinat Gub" w:date="2022-12-06T13:44:00Z"/>
            </w:rPr>
          </w:rPrChange>
        </w:rPr>
        <w:pPrChange w:id="1705" w:author="Rinat Gub" w:date="2022-12-06T13:44:00Z">
          <w:pPr>
            <w:pStyle w:val="-30"/>
          </w:pPr>
        </w:pPrChange>
      </w:pPr>
    </w:p>
    <w:moveFromRangeEnd w:id="1700"/>
    <w:p w:rsidR="00C834B7" w:rsidRPr="00203244" w:rsidRDefault="00B578FB">
      <w:pPr>
        <w:ind w:firstLine="0"/>
      </w:pPr>
      <w:r w:rsidRPr="00203244">
        <w:rPr>
          <w:b/>
        </w:rPr>
        <w:t>Инструкция по заполнению</w:t>
      </w:r>
    </w:p>
    <w:p w:rsidR="00C834B7" w:rsidRPr="00203244" w:rsidRDefault="00A17A94" w:rsidP="00004E45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pPrChange w:id="1706" w:author="Rinat Gub" w:date="2022-12-06T13:44:00Z">
          <w:pPr>
            <w:pStyle w:val="afa"/>
            <w:numPr>
              <w:numId w:val="46"/>
            </w:numPr>
            <w:tabs>
              <w:tab w:val="clear" w:pos="1134"/>
            </w:tabs>
            <w:ind w:left="360" w:hanging="360"/>
            <w:jc w:val="both"/>
          </w:pPr>
        </w:pPrChange>
      </w:pPr>
      <w:r w:rsidRPr="00203244">
        <w:t>Форма включается в техническую часть заявки</w:t>
      </w:r>
      <w:r w:rsidR="009B5A7F">
        <w:t xml:space="preserve"> </w:t>
      </w:r>
      <w:r w:rsidR="009B5A7F" w:rsidRPr="009B5A7F">
        <w:t>(в случае проведения технического отбора заявок)</w:t>
      </w:r>
      <w:r w:rsidRPr="00203244">
        <w:t>.</w:t>
      </w:r>
    </w:p>
    <w:p w:rsidR="00C834B7" w:rsidRPr="00203244" w:rsidRDefault="003478A5" w:rsidP="008D6551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pPrChange w:id="1707" w:author="Rinat Gub" w:date="2022-12-06T13:44:00Z">
          <w:pPr>
            <w:pStyle w:val="afa"/>
            <w:numPr>
              <w:numId w:val="46"/>
            </w:numPr>
            <w:tabs>
              <w:tab w:val="clear" w:pos="1134"/>
            </w:tabs>
            <w:ind w:left="360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9C1A0B" w:rsidRPr="00203244" w:rsidRDefault="009C1A0B" w:rsidP="008D6551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pPrChange w:id="1708" w:author="Rinat Gub" w:date="2022-12-06T13:44:00Z">
          <w:pPr>
            <w:pStyle w:val="afa"/>
            <w:numPr>
              <w:numId w:val="46"/>
            </w:numPr>
            <w:tabs>
              <w:tab w:val="clear" w:pos="1134"/>
            </w:tabs>
            <w:ind w:left="360" w:hanging="360"/>
            <w:jc w:val="both"/>
          </w:pPr>
        </w:pPrChange>
      </w:pPr>
      <w:r w:rsidRPr="00203244">
        <w:t xml:space="preserve">Приведенные в данном техническом предложении условия </w:t>
      </w:r>
      <w:del w:id="1709" w:author="Rinat Gub" w:date="2022-12-06T13:44:00Z">
        <w:r w:rsidR="00F330CE" w:rsidRPr="00203244">
          <w:delText>выполнения работ</w:delText>
        </w:r>
      </w:del>
      <w:ins w:id="1710" w:author="Rinat Gub" w:date="2022-12-06T13:44:00Z">
        <w:r w:rsidR="00F330CE" w:rsidRPr="00203244">
          <w:t>поставки товаров</w:t>
        </w:r>
      </w:ins>
      <w:r w:rsidRPr="00203244">
        <w:t xml:space="preserve"> будут включены в </w:t>
      </w:r>
      <w:r w:rsidR="0016112C" w:rsidRPr="00203244">
        <w:t>Договор</w:t>
      </w:r>
      <w:r w:rsidRPr="00203244">
        <w:t>, заключаемый по результатам закупки.</w:t>
      </w:r>
    </w:p>
    <w:p w:rsidR="009C1A0B" w:rsidRPr="00203244" w:rsidRDefault="009C1A0B" w:rsidP="008D6551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rPr>
          <w:moveTo w:id="1711" w:author="Rinat Gub" w:date="2022-12-06T13:44:00Z"/>
        </w:rPr>
        <w:pPrChange w:id="1712" w:author="Rinat Gub" w:date="2022-12-06T13:44:00Z">
          <w:pPr>
            <w:pStyle w:val="afa"/>
            <w:numPr>
              <w:numId w:val="45"/>
            </w:numPr>
            <w:tabs>
              <w:tab w:val="clear" w:pos="1134"/>
            </w:tabs>
            <w:ind w:left="1287" w:hanging="360"/>
            <w:jc w:val="both"/>
          </w:pPr>
        </w:pPrChange>
      </w:pPr>
      <w:moveToRangeStart w:id="1713" w:author="Rinat Gub" w:date="2022-12-06T13:44:00Z" w:name="move121226676"/>
      <w:moveTo w:id="1714" w:author="Rinat Gub" w:date="2022-12-06T13:44:00Z">
        <w:r w:rsidRPr="00203244">
          <w:t xml:space="preserve">Форма должна быть подписана и скреплена </w:t>
        </w:r>
        <w:r w:rsidR="00693DAC" w:rsidRPr="00203244">
          <w:t xml:space="preserve">оттиском печати </w:t>
        </w:r>
        <w:r w:rsidR="00693DAC">
          <w:t>(при наличии)</w:t>
        </w:r>
        <w:r w:rsidR="00693DAC" w:rsidRPr="00203244">
          <w:t>.</w:t>
        </w:r>
      </w:moveTo>
    </w:p>
    <w:p w:rsidR="00013696" w:rsidRDefault="009C1A0B" w:rsidP="00F676C8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rPr>
          <w:moveTo w:id="1715" w:author="Rinat Gub" w:date="2022-12-06T13:44:00Z"/>
        </w:rPr>
        <w:pPrChange w:id="1716" w:author="Rinat Gub" w:date="2022-12-06T13:44:00Z">
          <w:pPr>
            <w:pStyle w:val="afa"/>
            <w:numPr>
              <w:numId w:val="45"/>
            </w:numPr>
            <w:tabs>
              <w:tab w:val="clear" w:pos="1134"/>
            </w:tabs>
            <w:ind w:left="1287" w:hanging="360"/>
            <w:jc w:val="both"/>
          </w:pPr>
        </w:pPrChange>
      </w:pPr>
      <w:moveTo w:id="1717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To>
    </w:p>
    <w:p w:rsidR="004123FE" w:rsidRDefault="004123FE" w:rsidP="00F676C8">
      <w:pPr>
        <w:pStyle w:val="afa"/>
        <w:numPr>
          <w:ilvl w:val="0"/>
          <w:numId w:val="24"/>
        </w:numPr>
        <w:tabs>
          <w:tab w:val="clear" w:pos="1134"/>
        </w:tabs>
        <w:ind w:left="284" w:hanging="284"/>
        <w:jc w:val="both"/>
        <w:rPr>
          <w:moveTo w:id="1718" w:author="Rinat Gub" w:date="2022-12-06T13:44:00Z"/>
        </w:rPr>
        <w:sectPr w:rsidR="004123FE" w:rsidSect="00694DD2">
          <w:headerReference w:type="even" r:id="rId47"/>
          <w:headerReference w:type="first" r:id="rId48"/>
          <w:footerReference w:type="first" r:id="rId49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  <w:pPrChange w:id="1726" w:author="Rinat Gub" w:date="2022-12-06T13:44:00Z">
          <w:pPr>
            <w:pStyle w:val="-30"/>
          </w:pPr>
        </w:pPrChange>
      </w:pPr>
    </w:p>
    <w:p w:rsidR="00693DAC" w:rsidRDefault="00F330CE" w:rsidP="0040134A">
      <w:pPr>
        <w:pStyle w:val="afa"/>
        <w:numPr>
          <w:ilvl w:val="0"/>
          <w:numId w:val="46"/>
        </w:numPr>
        <w:tabs>
          <w:tab w:val="clear" w:pos="1134"/>
        </w:tabs>
        <w:jc w:val="both"/>
        <w:rPr>
          <w:del w:id="1727" w:author="Rinat Gub" w:date="2022-12-06T13:44:00Z"/>
        </w:rPr>
      </w:pPr>
      <w:bookmarkStart w:id="1728" w:name="_Ref391415706"/>
      <w:bookmarkStart w:id="1729" w:name="_Toc392487701"/>
      <w:bookmarkStart w:id="1730" w:name="_Toc392489405"/>
      <w:moveToRangeEnd w:id="1713"/>
      <w:del w:id="1731" w:author="Rinat Gub" w:date="2022-12-06T13:44:00Z">
        <w:r w:rsidRPr="00203244">
          <w:lastRenderedPageBreak/>
          <w:delText xml:space="preserve">Форма должна быть подписана и </w:delText>
        </w:r>
        <w:r w:rsidR="00693DAC" w:rsidRPr="00203244">
          <w:delText xml:space="preserve">скреплена оттиском печати </w:delText>
        </w:r>
        <w:r w:rsidR="00693DAC">
          <w:delText>(при наличии)</w:delText>
        </w:r>
        <w:r w:rsidR="00693DAC" w:rsidRPr="00203244">
          <w:delText>.</w:delText>
        </w:r>
      </w:del>
    </w:p>
    <w:p w:rsidR="00F330CE" w:rsidRPr="00266CEC" w:rsidRDefault="00F330CE" w:rsidP="0040134A">
      <w:pPr>
        <w:pStyle w:val="afa"/>
        <w:numPr>
          <w:ilvl w:val="0"/>
          <w:numId w:val="46"/>
        </w:numPr>
        <w:tabs>
          <w:tab w:val="clear" w:pos="1134"/>
          <w:tab w:val="left" w:pos="426"/>
        </w:tabs>
        <w:ind w:left="0" w:firstLine="0"/>
        <w:rPr>
          <w:del w:id="1732" w:author="Rinat Gub" w:date="2022-12-06T13:44:00Z"/>
        </w:rPr>
      </w:pPr>
      <w:del w:id="1733" w:author="Rinat Gub" w:date="2022-12-06T13:44:00Z">
        <w:r w:rsidRPr="00203244">
          <w:delTex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delText>
        </w:r>
        <w:r w:rsidRPr="00203244">
          <w:br w:type="page"/>
        </w:r>
      </w:del>
    </w:p>
    <w:p w:rsidR="00625DAC" w:rsidRDefault="004A28FA" w:rsidP="008D033A">
      <w:pPr>
        <w:pStyle w:val="-32"/>
        <w:rPr>
          <w:del w:id="1734" w:author="Rinat Gub" w:date="2022-12-06T13:44:00Z"/>
        </w:rPr>
      </w:pPr>
      <w:bookmarkStart w:id="1735" w:name="_Ref391415750"/>
      <w:bookmarkStart w:id="1736" w:name="_Toc392487716"/>
      <w:bookmarkStart w:id="1737" w:name="_Toc392489420"/>
      <w:del w:id="1738" w:author="Rinat Gub" w:date="2022-12-06T13:44:00Z">
        <w:r w:rsidRPr="00203244">
          <w:lastRenderedPageBreak/>
          <w:delText xml:space="preserve">Техническое предложение </w:delText>
        </w:r>
        <w:r w:rsidR="005B57DE">
          <w:delText>о качестве</w:delText>
        </w:r>
        <w:r w:rsidRPr="00203244">
          <w:delText xml:space="preserve"> работ</w:delText>
        </w:r>
      </w:del>
    </w:p>
    <w:bookmarkEnd w:id="1735"/>
    <w:bookmarkEnd w:id="1736"/>
    <w:bookmarkEnd w:id="1737"/>
    <w:p w:rsidR="00185276" w:rsidRDefault="00185276" w:rsidP="00185276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From w:id="1739" w:author="Rinat Gub" w:date="2022-12-06T13:44:00Z"/>
          <w:b/>
          <w:bCs/>
          <w:color w:val="000000"/>
          <w:spacing w:val="36"/>
          <w:szCs w:val="24"/>
        </w:rPr>
      </w:pPr>
      <w:moveFromRangeStart w:id="1740" w:author="Rinat Gub" w:date="2022-12-06T13:44:00Z" w:name="move121226679"/>
      <w:moveFrom w:id="1741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</w:p>
    <w:moveFromRangeEnd w:id="1740"/>
    <w:p w:rsidR="00C834B7" w:rsidRPr="00203244" w:rsidRDefault="00B578FB">
      <w:pPr>
        <w:spacing w:before="120"/>
        <w:ind w:firstLine="0"/>
        <w:rPr>
          <w:del w:id="1742" w:author="Rinat Gub" w:date="2022-12-06T13:44:00Z"/>
        </w:rPr>
      </w:pPr>
      <w:del w:id="1743" w:author="Rinat Gub" w:date="2022-12-06T13:44:00Z">
        <w:r w:rsidRPr="00203244">
          <w:delText xml:space="preserve">Форма </w:delText>
        </w:r>
        <w:r w:rsidR="00CA3085" w:rsidRPr="00203244">
          <w:delText>8</w:delText>
        </w:r>
        <w:r w:rsidR="00A33EF4" w:rsidRPr="00203244">
          <w:delText>б</w:delText>
        </w:r>
        <w:r w:rsidR="005A0964">
          <w:delText xml:space="preserve"> (форма не используется)</w:delText>
        </w:r>
      </w:del>
    </w:p>
    <w:p w:rsidR="00B578FB" w:rsidRPr="00013696" w:rsidRDefault="00B578FB" w:rsidP="0013579D">
      <w:pPr>
        <w:rPr>
          <w:moveFrom w:id="1744" w:author="Rinat Gub" w:date="2022-12-06T13:44:00Z"/>
          <w:sz w:val="10"/>
          <w:rPrChange w:id="1745" w:author="Rinat Gub" w:date="2022-12-06T13:44:00Z">
            <w:rPr>
              <w:moveFrom w:id="1746" w:author="Rinat Gub" w:date="2022-12-06T13:44:00Z"/>
            </w:rPr>
          </w:rPrChange>
        </w:rPr>
        <w:pPrChange w:id="1747" w:author="Rinat Gub" w:date="2022-12-06T13:44:00Z">
          <w:pPr>
            <w:ind w:firstLine="0"/>
          </w:pPr>
        </w:pPrChange>
      </w:pPr>
      <w:moveFromRangeStart w:id="1748" w:author="Rinat Gub" w:date="2022-12-06T13:44:00Z" w:name="move121226672"/>
    </w:p>
    <w:p w:rsidR="00075F3C" w:rsidRPr="00203244" w:rsidRDefault="00075F3C" w:rsidP="00075F3C">
      <w:pPr>
        <w:ind w:firstLine="0"/>
        <w:rPr>
          <w:moveFrom w:id="1749" w:author="Rinat Gub" w:date="2022-12-06T13:44:00Z"/>
        </w:rPr>
      </w:pPr>
      <w:moveFrom w:id="1750" w:author="Rinat Gub" w:date="2022-12-06T13:44:00Z">
        <w:r w:rsidRPr="00203244">
          <w:t xml:space="preserve">Наименование Участника закупки: </w:t>
        </w:r>
        <w:r w:rsidR="00C87AB7" w:rsidRPr="00203244">
          <w:rPr>
            <w:i/>
            <w:iCs/>
            <w:color w:val="333399"/>
            <w:szCs w:val="22"/>
          </w:rPr>
          <w:t>(указать краткое наименование)</w:t>
        </w:r>
      </w:moveFrom>
    </w:p>
    <w:p w:rsidR="00075F3C" w:rsidRPr="00203244" w:rsidRDefault="00075F3C" w:rsidP="00075F3C">
      <w:pPr>
        <w:ind w:firstLine="0"/>
        <w:rPr>
          <w:moveFrom w:id="1751" w:author="Rinat Gub" w:date="2022-12-06T13:44:00Z"/>
        </w:rPr>
      </w:pPr>
      <w:moveFrom w:id="1752" w:author="Rinat Gub" w:date="2022-12-06T13:44:00Z">
        <w:r w:rsidRPr="00203244">
          <w:t xml:space="preserve">ИНН (или иной идентификационный номер) Участника закупки: </w:t>
        </w:r>
        <w:r w:rsidRPr="00203244">
          <w:rPr>
            <w:i/>
            <w:iCs/>
            <w:color w:val="333399"/>
            <w:szCs w:val="22"/>
          </w:rPr>
          <w:t>(указать при наличии)</w:t>
        </w:r>
      </w:moveFrom>
    </w:p>
    <w:moveFromRangeEnd w:id="1748"/>
    <w:p w:rsidR="00075F3C" w:rsidRPr="00203244" w:rsidRDefault="00075F3C" w:rsidP="00075F3C">
      <w:pPr>
        <w:ind w:firstLine="0"/>
        <w:rPr>
          <w:del w:id="1753" w:author="Rinat Gub" w:date="2022-12-06T13:44:00Z"/>
        </w:rPr>
      </w:pPr>
      <w:del w:id="1754" w:author="Rinat Gub" w:date="2022-12-06T13:44:00Z">
        <w:r w:rsidRPr="00203244">
          <w:delText xml:space="preserve">Номер </w:delText>
        </w:r>
        <w:r w:rsidR="005B57DE">
          <w:delText xml:space="preserve">лота </w:delText>
        </w:r>
        <w:r w:rsidRPr="00203244">
          <w:delText xml:space="preserve">и наименование предмета </w:delText>
        </w:r>
        <w:r w:rsidR="0016112C" w:rsidRPr="00203244">
          <w:delText>Договор</w:delText>
        </w:r>
        <w:r w:rsidRPr="00203244">
          <w:delText xml:space="preserve">а : </w:delText>
        </w:r>
        <w:r w:rsidR="005B57DE">
          <w:delText>(</w:delText>
        </w:r>
        <w:r w:rsidRPr="00FA013A">
          <w:rPr>
            <w:i/>
            <w:iCs/>
            <w:color w:val="333399"/>
            <w:szCs w:val="22"/>
          </w:rPr>
          <w:delText xml:space="preserve">указать номер </w:delText>
        </w:r>
        <w:r w:rsidR="005B57DE">
          <w:rPr>
            <w:i/>
            <w:iCs/>
            <w:color w:val="333399"/>
            <w:szCs w:val="22"/>
          </w:rPr>
          <w:delText xml:space="preserve">лота </w:delText>
        </w:r>
        <w:r w:rsidRPr="00FA013A">
          <w:rPr>
            <w:i/>
            <w:iCs/>
            <w:color w:val="333399"/>
            <w:szCs w:val="22"/>
          </w:rPr>
          <w:delText xml:space="preserve">и наименование предмета </w:delText>
        </w:r>
        <w:r w:rsidR="0016112C" w:rsidRPr="00FA013A">
          <w:rPr>
            <w:i/>
            <w:iCs/>
            <w:color w:val="333399"/>
            <w:szCs w:val="22"/>
          </w:rPr>
          <w:delText>Договор</w:delText>
        </w:r>
        <w:r w:rsidR="0082491D">
          <w:rPr>
            <w:i/>
            <w:iCs/>
            <w:color w:val="333399"/>
            <w:szCs w:val="22"/>
          </w:rPr>
          <w:delText>а</w:delText>
        </w:r>
        <w:r w:rsidRPr="00FA013A">
          <w:rPr>
            <w:i/>
            <w:iCs/>
            <w:color w:val="333399"/>
            <w:szCs w:val="22"/>
          </w:rPr>
          <w:delText>)</w:delText>
        </w:r>
        <w:r w:rsidR="008D1CAC" w:rsidRPr="00FA013A">
          <w:rPr>
            <w:i/>
            <w:iCs/>
            <w:color w:val="333399"/>
            <w:szCs w:val="22"/>
          </w:rPr>
          <w:delText>.</w:delText>
        </w:r>
      </w:del>
    </w:p>
    <w:p w:rsidR="00B578FB" w:rsidRDefault="00B578FB" w:rsidP="00B578FB">
      <w:pPr>
        <w:pStyle w:val="afff"/>
        <w:rPr>
          <w:del w:id="1755" w:author="Rinat Gub" w:date="2022-12-06T13:44:00Z"/>
        </w:rPr>
      </w:pPr>
      <w:del w:id="1756" w:author="Rinat Gub" w:date="2022-12-06T13:44:00Z">
        <w:r w:rsidRPr="00203244">
          <w:delText>Предложение о качестве работ</w:delText>
        </w:r>
      </w:del>
    </w:p>
    <w:p w:rsidR="00AF649A" w:rsidRPr="00027B63" w:rsidRDefault="00AF649A" w:rsidP="00AF649A">
      <w:pPr>
        <w:tabs>
          <w:tab w:val="clear" w:pos="1134"/>
        </w:tabs>
        <w:ind w:firstLine="0"/>
        <w:jc w:val="right"/>
        <w:rPr>
          <w:del w:id="1757" w:author="Rinat Gub" w:date="2022-12-06T13:44:00Z"/>
          <w:spacing w:val="-10"/>
        </w:rPr>
      </w:pPr>
      <w:del w:id="1758" w:author="Rinat Gub" w:date="2022-12-06T13:44:00Z">
        <w:r w:rsidRPr="00027B63">
          <w:rPr>
            <w:rStyle w:val="af3"/>
            <w:i w:val="0"/>
            <w:shd w:val="clear" w:color="auto" w:fill="FFFFFF" w:themeFill="background1"/>
          </w:rPr>
          <w:delText>[</w:delText>
        </w:r>
        <w:r w:rsidRPr="000C325C">
          <w:rPr>
            <w:rStyle w:val="af3"/>
            <w:bCs/>
            <w:iCs/>
          </w:rPr>
          <w:delText>указать наименование Организации, которая будет заключать договор или направлять Акцепт</w:delText>
        </w:r>
        <w:r w:rsidRPr="00027B63">
          <w:rPr>
            <w:rStyle w:val="af3"/>
            <w:i w:val="0"/>
            <w:shd w:val="clear" w:color="auto" w:fill="FFFFFF" w:themeFill="background1"/>
          </w:rPr>
          <w:delText>]</w:delText>
        </w:r>
      </w:del>
    </w:p>
    <w:p w:rsidR="00AF649A" w:rsidRPr="00A124DC" w:rsidRDefault="00AF649A" w:rsidP="00AF649A">
      <w:pPr>
        <w:tabs>
          <w:tab w:val="clear" w:pos="1134"/>
        </w:tabs>
        <w:ind w:right="-1"/>
        <w:jc w:val="right"/>
        <w:rPr>
          <w:del w:id="1759" w:author="Rinat Gub" w:date="2022-12-06T13:44:00Z"/>
          <w:szCs w:val="24"/>
          <w:vertAlign w:val="superscript"/>
        </w:rPr>
      </w:pPr>
      <w:del w:id="1760" w:author="Rinat Gub" w:date="2022-12-06T13:44:00Z">
        <w:r w:rsidRPr="00A124DC">
          <w:rPr>
            <w:szCs w:val="24"/>
            <w:vertAlign w:val="superscript"/>
          </w:rPr>
          <w:delText>(наименование организации)</w:delText>
        </w:r>
      </w:del>
    </w:p>
    <w:p w:rsidR="00C834B7" w:rsidRPr="00203244" w:rsidRDefault="00B578FB">
      <w:pPr>
        <w:rPr>
          <w:del w:id="1761" w:author="Rinat Gub" w:date="2022-12-06T13:44:00Z"/>
        </w:rPr>
      </w:pPr>
      <w:del w:id="1762" w:author="Rinat Gub" w:date="2022-12-06T13:44:00Z">
        <w:r w:rsidRPr="00203244">
          <w:delText xml:space="preserve">Мы, нижеподписавшиеся, сообщаем о своем согласии со всеми условиями Проекта </w:delText>
        </w:r>
        <w:r w:rsidR="0016112C" w:rsidRPr="00203244">
          <w:delText>Договор</w:delText>
        </w:r>
        <w:r w:rsidRPr="00203244">
          <w:delText>а и Технических требований.</w:delText>
        </w:r>
      </w:del>
    </w:p>
    <w:p w:rsidR="00C834B7" w:rsidRPr="00203244" w:rsidRDefault="005D4AF8">
      <w:pPr>
        <w:rPr>
          <w:del w:id="1763" w:author="Rinat Gub" w:date="2022-12-06T13:44:00Z"/>
        </w:rPr>
      </w:pPr>
      <w:del w:id="1764" w:author="Rinat Gub" w:date="2022-12-06T13:44:00Z">
        <w:r w:rsidRPr="00203244">
          <w:delText>Положения</w:delText>
        </w:r>
        <w:r w:rsidR="00B578FB" w:rsidRPr="00203244">
          <w:delText xml:space="preserve"> проекта </w:delText>
        </w:r>
        <w:r w:rsidR="0016112C" w:rsidRPr="00203244">
          <w:delText>Договор</w:delText>
        </w:r>
        <w:r w:rsidR="00B578FB" w:rsidRPr="00203244">
          <w:delText>а и технического задания</w:delText>
        </w:r>
        <w:r w:rsidRPr="00203244">
          <w:delText xml:space="preserve"> нами изучены и являются понятными по всем пунктам.</w:delText>
        </w:r>
      </w:del>
    </w:p>
    <w:p w:rsidR="00C834B7" w:rsidRPr="00203244" w:rsidRDefault="005D4AF8">
      <w:pPr>
        <w:rPr>
          <w:del w:id="1765" w:author="Rinat Gub" w:date="2022-12-06T13:44:00Z"/>
        </w:rPr>
      </w:pPr>
      <w:del w:id="1766" w:author="Rinat Gub" w:date="2022-12-06T13:44:00Z">
        <w:r w:rsidRPr="00203244">
          <w:delText xml:space="preserve">Мы обязуемся в случае принятия нашей заявки на участие в </w:delText>
        </w:r>
        <w:r w:rsidR="00B578FB" w:rsidRPr="00203244">
          <w:delText>закупке</w:delText>
        </w:r>
        <w:r w:rsidRPr="00203244">
          <w:delText xml:space="preserve"> выполнить работы в объеме и в строгом соответствии с техническими условиями и параметрами, определенными в техническом задани</w:delText>
        </w:r>
        <w:r w:rsidR="00B578FB" w:rsidRPr="00203244">
          <w:rPr>
            <w:spacing w:val="-3"/>
          </w:rPr>
          <w:delText xml:space="preserve">и, с учетом допустимых и обоснованных отклонений и уточнений, которые оговорены в </w:delText>
        </w:r>
        <w:r w:rsidR="007A20F0" w:rsidRPr="00203244">
          <w:rPr>
            <w:spacing w:val="-3"/>
          </w:rPr>
          <w:delText>Документации</w:delText>
        </w:r>
        <w:r w:rsidR="00B578FB" w:rsidRPr="00203244">
          <w:rPr>
            <w:spacing w:val="-3"/>
          </w:rPr>
          <w:delText>.</w:delText>
        </w:r>
      </w:del>
    </w:p>
    <w:p w:rsidR="00B578FB" w:rsidRPr="00203244" w:rsidRDefault="00B578FB" w:rsidP="00B578FB">
      <w:pPr>
        <w:pStyle w:val="afff"/>
        <w:rPr>
          <w:del w:id="1767" w:author="Rinat Gub" w:date="2022-12-06T13:44:00Z"/>
        </w:rPr>
      </w:pPr>
      <w:del w:id="1768" w:author="Rinat Gub" w:date="2022-12-06T13:44:00Z">
        <w:r w:rsidRPr="00203244">
          <w:delText>Перечень сооружений, вошедших в Объект строительства</w:delText>
        </w:r>
        <w:r w:rsidR="00FF11A3">
          <w:br/>
        </w:r>
        <w:r w:rsidRPr="00203244">
          <w:delText xml:space="preserve"> (Форма 2.1)</w:delText>
        </w:r>
      </w:del>
    </w:p>
    <w:p w:rsidR="00B578FB" w:rsidRPr="00203244" w:rsidRDefault="00B578FB" w:rsidP="00B578FB">
      <w:pPr>
        <w:jc w:val="center"/>
        <w:rPr>
          <w:del w:id="1769" w:author="Rinat Gub" w:date="2022-12-06T13:44:00Z"/>
          <w:bCs/>
        </w:rPr>
      </w:pPr>
      <w:del w:id="1770" w:author="Rinat Gub" w:date="2022-12-06T13:44:00Z">
        <w:r w:rsidRPr="00203244">
          <w:delText>Наименование объекта: ________________</w:delText>
        </w:r>
        <w:r w:rsidRPr="00203244">
          <w:rPr>
            <w:bCs/>
          </w:rPr>
          <w:delText xml:space="preserve"> [</w:delText>
        </w:r>
        <w:r w:rsidRPr="00203244">
          <w:rPr>
            <w:rStyle w:val="af3"/>
            <w:bCs/>
            <w:iCs/>
          </w:rPr>
          <w:delText>указать наименование объекта</w:delText>
        </w:r>
        <w:r w:rsidRPr="00203244">
          <w:rPr>
            <w:bCs/>
          </w:rPr>
          <w:delText>]</w:delText>
        </w:r>
        <w:r w:rsidR="008D1CAC" w:rsidRPr="00203244">
          <w:rPr>
            <w:bCs/>
          </w:rPr>
          <w:delText>.</w:delText>
        </w:r>
      </w:del>
    </w:p>
    <w:p w:rsidR="00B578FB" w:rsidRPr="00203244" w:rsidRDefault="00B578FB" w:rsidP="00B578FB">
      <w:pPr>
        <w:jc w:val="center"/>
        <w:rPr>
          <w:del w:id="1771" w:author="Rinat Gub" w:date="2022-12-06T13:44:00Z"/>
          <w:b/>
          <w:bCs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5"/>
        <w:gridCol w:w="8645"/>
      </w:tblGrid>
      <w:tr w:rsidR="00B578FB" w:rsidRPr="00203244" w:rsidTr="002610EB">
        <w:trPr>
          <w:del w:id="1772" w:author="Rinat Gub" w:date="2022-12-06T13:44:00Z"/>
        </w:trPr>
        <w:tc>
          <w:tcPr>
            <w:tcW w:w="880" w:type="dxa"/>
            <w:vAlign w:val="center"/>
          </w:tcPr>
          <w:p w:rsidR="00B578FB" w:rsidRPr="00203244" w:rsidRDefault="005D4AF8" w:rsidP="00FF6A02">
            <w:pPr>
              <w:pStyle w:val="ae"/>
              <w:jc w:val="both"/>
              <w:rPr>
                <w:del w:id="1773" w:author="Rinat Gub" w:date="2022-12-06T13:44:00Z"/>
                <w:sz w:val="20"/>
                <w:lang w:bidi="ar-SA"/>
              </w:rPr>
            </w:pPr>
            <w:del w:id="1774" w:author="Rinat Gub" w:date="2022-12-06T13:44:00Z">
              <w:r w:rsidRPr="00203244">
                <w:rPr>
                  <w:b/>
                  <w:sz w:val="20"/>
                  <w:lang w:bidi="ar-SA"/>
                </w:rPr>
                <w:delText>№ п</w:delText>
              </w:r>
              <w:r w:rsidRPr="00203244">
                <w:rPr>
                  <w:sz w:val="20"/>
                  <w:lang w:bidi="ar-SA"/>
                </w:rPr>
                <w:delText>.п.</w:delText>
              </w:r>
            </w:del>
          </w:p>
        </w:tc>
        <w:tc>
          <w:tcPr>
            <w:tcW w:w="8759" w:type="dxa"/>
            <w:vAlign w:val="center"/>
          </w:tcPr>
          <w:p w:rsidR="00B578FB" w:rsidRPr="00203244" w:rsidRDefault="005D4AF8" w:rsidP="00FF6A02">
            <w:pPr>
              <w:pStyle w:val="ae"/>
              <w:rPr>
                <w:del w:id="1775" w:author="Rinat Gub" w:date="2022-12-06T13:44:00Z"/>
                <w:sz w:val="20"/>
                <w:lang w:bidi="ar-SA"/>
              </w:rPr>
            </w:pPr>
            <w:del w:id="1776" w:author="Rinat Gub" w:date="2022-12-06T13:44:00Z">
              <w:r w:rsidRPr="00203244">
                <w:rPr>
                  <w:sz w:val="20"/>
                  <w:lang w:bidi="ar-SA"/>
                </w:rPr>
                <w:delText>Наименование объектов или наименование работ</w:delText>
              </w:r>
            </w:del>
          </w:p>
        </w:tc>
      </w:tr>
      <w:tr w:rsidR="00B578FB" w:rsidRPr="00203244" w:rsidTr="002610EB">
        <w:trPr>
          <w:del w:id="1777" w:author="Rinat Gub" w:date="2022-12-06T13:44:00Z"/>
        </w:trPr>
        <w:tc>
          <w:tcPr>
            <w:tcW w:w="880" w:type="dxa"/>
            <w:vAlign w:val="center"/>
          </w:tcPr>
          <w:p w:rsidR="00B578FB" w:rsidRPr="00203244" w:rsidRDefault="005D4AF8" w:rsidP="00FF6A02">
            <w:pPr>
              <w:pStyle w:val="ae"/>
              <w:rPr>
                <w:del w:id="1778" w:author="Rinat Gub" w:date="2022-12-06T13:44:00Z"/>
                <w:i/>
                <w:sz w:val="20"/>
                <w:lang w:bidi="ar-SA"/>
              </w:rPr>
            </w:pPr>
            <w:del w:id="1779" w:author="Rinat Gub" w:date="2022-12-06T13:44:00Z">
              <w:r w:rsidRPr="00203244">
                <w:rPr>
                  <w:i/>
                  <w:sz w:val="20"/>
                  <w:lang w:bidi="ar-SA"/>
                </w:rPr>
                <w:delText>1</w:delText>
              </w:r>
            </w:del>
          </w:p>
        </w:tc>
        <w:tc>
          <w:tcPr>
            <w:tcW w:w="8759" w:type="dxa"/>
            <w:vAlign w:val="center"/>
          </w:tcPr>
          <w:p w:rsidR="00B578FB" w:rsidRPr="00203244" w:rsidRDefault="005D4AF8" w:rsidP="00FF6A02">
            <w:pPr>
              <w:pStyle w:val="ae"/>
              <w:ind w:left="566"/>
              <w:rPr>
                <w:del w:id="1780" w:author="Rinat Gub" w:date="2022-12-06T13:44:00Z"/>
                <w:i/>
                <w:sz w:val="20"/>
                <w:lang w:bidi="ar-SA"/>
              </w:rPr>
            </w:pPr>
            <w:del w:id="1781" w:author="Rinat Gub" w:date="2022-12-06T13:44:00Z">
              <w:r w:rsidRPr="00203244">
                <w:rPr>
                  <w:i/>
                  <w:sz w:val="20"/>
                  <w:lang w:bidi="ar-SA"/>
                </w:rPr>
                <w:delText>2</w:delText>
              </w:r>
            </w:del>
          </w:p>
        </w:tc>
      </w:tr>
      <w:tr w:rsidR="00B578FB" w:rsidRPr="00203244" w:rsidTr="002610EB">
        <w:trPr>
          <w:del w:id="1782" w:author="Rinat Gub" w:date="2022-12-06T13:44:00Z"/>
        </w:trPr>
        <w:tc>
          <w:tcPr>
            <w:tcW w:w="880" w:type="dxa"/>
          </w:tcPr>
          <w:p w:rsidR="00B578FB" w:rsidRPr="00203244" w:rsidRDefault="005D4AF8" w:rsidP="00FF6A02">
            <w:pPr>
              <w:pStyle w:val="af0"/>
              <w:rPr>
                <w:del w:id="1783" w:author="Rinat Gub" w:date="2022-12-06T13:44:00Z"/>
                <w:sz w:val="20"/>
                <w:szCs w:val="20"/>
              </w:rPr>
            </w:pPr>
            <w:del w:id="1784" w:author="Rinat Gub" w:date="2022-12-06T13:44:00Z">
              <w:r w:rsidRPr="00203244">
                <w:rPr>
                  <w:sz w:val="20"/>
                  <w:szCs w:val="20"/>
                </w:rPr>
                <w:delText>1</w:delText>
              </w:r>
            </w:del>
          </w:p>
        </w:tc>
        <w:tc>
          <w:tcPr>
            <w:tcW w:w="8759" w:type="dxa"/>
          </w:tcPr>
          <w:p w:rsidR="00B578FB" w:rsidRPr="00203244" w:rsidRDefault="00B578FB" w:rsidP="00FF6A02">
            <w:pPr>
              <w:pStyle w:val="af0"/>
              <w:rPr>
                <w:del w:id="1785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2610EB">
        <w:trPr>
          <w:del w:id="1786" w:author="Rinat Gub" w:date="2022-12-06T13:44:00Z"/>
        </w:trPr>
        <w:tc>
          <w:tcPr>
            <w:tcW w:w="880" w:type="dxa"/>
          </w:tcPr>
          <w:p w:rsidR="00B578FB" w:rsidRPr="00203244" w:rsidRDefault="005D4AF8" w:rsidP="00FF6A02">
            <w:pPr>
              <w:pStyle w:val="af0"/>
              <w:rPr>
                <w:del w:id="1787" w:author="Rinat Gub" w:date="2022-12-06T13:44:00Z"/>
                <w:sz w:val="20"/>
                <w:szCs w:val="20"/>
              </w:rPr>
            </w:pPr>
            <w:del w:id="1788" w:author="Rinat Gub" w:date="2022-12-06T13:44:00Z">
              <w:r w:rsidRPr="00203244">
                <w:rPr>
                  <w:sz w:val="20"/>
                  <w:szCs w:val="20"/>
                </w:rPr>
                <w:delText>2</w:delText>
              </w:r>
            </w:del>
          </w:p>
        </w:tc>
        <w:tc>
          <w:tcPr>
            <w:tcW w:w="8759" w:type="dxa"/>
          </w:tcPr>
          <w:p w:rsidR="00B578FB" w:rsidRPr="00203244" w:rsidRDefault="00B578FB" w:rsidP="00FF6A02">
            <w:pPr>
              <w:pStyle w:val="af0"/>
              <w:rPr>
                <w:del w:id="178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2610EB">
        <w:trPr>
          <w:del w:id="1790" w:author="Rinat Gub" w:date="2022-12-06T13:44:00Z"/>
        </w:trPr>
        <w:tc>
          <w:tcPr>
            <w:tcW w:w="880" w:type="dxa"/>
          </w:tcPr>
          <w:p w:rsidR="00B578FB" w:rsidRPr="00203244" w:rsidRDefault="005D4AF8" w:rsidP="00FF6A02">
            <w:pPr>
              <w:pStyle w:val="af0"/>
              <w:rPr>
                <w:del w:id="1791" w:author="Rinat Gub" w:date="2022-12-06T13:44:00Z"/>
                <w:sz w:val="20"/>
                <w:szCs w:val="20"/>
              </w:rPr>
            </w:pPr>
            <w:del w:id="1792" w:author="Rinat Gub" w:date="2022-12-06T13:44:00Z">
              <w:r w:rsidRPr="00203244">
                <w:rPr>
                  <w:sz w:val="20"/>
                  <w:szCs w:val="20"/>
                </w:rPr>
                <w:delText>…</w:delText>
              </w:r>
            </w:del>
          </w:p>
        </w:tc>
        <w:tc>
          <w:tcPr>
            <w:tcW w:w="8759" w:type="dxa"/>
          </w:tcPr>
          <w:p w:rsidR="00B578FB" w:rsidRPr="00203244" w:rsidRDefault="00B578FB" w:rsidP="00FF6A02">
            <w:pPr>
              <w:pStyle w:val="af0"/>
              <w:rPr>
                <w:del w:id="1793" w:author="Rinat Gub" w:date="2022-12-06T13:44:00Z"/>
                <w:sz w:val="20"/>
                <w:szCs w:val="20"/>
              </w:rPr>
            </w:pPr>
          </w:p>
        </w:tc>
      </w:tr>
    </w:tbl>
    <w:p w:rsidR="00B578FB" w:rsidRPr="00203244" w:rsidRDefault="00B578FB" w:rsidP="00E512CB">
      <w:pPr>
        <w:pStyle w:val="afff"/>
        <w:pageBreakBefore/>
        <w:spacing w:before="120"/>
        <w:rPr>
          <w:del w:id="1794" w:author="Rinat Gub" w:date="2022-12-06T13:44:00Z"/>
        </w:rPr>
      </w:pPr>
      <w:del w:id="1795" w:author="Rinat Gub" w:date="2022-12-06T13:44:00Z">
        <w:r w:rsidRPr="00203244">
          <w:lastRenderedPageBreak/>
          <w:delText>Ведомость объемов Работ (Форма 2.2)</w:delText>
        </w:r>
      </w:del>
    </w:p>
    <w:p w:rsidR="00B578FB" w:rsidRPr="00203244" w:rsidRDefault="00B578FB" w:rsidP="00B578FB">
      <w:pPr>
        <w:jc w:val="center"/>
        <w:rPr>
          <w:del w:id="1796" w:author="Rinat Gub" w:date="2022-12-06T13:44:00Z"/>
          <w:b/>
          <w:bCs/>
        </w:rPr>
      </w:pPr>
    </w:p>
    <w:p w:rsidR="00B578FB" w:rsidRPr="00203244" w:rsidRDefault="00B578FB" w:rsidP="00B578FB">
      <w:pPr>
        <w:jc w:val="center"/>
        <w:rPr>
          <w:del w:id="1797" w:author="Rinat Gub" w:date="2022-12-06T13:44:00Z"/>
          <w:bCs/>
        </w:rPr>
      </w:pPr>
      <w:del w:id="1798" w:author="Rinat Gub" w:date="2022-12-06T13:44:00Z">
        <w:r w:rsidRPr="00203244">
          <w:delText>Наименование объекта: ________________</w:delText>
        </w:r>
        <w:r w:rsidRPr="00203244">
          <w:rPr>
            <w:bCs/>
          </w:rPr>
          <w:delText xml:space="preserve"> [</w:delText>
        </w:r>
        <w:r w:rsidRPr="00203244">
          <w:rPr>
            <w:rStyle w:val="af3"/>
            <w:bCs/>
            <w:iCs/>
          </w:rPr>
          <w:delText>указать наименование объекта</w:delText>
        </w:r>
        <w:r w:rsidRPr="00203244">
          <w:rPr>
            <w:bCs/>
          </w:rPr>
          <w:delText>]</w:delText>
        </w:r>
        <w:r w:rsidR="008D1CAC" w:rsidRPr="00203244">
          <w:rPr>
            <w:bCs/>
          </w:rPr>
          <w:delText>.</w:delText>
        </w:r>
      </w:del>
    </w:p>
    <w:p w:rsidR="00B578FB" w:rsidRPr="00203244" w:rsidRDefault="00B578FB" w:rsidP="00B578FB">
      <w:pPr>
        <w:jc w:val="center"/>
        <w:rPr>
          <w:del w:id="1799" w:author="Rinat Gub" w:date="2022-12-06T13:44:00Z"/>
          <w:b/>
          <w:bCs/>
        </w:rPr>
      </w:pPr>
    </w:p>
    <w:tbl>
      <w:tblPr>
        <w:tblW w:w="0" w:type="auto"/>
        <w:tblInd w:w="108" w:type="dxa"/>
        <w:tblLook w:val="0000" w:firstRow="0" w:lastRow="0" w:firstColumn="0" w:lastColumn="0" w:noHBand="0" w:noVBand="0"/>
      </w:tblPr>
      <w:tblGrid>
        <w:gridCol w:w="525"/>
        <w:gridCol w:w="4928"/>
        <w:gridCol w:w="1314"/>
        <w:gridCol w:w="1342"/>
        <w:gridCol w:w="1401"/>
      </w:tblGrid>
      <w:tr w:rsidR="00B578FB" w:rsidRPr="00203244" w:rsidTr="00FE5CD5">
        <w:trPr>
          <w:del w:id="1800" w:author="Rinat Gub" w:date="2022-12-06T13:44:00Z"/>
        </w:trPr>
        <w:tc>
          <w:tcPr>
            <w:tcW w:w="531" w:type="dxa"/>
            <w:tcBorders>
              <w:top w:val="single" w:sz="8" w:space="0" w:color="auto"/>
              <w:left w:val="single" w:sz="8" w:space="0" w:color="auto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9B2263">
            <w:pPr>
              <w:pStyle w:val="ae"/>
              <w:ind w:hanging="1"/>
              <w:jc w:val="both"/>
              <w:rPr>
                <w:del w:id="1801" w:author="Rinat Gub" w:date="2022-12-06T13:44:00Z"/>
                <w:b/>
                <w:sz w:val="20"/>
                <w:lang w:bidi="ar-SA"/>
              </w:rPr>
            </w:pPr>
            <w:del w:id="1802" w:author="Rinat Gub" w:date="2022-12-06T13:44:00Z">
              <w:r w:rsidRPr="00203244">
                <w:rPr>
                  <w:b/>
                  <w:sz w:val="20"/>
                  <w:lang w:bidi="ar-SA"/>
                </w:rPr>
                <w:delText>№</w:delText>
              </w:r>
            </w:del>
          </w:p>
          <w:p w:rsidR="00B578FB" w:rsidRPr="00203244" w:rsidRDefault="005D4AF8" w:rsidP="00FF6A02">
            <w:pPr>
              <w:pStyle w:val="ae"/>
              <w:rPr>
                <w:del w:id="1803" w:author="Rinat Gub" w:date="2022-12-06T13:44:00Z"/>
                <w:sz w:val="20"/>
                <w:lang w:bidi="ar-SA"/>
              </w:rPr>
            </w:pPr>
            <w:del w:id="1804" w:author="Rinat Gub" w:date="2022-12-06T13:44:00Z">
              <w:r w:rsidRPr="00203244">
                <w:rPr>
                  <w:sz w:val="20"/>
                  <w:lang w:bidi="ar-SA"/>
                </w:rPr>
                <w:delText>п.п.</w:delText>
              </w:r>
            </w:del>
          </w:p>
        </w:tc>
        <w:tc>
          <w:tcPr>
            <w:tcW w:w="5001" w:type="dxa"/>
            <w:tcBorders>
              <w:top w:val="single" w:sz="8" w:space="0" w:color="auto"/>
              <w:left w:val="nil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rPr>
                <w:del w:id="1805" w:author="Rinat Gub" w:date="2022-12-06T13:44:00Z"/>
                <w:sz w:val="20"/>
                <w:lang w:bidi="ar-SA"/>
              </w:rPr>
            </w:pPr>
            <w:del w:id="1806" w:author="Rinat Gub" w:date="2022-12-06T13:44:00Z">
              <w:r w:rsidRPr="00203244">
                <w:rPr>
                  <w:sz w:val="20"/>
                  <w:lang w:bidi="ar-SA"/>
                </w:rPr>
                <w:delText>Наименование работ</w:delText>
              </w:r>
            </w:del>
          </w:p>
        </w:tc>
        <w:tc>
          <w:tcPr>
            <w:tcW w:w="1331" w:type="dxa"/>
            <w:tcBorders>
              <w:top w:val="single" w:sz="8" w:space="0" w:color="auto"/>
              <w:left w:val="nil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rPr>
                <w:del w:id="1807" w:author="Rinat Gub" w:date="2022-12-06T13:44:00Z"/>
                <w:sz w:val="20"/>
                <w:lang w:bidi="ar-SA"/>
              </w:rPr>
            </w:pPr>
            <w:del w:id="1808" w:author="Rinat Gub" w:date="2022-12-06T13:44:00Z">
              <w:r w:rsidRPr="00203244">
                <w:rPr>
                  <w:sz w:val="20"/>
                  <w:lang w:bidi="ar-SA"/>
                </w:rPr>
                <w:delText>Единица</w:delText>
              </w:r>
            </w:del>
          </w:p>
          <w:p w:rsidR="00B578FB" w:rsidRPr="00203244" w:rsidRDefault="005D4AF8" w:rsidP="00FF6A02">
            <w:pPr>
              <w:pStyle w:val="ae"/>
              <w:rPr>
                <w:del w:id="1809" w:author="Rinat Gub" w:date="2022-12-06T13:44:00Z"/>
                <w:sz w:val="20"/>
                <w:lang w:bidi="ar-SA"/>
              </w:rPr>
            </w:pPr>
            <w:del w:id="1810" w:author="Rinat Gub" w:date="2022-12-06T13:44:00Z">
              <w:r w:rsidRPr="00203244">
                <w:rPr>
                  <w:sz w:val="20"/>
                  <w:lang w:bidi="ar-SA"/>
                </w:rPr>
                <w:delText>измерения</w:delText>
              </w:r>
            </w:del>
          </w:p>
        </w:tc>
        <w:tc>
          <w:tcPr>
            <w:tcW w:w="1359" w:type="dxa"/>
            <w:tcBorders>
              <w:top w:val="single" w:sz="8" w:space="0" w:color="auto"/>
              <w:left w:val="nil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rPr>
                <w:del w:id="1811" w:author="Rinat Gub" w:date="2022-12-06T13:44:00Z"/>
                <w:sz w:val="20"/>
                <w:lang w:bidi="ar-SA"/>
              </w:rPr>
            </w:pPr>
            <w:del w:id="1812" w:author="Rinat Gub" w:date="2022-12-06T13:44:00Z">
              <w:r w:rsidRPr="00203244">
                <w:rPr>
                  <w:sz w:val="20"/>
                  <w:lang w:bidi="ar-SA"/>
                </w:rPr>
                <w:delText>Количество</w:delText>
              </w:r>
            </w:del>
          </w:p>
        </w:tc>
        <w:tc>
          <w:tcPr>
            <w:tcW w:w="1419" w:type="dxa"/>
            <w:tcBorders>
              <w:top w:val="single" w:sz="8" w:space="0" w:color="auto"/>
              <w:left w:val="nil"/>
              <w:right w:val="single" w:sz="8" w:space="0" w:color="auto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rPr>
                <w:del w:id="1813" w:author="Rinat Gub" w:date="2022-12-06T13:44:00Z"/>
                <w:sz w:val="20"/>
                <w:lang w:bidi="ar-SA"/>
              </w:rPr>
            </w:pPr>
            <w:del w:id="1814" w:author="Rinat Gub" w:date="2022-12-06T13:44:00Z">
              <w:r w:rsidRPr="00203244">
                <w:rPr>
                  <w:sz w:val="20"/>
                  <w:lang w:bidi="ar-SA"/>
                </w:rPr>
                <w:delText>Шифр ведомости объемов работ</w:delText>
              </w:r>
            </w:del>
          </w:p>
          <w:p w:rsidR="00B578FB" w:rsidRPr="00203244" w:rsidRDefault="005D4AF8" w:rsidP="00FF6A02">
            <w:pPr>
              <w:pStyle w:val="ae"/>
              <w:rPr>
                <w:del w:id="1815" w:author="Rinat Gub" w:date="2022-12-06T13:44:00Z"/>
                <w:sz w:val="20"/>
                <w:lang w:bidi="ar-SA"/>
              </w:rPr>
            </w:pPr>
            <w:del w:id="1816" w:author="Rinat Gub" w:date="2022-12-06T13:44:00Z">
              <w:r w:rsidRPr="00203244">
                <w:rPr>
                  <w:sz w:val="20"/>
                  <w:lang w:bidi="ar-SA"/>
                </w:rPr>
                <w:delText>(согласно технической части закупки)</w:delText>
              </w:r>
            </w:del>
          </w:p>
        </w:tc>
      </w:tr>
      <w:tr w:rsidR="00B578FB" w:rsidRPr="00203244" w:rsidTr="00FE5CD5">
        <w:trPr>
          <w:del w:id="1817" w:author="Rinat Gub" w:date="2022-12-06T13:44:00Z"/>
        </w:trPr>
        <w:tc>
          <w:tcPr>
            <w:tcW w:w="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rPr>
                <w:del w:id="1818" w:author="Rinat Gub" w:date="2022-12-06T13:44:00Z"/>
                <w:sz w:val="20"/>
                <w:lang w:bidi="ar-SA"/>
              </w:rPr>
            </w:pPr>
            <w:del w:id="1819" w:author="Rinat Gub" w:date="2022-12-06T13:44:00Z">
              <w:r w:rsidRPr="00203244">
                <w:rPr>
                  <w:sz w:val="20"/>
                  <w:lang w:bidi="ar-SA"/>
                </w:rPr>
                <w:delText>1</w:delText>
              </w:r>
            </w:del>
          </w:p>
        </w:tc>
        <w:tc>
          <w:tcPr>
            <w:tcW w:w="50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ind w:left="566"/>
              <w:rPr>
                <w:del w:id="1820" w:author="Rinat Gub" w:date="2022-12-06T13:44:00Z"/>
                <w:sz w:val="20"/>
                <w:lang w:bidi="ar-SA"/>
              </w:rPr>
            </w:pPr>
            <w:del w:id="1821" w:author="Rinat Gub" w:date="2022-12-06T13:44:00Z">
              <w:r w:rsidRPr="00203244">
                <w:rPr>
                  <w:sz w:val="20"/>
                  <w:lang w:bidi="ar-SA"/>
                </w:rPr>
                <w:delText>2</w:delText>
              </w:r>
            </w:del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ind w:left="566"/>
              <w:rPr>
                <w:del w:id="1822" w:author="Rinat Gub" w:date="2022-12-06T13:44:00Z"/>
                <w:sz w:val="20"/>
                <w:lang w:bidi="ar-SA"/>
              </w:rPr>
            </w:pPr>
            <w:del w:id="1823" w:author="Rinat Gub" w:date="2022-12-06T13:44:00Z">
              <w:r w:rsidRPr="00203244">
                <w:rPr>
                  <w:sz w:val="20"/>
                  <w:lang w:bidi="ar-SA"/>
                </w:rPr>
                <w:delText>3</w:delText>
              </w:r>
            </w:del>
          </w:p>
        </w:tc>
        <w:tc>
          <w:tcPr>
            <w:tcW w:w="13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ind w:left="566"/>
              <w:rPr>
                <w:del w:id="1824" w:author="Rinat Gub" w:date="2022-12-06T13:44:00Z"/>
                <w:sz w:val="20"/>
                <w:lang w:bidi="ar-SA"/>
              </w:rPr>
            </w:pPr>
            <w:del w:id="1825" w:author="Rinat Gub" w:date="2022-12-06T13:44:00Z">
              <w:r w:rsidRPr="00203244">
                <w:rPr>
                  <w:sz w:val="20"/>
                  <w:lang w:bidi="ar-SA"/>
                </w:rPr>
                <w:delText>4</w:delText>
              </w:r>
            </w:del>
          </w:p>
        </w:tc>
        <w:tc>
          <w:tcPr>
            <w:tcW w:w="14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B578FB" w:rsidRPr="00203244" w:rsidRDefault="005D4AF8" w:rsidP="00FF6A02">
            <w:pPr>
              <w:pStyle w:val="ae"/>
              <w:ind w:left="566"/>
              <w:rPr>
                <w:del w:id="1826" w:author="Rinat Gub" w:date="2022-12-06T13:44:00Z"/>
                <w:sz w:val="20"/>
                <w:lang w:bidi="ar-SA"/>
              </w:rPr>
            </w:pPr>
            <w:del w:id="1827" w:author="Rinat Gub" w:date="2022-12-06T13:44:00Z">
              <w:r w:rsidRPr="00203244">
                <w:rPr>
                  <w:sz w:val="20"/>
                  <w:lang w:bidi="ar-SA"/>
                </w:rPr>
                <w:delText>5</w:delText>
              </w:r>
            </w:del>
          </w:p>
        </w:tc>
      </w:tr>
      <w:tr w:rsidR="00B578FB" w:rsidRPr="00203244" w:rsidTr="00FE5CD5">
        <w:trPr>
          <w:del w:id="1828" w:author="Rinat Gub" w:date="2022-12-06T13:44:00Z"/>
        </w:trPr>
        <w:tc>
          <w:tcPr>
            <w:tcW w:w="53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B578FB" w:rsidRPr="00203244" w:rsidRDefault="005D4AF8" w:rsidP="00FF6A02">
            <w:pPr>
              <w:pStyle w:val="af0"/>
              <w:rPr>
                <w:del w:id="1829" w:author="Rinat Gub" w:date="2022-12-06T13:44:00Z"/>
                <w:sz w:val="20"/>
                <w:szCs w:val="20"/>
              </w:rPr>
            </w:pPr>
            <w:del w:id="1830" w:author="Rinat Gub" w:date="2022-12-06T13:44:00Z">
              <w:r w:rsidRPr="00203244">
                <w:rPr>
                  <w:sz w:val="20"/>
                  <w:szCs w:val="20"/>
                </w:rPr>
                <w:delText>1</w:delText>
              </w:r>
            </w:del>
          </w:p>
        </w:tc>
        <w:tc>
          <w:tcPr>
            <w:tcW w:w="50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31" w:author="Rinat Gub" w:date="2022-12-06T13:44:00Z"/>
                <w:sz w:val="20"/>
                <w:szCs w:val="20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32" w:author="Rinat Gub" w:date="2022-12-06T13:44:00Z"/>
                <w:sz w:val="2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33" w:author="Rinat Gub" w:date="2022-12-06T13:44:00Z"/>
                <w:sz w:val="20"/>
                <w:szCs w:val="2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34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35" w:author="Rinat Gub" w:date="2022-12-06T13:44:00Z"/>
        </w:trPr>
        <w:tc>
          <w:tcPr>
            <w:tcW w:w="53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B578FB" w:rsidRPr="00203244" w:rsidRDefault="005D4AF8" w:rsidP="00FF6A02">
            <w:pPr>
              <w:pStyle w:val="af0"/>
              <w:rPr>
                <w:del w:id="1836" w:author="Rinat Gub" w:date="2022-12-06T13:44:00Z"/>
                <w:sz w:val="20"/>
                <w:szCs w:val="20"/>
              </w:rPr>
            </w:pPr>
            <w:del w:id="1837" w:author="Rinat Gub" w:date="2022-12-06T13:44:00Z">
              <w:r w:rsidRPr="00203244">
                <w:rPr>
                  <w:sz w:val="20"/>
                  <w:szCs w:val="20"/>
                </w:rPr>
                <w:delText>2</w:delText>
              </w:r>
            </w:del>
          </w:p>
        </w:tc>
        <w:tc>
          <w:tcPr>
            <w:tcW w:w="50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38" w:author="Rinat Gub" w:date="2022-12-06T13:44:00Z"/>
                <w:sz w:val="20"/>
                <w:szCs w:val="20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39" w:author="Rinat Gub" w:date="2022-12-06T13:44:00Z"/>
                <w:sz w:val="2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40" w:author="Rinat Gub" w:date="2022-12-06T13:44:00Z"/>
                <w:sz w:val="20"/>
                <w:szCs w:val="2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41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42" w:author="Rinat Gub" w:date="2022-12-06T13:44:00Z"/>
        </w:trPr>
        <w:tc>
          <w:tcPr>
            <w:tcW w:w="53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B578FB" w:rsidRPr="00203244" w:rsidRDefault="005D4AF8" w:rsidP="00FF6A02">
            <w:pPr>
              <w:pStyle w:val="af0"/>
              <w:rPr>
                <w:del w:id="1843" w:author="Rinat Gub" w:date="2022-12-06T13:44:00Z"/>
                <w:sz w:val="20"/>
                <w:szCs w:val="20"/>
              </w:rPr>
            </w:pPr>
            <w:del w:id="1844" w:author="Rinat Gub" w:date="2022-12-06T13:44:00Z">
              <w:r w:rsidRPr="00203244">
                <w:rPr>
                  <w:sz w:val="20"/>
                  <w:szCs w:val="20"/>
                </w:rPr>
                <w:delText>…</w:delText>
              </w:r>
            </w:del>
          </w:p>
        </w:tc>
        <w:tc>
          <w:tcPr>
            <w:tcW w:w="50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45" w:author="Rinat Gub" w:date="2022-12-06T13:44:00Z"/>
                <w:sz w:val="20"/>
                <w:szCs w:val="20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46" w:author="Rinat Gub" w:date="2022-12-06T13:44:00Z"/>
                <w:sz w:val="2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47" w:author="Rinat Gub" w:date="2022-12-06T13:44:00Z"/>
                <w:sz w:val="20"/>
                <w:szCs w:val="20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578FB" w:rsidRPr="00203244" w:rsidRDefault="00B578FB" w:rsidP="00FF6A02">
            <w:pPr>
              <w:pStyle w:val="af0"/>
              <w:rPr>
                <w:del w:id="1848" w:author="Rinat Gub" w:date="2022-12-06T13:44:00Z"/>
                <w:sz w:val="20"/>
                <w:szCs w:val="20"/>
              </w:rPr>
            </w:pPr>
          </w:p>
        </w:tc>
      </w:tr>
    </w:tbl>
    <w:p w:rsidR="00B578FB" w:rsidRPr="00203244" w:rsidRDefault="00B578FB" w:rsidP="00B578FB">
      <w:pPr>
        <w:rPr>
          <w:del w:id="1849" w:author="Rinat Gub" w:date="2022-12-06T13:44:00Z"/>
        </w:rPr>
      </w:pPr>
    </w:p>
    <w:p w:rsidR="00B578FB" w:rsidRPr="00203244" w:rsidRDefault="00B578FB" w:rsidP="00B578FB">
      <w:pPr>
        <w:pStyle w:val="afff"/>
        <w:rPr>
          <w:del w:id="1850" w:author="Rinat Gub" w:date="2022-12-06T13:44:00Z"/>
        </w:rPr>
      </w:pPr>
      <w:del w:id="1851" w:author="Rinat Gub" w:date="2022-12-06T13:44:00Z">
        <w:r w:rsidRPr="00203244">
          <w:delText>Предложения по организации, технологии и управлению качеством строительных и монтажных работ (форма 2.3)</w:delText>
        </w:r>
      </w:del>
    </w:p>
    <w:p w:rsidR="00F9606E" w:rsidRPr="00203244" w:rsidRDefault="00F9606E" w:rsidP="00F9606E">
      <w:pPr>
        <w:tabs>
          <w:tab w:val="clear" w:pos="1134"/>
        </w:tabs>
        <w:ind w:firstLine="0"/>
        <w:rPr>
          <w:moveFrom w:id="1852" w:author="Rinat Gub" w:date="2022-12-06T13:44:00Z"/>
          <w:rPrChange w:id="1853" w:author="Rinat Gub" w:date="2022-12-06T13:44:00Z">
            <w:rPr>
              <w:moveFrom w:id="1854" w:author="Rinat Gub" w:date="2022-12-06T13:44:00Z"/>
              <w:b/>
              <w:i/>
            </w:rPr>
          </w:rPrChange>
        </w:rPr>
        <w:pPrChange w:id="1855" w:author="Rinat Gub" w:date="2022-12-06T13:44:00Z">
          <w:pPr>
            <w:jc w:val="center"/>
          </w:pPr>
        </w:pPrChange>
      </w:pPr>
      <w:moveFromRangeStart w:id="1856" w:author="Rinat Gub" w:date="2022-12-06T13:44:00Z" w:name="move121226680"/>
    </w:p>
    <w:p w:rsidR="00B578FB" w:rsidRPr="00203244" w:rsidRDefault="00F9606E" w:rsidP="00B578FB">
      <w:pPr>
        <w:jc w:val="center"/>
        <w:rPr>
          <w:del w:id="1857" w:author="Rinat Gub" w:date="2022-12-06T13:44:00Z"/>
          <w:bCs/>
        </w:rPr>
      </w:pPr>
      <w:moveFrom w:id="1858" w:author="Rinat Gub" w:date="2022-12-06T13:44:00Z">
        <w:r w:rsidRPr="005674DD">
          <w:rPr>
            <w:sz w:val="22"/>
            <w:rPrChange w:id="1859" w:author="Rinat Gub" w:date="2022-12-06T13:44:00Z">
              <w:rPr/>
            </w:rPrChange>
          </w:rPr>
          <w:t xml:space="preserve">Наименование </w:t>
        </w:r>
      </w:moveFrom>
      <w:moveFromRangeEnd w:id="1856"/>
      <w:del w:id="1860" w:author="Rinat Gub" w:date="2022-12-06T13:44:00Z">
        <w:r w:rsidR="00B578FB" w:rsidRPr="00203244">
          <w:delText>объекта: ________________</w:delText>
        </w:r>
        <w:r w:rsidR="00B578FB" w:rsidRPr="00203244">
          <w:rPr>
            <w:bCs/>
          </w:rPr>
          <w:delText xml:space="preserve"> [</w:delText>
        </w:r>
        <w:r w:rsidR="00B578FB" w:rsidRPr="00203244">
          <w:rPr>
            <w:rStyle w:val="af3"/>
            <w:bCs/>
            <w:iCs/>
          </w:rPr>
          <w:delText>указать наименование объекта</w:delText>
        </w:r>
        <w:r w:rsidR="00B578FB" w:rsidRPr="00203244">
          <w:rPr>
            <w:bCs/>
          </w:rPr>
          <w:delText>]</w:delText>
        </w:r>
        <w:r w:rsidR="008D1CAC" w:rsidRPr="00203244">
          <w:rPr>
            <w:bCs/>
          </w:rPr>
          <w:delText>.</w:delText>
        </w:r>
      </w:del>
    </w:p>
    <w:p w:rsidR="00B578FB" w:rsidRPr="00203244" w:rsidRDefault="00B578FB" w:rsidP="00B578FB">
      <w:pPr>
        <w:jc w:val="center"/>
        <w:rPr>
          <w:del w:id="1861" w:author="Rinat Gub" w:date="2022-12-06T13:44:00Z"/>
          <w:b/>
          <w:bCs/>
        </w:rPr>
      </w:pPr>
    </w:p>
    <w:tbl>
      <w:tblPr>
        <w:tblW w:w="963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2"/>
        <w:gridCol w:w="4559"/>
        <w:gridCol w:w="4298"/>
      </w:tblGrid>
      <w:tr w:rsidR="00B578FB" w:rsidRPr="00203244" w:rsidTr="00FE5CD5">
        <w:trPr>
          <w:tblHeader/>
          <w:del w:id="1862" w:author="Rinat Gub" w:date="2022-12-06T13:44:00Z"/>
        </w:trPr>
        <w:tc>
          <w:tcPr>
            <w:tcW w:w="782" w:type="dxa"/>
            <w:vAlign w:val="center"/>
          </w:tcPr>
          <w:p w:rsidR="00B578FB" w:rsidRPr="00203244" w:rsidRDefault="005D4AF8" w:rsidP="009B2263">
            <w:pPr>
              <w:pStyle w:val="ae"/>
              <w:ind w:left="142"/>
              <w:jc w:val="both"/>
              <w:rPr>
                <w:del w:id="1863" w:author="Rinat Gub" w:date="2022-12-06T13:44:00Z"/>
                <w:sz w:val="20"/>
                <w:lang w:bidi="ar-SA"/>
              </w:rPr>
            </w:pPr>
            <w:del w:id="1864" w:author="Rinat Gub" w:date="2022-12-06T13:44:00Z">
              <w:r w:rsidRPr="00203244">
                <w:rPr>
                  <w:b/>
                  <w:sz w:val="20"/>
                  <w:lang w:bidi="ar-SA"/>
                </w:rPr>
                <w:delText>№</w:delText>
              </w:r>
            </w:del>
          </w:p>
        </w:tc>
        <w:tc>
          <w:tcPr>
            <w:tcW w:w="4559" w:type="dxa"/>
            <w:vAlign w:val="center"/>
          </w:tcPr>
          <w:p w:rsidR="00B578FB" w:rsidRPr="00203244" w:rsidRDefault="005D4AF8" w:rsidP="00FF6A02">
            <w:pPr>
              <w:pStyle w:val="ae"/>
              <w:rPr>
                <w:del w:id="1865" w:author="Rinat Gub" w:date="2022-12-06T13:44:00Z"/>
                <w:sz w:val="20"/>
                <w:lang w:bidi="ar-SA"/>
              </w:rPr>
            </w:pPr>
            <w:del w:id="1866" w:author="Rinat Gub" w:date="2022-12-06T13:44:00Z">
              <w:r w:rsidRPr="00203244">
                <w:rPr>
                  <w:sz w:val="20"/>
                  <w:lang w:bidi="ar-SA"/>
                </w:rPr>
                <w:delText>Вопрос</w:delText>
              </w:r>
            </w:del>
          </w:p>
        </w:tc>
        <w:tc>
          <w:tcPr>
            <w:tcW w:w="4298" w:type="dxa"/>
            <w:vAlign w:val="center"/>
          </w:tcPr>
          <w:p w:rsidR="00B578FB" w:rsidRPr="00203244" w:rsidRDefault="005D4AF8" w:rsidP="00FF6A02">
            <w:pPr>
              <w:pStyle w:val="ae"/>
              <w:rPr>
                <w:del w:id="1867" w:author="Rinat Gub" w:date="2022-12-06T13:44:00Z"/>
                <w:sz w:val="20"/>
                <w:lang w:bidi="ar-SA"/>
              </w:rPr>
            </w:pPr>
            <w:del w:id="1868" w:author="Rinat Gub" w:date="2022-12-06T13:44:00Z">
              <w:r w:rsidRPr="00203244">
                <w:rPr>
                  <w:sz w:val="20"/>
                  <w:lang w:bidi="ar-SA"/>
                </w:rPr>
                <w:delText>Ответ</w:delText>
              </w:r>
            </w:del>
          </w:p>
        </w:tc>
      </w:tr>
      <w:tr w:rsidR="00B578FB" w:rsidRPr="00203244" w:rsidTr="00FE5CD5">
        <w:trPr>
          <w:del w:id="1869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870" w:author="Rinat Gub" w:date="2022-12-06T13:44:00Z"/>
                <w:sz w:val="20"/>
                <w:szCs w:val="20"/>
              </w:rPr>
            </w:pPr>
            <w:del w:id="1871" w:author="Rinat Gub" w:date="2022-12-06T13:44:00Z">
              <w:r w:rsidRPr="00203244">
                <w:rPr>
                  <w:sz w:val="20"/>
                  <w:szCs w:val="20"/>
                </w:rPr>
                <w:delText>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872" w:author="Rinat Gub" w:date="2022-12-06T13:44:00Z"/>
                <w:sz w:val="20"/>
                <w:szCs w:val="20"/>
              </w:rPr>
            </w:pPr>
            <w:del w:id="1873" w:author="Rinat Gub" w:date="2022-12-06T13:44:00Z">
              <w:r w:rsidRPr="00203244">
                <w:rPr>
                  <w:sz w:val="20"/>
                  <w:szCs w:val="20"/>
                </w:rPr>
                <w:delText>Наименование объекта 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874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75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876" w:author="Rinat Gub" w:date="2022-12-06T13:44:00Z"/>
                <w:sz w:val="20"/>
                <w:szCs w:val="20"/>
              </w:rPr>
            </w:pPr>
            <w:del w:id="1877" w:author="Rinat Gub" w:date="2022-12-06T13:44:00Z">
              <w:r w:rsidRPr="00203244">
                <w:rPr>
                  <w:sz w:val="20"/>
                  <w:szCs w:val="20"/>
                </w:rPr>
                <w:delText>2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878" w:author="Rinat Gub" w:date="2022-12-06T13:44:00Z"/>
                <w:sz w:val="20"/>
                <w:szCs w:val="20"/>
              </w:rPr>
            </w:pPr>
            <w:del w:id="1879" w:author="Rinat Gub" w:date="2022-12-06T13:44:00Z">
              <w:r w:rsidRPr="00203244">
                <w:rPr>
                  <w:sz w:val="20"/>
                  <w:szCs w:val="20"/>
                </w:rPr>
                <w:delText>Область, территориальный район 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880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81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882" w:author="Rinat Gub" w:date="2022-12-06T13:44:00Z"/>
                <w:sz w:val="20"/>
                <w:szCs w:val="20"/>
              </w:rPr>
            </w:pPr>
            <w:del w:id="1883" w:author="Rinat Gub" w:date="2022-12-06T13:44:00Z">
              <w:r w:rsidRPr="00203244">
                <w:rPr>
                  <w:sz w:val="20"/>
                  <w:szCs w:val="20"/>
                </w:rPr>
                <w:delText>3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884" w:author="Rinat Gub" w:date="2022-12-06T13:44:00Z"/>
                <w:sz w:val="20"/>
                <w:szCs w:val="20"/>
              </w:rPr>
            </w:pPr>
            <w:del w:id="1885" w:author="Rinat Gub" w:date="2022-12-06T13:44:00Z">
              <w:r w:rsidRPr="00203244">
                <w:rPr>
                  <w:sz w:val="20"/>
                  <w:szCs w:val="20"/>
                </w:rPr>
                <w:delText>Субподрядные организации (с указанием адреса)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886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87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888" w:author="Rinat Gub" w:date="2022-12-06T13:44:00Z"/>
                <w:sz w:val="20"/>
                <w:szCs w:val="20"/>
              </w:rPr>
            </w:pPr>
            <w:del w:id="1889" w:author="Rinat Gub" w:date="2022-12-06T13:44:00Z">
              <w:r w:rsidRPr="00203244">
                <w:rPr>
                  <w:sz w:val="20"/>
                  <w:szCs w:val="20"/>
                </w:rPr>
                <w:delText>4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890" w:author="Rinat Gub" w:date="2022-12-06T13:44:00Z"/>
                <w:sz w:val="20"/>
                <w:szCs w:val="20"/>
              </w:rPr>
            </w:pPr>
            <w:del w:id="1891" w:author="Rinat Gub" w:date="2022-12-06T13:44:00Z">
              <w:r w:rsidRPr="00203244">
                <w:rPr>
                  <w:sz w:val="20"/>
                  <w:szCs w:val="20"/>
                </w:rPr>
                <w:delText>По выполнению следующих работ: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89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93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894" w:author="Rinat Gub" w:date="2022-12-06T13:44:00Z"/>
                <w:sz w:val="20"/>
                <w:szCs w:val="20"/>
              </w:rPr>
            </w:pPr>
            <w:del w:id="1895" w:author="Rinat Gub" w:date="2022-12-06T13:44:00Z">
              <w:r w:rsidRPr="00203244">
                <w:rPr>
                  <w:sz w:val="20"/>
                  <w:szCs w:val="20"/>
                </w:rPr>
                <w:delText>4.1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896" w:author="Rinat Gub" w:date="2022-12-06T13:44:00Z"/>
                <w:sz w:val="20"/>
                <w:szCs w:val="20"/>
              </w:rPr>
            </w:pPr>
            <w:del w:id="1897" w:author="Rinat Gub" w:date="2022-12-06T13:44:00Z">
              <w:r w:rsidRPr="00203244">
                <w:rPr>
                  <w:sz w:val="20"/>
                  <w:szCs w:val="20"/>
                </w:rPr>
                <w:delText>общестроительные;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898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899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00" w:author="Rinat Gub" w:date="2022-12-06T13:44:00Z"/>
                <w:sz w:val="20"/>
                <w:szCs w:val="20"/>
              </w:rPr>
            </w:pPr>
            <w:del w:id="1901" w:author="Rinat Gub" w:date="2022-12-06T13:44:00Z">
              <w:r w:rsidRPr="00203244">
                <w:rPr>
                  <w:sz w:val="20"/>
                  <w:szCs w:val="20"/>
                </w:rPr>
                <w:delText>4.2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02" w:author="Rinat Gub" w:date="2022-12-06T13:44:00Z"/>
                <w:sz w:val="20"/>
                <w:szCs w:val="20"/>
              </w:rPr>
            </w:pPr>
            <w:del w:id="1903" w:author="Rinat Gub" w:date="2022-12-06T13:44:00Z">
              <w:r w:rsidRPr="00203244">
                <w:rPr>
                  <w:sz w:val="20"/>
                  <w:szCs w:val="20"/>
                </w:rPr>
                <w:delText>монтаж технологического оборудования;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04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05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06" w:author="Rinat Gub" w:date="2022-12-06T13:44:00Z"/>
                <w:sz w:val="20"/>
                <w:szCs w:val="20"/>
              </w:rPr>
            </w:pPr>
            <w:del w:id="1907" w:author="Rinat Gub" w:date="2022-12-06T13:44:00Z">
              <w:r w:rsidRPr="00203244">
                <w:rPr>
                  <w:sz w:val="20"/>
                  <w:szCs w:val="20"/>
                </w:rPr>
                <w:delText>4.3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08" w:author="Rinat Gub" w:date="2022-12-06T13:44:00Z"/>
                <w:sz w:val="20"/>
                <w:szCs w:val="20"/>
              </w:rPr>
            </w:pPr>
            <w:del w:id="1909" w:author="Rinat Gub" w:date="2022-12-06T13:44:00Z">
              <w:r w:rsidRPr="00203244">
                <w:rPr>
                  <w:sz w:val="20"/>
                  <w:szCs w:val="20"/>
                </w:rPr>
                <w:delText>Прочие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10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11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12" w:author="Rinat Gub" w:date="2022-12-06T13:44:00Z"/>
                <w:sz w:val="20"/>
                <w:szCs w:val="20"/>
              </w:rPr>
            </w:pPr>
            <w:del w:id="1913" w:author="Rinat Gub" w:date="2022-12-06T13:44:00Z">
              <w:r w:rsidRPr="00203244">
                <w:rPr>
                  <w:sz w:val="20"/>
                  <w:szCs w:val="20"/>
                </w:rPr>
                <w:delText>5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14" w:author="Rinat Gub" w:date="2022-12-06T13:44:00Z"/>
                <w:sz w:val="20"/>
                <w:szCs w:val="20"/>
              </w:rPr>
            </w:pPr>
            <w:del w:id="1915" w:author="Rinat Gub" w:date="2022-12-06T13:44:00Z">
              <w:r w:rsidRPr="00203244">
                <w:rPr>
                  <w:sz w:val="20"/>
                  <w:szCs w:val="20"/>
                </w:rPr>
                <w:delText>Временная материально-техническая база подрядной организации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16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17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18" w:author="Rinat Gub" w:date="2022-12-06T13:44:00Z"/>
                <w:sz w:val="20"/>
                <w:szCs w:val="20"/>
              </w:rPr>
            </w:pPr>
            <w:del w:id="1919" w:author="Rinat Gub" w:date="2022-12-06T13:44:00Z">
              <w:r w:rsidRPr="00203244">
                <w:rPr>
                  <w:sz w:val="20"/>
                  <w:szCs w:val="20"/>
                </w:rPr>
                <w:delText>5.1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20" w:author="Rinat Gub" w:date="2022-12-06T13:44:00Z"/>
                <w:sz w:val="20"/>
                <w:szCs w:val="20"/>
              </w:rPr>
            </w:pPr>
            <w:del w:id="1921" w:author="Rinat Gub" w:date="2022-12-06T13:44:00Z">
              <w:r w:rsidRPr="00203244">
                <w:rPr>
                  <w:sz w:val="20"/>
                  <w:szCs w:val="20"/>
                </w:rPr>
                <w:delText>Точки подключения (территориальное расположение и расстояние до базы):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2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23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2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25" w:author="Rinat Gub" w:date="2022-12-06T13:44:00Z"/>
                <w:sz w:val="20"/>
                <w:szCs w:val="20"/>
              </w:rPr>
            </w:pPr>
            <w:del w:id="1926" w:author="Rinat Gub" w:date="2022-12-06T13:44:00Z">
              <w:r w:rsidRPr="00203244">
                <w:rPr>
                  <w:sz w:val="20"/>
                  <w:szCs w:val="20"/>
                </w:rPr>
                <w:delText xml:space="preserve"> — электроснабжения (при предполагаемой потребной мощности... кВА)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27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28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29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30" w:author="Rinat Gub" w:date="2022-12-06T13:44:00Z"/>
                <w:sz w:val="20"/>
                <w:szCs w:val="20"/>
              </w:rPr>
            </w:pPr>
            <w:del w:id="1931" w:author="Rinat Gub" w:date="2022-12-06T13:44:00Z">
              <w:r w:rsidRPr="00203244">
                <w:rPr>
                  <w:sz w:val="20"/>
                  <w:szCs w:val="20"/>
                </w:rPr>
                <w:delText xml:space="preserve"> — связи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3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33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3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35" w:author="Rinat Gub" w:date="2022-12-06T13:44:00Z"/>
                <w:sz w:val="20"/>
                <w:szCs w:val="20"/>
              </w:rPr>
            </w:pPr>
            <w:del w:id="1936" w:author="Rinat Gub" w:date="2022-12-06T13:44:00Z">
              <w:r w:rsidRPr="00203244">
                <w:rPr>
                  <w:sz w:val="20"/>
                  <w:szCs w:val="20"/>
                </w:rPr>
                <w:delText>— теплоснабжения Гкал/ч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37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38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39" w:author="Rinat Gub" w:date="2022-12-06T13:44:00Z"/>
                <w:sz w:val="20"/>
                <w:szCs w:val="20"/>
              </w:rPr>
            </w:pPr>
            <w:del w:id="1940" w:author="Rinat Gub" w:date="2022-12-06T13:44:00Z">
              <w:r w:rsidRPr="00203244">
                <w:rPr>
                  <w:sz w:val="20"/>
                  <w:szCs w:val="20"/>
                </w:rPr>
                <w:delText>6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41" w:author="Rinat Gub" w:date="2022-12-06T13:44:00Z"/>
                <w:sz w:val="20"/>
                <w:szCs w:val="20"/>
              </w:rPr>
            </w:pPr>
            <w:del w:id="1942" w:author="Rinat Gub" w:date="2022-12-06T13:44:00Z">
              <w:r w:rsidRPr="00203244">
                <w:rPr>
                  <w:sz w:val="20"/>
                  <w:szCs w:val="20"/>
                </w:rPr>
                <w:delText>Автотранспортное предприятие (АТП)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43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44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45" w:author="Rinat Gub" w:date="2022-12-06T13:44:00Z"/>
                <w:sz w:val="20"/>
                <w:szCs w:val="20"/>
              </w:rPr>
            </w:pPr>
            <w:del w:id="1946" w:author="Rinat Gub" w:date="2022-12-06T13:44:00Z">
              <w:r w:rsidRPr="00203244">
                <w:rPr>
                  <w:sz w:val="20"/>
                  <w:szCs w:val="20"/>
                </w:rPr>
                <w:delText>6.1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47" w:author="Rinat Gub" w:date="2022-12-06T13:44:00Z"/>
                <w:sz w:val="20"/>
                <w:szCs w:val="20"/>
              </w:rPr>
            </w:pPr>
            <w:del w:id="1948" w:author="Rinat Gub" w:date="2022-12-06T13:44:00Z">
              <w:r w:rsidRPr="00203244">
                <w:rPr>
                  <w:sz w:val="20"/>
                  <w:szCs w:val="20"/>
                </w:rPr>
                <w:delText>Месторасположение, расстояние до объекта строительства, обводимые площади, необходимость подготовки территории (с указанием объемов работ)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4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50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51" w:author="Rinat Gub" w:date="2022-12-06T13:44:00Z"/>
                <w:sz w:val="20"/>
                <w:szCs w:val="20"/>
              </w:rPr>
            </w:pPr>
            <w:del w:id="1952" w:author="Rinat Gub" w:date="2022-12-06T13:44:00Z">
              <w:r w:rsidRPr="00203244">
                <w:rPr>
                  <w:sz w:val="20"/>
                  <w:szCs w:val="20"/>
                </w:rPr>
                <w:delText>7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53" w:author="Rinat Gub" w:date="2022-12-06T13:44:00Z"/>
                <w:sz w:val="20"/>
                <w:szCs w:val="20"/>
              </w:rPr>
            </w:pPr>
            <w:del w:id="1954" w:author="Rinat Gub" w:date="2022-12-06T13:44:00Z">
              <w:r w:rsidRPr="00203244">
                <w:rPr>
                  <w:sz w:val="20"/>
                  <w:szCs w:val="20"/>
                </w:rPr>
                <w:delText>Условия транспортировки привозных материалов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55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56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57" w:author="Rinat Gub" w:date="2022-12-06T13:44:00Z"/>
                <w:sz w:val="20"/>
                <w:szCs w:val="20"/>
              </w:rPr>
            </w:pPr>
            <w:del w:id="1958" w:author="Rinat Gub" w:date="2022-12-06T13:44:00Z">
              <w:r w:rsidRPr="00203244">
                <w:rPr>
                  <w:sz w:val="20"/>
                  <w:szCs w:val="20"/>
                </w:rPr>
                <w:delText>7.1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59" w:author="Rinat Gub" w:date="2022-12-06T13:44:00Z"/>
                <w:sz w:val="20"/>
                <w:szCs w:val="20"/>
              </w:rPr>
            </w:pPr>
            <w:del w:id="1960" w:author="Rinat Gub" w:date="2022-12-06T13:44:00Z">
              <w:r w:rsidRPr="00203244">
                <w:rPr>
                  <w:sz w:val="20"/>
                  <w:szCs w:val="20"/>
                </w:rPr>
                <w:delText>Наименование ближайшей ж/д станции, автостанции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61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62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63" w:author="Rinat Gub" w:date="2022-12-06T13:44:00Z"/>
                <w:sz w:val="20"/>
                <w:szCs w:val="20"/>
              </w:rPr>
            </w:pPr>
            <w:del w:id="1964" w:author="Rinat Gub" w:date="2022-12-06T13:44:00Z">
              <w:r w:rsidRPr="00203244">
                <w:rPr>
                  <w:sz w:val="20"/>
                  <w:szCs w:val="20"/>
                </w:rPr>
                <w:delText>7.2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65" w:author="Rinat Gub" w:date="2022-12-06T13:44:00Z"/>
                <w:sz w:val="20"/>
                <w:szCs w:val="20"/>
              </w:rPr>
            </w:pPr>
            <w:del w:id="1966" w:author="Rinat Gub" w:date="2022-12-06T13:44:00Z">
              <w:r w:rsidRPr="00203244">
                <w:rPr>
                  <w:sz w:val="20"/>
                  <w:szCs w:val="20"/>
                </w:rPr>
                <w:delText>Распределение поставок от ж/д станции (в %)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67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68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69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70" w:author="Rinat Gub" w:date="2022-12-06T13:44:00Z"/>
                <w:sz w:val="20"/>
                <w:szCs w:val="20"/>
              </w:rPr>
            </w:pPr>
            <w:del w:id="1971" w:author="Rinat Gub" w:date="2022-12-06T13:44:00Z">
              <w:r w:rsidRPr="00203244">
                <w:rPr>
                  <w:sz w:val="20"/>
                  <w:szCs w:val="20"/>
                </w:rPr>
                <w:delText xml:space="preserve"> — на временную базу подрядчика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7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73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7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75" w:author="Rinat Gub" w:date="2022-12-06T13:44:00Z"/>
                <w:sz w:val="20"/>
                <w:szCs w:val="20"/>
              </w:rPr>
            </w:pPr>
            <w:del w:id="1976" w:author="Rinat Gub" w:date="2022-12-06T13:44:00Z">
              <w:r w:rsidRPr="00203244">
                <w:rPr>
                  <w:sz w:val="20"/>
                  <w:szCs w:val="20"/>
                </w:rPr>
                <w:delText xml:space="preserve"> — на площадку 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77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78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79" w:author="Rinat Gub" w:date="2022-12-06T13:44:00Z"/>
                <w:sz w:val="20"/>
                <w:szCs w:val="20"/>
              </w:rPr>
            </w:pPr>
            <w:del w:id="1980" w:author="Rinat Gub" w:date="2022-12-06T13:44:00Z">
              <w:r w:rsidRPr="00203244">
                <w:rPr>
                  <w:sz w:val="20"/>
                  <w:szCs w:val="20"/>
                </w:rPr>
                <w:delText>7.3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81" w:author="Rinat Gub" w:date="2022-12-06T13:44:00Z"/>
                <w:sz w:val="20"/>
                <w:szCs w:val="20"/>
              </w:rPr>
            </w:pPr>
            <w:del w:id="1982" w:author="Rinat Gub" w:date="2022-12-06T13:44:00Z">
              <w:r w:rsidRPr="00203244">
                <w:rPr>
                  <w:sz w:val="20"/>
                  <w:szCs w:val="20"/>
                </w:rPr>
                <w:delText>Расстояние от ж/д станции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83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84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85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86" w:author="Rinat Gub" w:date="2022-12-06T13:44:00Z"/>
                <w:sz w:val="20"/>
                <w:szCs w:val="20"/>
              </w:rPr>
            </w:pPr>
            <w:del w:id="1987" w:author="Rinat Gub" w:date="2022-12-06T13:44:00Z">
              <w:r w:rsidRPr="00203244">
                <w:rPr>
                  <w:sz w:val="20"/>
                  <w:szCs w:val="20"/>
                </w:rPr>
                <w:delText xml:space="preserve"> — до временной базы подрядчика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88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89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1990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91" w:author="Rinat Gub" w:date="2022-12-06T13:44:00Z"/>
                <w:sz w:val="20"/>
                <w:szCs w:val="20"/>
              </w:rPr>
            </w:pPr>
            <w:del w:id="1992" w:author="Rinat Gub" w:date="2022-12-06T13:44:00Z">
              <w:r w:rsidRPr="00203244">
                <w:rPr>
                  <w:sz w:val="20"/>
                  <w:szCs w:val="20"/>
                </w:rPr>
                <w:delText xml:space="preserve"> — до площадки 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93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1994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1995" w:author="Rinat Gub" w:date="2022-12-06T13:44:00Z"/>
                <w:sz w:val="20"/>
                <w:szCs w:val="20"/>
              </w:rPr>
            </w:pPr>
            <w:del w:id="1996" w:author="Rinat Gub" w:date="2022-12-06T13:44:00Z">
              <w:r w:rsidRPr="00203244">
                <w:rPr>
                  <w:sz w:val="20"/>
                  <w:szCs w:val="20"/>
                </w:rPr>
                <w:delText>7.4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1997" w:author="Rinat Gub" w:date="2022-12-06T13:44:00Z"/>
                <w:sz w:val="20"/>
                <w:szCs w:val="20"/>
              </w:rPr>
            </w:pPr>
            <w:del w:id="1998" w:author="Rinat Gub" w:date="2022-12-06T13:44:00Z">
              <w:r w:rsidRPr="00203244">
                <w:rPr>
                  <w:sz w:val="20"/>
                  <w:szCs w:val="20"/>
                </w:rPr>
                <w:delText>Расстояние от площадки 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199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00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2001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02" w:author="Rinat Gub" w:date="2022-12-06T13:44:00Z"/>
                <w:sz w:val="20"/>
                <w:szCs w:val="20"/>
              </w:rPr>
            </w:pPr>
            <w:del w:id="2003" w:author="Rinat Gub" w:date="2022-12-06T13:44:00Z">
              <w:r w:rsidRPr="00203244">
                <w:rPr>
                  <w:sz w:val="20"/>
                  <w:szCs w:val="20"/>
                </w:rPr>
                <w:delText xml:space="preserve"> — до перевалочной базы Заказчика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04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05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2006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07" w:author="Rinat Gub" w:date="2022-12-06T13:44:00Z"/>
                <w:sz w:val="20"/>
                <w:szCs w:val="20"/>
              </w:rPr>
            </w:pPr>
            <w:del w:id="2008" w:author="Rinat Gub" w:date="2022-12-06T13:44:00Z">
              <w:r w:rsidRPr="00203244">
                <w:rPr>
                  <w:sz w:val="20"/>
                  <w:szCs w:val="20"/>
                </w:rPr>
                <w:delText xml:space="preserve"> — до временной базы подрядчика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0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10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11" w:author="Rinat Gub" w:date="2022-12-06T13:44:00Z"/>
                <w:sz w:val="20"/>
                <w:szCs w:val="20"/>
              </w:rPr>
            </w:pPr>
            <w:del w:id="2012" w:author="Rinat Gub" w:date="2022-12-06T13:44:00Z">
              <w:r w:rsidRPr="00203244">
                <w:rPr>
                  <w:sz w:val="20"/>
                  <w:szCs w:val="20"/>
                </w:rPr>
                <w:delText>8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13" w:author="Rinat Gub" w:date="2022-12-06T13:44:00Z"/>
                <w:sz w:val="20"/>
                <w:szCs w:val="20"/>
              </w:rPr>
            </w:pPr>
            <w:del w:id="2014" w:author="Rinat Gub" w:date="2022-12-06T13:44:00Z">
              <w:r w:rsidRPr="00203244">
                <w:rPr>
                  <w:sz w:val="20"/>
                  <w:szCs w:val="20"/>
                </w:rPr>
                <w:delText>Обеспечение строителей жильем, питанием, бытовыми помещениями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15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16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17" w:author="Rinat Gub" w:date="2022-12-06T13:44:00Z"/>
                <w:sz w:val="20"/>
                <w:szCs w:val="20"/>
              </w:rPr>
            </w:pPr>
            <w:del w:id="2018" w:author="Rinat Gub" w:date="2022-12-06T13:44:00Z">
              <w:r w:rsidRPr="00203244">
                <w:rPr>
                  <w:sz w:val="20"/>
                  <w:szCs w:val="20"/>
                </w:rPr>
                <w:delText>8.1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19" w:author="Rinat Gub" w:date="2022-12-06T13:44:00Z"/>
                <w:sz w:val="20"/>
                <w:szCs w:val="20"/>
              </w:rPr>
            </w:pPr>
            <w:del w:id="2020" w:author="Rinat Gub" w:date="2022-12-06T13:44:00Z">
              <w:r w:rsidRPr="00203244">
                <w:rPr>
                  <w:sz w:val="20"/>
                  <w:szCs w:val="20"/>
                </w:rPr>
                <w:delText>На площадке строительства (территории, отведенной для строительства)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21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22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23" w:author="Rinat Gub" w:date="2022-12-06T13:44:00Z"/>
                <w:sz w:val="20"/>
                <w:szCs w:val="20"/>
              </w:rPr>
            </w:pPr>
            <w:del w:id="2024" w:author="Rinat Gub" w:date="2022-12-06T13:44:00Z">
              <w:r w:rsidRPr="00203244">
                <w:rPr>
                  <w:sz w:val="20"/>
                  <w:szCs w:val="20"/>
                </w:rPr>
                <w:delText>8.2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25" w:author="Rinat Gub" w:date="2022-12-06T13:44:00Z"/>
                <w:sz w:val="20"/>
                <w:szCs w:val="20"/>
              </w:rPr>
            </w:pPr>
            <w:del w:id="2026" w:author="Rinat Gub" w:date="2022-12-06T13:44:00Z">
              <w:r w:rsidRPr="00203244">
                <w:rPr>
                  <w:sz w:val="20"/>
                  <w:szCs w:val="20"/>
                </w:rPr>
                <w:delText>Территориальное расположение временного жилого поселка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027" w:author="Rinat Gub" w:date="2022-12-06T13:44:00Z"/>
                <w:sz w:val="20"/>
                <w:szCs w:val="20"/>
              </w:rPr>
            </w:pPr>
            <w:del w:id="2028" w:author="Rinat Gub" w:date="2022-12-06T13:44:00Z">
              <w:r w:rsidRPr="00203244">
                <w:rPr>
                  <w:sz w:val="20"/>
                  <w:szCs w:val="20"/>
                </w:rPr>
                <w:delText>Требуется</w:delText>
              </w:r>
              <w:r w:rsidR="00D8749E" w:rsidRPr="00203244">
                <w:rPr>
                  <w:sz w:val="20"/>
                  <w:szCs w:val="20"/>
                </w:rPr>
                <w:delText>/</w:delText>
              </w:r>
              <w:r w:rsidRPr="00203244">
                <w:rPr>
                  <w:sz w:val="20"/>
                  <w:szCs w:val="20"/>
                </w:rPr>
                <w:delText>не требуется</w:delText>
              </w:r>
            </w:del>
          </w:p>
        </w:tc>
      </w:tr>
      <w:tr w:rsidR="00B578FB" w:rsidRPr="00203244" w:rsidTr="00FE5CD5">
        <w:trPr>
          <w:del w:id="2029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30" w:author="Rinat Gub" w:date="2022-12-06T13:44:00Z"/>
                <w:sz w:val="20"/>
                <w:szCs w:val="20"/>
              </w:rPr>
            </w:pPr>
            <w:del w:id="2031" w:author="Rinat Gub" w:date="2022-12-06T13:44:00Z">
              <w:r w:rsidRPr="00203244">
                <w:rPr>
                  <w:sz w:val="20"/>
                  <w:szCs w:val="20"/>
                </w:rPr>
                <w:delText>8.3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32" w:author="Rinat Gub" w:date="2022-12-06T13:44:00Z"/>
                <w:sz w:val="20"/>
                <w:szCs w:val="20"/>
              </w:rPr>
            </w:pPr>
            <w:del w:id="2033" w:author="Rinat Gub" w:date="2022-12-06T13:44:00Z">
              <w:r w:rsidRPr="00203244">
                <w:rPr>
                  <w:sz w:val="20"/>
                  <w:szCs w:val="20"/>
                </w:rPr>
                <w:delText>Необходимость подготовки площадок для размещения временных зданий и сооружений</w:delText>
              </w:r>
            </w:del>
          </w:p>
        </w:tc>
        <w:tc>
          <w:tcPr>
            <w:tcW w:w="4298" w:type="dxa"/>
          </w:tcPr>
          <w:p w:rsidR="00B578FB" w:rsidRPr="00203244" w:rsidRDefault="005D4AF8" w:rsidP="002B0A8D">
            <w:pPr>
              <w:pStyle w:val="af0"/>
              <w:rPr>
                <w:del w:id="2034" w:author="Rinat Gub" w:date="2022-12-06T13:44:00Z"/>
                <w:sz w:val="20"/>
                <w:szCs w:val="20"/>
              </w:rPr>
            </w:pPr>
            <w:del w:id="2035" w:author="Rinat Gub" w:date="2022-12-06T13:44:00Z">
              <w:r w:rsidRPr="00203244">
                <w:rPr>
                  <w:sz w:val="20"/>
                  <w:szCs w:val="20"/>
                </w:rPr>
                <w:delText>Требуется</w:delText>
              </w:r>
              <w:r w:rsidR="00D8749E" w:rsidRPr="00203244">
                <w:rPr>
                  <w:sz w:val="20"/>
                  <w:szCs w:val="20"/>
                </w:rPr>
                <w:delText>/</w:delText>
              </w:r>
              <w:r w:rsidRPr="00203244">
                <w:rPr>
                  <w:sz w:val="20"/>
                  <w:szCs w:val="20"/>
                </w:rPr>
                <w:delText>не требуется</w:delText>
              </w:r>
            </w:del>
          </w:p>
        </w:tc>
      </w:tr>
      <w:tr w:rsidR="00B578FB" w:rsidRPr="00203244" w:rsidTr="00FE5CD5">
        <w:trPr>
          <w:del w:id="2036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37" w:author="Rinat Gub" w:date="2022-12-06T13:44:00Z"/>
                <w:sz w:val="20"/>
                <w:szCs w:val="20"/>
              </w:rPr>
            </w:pPr>
            <w:del w:id="2038" w:author="Rinat Gub" w:date="2022-12-06T13:44:00Z">
              <w:r w:rsidRPr="00203244">
                <w:rPr>
                  <w:sz w:val="20"/>
                  <w:szCs w:val="20"/>
                </w:rPr>
                <w:delText>8.4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39" w:author="Rinat Gub" w:date="2022-12-06T13:44:00Z"/>
                <w:sz w:val="20"/>
                <w:szCs w:val="20"/>
              </w:rPr>
            </w:pPr>
            <w:del w:id="2040" w:author="Rinat Gub" w:date="2022-12-06T13:44:00Z">
              <w:r w:rsidRPr="00203244">
                <w:rPr>
                  <w:sz w:val="20"/>
                  <w:szCs w:val="20"/>
                </w:rPr>
                <w:delText>Точки подключения (территориальное расположение и расстояние до временного поселка)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2B0A8D">
            <w:pPr>
              <w:pStyle w:val="af0"/>
              <w:rPr>
                <w:del w:id="2041" w:author="Rinat Gub" w:date="2022-12-06T13:44:00Z"/>
                <w:sz w:val="20"/>
                <w:szCs w:val="20"/>
              </w:rPr>
            </w:pPr>
            <w:del w:id="2042" w:author="Rinat Gub" w:date="2022-12-06T13:44:00Z">
              <w:r w:rsidRPr="00203244">
                <w:rPr>
                  <w:sz w:val="20"/>
                  <w:szCs w:val="20"/>
                </w:rPr>
                <w:delText>Требуется</w:delText>
              </w:r>
              <w:r w:rsidR="00D8749E" w:rsidRPr="00203244">
                <w:rPr>
                  <w:sz w:val="20"/>
                  <w:szCs w:val="20"/>
                </w:rPr>
                <w:delText>/</w:delText>
              </w:r>
              <w:r w:rsidRPr="00203244">
                <w:rPr>
                  <w:sz w:val="20"/>
                  <w:szCs w:val="20"/>
                </w:rPr>
                <w:delText>не требуется</w:delText>
              </w:r>
            </w:del>
          </w:p>
        </w:tc>
      </w:tr>
      <w:tr w:rsidR="00B578FB" w:rsidRPr="00203244" w:rsidTr="00FE5CD5">
        <w:trPr>
          <w:del w:id="2043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204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45" w:author="Rinat Gub" w:date="2022-12-06T13:44:00Z"/>
                <w:sz w:val="20"/>
                <w:szCs w:val="20"/>
              </w:rPr>
            </w:pPr>
            <w:del w:id="2046" w:author="Rinat Gub" w:date="2022-12-06T13:44:00Z">
              <w:r w:rsidRPr="00203244">
                <w:rPr>
                  <w:sz w:val="20"/>
                  <w:szCs w:val="20"/>
                </w:rPr>
                <w:delText xml:space="preserve"> — электроснабжения (при предполагаемой потребной мощности... кВА)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47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48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2049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50" w:author="Rinat Gub" w:date="2022-12-06T13:44:00Z"/>
                <w:sz w:val="20"/>
                <w:szCs w:val="20"/>
              </w:rPr>
            </w:pPr>
            <w:del w:id="2051" w:author="Rinat Gub" w:date="2022-12-06T13:44:00Z">
              <w:r w:rsidRPr="00203244">
                <w:rPr>
                  <w:sz w:val="20"/>
                  <w:szCs w:val="20"/>
                </w:rPr>
                <w:delText xml:space="preserve"> — связи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5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53" w:author="Rinat Gub" w:date="2022-12-06T13:44:00Z"/>
        </w:trPr>
        <w:tc>
          <w:tcPr>
            <w:tcW w:w="782" w:type="dxa"/>
          </w:tcPr>
          <w:p w:rsidR="00B578FB" w:rsidRPr="00203244" w:rsidRDefault="00B578FB" w:rsidP="00FF6A02">
            <w:pPr>
              <w:pStyle w:val="af0"/>
              <w:rPr>
                <w:del w:id="205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55" w:author="Rinat Gub" w:date="2022-12-06T13:44:00Z"/>
                <w:sz w:val="20"/>
                <w:szCs w:val="20"/>
              </w:rPr>
            </w:pPr>
            <w:del w:id="2056" w:author="Rinat Gub" w:date="2022-12-06T13:44:00Z">
              <w:r w:rsidRPr="00203244">
                <w:rPr>
                  <w:sz w:val="20"/>
                  <w:szCs w:val="20"/>
                </w:rPr>
                <w:delText xml:space="preserve"> — водопровода (при предполагаемом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057" w:author="Rinat Gub" w:date="2022-12-06T13:44:00Z"/>
                <w:sz w:val="20"/>
                <w:szCs w:val="20"/>
              </w:rPr>
            </w:pPr>
            <w:del w:id="2058" w:author="Rinat Gub" w:date="2022-12-06T13:44:00Z">
              <w:r w:rsidRPr="00203244">
                <w:rPr>
                  <w:sz w:val="20"/>
                  <w:szCs w:val="20"/>
                </w:rPr>
                <w:delText>потребном расходе... л/сек)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5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60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61" w:author="Rinat Gub" w:date="2022-12-06T13:44:00Z"/>
                <w:sz w:val="20"/>
                <w:szCs w:val="20"/>
              </w:rPr>
            </w:pPr>
            <w:del w:id="2062" w:author="Rinat Gub" w:date="2022-12-06T13:44:00Z">
              <w:r w:rsidRPr="00203244">
                <w:rPr>
                  <w:sz w:val="20"/>
                  <w:szCs w:val="20"/>
                </w:rPr>
                <w:delText>9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63" w:author="Rinat Gub" w:date="2022-12-06T13:44:00Z"/>
                <w:sz w:val="20"/>
                <w:szCs w:val="20"/>
              </w:rPr>
            </w:pPr>
            <w:del w:id="2064" w:author="Rinat Gub" w:date="2022-12-06T13:44:00Z">
              <w:r w:rsidRPr="00203244">
                <w:rPr>
                  <w:sz w:val="20"/>
                  <w:szCs w:val="20"/>
                </w:rPr>
                <w:delText>Перевозка работников автомобильным транспортом к месту работы и обратно (на расстояние более 3 км)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65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66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67" w:author="Rinat Gub" w:date="2022-12-06T13:44:00Z"/>
                <w:sz w:val="20"/>
                <w:szCs w:val="20"/>
              </w:rPr>
            </w:pPr>
            <w:del w:id="2068" w:author="Rinat Gub" w:date="2022-12-06T13:44:00Z">
              <w:r w:rsidRPr="00203244">
                <w:rPr>
                  <w:sz w:val="20"/>
                  <w:szCs w:val="20"/>
                </w:rPr>
                <w:delText>9.1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69" w:author="Rinat Gub" w:date="2022-12-06T13:44:00Z"/>
                <w:sz w:val="20"/>
                <w:szCs w:val="20"/>
              </w:rPr>
            </w:pPr>
            <w:del w:id="2070" w:author="Rinat Gub" w:date="2022-12-06T13:44:00Z">
              <w:r w:rsidRPr="00203244">
                <w:rPr>
                  <w:sz w:val="20"/>
                  <w:szCs w:val="20"/>
                </w:rPr>
                <w:delText>Подтверждение о том, что коммунальный или пригородный транспорт не в состоянии обеспечить перевозку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71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72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073" w:author="Rinat Gub" w:date="2022-12-06T13:44:00Z"/>
                <w:sz w:val="20"/>
                <w:szCs w:val="20"/>
              </w:rPr>
            </w:pPr>
            <w:del w:id="2074" w:author="Rinat Gub" w:date="2022-12-06T13:44:00Z">
              <w:r w:rsidRPr="00203244">
                <w:rPr>
                  <w:sz w:val="20"/>
                  <w:szCs w:val="20"/>
                </w:rPr>
                <w:delText>9.2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075" w:author="Rinat Gub" w:date="2022-12-06T13:44:00Z"/>
                <w:sz w:val="20"/>
                <w:szCs w:val="20"/>
              </w:rPr>
            </w:pPr>
            <w:del w:id="2076" w:author="Rinat Gub" w:date="2022-12-06T13:44:00Z">
              <w:r w:rsidRPr="00203244">
                <w:rPr>
                  <w:sz w:val="20"/>
                  <w:szCs w:val="20"/>
                </w:rPr>
                <w:delText>Расстояние от пункта сбора подрядных организаций до площадки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077" w:author="Rinat Gub" w:date="2022-12-06T13:44:00Z"/>
                <w:sz w:val="20"/>
                <w:szCs w:val="20"/>
              </w:rPr>
            </w:pPr>
            <w:del w:id="2078" w:author="Rinat Gub" w:date="2022-12-06T13:44:00Z">
              <w:r w:rsidRPr="00203244">
                <w:rPr>
                  <w:sz w:val="20"/>
                  <w:szCs w:val="20"/>
                </w:rPr>
                <w:delText>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07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080" w:author="Rinat Gub" w:date="2022-12-06T13:44:00Z"/>
        </w:trPr>
        <w:tc>
          <w:tcPr>
            <w:tcW w:w="782" w:type="dxa"/>
            <w:vMerge w:val="restart"/>
          </w:tcPr>
          <w:p w:rsidR="00B578FB" w:rsidRPr="00203244" w:rsidRDefault="005D4AF8" w:rsidP="00FF6A02">
            <w:pPr>
              <w:pStyle w:val="af0"/>
              <w:rPr>
                <w:del w:id="2081" w:author="Rinat Gub" w:date="2022-12-06T13:44:00Z"/>
                <w:sz w:val="20"/>
                <w:szCs w:val="20"/>
              </w:rPr>
            </w:pPr>
            <w:del w:id="2082" w:author="Rinat Gub" w:date="2022-12-06T13:44:00Z">
              <w:r w:rsidRPr="00203244">
                <w:rPr>
                  <w:sz w:val="20"/>
                  <w:szCs w:val="20"/>
                </w:rPr>
                <w:delText>10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083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84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85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86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87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88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89" w:author="Rinat Gub" w:date="2022-12-06T13:44:00Z"/>
                <w:sz w:val="20"/>
                <w:szCs w:val="20"/>
              </w:rPr>
            </w:pPr>
          </w:p>
          <w:p w:rsidR="00B578FB" w:rsidRPr="00203244" w:rsidRDefault="005D4AF8" w:rsidP="00FF6A02">
            <w:pPr>
              <w:pStyle w:val="af0"/>
              <w:rPr>
                <w:del w:id="2090" w:author="Rinat Gub" w:date="2022-12-06T13:44:00Z"/>
                <w:sz w:val="20"/>
                <w:szCs w:val="20"/>
              </w:rPr>
            </w:pPr>
            <w:del w:id="2091" w:author="Rinat Gub" w:date="2022-12-06T13:44:00Z">
              <w:r w:rsidRPr="00203244">
                <w:rPr>
                  <w:sz w:val="20"/>
                  <w:szCs w:val="20"/>
                </w:rPr>
                <w:delText>10.1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092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3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4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5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6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7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8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099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0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1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2" w:author="Rinat Gub" w:date="2022-12-06T13:44:00Z"/>
                <w:sz w:val="20"/>
                <w:szCs w:val="20"/>
              </w:rPr>
            </w:pPr>
          </w:p>
          <w:p w:rsidR="00B578FB" w:rsidRPr="00203244" w:rsidRDefault="005D4AF8" w:rsidP="00FF6A02">
            <w:pPr>
              <w:pStyle w:val="af0"/>
              <w:rPr>
                <w:del w:id="2103" w:author="Rinat Gub" w:date="2022-12-06T13:44:00Z"/>
                <w:sz w:val="20"/>
                <w:szCs w:val="20"/>
              </w:rPr>
            </w:pPr>
            <w:del w:id="2104" w:author="Rinat Gub" w:date="2022-12-06T13:44:00Z">
              <w:r w:rsidRPr="00203244">
                <w:rPr>
                  <w:sz w:val="20"/>
                  <w:szCs w:val="20"/>
                </w:rPr>
                <w:delText>10.2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105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6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7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8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09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0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1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2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3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4" w:author="Rinat Gub" w:date="2022-12-06T13:44:00Z"/>
                <w:sz w:val="20"/>
                <w:szCs w:val="20"/>
              </w:rPr>
            </w:pPr>
          </w:p>
          <w:p w:rsidR="00B578FB" w:rsidRPr="00203244" w:rsidRDefault="005D4AF8" w:rsidP="00FF6A02">
            <w:pPr>
              <w:pStyle w:val="af0"/>
              <w:rPr>
                <w:del w:id="2115" w:author="Rinat Gub" w:date="2022-12-06T13:44:00Z"/>
                <w:sz w:val="20"/>
                <w:szCs w:val="20"/>
              </w:rPr>
            </w:pPr>
            <w:del w:id="2116" w:author="Rinat Gub" w:date="2022-12-06T13:44:00Z">
              <w:r w:rsidRPr="00203244">
                <w:rPr>
                  <w:sz w:val="20"/>
                  <w:szCs w:val="20"/>
                </w:rPr>
                <w:delText>10.3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117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8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19" w:author="Rinat Gub" w:date="2022-12-06T13:44:00Z"/>
                <w:sz w:val="20"/>
                <w:szCs w:val="20"/>
              </w:rPr>
            </w:pPr>
          </w:p>
          <w:p w:rsidR="00B578FB" w:rsidRPr="00203244" w:rsidRDefault="005D4AF8" w:rsidP="00FF6A02">
            <w:pPr>
              <w:pStyle w:val="af0"/>
              <w:rPr>
                <w:del w:id="2120" w:author="Rinat Gub" w:date="2022-12-06T13:44:00Z"/>
                <w:sz w:val="20"/>
                <w:szCs w:val="20"/>
              </w:rPr>
            </w:pPr>
            <w:del w:id="2121" w:author="Rinat Gub" w:date="2022-12-06T13:44:00Z">
              <w:r w:rsidRPr="00203244">
                <w:rPr>
                  <w:sz w:val="20"/>
                  <w:szCs w:val="20"/>
                </w:rPr>
                <w:delText>10.4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122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23" w:author="Rinat Gub" w:date="2022-12-06T13:44:00Z"/>
                <w:sz w:val="20"/>
                <w:szCs w:val="20"/>
              </w:rPr>
            </w:pPr>
          </w:p>
          <w:p w:rsidR="00B578FB" w:rsidRPr="00203244" w:rsidRDefault="005D4AF8" w:rsidP="00FF6A02">
            <w:pPr>
              <w:pStyle w:val="af0"/>
              <w:rPr>
                <w:del w:id="2124" w:author="Rinat Gub" w:date="2022-12-06T13:44:00Z"/>
                <w:sz w:val="20"/>
                <w:szCs w:val="20"/>
              </w:rPr>
            </w:pPr>
            <w:del w:id="2125" w:author="Rinat Gub" w:date="2022-12-06T13:44:00Z">
              <w:r w:rsidRPr="00203244">
                <w:rPr>
                  <w:sz w:val="20"/>
                  <w:szCs w:val="20"/>
                </w:rPr>
                <w:delText>10.5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126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27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28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29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30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31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32" w:author="Rinat Gub" w:date="2022-12-06T13:44:00Z"/>
                <w:sz w:val="20"/>
                <w:szCs w:val="20"/>
              </w:rPr>
            </w:pPr>
          </w:p>
          <w:p w:rsidR="00B578FB" w:rsidRPr="00203244" w:rsidRDefault="00B578FB" w:rsidP="00FF6A02">
            <w:pPr>
              <w:pStyle w:val="af0"/>
              <w:rPr>
                <w:del w:id="2133" w:author="Rinat Gub" w:date="2022-12-06T13:44:00Z"/>
                <w:sz w:val="20"/>
                <w:szCs w:val="20"/>
              </w:rPr>
            </w:pPr>
          </w:p>
          <w:p w:rsidR="00B578FB" w:rsidRPr="00203244" w:rsidRDefault="005D4AF8" w:rsidP="00FF6A02">
            <w:pPr>
              <w:pStyle w:val="af0"/>
              <w:rPr>
                <w:del w:id="2134" w:author="Rinat Gub" w:date="2022-12-06T13:44:00Z"/>
                <w:sz w:val="20"/>
                <w:szCs w:val="20"/>
              </w:rPr>
            </w:pPr>
            <w:del w:id="2135" w:author="Rinat Gub" w:date="2022-12-06T13:44:00Z">
              <w:r w:rsidRPr="00203244">
                <w:rPr>
                  <w:sz w:val="20"/>
                  <w:szCs w:val="20"/>
                </w:rPr>
                <w:delText>11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36" w:author="Rinat Gub" w:date="2022-12-06T13:44:00Z"/>
                <w:sz w:val="20"/>
                <w:szCs w:val="20"/>
              </w:rPr>
            </w:pPr>
            <w:del w:id="2137" w:author="Rinat Gub" w:date="2022-12-06T13:44:00Z">
              <w:r w:rsidRPr="00203244">
                <w:rPr>
                  <w:sz w:val="20"/>
                  <w:szCs w:val="20"/>
                </w:rPr>
                <w:lastRenderedPageBreak/>
                <w:delText>Методы ведения работы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138" w:author="Rinat Gub" w:date="2022-12-06T13:44:00Z"/>
                <w:sz w:val="20"/>
                <w:szCs w:val="20"/>
              </w:rPr>
            </w:pPr>
            <w:del w:id="2139" w:author="Rinat Gub" w:date="2022-12-06T13:44:00Z">
              <w:r w:rsidRPr="00203244">
                <w:rPr>
                  <w:sz w:val="20"/>
                  <w:szCs w:val="20"/>
                </w:rPr>
                <w:delText>Распределение работающих на объекте по следующим категориям: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140" w:author="Rinat Gub" w:date="2022-12-06T13:44:00Z"/>
                <w:sz w:val="20"/>
                <w:szCs w:val="20"/>
              </w:rPr>
            </w:pPr>
            <w:del w:id="2141" w:author="Rinat Gub" w:date="2022-12-06T13:44:00Z">
              <w:r w:rsidRPr="00203244">
                <w:rPr>
                  <w:sz w:val="20"/>
                  <w:szCs w:val="20"/>
                </w:rPr>
                <w:delText>— местное население;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142" w:author="Rinat Gub" w:date="2022-12-06T13:44:00Z"/>
                <w:sz w:val="20"/>
                <w:szCs w:val="20"/>
              </w:rPr>
            </w:pPr>
            <w:del w:id="2143" w:author="Rinat Gub" w:date="2022-12-06T13:44:00Z">
              <w:r w:rsidRPr="00203244">
                <w:rPr>
                  <w:sz w:val="20"/>
                  <w:szCs w:val="20"/>
                </w:rPr>
                <w:delText>— вахтующиеся;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144" w:author="Rinat Gub" w:date="2022-12-06T13:44:00Z"/>
                <w:sz w:val="20"/>
                <w:szCs w:val="20"/>
              </w:rPr>
            </w:pPr>
            <w:del w:id="2145" w:author="Rinat Gub" w:date="2022-12-06T13:44:00Z">
              <w:r w:rsidRPr="00203244">
                <w:rPr>
                  <w:sz w:val="20"/>
                  <w:szCs w:val="20"/>
                </w:rPr>
                <w:delText>— командированные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146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147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48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49" w:author="Rinat Gub" w:date="2022-12-06T13:44:00Z"/>
                <w:sz w:val="20"/>
                <w:szCs w:val="20"/>
              </w:rPr>
            </w:pPr>
            <w:del w:id="2150" w:author="Rinat Gub" w:date="2022-12-06T13:44:00Z">
              <w:r w:rsidRPr="00203244">
                <w:rPr>
                  <w:sz w:val="20"/>
                  <w:szCs w:val="20"/>
                </w:rPr>
                <w:delText>Затраты, связанные с осуществлением работ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151" w:author="Rinat Gub" w:date="2022-12-06T13:44:00Z"/>
                <w:sz w:val="20"/>
                <w:szCs w:val="20"/>
              </w:rPr>
            </w:pPr>
            <w:del w:id="2152" w:author="Rinat Gub" w:date="2022-12-06T13:44:00Z">
              <w:r w:rsidRPr="00203244">
                <w:rPr>
                  <w:sz w:val="20"/>
                  <w:szCs w:val="20"/>
                </w:rPr>
                <w:delText>(командирование, вахтовый метод)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153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154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55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56" w:author="Rinat Gub" w:date="2022-12-06T13:44:00Z"/>
                <w:sz w:val="20"/>
                <w:szCs w:val="20"/>
              </w:rPr>
            </w:pPr>
            <w:del w:id="2157" w:author="Rinat Gub" w:date="2022-12-06T13:44:00Z">
              <w:r w:rsidRPr="00203244">
                <w:rPr>
                  <w:sz w:val="20"/>
                  <w:szCs w:val="20"/>
                </w:rPr>
                <w:delText xml:space="preserve">Количество вахтовых циклов 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158" w:author="Rinat Gub" w:date="2022-12-06T13:44:00Z"/>
                <w:sz w:val="20"/>
                <w:szCs w:val="20"/>
              </w:rPr>
            </w:pPr>
            <w:del w:id="2159" w:author="Rinat Gub" w:date="2022-12-06T13:44:00Z">
              <w:r w:rsidRPr="00203244">
                <w:rPr>
                  <w:sz w:val="20"/>
                  <w:szCs w:val="20"/>
                </w:rPr>
                <w:delText>цикл</w:delText>
              </w:r>
            </w:del>
          </w:p>
        </w:tc>
      </w:tr>
      <w:tr w:rsidR="00B578FB" w:rsidRPr="00203244" w:rsidTr="00FE5CD5">
        <w:trPr>
          <w:del w:id="2160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61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62" w:author="Rinat Gub" w:date="2022-12-06T13:44:00Z"/>
                <w:sz w:val="20"/>
                <w:szCs w:val="20"/>
              </w:rPr>
            </w:pPr>
            <w:del w:id="2163" w:author="Rinat Gub" w:date="2022-12-06T13:44:00Z">
              <w:r w:rsidRPr="00203244">
                <w:rPr>
                  <w:sz w:val="20"/>
                  <w:szCs w:val="20"/>
                </w:rPr>
                <w:delText>Учетный период одного вахтового цикла, в том числе: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164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165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66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67" w:author="Rinat Gub" w:date="2022-12-06T13:44:00Z"/>
                <w:sz w:val="20"/>
                <w:szCs w:val="20"/>
              </w:rPr>
            </w:pPr>
            <w:del w:id="2168" w:author="Rinat Gub" w:date="2022-12-06T13:44:00Z">
              <w:r w:rsidRPr="00203244">
                <w:rPr>
                  <w:sz w:val="20"/>
                  <w:szCs w:val="20"/>
                </w:rPr>
                <w:delText>рабочее время в течение одного вахтового цикла (дни)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169" w:author="Rinat Gub" w:date="2022-12-06T13:44:00Z"/>
                <w:sz w:val="20"/>
                <w:szCs w:val="20"/>
              </w:rPr>
            </w:pPr>
            <w:del w:id="2170" w:author="Rinat Gub" w:date="2022-12-06T13:44:00Z">
              <w:r w:rsidRPr="00203244">
                <w:rPr>
                  <w:sz w:val="20"/>
                  <w:szCs w:val="20"/>
                </w:rPr>
                <w:delText>дней</w:delText>
              </w:r>
            </w:del>
          </w:p>
        </w:tc>
      </w:tr>
      <w:tr w:rsidR="00B578FB" w:rsidRPr="00203244" w:rsidTr="00FE5CD5">
        <w:trPr>
          <w:del w:id="2171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72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73" w:author="Rinat Gub" w:date="2022-12-06T13:44:00Z"/>
                <w:sz w:val="20"/>
                <w:szCs w:val="20"/>
              </w:rPr>
            </w:pPr>
            <w:del w:id="2174" w:author="Rinat Gub" w:date="2022-12-06T13:44:00Z">
              <w:r w:rsidRPr="00203244">
                <w:rPr>
                  <w:sz w:val="20"/>
                  <w:szCs w:val="20"/>
                </w:rPr>
                <w:delText>продолжительность одного межвахтового отдыха (дни)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175" w:author="Rinat Gub" w:date="2022-12-06T13:44:00Z"/>
                <w:sz w:val="20"/>
                <w:szCs w:val="20"/>
              </w:rPr>
            </w:pPr>
            <w:del w:id="2176" w:author="Rinat Gub" w:date="2022-12-06T13:44:00Z">
              <w:r w:rsidRPr="00203244">
                <w:rPr>
                  <w:sz w:val="20"/>
                  <w:szCs w:val="20"/>
                </w:rPr>
                <w:delText>дней</w:delText>
              </w:r>
            </w:del>
          </w:p>
        </w:tc>
      </w:tr>
      <w:tr w:rsidR="00B578FB" w:rsidRPr="00203244" w:rsidTr="00FE5CD5">
        <w:trPr>
          <w:del w:id="2177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78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79" w:author="Rinat Gub" w:date="2022-12-06T13:44:00Z"/>
                <w:sz w:val="20"/>
                <w:szCs w:val="20"/>
              </w:rPr>
            </w:pPr>
            <w:del w:id="2180" w:author="Rinat Gub" w:date="2022-12-06T13:44:00Z">
              <w:r w:rsidRPr="00203244">
                <w:rPr>
                  <w:sz w:val="20"/>
                  <w:szCs w:val="20"/>
                </w:rPr>
                <w:delText>время в пути от пункта сбора до места работы и обратно (дни)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181" w:author="Rinat Gub" w:date="2022-12-06T13:44:00Z"/>
                <w:sz w:val="20"/>
                <w:szCs w:val="20"/>
              </w:rPr>
            </w:pPr>
            <w:del w:id="2182" w:author="Rinat Gub" w:date="2022-12-06T13:44:00Z">
              <w:r w:rsidRPr="00203244">
                <w:rPr>
                  <w:sz w:val="20"/>
                  <w:szCs w:val="20"/>
                </w:rPr>
                <w:delText>дней</w:delText>
              </w:r>
            </w:del>
          </w:p>
        </w:tc>
      </w:tr>
      <w:tr w:rsidR="00B578FB" w:rsidRPr="00203244" w:rsidTr="00FE5CD5">
        <w:trPr>
          <w:del w:id="2183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8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85" w:author="Rinat Gub" w:date="2022-12-06T13:44:00Z"/>
                <w:sz w:val="20"/>
                <w:szCs w:val="20"/>
              </w:rPr>
            </w:pPr>
            <w:del w:id="2186" w:author="Rinat Gub" w:date="2022-12-06T13:44:00Z">
              <w:r w:rsidRPr="00203244">
                <w:rPr>
                  <w:sz w:val="20"/>
                  <w:szCs w:val="20"/>
                </w:rPr>
                <w:delText>Транспортные расходы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187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188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89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90" w:author="Rinat Gub" w:date="2022-12-06T13:44:00Z"/>
                <w:sz w:val="20"/>
                <w:szCs w:val="20"/>
              </w:rPr>
            </w:pPr>
            <w:del w:id="2191" w:author="Rinat Gub" w:date="2022-12-06T13:44:00Z">
              <w:r w:rsidRPr="00203244">
                <w:rPr>
                  <w:sz w:val="20"/>
                  <w:szCs w:val="20"/>
                </w:rPr>
                <w:delText>Доставка вахтового персонала ж/д транспортом от пункта сбора до ж/д станции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19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193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194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195" w:author="Rinat Gub" w:date="2022-12-06T13:44:00Z"/>
                <w:sz w:val="20"/>
                <w:szCs w:val="20"/>
              </w:rPr>
            </w:pPr>
            <w:del w:id="2196" w:author="Rinat Gub" w:date="2022-12-06T13:44:00Z">
              <w:r w:rsidRPr="00203244">
                <w:rPr>
                  <w:sz w:val="20"/>
                  <w:szCs w:val="20"/>
                </w:rPr>
                <w:delText>Стоимость 1 билета проезда...% вахтовиков от …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197" w:author="Rinat Gub" w:date="2022-12-06T13:44:00Z"/>
                <w:sz w:val="20"/>
                <w:szCs w:val="20"/>
              </w:rPr>
            </w:pPr>
            <w:del w:id="2198" w:author="Rinat Gub" w:date="2022-12-06T13:44:00Z">
              <w:r w:rsidRPr="00203244">
                <w:rPr>
                  <w:sz w:val="20"/>
                  <w:szCs w:val="20"/>
                </w:rPr>
                <w:delText>руб./1 билет</w:delText>
              </w:r>
            </w:del>
          </w:p>
        </w:tc>
      </w:tr>
      <w:tr w:rsidR="00B578FB" w:rsidRPr="00203244" w:rsidTr="00FE5CD5">
        <w:trPr>
          <w:del w:id="2199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00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01" w:author="Rinat Gub" w:date="2022-12-06T13:44:00Z"/>
                <w:sz w:val="20"/>
                <w:szCs w:val="20"/>
              </w:rPr>
            </w:pPr>
            <w:del w:id="2202" w:author="Rinat Gub" w:date="2022-12-06T13:44:00Z">
              <w:r w:rsidRPr="00203244">
                <w:rPr>
                  <w:sz w:val="20"/>
                  <w:szCs w:val="20"/>
                </w:rPr>
                <w:delText>Стоимость 1 билета проезда...% вахтовиков от …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03" w:author="Rinat Gub" w:date="2022-12-06T13:44:00Z"/>
                <w:sz w:val="20"/>
                <w:szCs w:val="20"/>
              </w:rPr>
            </w:pPr>
            <w:del w:id="2204" w:author="Rinat Gub" w:date="2022-12-06T13:44:00Z">
              <w:r w:rsidRPr="00203244">
                <w:rPr>
                  <w:sz w:val="20"/>
                  <w:szCs w:val="20"/>
                </w:rPr>
                <w:delText>руб./1 билет</w:delText>
              </w:r>
            </w:del>
          </w:p>
        </w:tc>
      </w:tr>
      <w:tr w:rsidR="00B578FB" w:rsidRPr="00203244" w:rsidTr="00FE5CD5">
        <w:trPr>
          <w:del w:id="2205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06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07" w:author="Rinat Gub" w:date="2022-12-06T13:44:00Z"/>
                <w:sz w:val="20"/>
                <w:szCs w:val="20"/>
              </w:rPr>
            </w:pPr>
            <w:del w:id="2208" w:author="Rinat Gub" w:date="2022-12-06T13:44:00Z">
              <w:r w:rsidRPr="00203244">
                <w:rPr>
                  <w:sz w:val="20"/>
                  <w:szCs w:val="20"/>
                </w:rPr>
                <w:delText>Доставка вахтового персонала автотранспортом от ж/д станции до вахтового поселка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20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210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11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12" w:author="Rinat Gub" w:date="2022-12-06T13:44:00Z"/>
                <w:sz w:val="20"/>
                <w:szCs w:val="20"/>
              </w:rPr>
            </w:pPr>
            <w:del w:id="2213" w:author="Rinat Gub" w:date="2022-12-06T13:44:00Z">
              <w:r w:rsidRPr="00203244">
                <w:rPr>
                  <w:sz w:val="20"/>
                  <w:szCs w:val="20"/>
                </w:rPr>
                <w:delText>Стоимость машино-часа эксплуатации автобуса (с учетом накладных расходов и прибыли)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14" w:author="Rinat Gub" w:date="2022-12-06T13:44:00Z"/>
                <w:sz w:val="20"/>
                <w:szCs w:val="20"/>
              </w:rPr>
            </w:pPr>
            <w:del w:id="2215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16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17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18" w:author="Rinat Gub" w:date="2022-12-06T13:44:00Z"/>
                <w:sz w:val="20"/>
                <w:szCs w:val="20"/>
              </w:rPr>
            </w:pPr>
            <w:del w:id="2219" w:author="Rinat Gub" w:date="2022-12-06T13:44:00Z">
              <w:r w:rsidRPr="00203244">
                <w:rPr>
                  <w:sz w:val="20"/>
                  <w:szCs w:val="20"/>
                </w:rPr>
                <w:delText>Дальность от ж/д станции до вахтового городка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20" w:author="Rinat Gub" w:date="2022-12-06T13:44:00Z"/>
                <w:sz w:val="20"/>
                <w:szCs w:val="20"/>
              </w:rPr>
            </w:pPr>
            <w:del w:id="2221" w:author="Rinat Gub" w:date="2022-12-06T13:44:00Z">
              <w:r w:rsidRPr="00203244">
                <w:rPr>
                  <w:sz w:val="20"/>
                  <w:szCs w:val="20"/>
                </w:rPr>
                <w:delText>км./час</w:delText>
              </w:r>
            </w:del>
          </w:p>
        </w:tc>
      </w:tr>
      <w:tr w:rsidR="00B578FB" w:rsidRPr="00203244" w:rsidTr="00FE5CD5">
        <w:trPr>
          <w:del w:id="2222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23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24" w:author="Rinat Gub" w:date="2022-12-06T13:44:00Z"/>
                <w:sz w:val="20"/>
                <w:szCs w:val="20"/>
              </w:rPr>
            </w:pPr>
            <w:del w:id="2225" w:author="Rinat Gub" w:date="2022-12-06T13:44:00Z">
              <w:r w:rsidRPr="00203244">
                <w:rPr>
                  <w:sz w:val="20"/>
                  <w:szCs w:val="20"/>
                </w:rPr>
                <w:delText>Затраты на содержание вахтового городка (за использование койкоместа)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26" w:author="Rinat Gub" w:date="2022-12-06T13:44:00Z"/>
                <w:sz w:val="20"/>
                <w:szCs w:val="20"/>
              </w:rPr>
            </w:pPr>
            <w:del w:id="2227" w:author="Rinat Gub" w:date="2022-12-06T13:44:00Z">
              <w:r w:rsidRPr="00203244">
                <w:rPr>
                  <w:sz w:val="20"/>
                  <w:szCs w:val="20"/>
                </w:rPr>
                <w:delText>тыс.руб.</w:delText>
              </w:r>
            </w:del>
          </w:p>
        </w:tc>
      </w:tr>
      <w:tr w:rsidR="00B578FB" w:rsidRPr="00203244" w:rsidTr="00FE5CD5">
        <w:trPr>
          <w:del w:id="2228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29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30" w:author="Rinat Gub" w:date="2022-12-06T13:44:00Z"/>
                <w:sz w:val="20"/>
                <w:szCs w:val="20"/>
              </w:rPr>
            </w:pPr>
            <w:del w:id="2231" w:author="Rinat Gub" w:date="2022-12-06T13:44:00Z">
              <w:r w:rsidRPr="00203244">
                <w:rPr>
                  <w:sz w:val="20"/>
                  <w:szCs w:val="20"/>
                </w:rPr>
                <w:delText>Суточная стоимость проживания (по справке)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32" w:author="Rinat Gub" w:date="2022-12-06T13:44:00Z"/>
                <w:sz w:val="20"/>
                <w:szCs w:val="20"/>
              </w:rPr>
            </w:pPr>
            <w:del w:id="2233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34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35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36" w:author="Rinat Gub" w:date="2022-12-06T13:44:00Z"/>
                <w:sz w:val="20"/>
                <w:szCs w:val="20"/>
              </w:rPr>
            </w:pPr>
            <w:del w:id="2237" w:author="Rinat Gub" w:date="2022-12-06T13:44:00Z">
              <w:r w:rsidRPr="00203244">
                <w:rPr>
                  <w:sz w:val="20"/>
                  <w:szCs w:val="20"/>
                </w:rPr>
                <w:delText>Затраты на медицинское обслуживание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238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239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40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41" w:author="Rinat Gub" w:date="2022-12-06T13:44:00Z"/>
                <w:sz w:val="20"/>
                <w:szCs w:val="20"/>
              </w:rPr>
            </w:pPr>
            <w:del w:id="2242" w:author="Rinat Gub" w:date="2022-12-06T13:44:00Z">
              <w:r w:rsidRPr="00203244">
                <w:rPr>
                  <w:sz w:val="20"/>
                  <w:szCs w:val="20"/>
                </w:rPr>
                <w:delText>Суточная стоимость обслуживания 1 работника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43" w:author="Rinat Gub" w:date="2022-12-06T13:44:00Z"/>
                <w:sz w:val="20"/>
                <w:szCs w:val="20"/>
              </w:rPr>
            </w:pPr>
            <w:del w:id="2244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45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46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47" w:author="Rinat Gub" w:date="2022-12-06T13:44:00Z"/>
                <w:sz w:val="20"/>
                <w:szCs w:val="20"/>
              </w:rPr>
            </w:pPr>
            <w:del w:id="2248" w:author="Rinat Gub" w:date="2022-12-06T13:44:00Z">
              <w:r w:rsidRPr="00203244">
                <w:rPr>
                  <w:sz w:val="20"/>
                  <w:szCs w:val="20"/>
                </w:rPr>
                <w:delText>Затраты на аренду каналов связи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249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250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51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52" w:author="Rinat Gub" w:date="2022-12-06T13:44:00Z"/>
                <w:sz w:val="20"/>
                <w:szCs w:val="20"/>
              </w:rPr>
            </w:pPr>
            <w:del w:id="2253" w:author="Rinat Gub" w:date="2022-12-06T13:44:00Z">
              <w:r w:rsidRPr="00203244">
                <w:rPr>
                  <w:sz w:val="20"/>
                  <w:szCs w:val="20"/>
                </w:rPr>
                <w:delText>Единовременный платеж по организации каналов передачи данных.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54" w:author="Rinat Gub" w:date="2022-12-06T13:44:00Z"/>
                <w:sz w:val="20"/>
                <w:szCs w:val="20"/>
              </w:rPr>
            </w:pPr>
            <w:del w:id="2255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56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57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58" w:author="Rinat Gub" w:date="2022-12-06T13:44:00Z"/>
                <w:sz w:val="20"/>
                <w:szCs w:val="20"/>
              </w:rPr>
            </w:pPr>
            <w:del w:id="2259" w:author="Rinat Gub" w:date="2022-12-06T13:44:00Z">
              <w:r w:rsidRPr="00203244">
                <w:rPr>
                  <w:sz w:val="20"/>
                  <w:szCs w:val="20"/>
                </w:rPr>
                <w:delText>Стоимость организации каналов связи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60" w:author="Rinat Gub" w:date="2022-12-06T13:44:00Z"/>
                <w:sz w:val="20"/>
                <w:szCs w:val="20"/>
              </w:rPr>
            </w:pPr>
            <w:del w:id="2261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62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63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64" w:author="Rinat Gub" w:date="2022-12-06T13:44:00Z"/>
                <w:sz w:val="20"/>
                <w:szCs w:val="20"/>
              </w:rPr>
            </w:pPr>
            <w:del w:id="2265" w:author="Rinat Gub" w:date="2022-12-06T13:44:00Z">
              <w:r w:rsidRPr="00203244">
                <w:rPr>
                  <w:sz w:val="20"/>
                  <w:szCs w:val="20"/>
                </w:rPr>
                <w:delText>Потребность в каналах связи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66" w:author="Rinat Gub" w:date="2022-12-06T13:44:00Z"/>
                <w:sz w:val="20"/>
                <w:szCs w:val="20"/>
              </w:rPr>
            </w:pPr>
            <w:del w:id="2267" w:author="Rinat Gub" w:date="2022-12-06T13:44:00Z">
              <w:r w:rsidRPr="00203244">
                <w:rPr>
                  <w:sz w:val="20"/>
                  <w:szCs w:val="20"/>
                </w:rPr>
                <w:delText>номеров</w:delText>
              </w:r>
            </w:del>
          </w:p>
        </w:tc>
      </w:tr>
      <w:tr w:rsidR="00B578FB" w:rsidRPr="00203244" w:rsidTr="00FE5CD5">
        <w:trPr>
          <w:del w:id="2268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69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70" w:author="Rinat Gub" w:date="2022-12-06T13:44:00Z"/>
                <w:sz w:val="20"/>
                <w:szCs w:val="20"/>
              </w:rPr>
            </w:pPr>
            <w:del w:id="2271" w:author="Rinat Gub" w:date="2022-12-06T13:44:00Z">
              <w:r w:rsidRPr="00203244">
                <w:rPr>
                  <w:sz w:val="20"/>
                  <w:szCs w:val="20"/>
                </w:rPr>
                <w:delText>Стоимость аренды 1 номера ежемесячно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72" w:author="Rinat Gub" w:date="2022-12-06T13:44:00Z"/>
                <w:sz w:val="20"/>
                <w:szCs w:val="20"/>
              </w:rPr>
            </w:pPr>
            <w:del w:id="2273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74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75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76" w:author="Rinat Gub" w:date="2022-12-06T13:44:00Z"/>
                <w:sz w:val="20"/>
                <w:szCs w:val="20"/>
              </w:rPr>
            </w:pPr>
            <w:del w:id="2277" w:author="Rinat Gub" w:date="2022-12-06T13:44:00Z">
              <w:r w:rsidRPr="00203244">
                <w:rPr>
                  <w:sz w:val="20"/>
                  <w:szCs w:val="20"/>
                </w:rPr>
                <w:delText>Стоимость междугородных переговоров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78" w:author="Rinat Gub" w:date="2022-12-06T13:44:00Z"/>
                <w:sz w:val="20"/>
                <w:szCs w:val="20"/>
              </w:rPr>
            </w:pPr>
            <w:del w:id="2279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80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81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82" w:author="Rinat Gub" w:date="2022-12-06T13:44:00Z"/>
                <w:sz w:val="20"/>
                <w:szCs w:val="20"/>
              </w:rPr>
            </w:pPr>
            <w:del w:id="2283" w:author="Rinat Gub" w:date="2022-12-06T13:44:00Z">
              <w:r w:rsidRPr="00203244">
                <w:rPr>
                  <w:sz w:val="20"/>
                  <w:szCs w:val="20"/>
                </w:rPr>
                <w:delText>Стоимость входящего трафика канала Интернет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284" w:author="Rinat Gub" w:date="2022-12-06T13:44:00Z"/>
                <w:sz w:val="20"/>
                <w:szCs w:val="20"/>
              </w:rPr>
            </w:pPr>
            <w:del w:id="2285" w:author="Rinat Gub" w:date="2022-12-06T13:44:00Z">
              <w:r w:rsidRPr="00203244">
                <w:rPr>
                  <w:sz w:val="20"/>
                  <w:szCs w:val="20"/>
                </w:rPr>
                <w:delText>руб.</w:delText>
              </w:r>
            </w:del>
          </w:p>
        </w:tc>
      </w:tr>
      <w:tr w:rsidR="00B578FB" w:rsidRPr="00203244" w:rsidTr="00FE5CD5">
        <w:trPr>
          <w:del w:id="2286" w:author="Rinat Gub" w:date="2022-12-06T13:44:00Z"/>
        </w:trPr>
        <w:tc>
          <w:tcPr>
            <w:tcW w:w="782" w:type="dxa"/>
            <w:vMerge/>
          </w:tcPr>
          <w:p w:rsidR="00B578FB" w:rsidRPr="00203244" w:rsidRDefault="00B578FB" w:rsidP="00FF6A02">
            <w:pPr>
              <w:pStyle w:val="af0"/>
              <w:rPr>
                <w:del w:id="2287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288" w:author="Rinat Gub" w:date="2022-12-06T13:44:00Z"/>
                <w:sz w:val="20"/>
                <w:szCs w:val="20"/>
              </w:rPr>
            </w:pPr>
            <w:del w:id="2289" w:author="Rinat Gub" w:date="2022-12-06T13:44:00Z">
              <w:r w:rsidRPr="00203244">
                <w:rPr>
                  <w:sz w:val="20"/>
                  <w:szCs w:val="20"/>
                </w:rPr>
                <w:delText>Постоянная материально-техническая</w:delText>
              </w:r>
            </w:del>
          </w:p>
          <w:p w:rsidR="00B578FB" w:rsidRPr="00203244" w:rsidRDefault="005D4AF8" w:rsidP="00FF6A02">
            <w:pPr>
              <w:pStyle w:val="af0"/>
              <w:rPr>
                <w:del w:id="2290" w:author="Rinat Gub" w:date="2022-12-06T13:44:00Z"/>
                <w:sz w:val="20"/>
                <w:szCs w:val="20"/>
              </w:rPr>
            </w:pPr>
            <w:del w:id="2291" w:author="Rinat Gub" w:date="2022-12-06T13:44:00Z">
              <w:r w:rsidRPr="00203244">
                <w:rPr>
                  <w:sz w:val="20"/>
                  <w:szCs w:val="20"/>
                </w:rPr>
                <w:delText>база Участника закупки или субподрядной организации вблизи района строительства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292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293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294" w:author="Rinat Gub" w:date="2022-12-06T13:44:00Z"/>
                <w:sz w:val="20"/>
                <w:szCs w:val="20"/>
              </w:rPr>
            </w:pPr>
            <w:del w:id="2295" w:author="Rinat Gub" w:date="2022-12-06T13:44:00Z">
              <w:r w:rsidRPr="00203244">
                <w:rPr>
                  <w:sz w:val="20"/>
                  <w:szCs w:val="20"/>
                </w:rPr>
                <w:delText>11.1</w:delText>
              </w:r>
            </w:del>
          </w:p>
        </w:tc>
        <w:tc>
          <w:tcPr>
            <w:tcW w:w="4559" w:type="dxa"/>
          </w:tcPr>
          <w:p w:rsidR="00B578FB" w:rsidRPr="00203244" w:rsidRDefault="005D4AF8" w:rsidP="00D63167">
            <w:pPr>
              <w:pStyle w:val="af0"/>
              <w:rPr>
                <w:del w:id="2296" w:author="Rinat Gub" w:date="2022-12-06T13:44:00Z"/>
                <w:sz w:val="20"/>
                <w:szCs w:val="20"/>
              </w:rPr>
            </w:pPr>
            <w:del w:id="2297" w:author="Rinat Gub" w:date="2022-12-06T13:44:00Z">
              <w:r w:rsidRPr="00203244">
                <w:rPr>
                  <w:sz w:val="20"/>
                  <w:szCs w:val="20"/>
                </w:rPr>
                <w:delText>Территориальное расположение базы подрядчика (субподрядчика</w:delText>
              </w:r>
              <w:r w:rsidR="00D63167">
                <w:rPr>
                  <w:sz w:val="20"/>
                  <w:szCs w:val="20"/>
                </w:rPr>
                <w:delText xml:space="preserve"> </w:delText>
              </w:r>
              <w:r w:rsidR="00D63167" w:rsidRPr="00D63167">
                <w:rPr>
                  <w:sz w:val="20"/>
                  <w:szCs w:val="20"/>
                </w:rPr>
                <w:delText>(соисполнителя)</w:delText>
              </w:r>
              <w:r w:rsidRPr="00203244">
                <w:rPr>
                  <w:sz w:val="20"/>
                  <w:szCs w:val="20"/>
                </w:rPr>
                <w:delText>)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298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299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300" w:author="Rinat Gub" w:date="2022-12-06T13:44:00Z"/>
                <w:sz w:val="20"/>
                <w:szCs w:val="20"/>
              </w:rPr>
            </w:pPr>
            <w:del w:id="2301" w:author="Rinat Gub" w:date="2022-12-06T13:44:00Z">
              <w:r w:rsidRPr="00203244">
                <w:rPr>
                  <w:sz w:val="20"/>
                  <w:szCs w:val="20"/>
                </w:rPr>
                <w:delText>11.2</w:delText>
              </w:r>
            </w:del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302" w:author="Rinat Gub" w:date="2022-12-06T13:44:00Z"/>
                <w:sz w:val="20"/>
                <w:szCs w:val="20"/>
              </w:rPr>
            </w:pPr>
            <w:del w:id="2303" w:author="Rinat Gub" w:date="2022-12-06T13:44:00Z">
              <w:r w:rsidRPr="00203244">
                <w:rPr>
                  <w:sz w:val="20"/>
                  <w:szCs w:val="20"/>
                </w:rPr>
                <w:delText>Наличие прирельсового склада исполнителя работ</w:delText>
              </w:r>
            </w:del>
          </w:p>
        </w:tc>
        <w:tc>
          <w:tcPr>
            <w:tcW w:w="4298" w:type="dxa"/>
          </w:tcPr>
          <w:p w:rsidR="00B578FB" w:rsidRPr="00203244" w:rsidRDefault="00B578FB" w:rsidP="00FF6A02">
            <w:pPr>
              <w:pStyle w:val="af0"/>
              <w:rPr>
                <w:del w:id="2304" w:author="Rinat Gub" w:date="2022-12-06T13:44:00Z"/>
                <w:sz w:val="20"/>
                <w:szCs w:val="20"/>
              </w:rPr>
            </w:pPr>
          </w:p>
        </w:tc>
      </w:tr>
      <w:tr w:rsidR="00B578FB" w:rsidRPr="00203244" w:rsidTr="00FE5CD5">
        <w:trPr>
          <w:del w:id="2305" w:author="Rinat Gub" w:date="2022-12-06T13:44:00Z"/>
        </w:trPr>
        <w:tc>
          <w:tcPr>
            <w:tcW w:w="782" w:type="dxa"/>
          </w:tcPr>
          <w:p w:rsidR="00B578FB" w:rsidRPr="00203244" w:rsidRDefault="005D4AF8" w:rsidP="00FF6A02">
            <w:pPr>
              <w:pStyle w:val="af0"/>
              <w:rPr>
                <w:del w:id="2306" w:author="Rinat Gub" w:date="2022-12-06T13:44:00Z"/>
                <w:sz w:val="20"/>
                <w:szCs w:val="20"/>
              </w:rPr>
            </w:pPr>
            <w:del w:id="2307" w:author="Rinat Gub" w:date="2022-12-06T13:44:00Z">
              <w:r w:rsidRPr="00203244">
                <w:rPr>
                  <w:sz w:val="20"/>
                  <w:szCs w:val="20"/>
                </w:rPr>
                <w:delText>11.3</w:delText>
              </w:r>
            </w:del>
          </w:p>
          <w:p w:rsidR="00B578FB" w:rsidRPr="00203244" w:rsidRDefault="00B578FB" w:rsidP="00FF6A02">
            <w:pPr>
              <w:pStyle w:val="af0"/>
              <w:rPr>
                <w:del w:id="2308" w:author="Rinat Gub" w:date="2022-12-06T13:44:00Z"/>
                <w:sz w:val="20"/>
                <w:szCs w:val="20"/>
              </w:rPr>
            </w:pPr>
          </w:p>
        </w:tc>
        <w:tc>
          <w:tcPr>
            <w:tcW w:w="4559" w:type="dxa"/>
          </w:tcPr>
          <w:p w:rsidR="00B578FB" w:rsidRPr="00203244" w:rsidRDefault="005D4AF8" w:rsidP="00FF6A02">
            <w:pPr>
              <w:pStyle w:val="af0"/>
              <w:rPr>
                <w:del w:id="2309" w:author="Rinat Gub" w:date="2022-12-06T13:44:00Z"/>
                <w:sz w:val="20"/>
                <w:szCs w:val="20"/>
              </w:rPr>
            </w:pPr>
            <w:del w:id="2310" w:author="Rinat Gub" w:date="2022-12-06T13:44:00Z">
              <w:r w:rsidRPr="00203244">
                <w:rPr>
                  <w:sz w:val="20"/>
                  <w:szCs w:val="20"/>
                </w:rPr>
                <w:delText xml:space="preserve">Затраты, связанные с перебазированием строительно-монтажных организаций с одной стройки на другую </w:delText>
              </w:r>
            </w:del>
          </w:p>
        </w:tc>
        <w:tc>
          <w:tcPr>
            <w:tcW w:w="4298" w:type="dxa"/>
          </w:tcPr>
          <w:p w:rsidR="00B578FB" w:rsidRPr="00203244" w:rsidRDefault="005D4AF8" w:rsidP="00FF6A02">
            <w:pPr>
              <w:pStyle w:val="af0"/>
              <w:rPr>
                <w:del w:id="2311" w:author="Rinat Gub" w:date="2022-12-06T13:44:00Z"/>
                <w:sz w:val="20"/>
                <w:szCs w:val="20"/>
              </w:rPr>
            </w:pPr>
            <w:del w:id="2312" w:author="Rinat Gub" w:date="2022-12-06T13:44:00Z">
              <w:r w:rsidRPr="00203244">
                <w:rPr>
                  <w:sz w:val="20"/>
                  <w:szCs w:val="20"/>
                </w:rPr>
                <w:delText>Данные для расчета на перебазирование ВЗиС и строительной техники (кроме затрат, учтенных в стоимости машино-часа)</w:delText>
              </w:r>
            </w:del>
          </w:p>
        </w:tc>
      </w:tr>
    </w:tbl>
    <w:p w:rsidR="00F851EE" w:rsidRPr="00B61746" w:rsidRDefault="00F851EE" w:rsidP="00B61746">
      <w:pPr>
        <w:ind w:firstLine="0"/>
        <w:rPr>
          <w:moveFrom w:id="2313" w:author="Rinat Gub" w:date="2022-12-06T13:44:00Z"/>
        </w:rPr>
        <w:pPrChange w:id="2314" w:author="Rinat Gub" w:date="2022-12-06T13:44:00Z">
          <w:pPr/>
        </w:pPrChange>
      </w:pPr>
      <w:moveFromRangeStart w:id="2315" w:author="Rinat Gub" w:date="2022-12-06T13:44:00Z" w:name="move121226681"/>
    </w:p>
    <w:p w:rsidR="00B578FB" w:rsidRPr="00203244" w:rsidRDefault="00B578FB" w:rsidP="00B578FB">
      <w:pPr>
        <w:keepNext/>
        <w:spacing w:before="120"/>
        <w:ind w:right="4845"/>
        <w:rPr>
          <w:moveFrom w:id="2316" w:author="Rinat Gub" w:date="2022-12-06T13:44:00Z"/>
          <w:szCs w:val="24"/>
        </w:rPr>
      </w:pPr>
      <w:moveFrom w:id="2317" w:author="Rinat Gub" w:date="2022-12-06T13:44:00Z">
        <w:r w:rsidRPr="00203244">
          <w:rPr>
            <w:szCs w:val="24"/>
          </w:rPr>
          <w:t>___________________________________</w:t>
        </w:r>
      </w:moveFrom>
    </w:p>
    <w:p w:rsidR="00B578FB" w:rsidRPr="00203244" w:rsidRDefault="00B578FB" w:rsidP="00B578FB">
      <w:pPr>
        <w:keepNext/>
        <w:ind w:right="4845"/>
        <w:jc w:val="center"/>
        <w:rPr>
          <w:moveFrom w:id="2318" w:author="Rinat Gub" w:date="2022-12-06T13:44:00Z"/>
          <w:szCs w:val="24"/>
          <w:vertAlign w:val="superscript"/>
        </w:rPr>
      </w:pPr>
      <w:moveFrom w:id="2319" w:author="Rinat Gub" w:date="2022-12-06T13:44:00Z">
        <w:r w:rsidRPr="00203244">
          <w:rPr>
            <w:szCs w:val="24"/>
            <w:vertAlign w:val="superscript"/>
          </w:rPr>
          <w:t>(подпись, М.П.)</w:t>
        </w:r>
      </w:moveFrom>
    </w:p>
    <w:p w:rsidR="00B578FB" w:rsidRPr="00203244" w:rsidRDefault="00B578FB" w:rsidP="00B578FB">
      <w:pPr>
        <w:keepNext/>
        <w:spacing w:before="120"/>
        <w:ind w:right="4845"/>
        <w:rPr>
          <w:moveFrom w:id="2320" w:author="Rinat Gub" w:date="2022-12-06T13:44:00Z"/>
          <w:szCs w:val="24"/>
        </w:rPr>
      </w:pPr>
      <w:moveFrom w:id="2321" w:author="Rinat Gub" w:date="2022-12-06T13:44:00Z">
        <w:r w:rsidRPr="00203244">
          <w:rPr>
            <w:szCs w:val="24"/>
          </w:rPr>
          <w:t>___</w:t>
        </w:r>
        <w:r w:rsidR="008D6551">
          <w:rPr>
            <w:szCs w:val="24"/>
          </w:rPr>
          <w:t>_______________________________</w:t>
        </w:r>
        <w:r w:rsidRPr="00203244">
          <w:rPr>
            <w:szCs w:val="24"/>
          </w:rPr>
          <w:t>_</w:t>
        </w:r>
      </w:moveFrom>
    </w:p>
    <w:p w:rsidR="00B578FB" w:rsidRPr="00203244" w:rsidRDefault="00B578FB" w:rsidP="00B578FB">
      <w:pPr>
        <w:keepNext/>
        <w:ind w:right="4845"/>
        <w:jc w:val="center"/>
        <w:rPr>
          <w:moveFrom w:id="2322" w:author="Rinat Gub" w:date="2022-12-06T13:44:00Z"/>
          <w:szCs w:val="24"/>
          <w:vertAlign w:val="superscript"/>
        </w:rPr>
      </w:pPr>
      <w:moveFrom w:id="2323" w:author="Rinat Gub" w:date="2022-12-06T13:44:00Z">
        <w:r w:rsidRPr="00203244">
          <w:rPr>
            <w:szCs w:val="24"/>
            <w:vertAlign w:val="superscript"/>
          </w:rPr>
          <w:t>(фамилия, имя, отчество подписавшего, должность)</w:t>
        </w:r>
      </w:moveFrom>
    </w:p>
    <w:p w:rsidR="00B578FB" w:rsidRPr="00203244" w:rsidRDefault="00B578FB" w:rsidP="00B578FB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2324" w:author="Rinat Gub" w:date="2022-12-06T13:44:00Z"/>
          <w:b/>
          <w:bCs/>
          <w:color w:val="000000"/>
          <w:spacing w:val="36"/>
          <w:szCs w:val="24"/>
        </w:rPr>
      </w:pPr>
      <w:moveFrom w:id="2325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конец формы</w:t>
        </w:r>
      </w:moveFrom>
    </w:p>
    <w:p w:rsidR="00C834B7" w:rsidRPr="00203244" w:rsidRDefault="00B578FB">
      <w:pPr>
        <w:ind w:firstLine="0"/>
        <w:rPr>
          <w:moveFrom w:id="2326" w:author="Rinat Gub" w:date="2022-12-06T13:44:00Z"/>
        </w:rPr>
      </w:pPr>
      <w:moveFrom w:id="2327" w:author="Rinat Gub" w:date="2022-12-06T13:44:00Z">
        <w:r w:rsidRPr="00203244">
          <w:rPr>
            <w:b/>
          </w:rPr>
          <w:t>Инструкция по заполнению</w:t>
        </w:r>
      </w:moveFrom>
    </w:p>
    <w:moveFromRangeEnd w:id="2315"/>
    <w:p w:rsidR="00C834B7" w:rsidRPr="00203244" w:rsidRDefault="00D8749E" w:rsidP="0040134A">
      <w:pPr>
        <w:pStyle w:val="afa"/>
        <w:numPr>
          <w:ilvl w:val="0"/>
          <w:numId w:val="47"/>
        </w:numPr>
        <w:tabs>
          <w:tab w:val="clear" w:pos="1134"/>
        </w:tabs>
        <w:jc w:val="both"/>
        <w:rPr>
          <w:del w:id="2328" w:author="Rinat Gub" w:date="2022-12-06T13:44:00Z"/>
        </w:rPr>
      </w:pPr>
      <w:del w:id="2329" w:author="Rinat Gub" w:date="2022-12-06T13:44:00Z">
        <w:r w:rsidRPr="00203244">
          <w:delText>Форма включается в техническую часть заявки</w:delText>
        </w:r>
        <w:r w:rsidR="001416B0">
          <w:delText xml:space="preserve"> </w:delText>
        </w:r>
        <w:r w:rsidR="001416B0" w:rsidRPr="004729BE">
          <w:delText>(</w:delText>
        </w:r>
        <w:r w:rsidR="001416B0">
          <w:delText>в случае проведения технического отбора заявок)</w:delText>
        </w:r>
        <w:r w:rsidRPr="00203244">
          <w:delText>.</w:delText>
        </w:r>
      </w:del>
    </w:p>
    <w:p w:rsidR="00A30D02" w:rsidRPr="00203244" w:rsidRDefault="00A30D02" w:rsidP="0040134A">
      <w:pPr>
        <w:pStyle w:val="afa"/>
        <w:numPr>
          <w:ilvl w:val="0"/>
          <w:numId w:val="47"/>
        </w:numPr>
        <w:tabs>
          <w:tab w:val="clear" w:pos="1134"/>
        </w:tabs>
        <w:jc w:val="both"/>
        <w:rPr>
          <w:del w:id="2330" w:author="Rinat Gub" w:date="2022-12-06T13:44:00Z"/>
        </w:rPr>
      </w:pPr>
      <w:del w:id="2331" w:author="Rinat Gub" w:date="2022-12-06T13:44:00Z">
        <w:r w:rsidRPr="00203244">
          <w:delText>Участник закупки заполняет поля формы в соответствии с инструкциями, приведенными по тексту формы.</w:delText>
        </w:r>
      </w:del>
    </w:p>
    <w:p w:rsidR="00C834B7" w:rsidRPr="00203244" w:rsidRDefault="00D8749E" w:rsidP="0040134A">
      <w:pPr>
        <w:pStyle w:val="afa"/>
        <w:numPr>
          <w:ilvl w:val="0"/>
          <w:numId w:val="47"/>
        </w:numPr>
        <w:tabs>
          <w:tab w:val="clear" w:pos="1134"/>
        </w:tabs>
        <w:jc w:val="both"/>
        <w:rPr>
          <w:del w:id="2332" w:author="Rinat Gub" w:date="2022-12-06T13:44:00Z"/>
        </w:rPr>
      </w:pPr>
      <w:del w:id="2333" w:author="Rinat Gub" w:date="2022-12-06T13:44:00Z">
        <w:r w:rsidRPr="00203244">
          <w:lastRenderedPageBreak/>
          <w:delText xml:space="preserve">Приведенные в данном техническом предложении условия </w:delText>
        </w:r>
        <w:r w:rsidR="00A30D02" w:rsidRPr="00203244">
          <w:delText>выполнения работ</w:delText>
        </w:r>
        <w:r w:rsidRPr="00203244">
          <w:delText xml:space="preserve"> будут включены в </w:delText>
        </w:r>
        <w:r w:rsidR="0016112C" w:rsidRPr="00203244">
          <w:delText>Договор</w:delText>
        </w:r>
        <w:r w:rsidRPr="00203244">
          <w:delText>, заключаемый по результатам закупки.</w:delText>
        </w:r>
      </w:del>
    </w:p>
    <w:p w:rsidR="00B578FB" w:rsidRPr="00203244" w:rsidRDefault="001B2C34" w:rsidP="00013B69">
      <w:pPr>
        <w:pStyle w:val="afa"/>
        <w:numPr>
          <w:ilvl w:val="0"/>
          <w:numId w:val="26"/>
        </w:numPr>
        <w:ind w:left="284"/>
        <w:rPr>
          <w:moveFrom w:id="2334" w:author="Rinat Gub" w:date="2022-12-06T13:44:00Z"/>
          <w:szCs w:val="22"/>
        </w:rPr>
        <w:pPrChange w:id="2335" w:author="Rinat Gub" w:date="2022-12-06T13:44:00Z">
          <w:pPr>
            <w:pStyle w:val="afa"/>
            <w:numPr>
              <w:numId w:val="47"/>
            </w:numPr>
            <w:tabs>
              <w:tab w:val="clear" w:pos="1134"/>
            </w:tabs>
            <w:ind w:left="360" w:hanging="360"/>
            <w:jc w:val="both"/>
          </w:pPr>
        </w:pPrChange>
      </w:pPr>
      <w:moveFromRangeStart w:id="2336" w:author="Rinat Gub" w:date="2022-12-06T13:44:00Z" w:name="move121226682"/>
      <w:moveFrom w:id="2337" w:author="Rinat Gub" w:date="2022-12-06T13:44:00Z">
        <w:r>
          <w:t>ф</w:t>
        </w:r>
        <w:r w:rsidR="00B578FB" w:rsidRPr="00203244">
          <w:t xml:space="preserve">орма должна быть подписана и </w:t>
        </w:r>
        <w:r w:rsidR="00693DAC" w:rsidRPr="00203244">
          <w:t xml:space="preserve">скреплена оттиском печати </w:t>
        </w:r>
        <w:r w:rsidR="00693DAC">
          <w:t>(при наличии)</w:t>
        </w:r>
        <w:r w:rsidR="00693DAC" w:rsidRPr="00203244">
          <w:t>.</w:t>
        </w:r>
      </w:moveFrom>
    </w:p>
    <w:p w:rsidR="00C834B7" w:rsidRPr="00203244" w:rsidRDefault="00B2382D" w:rsidP="00013B69">
      <w:pPr>
        <w:pStyle w:val="afa"/>
        <w:numPr>
          <w:ilvl w:val="0"/>
          <w:numId w:val="26"/>
        </w:numPr>
        <w:ind w:left="284"/>
        <w:rPr>
          <w:moveFrom w:id="2338" w:author="Rinat Gub" w:date="2022-12-06T13:44:00Z"/>
        </w:rPr>
        <w:pPrChange w:id="2339" w:author="Rinat Gub" w:date="2022-12-06T13:44:00Z">
          <w:pPr>
            <w:pStyle w:val="afa"/>
            <w:numPr>
              <w:numId w:val="47"/>
            </w:numPr>
            <w:tabs>
              <w:tab w:val="clear" w:pos="1134"/>
            </w:tabs>
            <w:ind w:left="360" w:hanging="360"/>
            <w:jc w:val="both"/>
          </w:pPr>
        </w:pPrChange>
      </w:pPr>
      <w:moveFrom w:id="2340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From>
    </w:p>
    <w:p w:rsidR="00625DAC" w:rsidRDefault="00B578FB" w:rsidP="008D033A">
      <w:pPr>
        <w:pStyle w:val="-32"/>
      </w:pPr>
      <w:bookmarkStart w:id="2341" w:name="_Ref391415751"/>
      <w:bookmarkStart w:id="2342" w:name="_Toc392487717"/>
      <w:bookmarkStart w:id="2343" w:name="_Toc392489421"/>
      <w:moveFromRangeEnd w:id="2336"/>
      <w:r w:rsidRPr="00203244">
        <w:t xml:space="preserve">Письмо о подаче </w:t>
      </w:r>
      <w:r w:rsidR="00C011B3" w:rsidRPr="00203244">
        <w:t xml:space="preserve">заявки </w:t>
      </w:r>
      <w:r w:rsidR="0027468F" w:rsidRPr="00203244">
        <w:t xml:space="preserve">на </w:t>
      </w:r>
      <w:del w:id="2344" w:author="Rinat Gub" w:date="2022-12-06T13:44:00Z">
        <w:r w:rsidR="0027468F" w:rsidRPr="00203244">
          <w:delText>выполнение работ</w:delText>
        </w:r>
      </w:del>
      <w:bookmarkEnd w:id="2341"/>
      <w:bookmarkEnd w:id="2342"/>
      <w:bookmarkEnd w:id="2343"/>
      <w:ins w:id="2345" w:author="Rinat Gub" w:date="2022-12-06T13:44:00Z">
        <w:r w:rsidR="0027468F" w:rsidRPr="00203244">
          <w:t>поставку товаров</w:t>
        </w:r>
        <w:bookmarkEnd w:id="1728"/>
        <w:bookmarkEnd w:id="1729"/>
        <w:bookmarkEnd w:id="1730"/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To w:id="2346" w:author="Rinat Gub" w:date="2022-12-06T13:44:00Z"/>
          <w:b/>
          <w:bCs/>
          <w:color w:val="000000"/>
          <w:spacing w:val="36"/>
          <w:szCs w:val="24"/>
        </w:rPr>
      </w:pPr>
      <w:moveToRangeStart w:id="2347" w:author="Rinat Gub" w:date="2022-12-06T13:44:00Z" w:name="move121226677"/>
      <w:moveTo w:id="2348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</w:p>
    <w:p w:rsidR="00C834B7" w:rsidRPr="009B0AA4" w:rsidRDefault="00F9606E">
      <w:pPr>
        <w:ind w:firstLine="0"/>
        <w:rPr>
          <w:sz w:val="22"/>
          <w:rPrChange w:id="2349" w:author="Rinat Gub" w:date="2022-12-06T13:44:00Z">
            <w:rPr>
              <w:b/>
              <w:color w:val="000000"/>
              <w:spacing w:val="36"/>
            </w:rPr>
          </w:rPrChange>
        </w:rPr>
        <w:pPrChange w:id="2350" w:author="Rinat Gub" w:date="2022-12-06T13:44:00Z">
          <w:pPr>
            <w:pBdr>
              <w:top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FromRangeStart w:id="2351" w:author="Rinat Gub" w:date="2022-12-06T13:44:00Z" w:name="move121226683"/>
      <w:moveToRangeEnd w:id="2347"/>
      <w:moveFrom w:id="2352" w:author="Rinat Gub" w:date="2022-12-06T13:44:00Z">
        <w:r>
          <w:rPr>
            <w:b/>
            <w:bCs/>
            <w:color w:val="000000"/>
            <w:spacing w:val="36"/>
            <w:szCs w:val="22"/>
          </w:rPr>
          <w:t>начало</w:t>
        </w:r>
        <w:r w:rsidRPr="00203244">
          <w:rPr>
            <w:b/>
            <w:bCs/>
            <w:color w:val="000000"/>
            <w:spacing w:val="36"/>
            <w:szCs w:val="22"/>
          </w:rPr>
          <w:t xml:space="preserve"> </w:t>
        </w:r>
        <w:r w:rsidRPr="00326EC6">
          <w:rPr>
            <w:b/>
            <w:bCs/>
            <w:color w:val="000000"/>
            <w:spacing w:val="36"/>
            <w:szCs w:val="22"/>
          </w:rPr>
          <w:t>формы</w:t>
        </w:r>
      </w:moveFrom>
      <w:moveFromRangeEnd w:id="2351"/>
    </w:p>
    <w:p w:rsidR="00C834B7" w:rsidRPr="00203244" w:rsidRDefault="00CA3085">
      <w:pPr>
        <w:ind w:firstLine="0"/>
      </w:pPr>
      <w:r w:rsidRPr="00203244">
        <w:t xml:space="preserve">Форма </w:t>
      </w:r>
      <w:r w:rsidR="00F1005B" w:rsidRPr="00203244">
        <w:t>9</w:t>
      </w:r>
    </w:p>
    <w:p w:rsidR="00C834B7" w:rsidRDefault="005D4AF8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(фирменный бланк Участника закупки)</w:t>
      </w:r>
    </w:p>
    <w:p w:rsidR="00452C32" w:rsidRPr="00203244" w:rsidRDefault="00452C32" w:rsidP="00452C32">
      <w:pPr>
        <w:ind w:firstLine="0"/>
      </w:pPr>
      <w:r w:rsidRPr="00203244">
        <w:t xml:space="preserve">Наименование Участника закупки: </w:t>
      </w:r>
      <w:r w:rsidRPr="00203244">
        <w:rPr>
          <w:i/>
          <w:iCs/>
          <w:color w:val="333399"/>
          <w:szCs w:val="22"/>
        </w:rPr>
        <w:t>(указать краткое наименование)</w:t>
      </w:r>
    </w:p>
    <w:p w:rsidR="00452C32" w:rsidRPr="00203244" w:rsidRDefault="00452C32" w:rsidP="00452C32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452C32" w:rsidRDefault="00452C32">
      <w:pPr>
        <w:ind w:firstLine="0"/>
        <w:rPr>
          <w:i/>
          <w:color w:val="333399"/>
          <w:rPrChange w:id="2353" w:author="Rinat Gub" w:date="2022-12-06T13:44:00Z">
            <w:rPr>
              <w:rStyle w:val="af3"/>
            </w:rPr>
          </w:rPrChange>
        </w:rPr>
        <w:pPrChange w:id="2354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203244">
        <w:t xml:space="preserve">Номер </w:t>
      </w:r>
      <w:r>
        <w:t xml:space="preserve">лота </w:t>
      </w:r>
      <w:r w:rsidRPr="00203244">
        <w:t xml:space="preserve">и наименование предмета Договора: </w:t>
      </w:r>
      <w:del w:id="2355" w:author="Rinat Gub" w:date="2022-12-06T13:44:00Z">
        <w:r w:rsidR="00A634E7" w:rsidRPr="00A634E7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  <w:ins w:id="2356" w:author="Rinat Gub" w:date="2022-12-06T13:44:00Z">
        <w:r>
          <w:t>(</w:t>
        </w:r>
        <w:r w:rsidRPr="00452C32">
          <w:rPr>
            <w:i/>
            <w:iCs/>
            <w:color w:val="333399"/>
            <w:szCs w:val="22"/>
          </w:rPr>
          <w:t>указать номер лота и наименование предмета Договора</w:t>
        </w:r>
        <w:r>
          <w:rPr>
            <w:i/>
            <w:iCs/>
            <w:color w:val="333399"/>
            <w:szCs w:val="22"/>
          </w:rPr>
          <w:t>)</w:t>
        </w:r>
      </w:ins>
    </w:p>
    <w:p w:rsidR="00452C32" w:rsidRPr="009B0AA4" w:rsidRDefault="00452C32">
      <w:pPr>
        <w:ind w:firstLine="0"/>
        <w:rPr>
          <w:color w:val="333399"/>
          <w:sz w:val="22"/>
          <w:rPrChange w:id="2357" w:author="Rinat Gub" w:date="2022-12-06T13:44:00Z">
            <w:rPr/>
          </w:rPrChange>
        </w:rPr>
      </w:pPr>
    </w:p>
    <w:p w:rsidR="00C834B7" w:rsidRDefault="0078326C" w:rsidP="00427B11">
      <w:pPr>
        <w:pStyle w:val="afff"/>
        <w:pPrChange w:id="2358" w:author="Rinat Gub" w:date="2022-12-06T13:44:00Z">
          <w:pPr>
            <w:ind w:firstLine="0"/>
          </w:pPr>
        </w:pPrChange>
      </w:pPr>
      <w:r>
        <w:t>ПИСЬМО О ПОДАЧЕ ЗАЯВКИ</w:t>
      </w:r>
    </w:p>
    <w:p w:rsidR="0078326C" w:rsidRPr="00027B63" w:rsidRDefault="0078326C" w:rsidP="003926A5">
      <w:pPr>
        <w:tabs>
          <w:tab w:val="clear" w:pos="1134"/>
        </w:tabs>
        <w:ind w:firstLine="0"/>
        <w:jc w:val="right"/>
        <w:rPr>
          <w:spacing w:val="-10"/>
        </w:rPr>
      </w:pPr>
      <w:r w:rsidRPr="00027B63">
        <w:rPr>
          <w:rStyle w:val="af3"/>
          <w:i w:val="0"/>
          <w:shd w:val="clear" w:color="auto" w:fill="FFFFFF" w:themeFill="background1"/>
        </w:rPr>
        <w:t>[</w:t>
      </w:r>
      <w:r w:rsidRPr="003926A5">
        <w:rPr>
          <w:rStyle w:val="af3"/>
          <w:bCs/>
          <w:iCs/>
        </w:rPr>
        <w:t xml:space="preserve">указать наименование </w:t>
      </w:r>
      <w:r w:rsidR="003926A5" w:rsidRPr="003926A5">
        <w:rPr>
          <w:rStyle w:val="af3"/>
          <w:bCs/>
          <w:iCs/>
        </w:rPr>
        <w:t>Организации</w:t>
      </w:r>
      <w:r w:rsidRPr="003926A5">
        <w:rPr>
          <w:rStyle w:val="af3"/>
          <w:bCs/>
          <w:iCs/>
        </w:rPr>
        <w:t>, котор</w:t>
      </w:r>
      <w:r w:rsidR="003926A5">
        <w:rPr>
          <w:rStyle w:val="af3"/>
          <w:bCs/>
          <w:iCs/>
        </w:rPr>
        <w:t>ая</w:t>
      </w:r>
      <w:r w:rsidRPr="003926A5">
        <w:rPr>
          <w:rStyle w:val="af3"/>
          <w:bCs/>
          <w:iCs/>
        </w:rPr>
        <w:t xml:space="preserve"> будет заключать договор или направлять Акцепт</w:t>
      </w:r>
      <w:r w:rsidRPr="00027B63">
        <w:rPr>
          <w:rStyle w:val="af3"/>
          <w:i w:val="0"/>
          <w:shd w:val="clear" w:color="auto" w:fill="FFFFFF" w:themeFill="background1"/>
        </w:rPr>
        <w:t>]</w:t>
      </w:r>
    </w:p>
    <w:p w:rsidR="0078326C" w:rsidRPr="00A124DC" w:rsidRDefault="0078326C" w:rsidP="0078326C">
      <w:pPr>
        <w:tabs>
          <w:tab w:val="clear" w:pos="1134"/>
        </w:tabs>
        <w:ind w:right="-1"/>
        <w:jc w:val="right"/>
        <w:rPr>
          <w:szCs w:val="24"/>
          <w:vertAlign w:val="superscript"/>
        </w:rPr>
      </w:pPr>
      <w:r w:rsidRPr="00A124DC">
        <w:rPr>
          <w:szCs w:val="24"/>
          <w:vertAlign w:val="superscript"/>
        </w:rPr>
        <w:t>(наименование организации)</w:t>
      </w:r>
    </w:p>
    <w:p w:rsidR="0078326C" w:rsidRPr="009B0AA4" w:rsidRDefault="0078326C" w:rsidP="0078326C">
      <w:pPr>
        <w:tabs>
          <w:tab w:val="right" w:pos="9899"/>
        </w:tabs>
        <w:ind w:firstLine="0"/>
        <w:jc w:val="center"/>
        <w:rPr>
          <w:sz w:val="22"/>
          <w:szCs w:val="22"/>
        </w:rPr>
        <w:pPrChange w:id="2359" w:author="Rinat Gub" w:date="2022-12-06T13:44:00Z">
          <w:pPr>
            <w:ind w:firstLine="0"/>
          </w:pPr>
        </w:pPrChange>
      </w:pPr>
    </w:p>
    <w:p w:rsidR="00C834B7" w:rsidRPr="00203244" w:rsidRDefault="00B578FB">
      <w:pPr>
        <w:tabs>
          <w:tab w:val="right" w:pos="9899"/>
        </w:tabs>
        <w:ind w:firstLine="0"/>
      </w:pPr>
      <w:r w:rsidRPr="00203244">
        <w:t>«_____»_______________ года</w:t>
      </w:r>
      <w:r w:rsidRPr="00203244">
        <w:tab/>
      </w:r>
      <w:r w:rsidRPr="00203244">
        <w:rPr>
          <w:b/>
        </w:rPr>
        <w:t>№</w:t>
      </w:r>
      <w:r w:rsidRPr="00203244">
        <w:t>________________</w:t>
      </w:r>
    </w:p>
    <w:p w:rsidR="00075F3C" w:rsidRPr="00ED2241" w:rsidRDefault="00075F3C" w:rsidP="00075F3C">
      <w:pPr>
        <w:ind w:firstLine="0"/>
        <w:rPr>
          <w:sz w:val="22"/>
          <w:szCs w:val="22"/>
        </w:rPr>
        <w:pPrChange w:id="2360" w:author="Rinat Gub" w:date="2022-12-06T13:44:00Z">
          <w:pPr/>
        </w:pPrChange>
      </w:pPr>
    </w:p>
    <w:p w:rsidR="00B578FB" w:rsidRPr="00ED2241" w:rsidRDefault="00B578FB" w:rsidP="00B578FB">
      <w:pPr>
        <w:rPr>
          <w:sz w:val="22"/>
          <w:szCs w:val="22"/>
        </w:rPr>
      </w:pPr>
    </w:p>
    <w:p w:rsidR="00CA3085" w:rsidRPr="00203244" w:rsidRDefault="00CA3085" w:rsidP="00CA3085">
      <w:r w:rsidRPr="00203244">
        <w:t xml:space="preserve">Изучив </w:t>
      </w:r>
      <w:r w:rsidR="00984334" w:rsidRPr="00203244">
        <w:t xml:space="preserve">Извещение </w:t>
      </w:r>
      <w:r w:rsidR="003478A5" w:rsidRPr="00203244">
        <w:t xml:space="preserve">и </w:t>
      </w:r>
      <w:r w:rsidR="00984334" w:rsidRPr="00203244">
        <w:t xml:space="preserve">Документацию </w:t>
      </w:r>
      <w:r w:rsidR="0051292E" w:rsidRPr="00203244">
        <w:t>о закупке</w:t>
      </w:r>
      <w:r w:rsidRPr="00203244">
        <w:t>, [</w:t>
      </w:r>
      <w:r w:rsidRPr="00203244">
        <w:rPr>
          <w:rStyle w:val="af3"/>
          <w:bCs/>
          <w:iCs/>
        </w:rPr>
        <w:t xml:space="preserve">указать </w:t>
      </w:r>
      <w:r w:rsidRPr="00203244">
        <w:rPr>
          <w:rStyle w:val="af3"/>
        </w:rPr>
        <w:t xml:space="preserve">способ официального размещения, дату и номер </w:t>
      </w:r>
      <w:r w:rsidR="00CE1AB1" w:rsidRPr="00203244">
        <w:rPr>
          <w:rStyle w:val="af3"/>
        </w:rPr>
        <w:t>Извещен</w:t>
      </w:r>
      <w:r w:rsidR="001A4EC8" w:rsidRPr="00203244">
        <w:rPr>
          <w:rStyle w:val="af3"/>
        </w:rPr>
        <w:t>и</w:t>
      </w:r>
      <w:r w:rsidRPr="00203244">
        <w:rPr>
          <w:rStyle w:val="af3"/>
        </w:rPr>
        <w:t>я</w:t>
      </w:r>
      <w:r w:rsidR="003478A5" w:rsidRPr="00203244">
        <w:rPr>
          <w:rStyle w:val="af3"/>
        </w:rPr>
        <w:t xml:space="preserve"> и Документации</w:t>
      </w:r>
      <w:r w:rsidRPr="00203244">
        <w:rPr>
          <w:rStyle w:val="af3"/>
        </w:rPr>
        <w:t>, например</w:t>
      </w:r>
      <w:r w:rsidRPr="00203244">
        <w:rPr>
          <w:rStyle w:val="af3"/>
          <w:bCs/>
          <w:iCs/>
        </w:rPr>
        <w:t xml:space="preserve">: </w:t>
      </w:r>
      <w:r w:rsidR="005D4AF8" w:rsidRPr="00203244">
        <w:rPr>
          <w:rStyle w:val="af3"/>
          <w:bCs/>
          <w:iCs/>
        </w:rPr>
        <w:t>«размещенн</w:t>
      </w:r>
      <w:r w:rsidR="003478A5" w:rsidRPr="00203244">
        <w:rPr>
          <w:rStyle w:val="af3"/>
          <w:bCs/>
          <w:iCs/>
        </w:rPr>
        <w:t>ы</w:t>
      </w:r>
      <w:r w:rsidR="005D4AF8" w:rsidRPr="00203244">
        <w:rPr>
          <w:rStyle w:val="af3"/>
          <w:bCs/>
          <w:iCs/>
        </w:rPr>
        <w:t xml:space="preserve">е в ЕИС на сайте в сети Интернет по адресу </w:t>
      </w:r>
      <w:r w:rsidR="005D4AF8" w:rsidRPr="00AE1EA8">
        <w:rPr>
          <w:rStyle w:val="ac"/>
        </w:rPr>
        <w:t>http://</w:t>
      </w:r>
      <w:hyperlink r:id="rId50" w:history="1">
        <w:r w:rsidR="005D4AF8" w:rsidRPr="00AE1EA8">
          <w:rPr>
            <w:rStyle w:val="ac"/>
          </w:rPr>
          <w:t>www.zakupki.gov.ru</w:t>
        </w:r>
      </w:hyperlink>
      <w:r w:rsidR="005D4AF8" w:rsidRPr="00203244">
        <w:rPr>
          <w:rStyle w:val="af3"/>
        </w:rPr>
        <w:t xml:space="preserve"> (</w:t>
      </w:r>
      <w:r w:rsidR="00882454" w:rsidRPr="00203244">
        <w:rPr>
          <w:rStyle w:val="af3"/>
        </w:rPr>
        <w:t xml:space="preserve">при проведении закупки </w:t>
      </w:r>
      <w:r w:rsidR="00CA2D69" w:rsidRPr="00203244">
        <w:rPr>
          <w:rStyle w:val="af3"/>
        </w:rPr>
        <w:t>в интересах</w:t>
      </w:r>
      <w:r w:rsidR="00882454" w:rsidRPr="00203244">
        <w:rPr>
          <w:rStyle w:val="af3"/>
        </w:rPr>
        <w:t xml:space="preserve"> Заказчиков, подпадающих под действие Закона 223-ФЗ</w:t>
      </w:r>
      <w:r w:rsidR="005D4AF8" w:rsidRPr="00203244">
        <w:rPr>
          <w:rStyle w:val="af3"/>
        </w:rPr>
        <w:t>) за №_____ от «__» ______ 20</w:t>
      </w:r>
      <w:r w:rsidR="00B72D56">
        <w:rPr>
          <w:rStyle w:val="af3"/>
        </w:rPr>
        <w:t>__</w:t>
      </w:r>
      <w:r w:rsidR="005D4AF8" w:rsidRPr="00203244">
        <w:rPr>
          <w:rStyle w:val="af3"/>
        </w:rPr>
        <w:t xml:space="preserve"> г. » </w:t>
      </w:r>
      <w:r w:rsidRPr="00203244">
        <w:rPr>
          <w:rStyle w:val="af3"/>
        </w:rPr>
        <w:t>или</w:t>
      </w:r>
      <w:r w:rsidR="005D4AF8" w:rsidRPr="00203244">
        <w:rPr>
          <w:rStyle w:val="af3"/>
        </w:rPr>
        <w:t xml:space="preserve"> размещенные на сайте </w:t>
      </w:r>
      <w:r w:rsidR="004859FF">
        <w:rPr>
          <w:rStyle w:val="af3"/>
        </w:rPr>
        <w:t>ПАО</w:t>
      </w:r>
      <w:r w:rsidR="005D4AF8" w:rsidRPr="00203244">
        <w:rPr>
          <w:rStyle w:val="af3"/>
        </w:rPr>
        <w:t xml:space="preserve"> «НК «Роснефть» (</w:t>
      </w:r>
      <w:r w:rsidR="00882454" w:rsidRPr="00203244">
        <w:rPr>
          <w:rStyle w:val="af3"/>
        </w:rPr>
        <w:t xml:space="preserve">при проведении закупки </w:t>
      </w:r>
      <w:r w:rsidR="0063783B" w:rsidRPr="00203244">
        <w:rPr>
          <w:rStyle w:val="af3"/>
        </w:rPr>
        <w:t>в интересах</w:t>
      </w:r>
      <w:r w:rsidR="00882454" w:rsidRPr="00203244">
        <w:rPr>
          <w:rStyle w:val="af3"/>
        </w:rPr>
        <w:t xml:space="preserve"> только Заказчиков, не подпадающих под действие Закона 2</w:t>
      </w:r>
      <w:r w:rsidR="00882454" w:rsidRPr="00203244">
        <w:rPr>
          <w:rStyle w:val="af3"/>
          <w:bCs/>
          <w:iCs/>
        </w:rPr>
        <w:t>23-ФЗ</w:t>
      </w:r>
      <w:r w:rsidR="003478A5" w:rsidRPr="00203244">
        <w:rPr>
          <w:rStyle w:val="af3"/>
          <w:bCs/>
          <w:iCs/>
        </w:rPr>
        <w:t>)</w:t>
      </w:r>
      <w:r w:rsidRPr="00203244">
        <w:t>]</w:t>
      </w:r>
      <w:r w:rsidR="005D4AF8" w:rsidRPr="00203244">
        <w:t>, [</w:t>
      </w:r>
      <w:r w:rsidR="009C1A0B" w:rsidRPr="00203244">
        <w:rPr>
          <w:rStyle w:val="af3"/>
          <w:bCs/>
          <w:iCs/>
        </w:rPr>
        <w:t xml:space="preserve">указать номер </w:t>
      </w:r>
      <w:r w:rsidR="00452C32">
        <w:rPr>
          <w:rStyle w:val="af3"/>
          <w:bCs/>
          <w:iCs/>
        </w:rPr>
        <w:t xml:space="preserve">лота </w:t>
      </w:r>
      <w:r w:rsidR="009C1A0B" w:rsidRPr="00203244">
        <w:rPr>
          <w:rStyle w:val="af3"/>
          <w:bCs/>
          <w:iCs/>
        </w:rPr>
        <w:t xml:space="preserve">и наименование предмета </w:t>
      </w:r>
      <w:r w:rsidR="0016112C" w:rsidRPr="00203244">
        <w:rPr>
          <w:rStyle w:val="af3"/>
          <w:bCs/>
          <w:iCs/>
        </w:rPr>
        <w:t>Договор</w:t>
      </w:r>
      <w:r w:rsidR="009C1A0B" w:rsidRPr="00203244">
        <w:rPr>
          <w:rStyle w:val="af3"/>
          <w:bCs/>
          <w:iCs/>
        </w:rPr>
        <w:t>а (лота)</w:t>
      </w:r>
      <w:r w:rsidR="009C1A0B" w:rsidRPr="00203244">
        <w:rPr>
          <w:szCs w:val="22"/>
        </w:rPr>
        <w:t>]</w:t>
      </w:r>
      <w:r w:rsidRPr="00203244">
        <w:t>, и принимая установленные в них требования и условия закупки, настоящим подаем заявку на участие в указанной процедуре закупки и сообщаем о себе следующие сведения:</w:t>
      </w:r>
    </w:p>
    <w:p w:rsidR="009C1A0B" w:rsidRPr="00203244" w:rsidRDefault="009C1A0B" w:rsidP="009C1A0B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(указать полное наименование Участника закупки с указанием организационно-правовой формы)</w:t>
      </w:r>
      <w:r w:rsidRPr="00203244">
        <w:t xml:space="preserve">, </w:t>
      </w:r>
    </w:p>
    <w:p w:rsidR="009C1A0B" w:rsidRPr="00203244" w:rsidRDefault="009C1A0B" w:rsidP="009C1A0B">
      <w:pPr>
        <w:ind w:firstLine="0"/>
        <w:rPr>
          <w:i/>
          <w:iCs/>
          <w:color w:val="333399"/>
          <w:szCs w:val="22"/>
        </w:rPr>
      </w:pPr>
      <w:r w:rsidRPr="00203244">
        <w:t>расположенное по адресу</w:t>
      </w:r>
      <w:r w:rsidRPr="00203244" w:rsidDel="004F2FBE">
        <w:t xml:space="preserve"> </w:t>
      </w:r>
      <w:r w:rsidRPr="00203244">
        <w:rPr>
          <w:i/>
          <w:iCs/>
          <w:color w:val="333399"/>
          <w:szCs w:val="22"/>
        </w:rPr>
        <w:t xml:space="preserve">(указать </w:t>
      </w:r>
      <w:r w:rsidR="00D642FF" w:rsidRPr="00203244">
        <w:rPr>
          <w:i/>
          <w:iCs/>
          <w:color w:val="333399"/>
          <w:szCs w:val="22"/>
        </w:rPr>
        <w:t>фактически</w:t>
      </w:r>
      <w:r w:rsidRPr="00203244">
        <w:rPr>
          <w:i/>
          <w:iCs/>
          <w:color w:val="333399"/>
          <w:szCs w:val="22"/>
        </w:rPr>
        <w:t>й адрес Участника закупки)</w:t>
      </w:r>
      <w:r w:rsidRPr="00203244">
        <w:t>,</w:t>
      </w:r>
    </w:p>
    <w:p w:rsidR="00B578FB" w:rsidRPr="00203244" w:rsidRDefault="00B578FB" w:rsidP="00B578FB">
      <w:pPr>
        <w:ind w:firstLine="0"/>
        <w:rPr>
          <w:color w:val="000000"/>
        </w:rPr>
      </w:pPr>
      <w:r w:rsidRPr="00203244">
        <w:t xml:space="preserve">предлагает заключить </w:t>
      </w:r>
      <w:r w:rsidR="0016112C" w:rsidRPr="00203244">
        <w:t>Договор</w:t>
      </w:r>
      <w:r w:rsidRPr="00203244">
        <w:t xml:space="preserve"> </w:t>
      </w:r>
      <w:r w:rsidRPr="00203244">
        <w:rPr>
          <w:color w:val="000000"/>
        </w:rPr>
        <w:t>н</w:t>
      </w:r>
      <w:r w:rsidR="005D4AF8" w:rsidRPr="00203244">
        <w:t>а</w:t>
      </w:r>
      <w:r w:rsidR="009C1A0B" w:rsidRPr="00203244">
        <w:rPr>
          <w:bCs/>
        </w:rPr>
        <w:t xml:space="preserve"> </w:t>
      </w:r>
      <w:del w:id="2361" w:author="Rinat Gub" w:date="2022-12-06T13:44:00Z">
        <w:r w:rsidR="0098156F">
          <w:rPr>
            <w:i/>
            <w:iCs/>
            <w:color w:val="333399"/>
            <w:szCs w:val="22"/>
          </w:rPr>
          <w:delText>(</w:delText>
        </w:r>
      </w:del>
      <w:ins w:id="2362" w:author="Rinat Gub" w:date="2022-12-06T13:44:00Z">
        <w:r w:rsidR="009C1A0B" w:rsidRPr="00203244">
          <w:t>[</w:t>
        </w:r>
      </w:ins>
      <w:r w:rsidR="005D4AF8" w:rsidRPr="00203244">
        <w:rPr>
          <w:rStyle w:val="af3"/>
          <w:rPrChange w:id="2363" w:author="Rinat Gub" w:date="2022-12-06T13:44:00Z">
            <w:rPr>
              <w:i/>
              <w:color w:val="333399"/>
            </w:rPr>
          </w:rPrChange>
        </w:rPr>
        <w:t xml:space="preserve">указать </w:t>
      </w:r>
      <w:r w:rsidR="009C1A0B" w:rsidRPr="00203244">
        <w:rPr>
          <w:rStyle w:val="af3"/>
          <w:rPrChange w:id="2364" w:author="Rinat Gub" w:date="2022-12-06T13:44:00Z">
            <w:rPr>
              <w:i/>
              <w:color w:val="333399"/>
            </w:rPr>
          </w:rPrChange>
        </w:rPr>
        <w:t xml:space="preserve">предмет </w:t>
      </w:r>
      <w:r w:rsidR="0016112C" w:rsidRPr="00203244">
        <w:rPr>
          <w:rStyle w:val="af3"/>
          <w:rPrChange w:id="2365" w:author="Rinat Gub" w:date="2022-12-06T13:44:00Z">
            <w:rPr>
              <w:i/>
              <w:color w:val="333399"/>
            </w:rPr>
          </w:rPrChange>
        </w:rPr>
        <w:t>Договор</w:t>
      </w:r>
      <w:r w:rsidR="009C1A0B" w:rsidRPr="00203244">
        <w:rPr>
          <w:rStyle w:val="af3"/>
          <w:rPrChange w:id="2366" w:author="Rinat Gub" w:date="2022-12-06T13:44:00Z">
            <w:rPr>
              <w:i/>
              <w:color w:val="333399"/>
            </w:rPr>
          </w:rPrChange>
        </w:rPr>
        <w:t>а (лота)</w:t>
      </w:r>
      <w:r w:rsidR="005D4AF8" w:rsidRPr="00203244">
        <w:rPr>
          <w:rStyle w:val="af3"/>
          <w:rPrChange w:id="2367" w:author="Rinat Gub" w:date="2022-12-06T13:44:00Z">
            <w:rPr>
              <w:i/>
              <w:color w:val="333399"/>
            </w:rPr>
          </w:rPrChange>
        </w:rPr>
        <w:t xml:space="preserve"> </w:t>
      </w:r>
      <w:r w:rsidR="009C1A0B" w:rsidRPr="00203244">
        <w:rPr>
          <w:rStyle w:val="af3"/>
          <w:rPrChange w:id="2368" w:author="Rinat Gub" w:date="2022-12-06T13:44:00Z">
            <w:rPr>
              <w:i/>
              <w:color w:val="333399"/>
            </w:rPr>
          </w:rPrChange>
        </w:rPr>
        <w:t>согласно Документации</w:t>
      </w:r>
      <w:del w:id="2369" w:author="Rinat Gub" w:date="2022-12-06T13:44:00Z">
        <w:r w:rsidR="0098156F">
          <w:rPr>
            <w:i/>
            <w:iCs/>
            <w:color w:val="333399"/>
            <w:szCs w:val="22"/>
          </w:rPr>
          <w:delText>)</w:delText>
        </w:r>
      </w:del>
      <w:ins w:id="2370" w:author="Rinat Gub" w:date="2022-12-06T13:44:00Z">
        <w:r w:rsidR="009C1A0B" w:rsidRPr="00203244">
          <w:rPr>
            <w:szCs w:val="22"/>
          </w:rPr>
          <w:t>]</w:t>
        </w:r>
      </w:ins>
    </w:p>
    <w:p w:rsidR="00B578FB" w:rsidRPr="00203244" w:rsidRDefault="00B578FB" w:rsidP="00B578FB">
      <w:pPr>
        <w:ind w:firstLine="0"/>
      </w:pPr>
      <w:r w:rsidRPr="00203244">
        <w:t xml:space="preserve">на условиях и в соответствии с </w:t>
      </w:r>
      <w:r w:rsidRPr="00714352">
        <w:rPr>
          <w:rStyle w:val="af3"/>
          <w:bCs/>
          <w:iCs/>
        </w:rPr>
        <w:t>Техническим</w:t>
      </w:r>
      <w:r w:rsidR="00C822F0">
        <w:t xml:space="preserve"> </w:t>
      </w:r>
      <w:r w:rsidR="00C822F0" w:rsidRPr="00714352">
        <w:rPr>
          <w:i/>
          <w:iCs/>
          <w:color w:val="333399"/>
          <w:szCs w:val="22"/>
        </w:rPr>
        <w:t>(в случае проведения технического отбора заявок, в случае отсутствия этапа технической оценки – удалить)</w:t>
      </w:r>
      <w:r w:rsidRPr="00203244">
        <w:t xml:space="preserve"> и Коммерческим </w:t>
      </w:r>
      <w:r w:rsidR="00D642FF" w:rsidRPr="00203244">
        <w:t>предложениями</w:t>
      </w:r>
      <w:r w:rsidRPr="00203244">
        <w:t>, являющимися неотъемлемым</w:t>
      </w:r>
      <w:r w:rsidR="00D642FF" w:rsidRPr="00203244">
        <w:t>и</w:t>
      </w:r>
      <w:r w:rsidRPr="00203244">
        <w:t xml:space="preserve"> </w:t>
      </w:r>
      <w:r w:rsidR="00D642FF" w:rsidRPr="00203244">
        <w:t xml:space="preserve">приложениями </w:t>
      </w:r>
      <w:r w:rsidRPr="00203244">
        <w:t>к настоящему письму и составляющими вместе с настоящим письмом заявку со следующими основными условиями:</w:t>
      </w:r>
    </w:p>
    <w:p w:rsidR="00B578FB" w:rsidRPr="00203244" w:rsidRDefault="00B578FB" w:rsidP="00B578FB">
      <w:r w:rsidRPr="00203244">
        <w:t>[</w:t>
      </w:r>
      <w:r w:rsidRPr="00203244">
        <w:rPr>
          <w:rStyle w:val="af3"/>
          <w:bCs/>
          <w:iCs/>
        </w:rPr>
        <w:t xml:space="preserve">перечень показателей может изменяться в зависимости от потребности </w:t>
      </w:r>
      <w:r w:rsidR="001A4EC8" w:rsidRPr="00203244">
        <w:rPr>
          <w:rStyle w:val="af3"/>
          <w:bCs/>
          <w:iCs/>
        </w:rPr>
        <w:t>Заказчик</w:t>
      </w:r>
      <w:r w:rsidRPr="00203244">
        <w:rPr>
          <w:rStyle w:val="af3"/>
          <w:bCs/>
          <w:iCs/>
        </w:rPr>
        <w:t>а</w:t>
      </w:r>
      <w:r w:rsidRPr="00203244">
        <w:t xml:space="preserve">]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  <w:tblPrChange w:id="2371" w:author="Rinat Gub" w:date="2022-12-06T13:44:00Z">
          <w:tblPr>
            <w:tblW w:w="0" w:type="auto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A0" w:firstRow="1" w:lastRow="0" w:firstColumn="1" w:lastColumn="0" w:noHBand="0" w:noVBand="0"/>
          </w:tblPr>
        </w:tblPrChange>
      </w:tblPr>
      <w:tblGrid>
        <w:gridCol w:w="7959"/>
        <w:gridCol w:w="1669"/>
        <w:tblGridChange w:id="2372">
          <w:tblGrid>
            <w:gridCol w:w="7874"/>
            <w:gridCol w:w="1646"/>
          </w:tblGrid>
        </w:tblGridChange>
      </w:tblGrid>
      <w:tr w:rsidR="00B578FB" w:rsidRPr="00E85BAA" w:rsidTr="00ED2241">
        <w:tc>
          <w:tcPr>
            <w:tcW w:w="8070" w:type="dxa"/>
            <w:tcPrChange w:id="2373" w:author="Rinat Gub" w:date="2022-12-06T13:44:00Z">
              <w:tcPr>
                <w:tcW w:w="7987" w:type="dxa"/>
              </w:tcPr>
            </w:tcPrChange>
          </w:tcPr>
          <w:p w:rsidR="00B578FB" w:rsidRPr="00E85BAA" w:rsidRDefault="00B578FB" w:rsidP="00ED2241">
            <w:pPr>
              <w:pStyle w:val="aff1"/>
              <w:spacing w:before="0" w:after="0"/>
              <w:rPr>
                <w:sz w:val="22"/>
                <w:rPrChange w:id="2374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375" w:author="Rinat Gub" w:date="2022-12-06T13:44:00Z">
                  <w:rPr/>
                </w:rPrChange>
              </w:rPr>
              <w:t xml:space="preserve">цена </w:t>
            </w:r>
            <w:r w:rsidR="0016112C" w:rsidRPr="00E85BAA">
              <w:rPr>
                <w:sz w:val="22"/>
                <w:rPrChange w:id="2376" w:author="Rinat Gub" w:date="2022-12-06T13:44:00Z">
                  <w:rPr/>
                </w:rPrChange>
              </w:rPr>
              <w:t>Договор</w:t>
            </w:r>
            <w:r w:rsidRPr="00E85BAA">
              <w:rPr>
                <w:sz w:val="22"/>
                <w:rPrChange w:id="2377" w:author="Rinat Gub" w:date="2022-12-06T13:44:00Z">
                  <w:rPr/>
                </w:rPrChange>
              </w:rPr>
              <w:t>а</w:t>
            </w:r>
            <w:r w:rsidR="00013696" w:rsidRPr="00E85BAA">
              <w:rPr>
                <w:sz w:val="22"/>
                <w:rPrChange w:id="2378" w:author="Rinat Gub" w:date="2022-12-06T13:44:00Z">
                  <w:rPr/>
                </w:rPrChange>
              </w:rPr>
              <w:t xml:space="preserve"> [</w:t>
            </w:r>
            <w:r w:rsidR="00013696" w:rsidRPr="00E85BAA">
              <w:rPr>
                <w:rStyle w:val="af3"/>
                <w:sz w:val="22"/>
                <w:rPrChange w:id="2379" w:author="Rinat Gub" w:date="2022-12-06T13:44:00Z">
                  <w:rPr>
                    <w:rStyle w:val="af3"/>
                  </w:rPr>
                </w:rPrChange>
              </w:rPr>
              <w:t>указать валюту закупки</w:t>
            </w:r>
            <w:del w:id="2380" w:author="Rinat Gub" w:date="2022-12-06T13:44:00Z">
              <w:r w:rsidR="005B57DE" w:rsidRPr="00203244">
                <w:delText>]</w:delText>
              </w:r>
              <w:r w:rsidR="009913EA" w:rsidRPr="00203244">
                <w:delText>,</w:delText>
              </w:r>
            </w:del>
            <w:ins w:id="2381" w:author="Rinat Gub" w:date="2022-12-06T13:44:00Z">
              <w:r w:rsidR="007446FA" w:rsidRPr="00E85BAA">
                <w:rPr>
                  <w:sz w:val="22"/>
                  <w:szCs w:val="22"/>
                </w:rPr>
                <w:t>]</w:t>
              </w:r>
            </w:ins>
            <w:r w:rsidRPr="00E85BAA">
              <w:rPr>
                <w:sz w:val="22"/>
                <w:rPrChange w:id="2382" w:author="Rinat Gub" w:date="2022-12-06T13:44:00Z">
                  <w:rPr/>
                </w:rPrChange>
              </w:rPr>
              <w:t xml:space="preserve"> с НДС</w:t>
            </w:r>
          </w:p>
          <w:p w:rsidR="00B578FB" w:rsidRPr="00E85BAA" w:rsidRDefault="00B578FB" w:rsidP="00ED2241">
            <w:pPr>
              <w:pStyle w:val="aff1"/>
              <w:spacing w:before="0" w:after="0"/>
              <w:ind w:left="0" w:right="0"/>
              <w:rPr>
                <w:sz w:val="22"/>
                <w:rPrChange w:id="2383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384" w:author="Rinat Gub" w:date="2022-12-06T13:44:00Z">
                  <w:rPr/>
                </w:rPrChange>
              </w:rPr>
              <w:t>[</w:t>
            </w:r>
            <w:r w:rsidR="00BE1211" w:rsidRPr="00E85BAA">
              <w:rPr>
                <w:rStyle w:val="af3"/>
                <w:sz w:val="22"/>
                <w:rPrChange w:id="2385" w:author="Rinat Gub" w:date="2022-12-06T13:44:00Z">
                  <w:rPr>
                    <w:rStyle w:val="af3"/>
                  </w:rPr>
                </w:rPrChange>
              </w:rPr>
              <w:t xml:space="preserve">указать итоговую цену продукции, являющейся предметом </w:t>
            </w:r>
            <w:r w:rsidR="0065731A" w:rsidRPr="00E85BAA">
              <w:rPr>
                <w:rStyle w:val="af3"/>
                <w:sz w:val="22"/>
                <w:rPrChange w:id="2386" w:author="Rinat Gub" w:date="2022-12-06T13:44:00Z">
                  <w:rPr>
                    <w:rStyle w:val="af3"/>
                  </w:rPr>
                </w:rPrChange>
              </w:rPr>
              <w:t>лота</w:t>
            </w:r>
            <w:r w:rsidR="00BE1211" w:rsidRPr="00E85BAA" w:rsidDel="00013696">
              <w:rPr>
                <w:rStyle w:val="af3"/>
                <w:bCs/>
                <w:iCs/>
                <w:sz w:val="22"/>
                <w:szCs w:val="22"/>
              </w:rPr>
              <w:t xml:space="preserve"> </w:t>
            </w:r>
            <w:r w:rsidRPr="00E85BAA">
              <w:rPr>
                <w:sz w:val="22"/>
                <w:rPrChange w:id="2387" w:author="Rinat Gub" w:date="2022-12-06T13:44:00Z">
                  <w:rPr/>
                </w:rPrChange>
              </w:rPr>
              <w:t>]</w:t>
            </w:r>
          </w:p>
          <w:p w:rsidR="00B578FB" w:rsidRPr="00E85BAA" w:rsidRDefault="00B578FB" w:rsidP="00ED2241">
            <w:pPr>
              <w:pStyle w:val="aff1"/>
              <w:spacing w:before="0" w:after="0"/>
              <w:rPr>
                <w:sz w:val="22"/>
                <w:rPrChange w:id="2388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389" w:author="Rinat Gub" w:date="2022-12-06T13:44:00Z">
                  <w:rPr/>
                </w:rPrChange>
              </w:rPr>
              <w:t xml:space="preserve">кроме того, в цену </w:t>
            </w:r>
            <w:r w:rsidR="0016112C" w:rsidRPr="00E85BAA">
              <w:rPr>
                <w:sz w:val="22"/>
                <w:rPrChange w:id="2390" w:author="Rinat Gub" w:date="2022-12-06T13:44:00Z">
                  <w:rPr/>
                </w:rPrChange>
              </w:rPr>
              <w:t>Договор</w:t>
            </w:r>
            <w:r w:rsidRPr="00E85BAA">
              <w:rPr>
                <w:sz w:val="22"/>
                <w:rPrChange w:id="2391" w:author="Rinat Gub" w:date="2022-12-06T13:44:00Z">
                  <w:rPr/>
                </w:rPrChange>
              </w:rPr>
              <w:t>а входят расходы на</w:t>
            </w:r>
          </w:p>
          <w:p w:rsidR="00B578FB" w:rsidRPr="00E85BAA" w:rsidRDefault="00B578FB" w:rsidP="00ED2241">
            <w:pPr>
              <w:pStyle w:val="aff1"/>
              <w:spacing w:before="0" w:after="0"/>
              <w:ind w:left="0" w:right="0"/>
              <w:rPr>
                <w:sz w:val="22"/>
                <w:rPrChange w:id="2392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393" w:author="Rinat Gub" w:date="2022-12-06T13:44:00Z">
                  <w:rPr/>
                </w:rPrChange>
              </w:rPr>
              <w:t>[</w:t>
            </w:r>
            <w:r w:rsidR="00BE572D" w:rsidRPr="00E85BAA">
              <w:rPr>
                <w:rStyle w:val="af3"/>
                <w:sz w:val="22"/>
                <w:rPrChange w:id="2394" w:author="Rinat Gub" w:date="2022-12-06T13:44:00Z">
                  <w:rPr>
                    <w:rStyle w:val="af3"/>
                  </w:rPr>
                </w:rPrChange>
              </w:rPr>
              <w:t>указать</w:t>
            </w:r>
            <w:r w:rsidRPr="00E85BAA">
              <w:rPr>
                <w:rStyle w:val="af3"/>
                <w:sz w:val="22"/>
                <w:rPrChange w:id="2395" w:author="Rinat Gub" w:date="2022-12-06T13:44:00Z">
                  <w:rPr>
                    <w:rStyle w:val="af3"/>
                  </w:rPr>
                </w:rPrChange>
              </w:rPr>
              <w:t xml:space="preserve"> перечень расходов, которые предполагаются </w:t>
            </w:r>
            <w:r w:rsidR="001A4EC8" w:rsidRPr="00E85BAA">
              <w:rPr>
                <w:rStyle w:val="af3"/>
                <w:sz w:val="22"/>
                <w:rPrChange w:id="2396" w:author="Rinat Gub" w:date="2022-12-06T13:44:00Z">
                  <w:rPr>
                    <w:rStyle w:val="af3"/>
                  </w:rPr>
                </w:rPrChange>
              </w:rPr>
              <w:t>Заказчик</w:t>
            </w:r>
            <w:r w:rsidRPr="00E85BAA">
              <w:rPr>
                <w:rStyle w:val="af3"/>
                <w:sz w:val="22"/>
                <w:rPrChange w:id="2397" w:author="Rinat Gub" w:date="2022-12-06T13:44:00Z">
                  <w:rPr>
                    <w:rStyle w:val="af3"/>
                  </w:rPr>
                </w:rPrChange>
              </w:rPr>
              <w:t xml:space="preserve">ом к включению в цену </w:t>
            </w:r>
            <w:r w:rsidR="0016112C" w:rsidRPr="00E85BAA">
              <w:rPr>
                <w:rStyle w:val="af3"/>
                <w:sz w:val="22"/>
                <w:rPrChange w:id="2398" w:author="Rinat Gub" w:date="2022-12-06T13:44:00Z">
                  <w:rPr>
                    <w:rStyle w:val="af3"/>
                  </w:rPr>
                </w:rPrChange>
              </w:rPr>
              <w:t>Договор</w:t>
            </w:r>
            <w:r w:rsidRPr="00E85BAA">
              <w:rPr>
                <w:rStyle w:val="af3"/>
                <w:sz w:val="22"/>
                <w:rPrChange w:id="2399" w:author="Rinat Gub" w:date="2022-12-06T13:44:00Z">
                  <w:rPr>
                    <w:rStyle w:val="af3"/>
                  </w:rPr>
                </w:rPrChange>
              </w:rPr>
              <w:t>а, например, на перевозку, страхование, уплату таможенных пошлин, налогов и других обязательных платежей</w:t>
            </w:r>
            <w:r w:rsidRPr="00E85BAA">
              <w:rPr>
                <w:sz w:val="22"/>
                <w:rPrChange w:id="2400" w:author="Rinat Gub" w:date="2022-12-06T13:44:00Z">
                  <w:rPr/>
                </w:rPrChange>
              </w:rPr>
              <w:t>]</w:t>
            </w:r>
          </w:p>
        </w:tc>
        <w:tc>
          <w:tcPr>
            <w:tcW w:w="1677" w:type="dxa"/>
            <w:tcPrChange w:id="2401" w:author="Rinat Gub" w:date="2022-12-06T13:44:00Z">
              <w:tcPr>
                <w:tcW w:w="1652" w:type="dxa"/>
              </w:tcPr>
            </w:tcPrChange>
          </w:tcPr>
          <w:p w:rsidR="00B578FB" w:rsidRPr="00E85BAA" w:rsidRDefault="009C1A0B" w:rsidP="00ED2241">
            <w:pPr>
              <w:pStyle w:val="aff1"/>
              <w:spacing w:before="0" w:after="0"/>
              <w:rPr>
                <w:sz w:val="22"/>
                <w:rPrChange w:id="2402" w:author="Rinat Gub" w:date="2022-12-06T13:44:00Z">
                  <w:rPr/>
                </w:rPrChange>
              </w:rPr>
            </w:pPr>
            <w:r w:rsidRPr="00E85BAA">
              <w:rPr>
                <w:i/>
                <w:color w:val="333399"/>
                <w:sz w:val="22"/>
                <w:rPrChange w:id="2403" w:author="Rinat Gub" w:date="2022-12-06T13:44:00Z">
                  <w:rPr>
                    <w:i/>
                    <w:color w:val="333399"/>
                  </w:rPr>
                </w:rPrChange>
              </w:rPr>
              <w:t>(указать)</w:t>
            </w:r>
          </w:p>
        </w:tc>
      </w:tr>
      <w:tr w:rsidR="00013696" w:rsidRPr="00E85BAA" w:rsidTr="00ED2241">
        <w:tc>
          <w:tcPr>
            <w:tcW w:w="8070" w:type="dxa"/>
            <w:tcPrChange w:id="2404" w:author="Rinat Gub" w:date="2022-12-06T13:44:00Z">
              <w:tcPr>
                <w:tcW w:w="7987" w:type="dxa"/>
              </w:tcPr>
            </w:tcPrChange>
          </w:tcPr>
          <w:p w:rsidR="00013696" w:rsidRPr="00E85BAA" w:rsidRDefault="00CA0AC5" w:rsidP="00ED2241">
            <w:pPr>
              <w:pStyle w:val="aff1"/>
              <w:spacing w:before="0" w:after="0"/>
              <w:rPr>
                <w:sz w:val="22"/>
                <w:rPrChange w:id="2405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406" w:author="Rinat Gub" w:date="2022-12-06T13:44:00Z">
                  <w:rPr/>
                </w:rPrChange>
              </w:rPr>
              <w:lastRenderedPageBreak/>
              <w:t>ц</w:t>
            </w:r>
            <w:r w:rsidR="00013696" w:rsidRPr="00E85BAA">
              <w:rPr>
                <w:sz w:val="22"/>
                <w:rPrChange w:id="2407" w:author="Rinat Gub" w:date="2022-12-06T13:44:00Z">
                  <w:rPr/>
                </w:rPrChange>
              </w:rPr>
              <w:t xml:space="preserve">ена </w:t>
            </w:r>
            <w:r w:rsidR="007446FA" w:rsidRPr="00E85BAA">
              <w:rPr>
                <w:sz w:val="22"/>
                <w:rPrChange w:id="2408" w:author="Rinat Gub" w:date="2022-12-06T13:44:00Z">
                  <w:rPr/>
                </w:rPrChange>
              </w:rPr>
              <w:t>д</w:t>
            </w:r>
            <w:r w:rsidR="00013696" w:rsidRPr="00E85BAA">
              <w:rPr>
                <w:sz w:val="22"/>
                <w:rPrChange w:id="2409" w:author="Rinat Gub" w:date="2022-12-06T13:44:00Z">
                  <w:rPr/>
                </w:rPrChange>
              </w:rPr>
              <w:t>оговора [</w:t>
            </w:r>
            <w:r w:rsidR="00013696" w:rsidRPr="00E85BAA">
              <w:rPr>
                <w:rStyle w:val="af3"/>
                <w:sz w:val="22"/>
                <w:rPrChange w:id="2410" w:author="Rinat Gub" w:date="2022-12-06T13:44:00Z">
                  <w:rPr>
                    <w:rStyle w:val="af3"/>
                  </w:rPr>
                </w:rPrChange>
              </w:rPr>
              <w:t>указать валюту закупки</w:t>
            </w:r>
            <w:r w:rsidR="00013696" w:rsidRPr="00E85BAA">
              <w:rPr>
                <w:sz w:val="22"/>
                <w:rPrChange w:id="2411" w:author="Rinat Gub" w:date="2022-12-06T13:44:00Z">
                  <w:rPr/>
                </w:rPrChange>
              </w:rPr>
              <w:t>] без НДС</w:t>
            </w:r>
          </w:p>
        </w:tc>
        <w:tc>
          <w:tcPr>
            <w:tcW w:w="1677" w:type="dxa"/>
            <w:tcPrChange w:id="2412" w:author="Rinat Gub" w:date="2022-12-06T13:44:00Z">
              <w:tcPr>
                <w:tcW w:w="1652" w:type="dxa"/>
              </w:tcPr>
            </w:tcPrChange>
          </w:tcPr>
          <w:p w:rsidR="00013696" w:rsidRPr="00E85BAA" w:rsidRDefault="00013696" w:rsidP="00ED2241">
            <w:pPr>
              <w:pStyle w:val="aff1"/>
              <w:spacing w:before="0" w:after="0"/>
              <w:rPr>
                <w:i/>
                <w:color w:val="333399"/>
                <w:sz w:val="22"/>
                <w:rPrChange w:id="2413" w:author="Rinat Gub" w:date="2022-12-06T13:44:00Z">
                  <w:rPr>
                    <w:i/>
                    <w:color w:val="333399"/>
                  </w:rPr>
                </w:rPrChange>
              </w:rPr>
            </w:pPr>
            <w:r w:rsidRPr="00E85BAA">
              <w:rPr>
                <w:i/>
                <w:color w:val="333399"/>
                <w:sz w:val="22"/>
                <w:rPrChange w:id="2414" w:author="Rinat Gub" w:date="2022-12-06T13:44:00Z">
                  <w:rPr>
                    <w:i/>
                    <w:color w:val="333399"/>
                  </w:rPr>
                </w:rPrChange>
              </w:rPr>
              <w:t>(указать)</w:t>
            </w:r>
          </w:p>
        </w:tc>
      </w:tr>
      <w:tr w:rsidR="009C1A0B" w:rsidRPr="00E85BAA" w:rsidTr="00ED2241">
        <w:tc>
          <w:tcPr>
            <w:tcW w:w="8070" w:type="dxa"/>
            <w:tcPrChange w:id="2415" w:author="Rinat Gub" w:date="2022-12-06T13:44:00Z">
              <w:tcPr>
                <w:tcW w:w="7987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16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417" w:author="Rinat Gub" w:date="2022-12-06T13:44:00Z">
                  <w:rPr/>
                </w:rPrChange>
              </w:rPr>
              <w:t xml:space="preserve">срок выполнения </w:t>
            </w:r>
            <w:r w:rsidR="0016112C" w:rsidRPr="00E85BAA">
              <w:rPr>
                <w:sz w:val="22"/>
                <w:rPrChange w:id="2418" w:author="Rinat Gub" w:date="2022-12-06T13:44:00Z">
                  <w:rPr/>
                </w:rPrChange>
              </w:rPr>
              <w:t>Договор</w:t>
            </w:r>
            <w:r w:rsidRPr="00E85BAA">
              <w:rPr>
                <w:sz w:val="22"/>
                <w:rPrChange w:id="2419" w:author="Rinat Gub" w:date="2022-12-06T13:44:00Z">
                  <w:rPr/>
                </w:rPrChange>
              </w:rPr>
              <w:t>а</w:t>
            </w:r>
          </w:p>
        </w:tc>
        <w:tc>
          <w:tcPr>
            <w:tcW w:w="1677" w:type="dxa"/>
            <w:tcPrChange w:id="2420" w:author="Rinat Gub" w:date="2022-12-06T13:44:00Z">
              <w:tcPr>
                <w:tcW w:w="1652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21" w:author="Rinat Gub" w:date="2022-12-06T13:44:00Z">
                  <w:rPr/>
                </w:rPrChange>
              </w:rPr>
            </w:pPr>
            <w:r w:rsidRPr="00E85BAA">
              <w:rPr>
                <w:i/>
                <w:color w:val="333399"/>
                <w:sz w:val="22"/>
                <w:rPrChange w:id="2422" w:author="Rinat Gub" w:date="2022-12-06T13:44:00Z">
                  <w:rPr>
                    <w:i/>
                    <w:color w:val="333399"/>
                  </w:rPr>
                </w:rPrChange>
              </w:rPr>
              <w:t>(указать)</w:t>
            </w:r>
          </w:p>
        </w:tc>
      </w:tr>
      <w:tr w:rsidR="009C1A0B" w:rsidRPr="00E85BAA" w:rsidTr="00ED2241">
        <w:tc>
          <w:tcPr>
            <w:tcW w:w="8070" w:type="dxa"/>
            <w:tcPrChange w:id="2423" w:author="Rinat Gub" w:date="2022-12-06T13:44:00Z">
              <w:tcPr>
                <w:tcW w:w="7987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24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425" w:author="Rinat Gub" w:date="2022-12-06T13:44:00Z">
                  <w:rPr/>
                </w:rPrChange>
              </w:rPr>
              <w:t>форма оплаты</w:t>
            </w:r>
          </w:p>
        </w:tc>
        <w:tc>
          <w:tcPr>
            <w:tcW w:w="1677" w:type="dxa"/>
            <w:tcPrChange w:id="2426" w:author="Rinat Gub" w:date="2022-12-06T13:44:00Z">
              <w:tcPr>
                <w:tcW w:w="1652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27" w:author="Rinat Gub" w:date="2022-12-06T13:44:00Z">
                  <w:rPr/>
                </w:rPrChange>
              </w:rPr>
            </w:pPr>
            <w:r w:rsidRPr="00E85BAA">
              <w:rPr>
                <w:i/>
                <w:color w:val="333399"/>
                <w:sz w:val="22"/>
                <w:rPrChange w:id="2428" w:author="Rinat Gub" w:date="2022-12-06T13:44:00Z">
                  <w:rPr>
                    <w:i/>
                    <w:color w:val="333399"/>
                  </w:rPr>
                </w:rPrChange>
              </w:rPr>
              <w:t>(указать)</w:t>
            </w:r>
          </w:p>
        </w:tc>
      </w:tr>
      <w:tr w:rsidR="009C1A0B" w:rsidRPr="00E85BAA" w:rsidTr="00ED2241">
        <w:tc>
          <w:tcPr>
            <w:tcW w:w="8070" w:type="dxa"/>
            <w:tcPrChange w:id="2429" w:author="Rinat Gub" w:date="2022-12-06T13:44:00Z">
              <w:tcPr>
                <w:tcW w:w="7987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30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431" w:author="Rinat Gub" w:date="2022-12-06T13:44:00Z">
                  <w:rPr/>
                </w:rPrChange>
              </w:rPr>
              <w:t>сроки оплаты</w:t>
            </w:r>
          </w:p>
        </w:tc>
        <w:tc>
          <w:tcPr>
            <w:tcW w:w="1677" w:type="dxa"/>
            <w:tcPrChange w:id="2432" w:author="Rinat Gub" w:date="2022-12-06T13:44:00Z">
              <w:tcPr>
                <w:tcW w:w="1652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33" w:author="Rinat Gub" w:date="2022-12-06T13:44:00Z">
                  <w:rPr/>
                </w:rPrChange>
              </w:rPr>
            </w:pPr>
            <w:r w:rsidRPr="00E85BAA">
              <w:rPr>
                <w:i/>
                <w:color w:val="333399"/>
                <w:sz w:val="22"/>
                <w:rPrChange w:id="2434" w:author="Rinat Gub" w:date="2022-12-06T13:44:00Z">
                  <w:rPr>
                    <w:i/>
                    <w:color w:val="333399"/>
                  </w:rPr>
                </w:rPrChange>
              </w:rPr>
              <w:t>(указать)</w:t>
            </w:r>
          </w:p>
        </w:tc>
      </w:tr>
      <w:tr w:rsidR="009C1A0B" w:rsidRPr="00E85BAA" w:rsidTr="00ED2241">
        <w:tc>
          <w:tcPr>
            <w:tcW w:w="8070" w:type="dxa"/>
            <w:tcPrChange w:id="2435" w:author="Rinat Gub" w:date="2022-12-06T13:44:00Z">
              <w:tcPr>
                <w:tcW w:w="7987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36" w:author="Rinat Gub" w:date="2022-12-06T13:44:00Z">
                  <w:rPr/>
                </w:rPrChange>
              </w:rPr>
            </w:pPr>
            <w:r w:rsidRPr="00E85BAA">
              <w:rPr>
                <w:sz w:val="22"/>
                <w:rPrChange w:id="2437" w:author="Rinat Gub" w:date="2022-12-06T13:44:00Z">
                  <w:rPr/>
                </w:rPrChange>
              </w:rPr>
              <w:t>порядок оплаты</w:t>
            </w:r>
          </w:p>
        </w:tc>
        <w:tc>
          <w:tcPr>
            <w:tcW w:w="1677" w:type="dxa"/>
            <w:tcPrChange w:id="2438" w:author="Rinat Gub" w:date="2022-12-06T13:44:00Z">
              <w:tcPr>
                <w:tcW w:w="1652" w:type="dxa"/>
              </w:tcPr>
            </w:tcPrChange>
          </w:tcPr>
          <w:p w:rsidR="009C1A0B" w:rsidRPr="00E85BAA" w:rsidRDefault="009C1A0B" w:rsidP="00ED2241">
            <w:pPr>
              <w:pStyle w:val="aff1"/>
              <w:spacing w:before="0" w:after="0"/>
              <w:rPr>
                <w:sz w:val="22"/>
                <w:rPrChange w:id="2439" w:author="Rinat Gub" w:date="2022-12-06T13:44:00Z">
                  <w:rPr/>
                </w:rPrChange>
              </w:rPr>
            </w:pPr>
            <w:r w:rsidRPr="00E85BAA">
              <w:rPr>
                <w:i/>
                <w:color w:val="333399"/>
                <w:sz w:val="22"/>
                <w:rPrChange w:id="2440" w:author="Rinat Gub" w:date="2022-12-06T13:44:00Z">
                  <w:rPr>
                    <w:i/>
                    <w:color w:val="333399"/>
                  </w:rPr>
                </w:rPrChange>
              </w:rPr>
              <w:t>(указать)</w:t>
            </w:r>
          </w:p>
        </w:tc>
      </w:tr>
    </w:tbl>
    <w:p w:rsidR="00B578FB" w:rsidRPr="00203244" w:rsidRDefault="00B578FB" w:rsidP="00B578FB">
      <w:pPr>
        <w:rPr>
          <w:i/>
          <w:rPrChange w:id="2441" w:author="Rinat Gub" w:date="2022-12-06T13:44:00Z">
            <w:rPr/>
          </w:rPrChange>
        </w:rPr>
      </w:pPr>
      <w:r w:rsidRPr="00203244">
        <w:t xml:space="preserve">Настоящая заявка на участие в закупке имеет правовой статус </w:t>
      </w:r>
      <w:r w:rsidR="00CC7596" w:rsidRPr="00203244">
        <w:t xml:space="preserve">оферты </w:t>
      </w:r>
      <w:r w:rsidRPr="00203244">
        <w:t>и действует до</w:t>
      </w:r>
      <w:r w:rsidR="009C1A0B" w:rsidRPr="00203244">
        <w:t xml:space="preserve"> </w:t>
      </w:r>
      <w:r w:rsidR="009C1A0B" w:rsidRPr="00203244">
        <w:rPr>
          <w:i/>
          <w:iCs/>
          <w:color w:val="333399"/>
          <w:szCs w:val="22"/>
        </w:rPr>
        <w:t>(</w:t>
      </w:r>
      <w:r w:rsidR="005D4AF8" w:rsidRPr="00203244">
        <w:rPr>
          <w:color w:val="333399"/>
          <w:rPrChange w:id="2442" w:author="Rinat Gub" w:date="2022-12-06T13:44:00Z">
            <w:rPr>
              <w:i/>
              <w:color w:val="333399"/>
            </w:rPr>
          </w:rPrChange>
        </w:rPr>
        <w:t>указать срок действия (в формате ДД.ММ.ГГГГ) с учетом требований Информационной карты, данный срок должен совпадать с указанным в Техническом предложении</w:t>
      </w:r>
      <w:r w:rsidR="00111F21" w:rsidRPr="00203244">
        <w:rPr>
          <w:i/>
          <w:color w:val="333399"/>
          <w:szCs w:val="22"/>
        </w:rPr>
        <w:t xml:space="preserve"> сроком действия заявки</w:t>
      </w:r>
      <w:r w:rsidR="001416B0">
        <w:rPr>
          <w:i/>
          <w:color w:val="333399"/>
          <w:szCs w:val="22"/>
        </w:rPr>
        <w:t xml:space="preserve"> </w:t>
      </w:r>
      <w:r w:rsidR="001416B0" w:rsidRPr="00714352">
        <w:rPr>
          <w:i/>
          <w:color w:val="333399"/>
          <w:rPrChange w:id="2443" w:author="Rinat Gub" w:date="2022-12-06T13:44:00Z">
            <w:rPr/>
          </w:rPrChange>
        </w:rPr>
        <w:t>(в случае проведения технического отбора заявок</w:t>
      </w:r>
      <w:del w:id="2444" w:author="Rinat Gub" w:date="2022-12-06T13:44:00Z">
        <w:r w:rsidR="005D1754">
          <w:delText>)</w:delText>
        </w:r>
        <w:r w:rsidR="0028250A" w:rsidRPr="00203244">
          <w:rPr>
            <w:i/>
            <w:color w:val="333399"/>
            <w:szCs w:val="22"/>
          </w:rPr>
          <w:delText>)</w:delText>
        </w:r>
        <w:r w:rsidR="00286076" w:rsidRPr="00203244">
          <w:delText>.</w:delText>
        </w:r>
      </w:del>
      <w:ins w:id="2445" w:author="Rinat Gub" w:date="2022-12-06T13:44:00Z">
        <w:r w:rsidR="001416B0" w:rsidRPr="00714352">
          <w:rPr>
            <w:i/>
            <w:color w:val="333399"/>
            <w:szCs w:val="22"/>
          </w:rPr>
          <w:t>)</w:t>
        </w:r>
        <w:r w:rsidR="009C1A0B" w:rsidRPr="00203244">
          <w:rPr>
            <w:i/>
            <w:color w:val="333399"/>
            <w:szCs w:val="22"/>
          </w:rPr>
          <w:t>)</w:t>
        </w:r>
        <w:r w:rsidR="00AF067A">
          <w:rPr>
            <w:i/>
            <w:color w:val="333399"/>
            <w:szCs w:val="22"/>
          </w:rPr>
          <w:t xml:space="preserve"> </w:t>
        </w:r>
        <w:r w:rsidR="00AF067A" w:rsidRPr="001E70D1">
          <w:rPr>
            <w:rStyle w:val="af3"/>
            <w:bCs/>
            <w:iCs/>
            <w:szCs w:val="20"/>
            <w:highlight w:val="green"/>
            <w:shd w:val="pct10" w:color="auto" w:fill="auto"/>
          </w:rPr>
          <w:t>120</w:t>
        </w:r>
        <w:r w:rsidR="00AF067A" w:rsidRPr="001E70D1">
          <w:rPr>
            <w:b/>
            <w:i/>
            <w:szCs w:val="20"/>
            <w:highlight w:val="green"/>
          </w:rPr>
          <w:t xml:space="preserve"> дней с даты окончания срока подачи заявок</w:t>
        </w:r>
        <w:r w:rsidR="00AF067A" w:rsidRPr="00B2712A">
          <w:rPr>
            <w:b/>
            <w:i/>
            <w:szCs w:val="20"/>
          </w:rPr>
          <w:t>;</w:t>
        </w:r>
        <w:r w:rsidR="005D4AF8" w:rsidRPr="00203244">
          <w:rPr>
            <w:i/>
            <w:iCs/>
            <w:color w:val="333399"/>
            <w:szCs w:val="22"/>
          </w:rPr>
          <w:t>.</w:t>
        </w:r>
      </w:ins>
    </w:p>
    <w:p w:rsidR="00921323" w:rsidRPr="00921323" w:rsidRDefault="00921323" w:rsidP="00F4694A">
      <w:r>
        <w:t xml:space="preserve">В состав заявки включен подписанный со стороны </w:t>
      </w:r>
      <w:r w:rsidRPr="00203244">
        <w:rPr>
          <w:i/>
          <w:iCs/>
          <w:color w:val="333399"/>
          <w:szCs w:val="22"/>
        </w:rPr>
        <w:t>(указать краткое наименование</w:t>
      </w:r>
      <w:ins w:id="2446" w:author="Rinat Gub" w:date="2022-12-06T13:44:00Z">
        <w:r w:rsidR="00EC3FBB">
          <w:rPr>
            <w:i/>
            <w:iCs/>
            <w:color w:val="333399"/>
            <w:szCs w:val="22"/>
          </w:rPr>
          <w:t xml:space="preserve"> Участника</w:t>
        </w:r>
      </w:ins>
      <w:r w:rsidRPr="00203244">
        <w:rPr>
          <w:i/>
          <w:iCs/>
          <w:color w:val="333399"/>
          <w:szCs w:val="22"/>
        </w:rPr>
        <w:t>)</w:t>
      </w:r>
      <w:r>
        <w:rPr>
          <w:i/>
          <w:iCs/>
          <w:color w:val="333399"/>
          <w:szCs w:val="22"/>
        </w:rPr>
        <w:t xml:space="preserve"> </w:t>
      </w:r>
      <w:r>
        <w:t>Договор</w:t>
      </w:r>
      <w:r w:rsidR="000F4071">
        <w:t xml:space="preserve"> и приложения к нему.</w:t>
      </w:r>
    </w:p>
    <w:p w:rsidR="00BE2413" w:rsidRDefault="00F4694A" w:rsidP="00F4694A">
      <w:r w:rsidRPr="00203244">
        <w:t xml:space="preserve">Подавая заявку, </w:t>
      </w:r>
      <w:r w:rsidR="00D969E6" w:rsidRPr="00203244">
        <w:t>подтверждаем</w:t>
      </w:r>
      <w:r w:rsidR="00BE2413">
        <w:t>:</w:t>
      </w:r>
    </w:p>
    <w:p w:rsidR="00BE2413" w:rsidRDefault="00F4694A" w:rsidP="0040134A">
      <w:pPr>
        <w:pStyle w:val="afa"/>
        <w:numPr>
          <w:ilvl w:val="0"/>
          <w:numId w:val="160"/>
        </w:numPr>
        <w:ind w:left="0" w:firstLine="709"/>
        <w:jc w:val="both"/>
        <w:rPr>
          <w:szCs w:val="24"/>
        </w:rPr>
        <w:pPrChange w:id="2447" w:author="Rinat Gub" w:date="2022-12-06T13:44:00Z">
          <w:pPr>
            <w:pStyle w:val="afa"/>
            <w:numPr>
              <w:numId w:val="161"/>
            </w:numPr>
            <w:ind w:hanging="360"/>
          </w:pPr>
        </w:pPrChange>
      </w:pPr>
      <w:r w:rsidRPr="00F74F17">
        <w:rPr>
          <w:sz w:val="24"/>
          <w:szCs w:val="24"/>
        </w:rPr>
        <w:t xml:space="preserve">готовность соблюдать стандарты </w:t>
      </w:r>
      <w:r w:rsidR="004859FF" w:rsidRPr="00F74F17">
        <w:rPr>
          <w:sz w:val="24"/>
          <w:szCs w:val="24"/>
        </w:rPr>
        <w:t>ПАО</w:t>
      </w:r>
      <w:r w:rsidRPr="00F74F17">
        <w:rPr>
          <w:sz w:val="24"/>
          <w:szCs w:val="24"/>
        </w:rPr>
        <w:t xml:space="preserve"> </w:t>
      </w:r>
      <w:r w:rsidR="00D969E6" w:rsidRPr="00F74F17">
        <w:rPr>
          <w:sz w:val="24"/>
          <w:szCs w:val="24"/>
        </w:rPr>
        <w:t>«</w:t>
      </w:r>
      <w:r w:rsidRPr="00F74F17">
        <w:rPr>
          <w:sz w:val="24"/>
          <w:szCs w:val="24"/>
        </w:rPr>
        <w:t xml:space="preserve">НК </w:t>
      </w:r>
      <w:r w:rsidR="00D969E6" w:rsidRPr="00F74F17">
        <w:rPr>
          <w:sz w:val="24"/>
          <w:szCs w:val="24"/>
        </w:rPr>
        <w:t>«</w:t>
      </w:r>
      <w:r w:rsidRPr="00F74F17">
        <w:rPr>
          <w:sz w:val="24"/>
          <w:szCs w:val="24"/>
        </w:rPr>
        <w:t>Роснефть</w:t>
      </w:r>
      <w:r w:rsidR="00D969E6" w:rsidRPr="00F74F17">
        <w:rPr>
          <w:sz w:val="24"/>
          <w:szCs w:val="24"/>
        </w:rPr>
        <w:t>»</w:t>
      </w:r>
      <w:r w:rsidRPr="00F74F17">
        <w:rPr>
          <w:sz w:val="24"/>
          <w:szCs w:val="24"/>
        </w:rPr>
        <w:t xml:space="preserve">, размещенные на сайте </w:t>
      </w:r>
      <w:r w:rsidR="004859FF" w:rsidRPr="00F74F17">
        <w:rPr>
          <w:sz w:val="24"/>
          <w:szCs w:val="24"/>
        </w:rPr>
        <w:t>ПАО</w:t>
      </w:r>
      <w:r w:rsidRPr="00F74F17">
        <w:rPr>
          <w:sz w:val="24"/>
          <w:szCs w:val="24"/>
        </w:rPr>
        <w:t xml:space="preserve"> </w:t>
      </w:r>
      <w:r w:rsidR="00D969E6" w:rsidRPr="00F74F17">
        <w:rPr>
          <w:sz w:val="24"/>
          <w:szCs w:val="24"/>
        </w:rPr>
        <w:t>«</w:t>
      </w:r>
      <w:r w:rsidRPr="00F74F17">
        <w:rPr>
          <w:sz w:val="24"/>
          <w:szCs w:val="24"/>
        </w:rPr>
        <w:t xml:space="preserve">НК </w:t>
      </w:r>
      <w:r w:rsidR="00D969E6" w:rsidRPr="00F74F17">
        <w:rPr>
          <w:sz w:val="24"/>
          <w:szCs w:val="24"/>
        </w:rPr>
        <w:t>«</w:t>
      </w:r>
      <w:r w:rsidRPr="00F74F17">
        <w:rPr>
          <w:sz w:val="24"/>
          <w:szCs w:val="24"/>
        </w:rPr>
        <w:t>Роснефть</w:t>
      </w:r>
      <w:r w:rsidR="00D969E6" w:rsidRPr="00F74F17">
        <w:rPr>
          <w:sz w:val="24"/>
          <w:szCs w:val="24"/>
        </w:rPr>
        <w:t>»</w:t>
      </w:r>
      <w:r w:rsidRPr="00F74F17">
        <w:rPr>
          <w:sz w:val="24"/>
          <w:szCs w:val="24"/>
        </w:rPr>
        <w:t xml:space="preserve"> по адресу: </w:t>
      </w:r>
      <w:r w:rsidR="000E5AC8">
        <w:fldChar w:fldCharType="begin"/>
      </w:r>
      <w:r w:rsidR="000E5AC8">
        <w:instrText xml:space="preserve"> HYPERLINK "http://www.rosneft.ru" </w:instrText>
      </w:r>
      <w:r w:rsidR="000E5AC8">
        <w:fldChar w:fldCharType="separate"/>
      </w:r>
      <w:r w:rsidR="005D4AF8" w:rsidRPr="00F74F17">
        <w:rPr>
          <w:rStyle w:val="ac"/>
          <w:sz w:val="24"/>
          <w:szCs w:val="24"/>
        </w:rPr>
        <w:t>www.rosneft.ru</w:t>
      </w:r>
      <w:r w:rsidR="000E5AC8">
        <w:rPr>
          <w:rStyle w:val="ac"/>
          <w:sz w:val="24"/>
          <w:szCs w:val="24"/>
        </w:rPr>
        <w:fldChar w:fldCharType="end"/>
      </w:r>
      <w:r w:rsidR="00452C32" w:rsidRPr="00F74F17">
        <w:rPr>
          <w:rStyle w:val="ac"/>
          <w:sz w:val="24"/>
          <w:szCs w:val="24"/>
        </w:rPr>
        <w:t xml:space="preserve"> </w:t>
      </w:r>
      <w:r w:rsidR="00452C32" w:rsidRPr="00F74F17">
        <w:rPr>
          <w:sz w:val="24"/>
          <w:szCs w:val="24"/>
        </w:rPr>
        <w:t xml:space="preserve">и/или приложенные к проекту </w:t>
      </w:r>
      <w:r w:rsidR="00EC3FBB" w:rsidRPr="00F74F17">
        <w:rPr>
          <w:sz w:val="24"/>
          <w:szCs w:val="24"/>
        </w:rPr>
        <w:t>Д</w:t>
      </w:r>
      <w:r w:rsidR="00452C32" w:rsidRPr="00F74F17">
        <w:rPr>
          <w:sz w:val="24"/>
          <w:szCs w:val="24"/>
        </w:rPr>
        <w:t>оговора</w:t>
      </w:r>
      <w:del w:id="2448" w:author="Rinat Gub" w:date="2022-12-06T13:44:00Z">
        <w:r w:rsidRPr="00011EA4">
          <w:rPr>
            <w:sz w:val="24"/>
            <w:szCs w:val="24"/>
          </w:rPr>
          <w:delText>.</w:delText>
        </w:r>
      </w:del>
      <w:ins w:id="2449" w:author="Rinat Gub" w:date="2022-12-06T13:44:00Z">
        <w:r w:rsidR="00BE2413">
          <w:rPr>
            <w:sz w:val="24"/>
            <w:szCs w:val="24"/>
          </w:rPr>
          <w:t>;</w:t>
        </w:r>
      </w:ins>
    </w:p>
    <w:p w:rsidR="00DF50CC" w:rsidRPr="008518D9" w:rsidRDefault="00DF50CC" w:rsidP="0040134A">
      <w:pPr>
        <w:pStyle w:val="afa"/>
        <w:numPr>
          <w:ilvl w:val="0"/>
          <w:numId w:val="160"/>
        </w:numPr>
        <w:ind w:left="0" w:firstLine="709"/>
        <w:jc w:val="both"/>
        <w:rPr>
          <w:rPrChange w:id="2450" w:author="Rinat Gub" w:date="2022-12-06T13:44:00Z">
            <w:rPr>
              <w:sz w:val="24"/>
            </w:rPr>
          </w:rPrChange>
        </w:rPr>
        <w:pPrChange w:id="2451" w:author="Rinat Gub" w:date="2022-12-06T13:44:00Z">
          <w:pPr>
            <w:pStyle w:val="afa"/>
            <w:numPr>
              <w:numId w:val="161"/>
            </w:numPr>
            <w:ind w:hanging="360"/>
          </w:pPr>
        </w:pPrChange>
      </w:pPr>
      <w:r w:rsidRPr="008518D9">
        <w:rPr>
          <w:sz w:val="24"/>
          <w:szCs w:val="24"/>
        </w:rPr>
        <w:t>что подаваемая заявка является настоящей, что она не была согласована с иными участниками закупки и, что она подана с намерением принять предложение о заключении договора по результатам закупки и заключить договор;</w:t>
      </w:r>
    </w:p>
    <w:p w:rsidR="00DF50CC" w:rsidRPr="00DF50CC" w:rsidRDefault="00B578FB" w:rsidP="0040134A">
      <w:pPr>
        <w:pStyle w:val="afa"/>
        <w:numPr>
          <w:ilvl w:val="0"/>
          <w:numId w:val="160"/>
        </w:numPr>
        <w:ind w:left="0" w:firstLine="709"/>
        <w:jc w:val="both"/>
        <w:rPr>
          <w:i/>
          <w:color w:val="333399"/>
          <w:rPrChange w:id="2452" w:author="Rinat Gub" w:date="2022-12-06T13:44:00Z">
            <w:rPr/>
          </w:rPrChange>
        </w:rPr>
        <w:pPrChange w:id="2453" w:author="Rinat Gub" w:date="2022-12-06T13:44:00Z">
          <w:pPr>
            <w:pStyle w:val="afa"/>
            <w:numPr>
              <w:numId w:val="161"/>
            </w:numPr>
            <w:ind w:hanging="360"/>
            <w:jc w:val="both"/>
          </w:pPr>
        </w:pPrChange>
      </w:pPr>
      <w:r w:rsidRPr="00F74F17">
        <w:rPr>
          <w:sz w:val="24"/>
          <w:szCs w:val="24"/>
        </w:rPr>
        <w:t xml:space="preserve">соответствие </w:t>
      </w:r>
      <w:ins w:id="2454" w:author="Rinat Gub" w:date="2022-12-06T13:44:00Z">
        <w:r w:rsidR="00D969E6" w:rsidRPr="00F74F17">
          <w:rPr>
            <w:sz w:val="24"/>
            <w:szCs w:val="24"/>
          </w:rPr>
          <w:t xml:space="preserve">минимальным </w:t>
        </w:r>
      </w:ins>
      <w:r w:rsidRPr="00F74F17">
        <w:rPr>
          <w:sz w:val="24"/>
          <w:szCs w:val="24"/>
        </w:rPr>
        <w:t>требованиям</w:t>
      </w:r>
      <w:del w:id="2455" w:author="Rinat Gub" w:date="2022-12-06T13:44:00Z">
        <w:r w:rsidR="002505FC">
          <w:rPr>
            <w:sz w:val="24"/>
            <w:szCs w:val="24"/>
          </w:rPr>
          <w:delText xml:space="preserve"> в рамках должной осмотрительности</w:delText>
        </w:r>
      </w:del>
      <w:ins w:id="2456" w:author="Rinat Gub" w:date="2022-12-06T13:44:00Z">
        <w:r w:rsidR="00D969E6" w:rsidRPr="00F74F17">
          <w:rPr>
            <w:sz w:val="24"/>
            <w:szCs w:val="24"/>
          </w:rPr>
          <w:t>, предъявляемым</w:t>
        </w:r>
        <w:r w:rsidRPr="00F74F17">
          <w:rPr>
            <w:sz w:val="24"/>
            <w:szCs w:val="24"/>
          </w:rPr>
          <w:t xml:space="preserve"> </w:t>
        </w:r>
        <w:r w:rsidR="00D969E6" w:rsidRPr="00011EA4">
          <w:rPr>
            <w:sz w:val="24"/>
            <w:szCs w:val="24"/>
          </w:rPr>
          <w:t xml:space="preserve">при </w:t>
        </w:r>
        <w:r w:rsidRPr="00011EA4">
          <w:rPr>
            <w:sz w:val="24"/>
            <w:szCs w:val="24"/>
          </w:rPr>
          <w:t>аккредитации</w:t>
        </w:r>
      </w:ins>
      <w:r w:rsidRPr="00011EA4">
        <w:rPr>
          <w:sz w:val="24"/>
          <w:szCs w:val="24"/>
        </w:rPr>
        <w:t xml:space="preserve"> </w:t>
      </w:r>
      <w:r w:rsidR="001467CE" w:rsidRPr="00011EA4">
        <w:rPr>
          <w:i/>
          <w:color w:val="333399"/>
          <w:sz w:val="24"/>
          <w:szCs w:val="24"/>
        </w:rPr>
        <w:t>(</w:t>
      </w:r>
      <w:r w:rsidR="005D4AF8" w:rsidRPr="00011EA4">
        <w:rPr>
          <w:color w:val="333399"/>
          <w:sz w:val="24"/>
          <w:rPrChange w:id="2457" w:author="Rinat Gub" w:date="2022-12-06T13:44:00Z">
            <w:rPr>
              <w:i/>
              <w:color w:val="333399"/>
              <w:sz w:val="24"/>
            </w:rPr>
          </w:rPrChange>
        </w:rPr>
        <w:t xml:space="preserve">указывается </w:t>
      </w:r>
      <w:r w:rsidR="001467CE" w:rsidRPr="00011EA4">
        <w:rPr>
          <w:i/>
          <w:color w:val="333399"/>
          <w:sz w:val="24"/>
          <w:szCs w:val="24"/>
        </w:rPr>
        <w:t xml:space="preserve">номер </w:t>
      </w:r>
      <w:ins w:id="2458" w:author="Rinat Gub" w:date="2022-12-06T13:44:00Z">
        <w:r w:rsidR="001467CE" w:rsidRPr="00011EA4">
          <w:rPr>
            <w:i/>
            <w:color w:val="333399"/>
            <w:sz w:val="24"/>
            <w:szCs w:val="24"/>
          </w:rPr>
          <w:t xml:space="preserve">уведомления </w:t>
        </w:r>
      </w:ins>
      <w:r w:rsidR="001467CE" w:rsidRPr="00011EA4">
        <w:rPr>
          <w:i/>
          <w:color w:val="333399"/>
          <w:sz w:val="24"/>
          <w:szCs w:val="24"/>
        </w:rPr>
        <w:t xml:space="preserve">и </w:t>
      </w:r>
      <w:del w:id="2459" w:author="Rinat Gub" w:date="2022-12-06T13:44:00Z">
        <w:r w:rsidR="002505FC">
          <w:rPr>
            <w:i/>
            <w:iCs/>
            <w:color w:val="333399"/>
            <w:sz w:val="24"/>
            <w:szCs w:val="24"/>
          </w:rPr>
          <w:delText>реквизиты документа, подтверждающего соответствие Участника требованиям в рамках должной осмотрительности, при наличии такого документа, при отсутствии -</w:delText>
        </w:r>
      </w:del>
      <w:ins w:id="2460" w:author="Rinat Gub" w:date="2022-12-06T13:44:00Z">
        <w:r w:rsidR="001467CE" w:rsidRPr="00011EA4">
          <w:rPr>
            <w:i/>
            <w:color w:val="333399"/>
            <w:sz w:val="24"/>
            <w:szCs w:val="24"/>
          </w:rPr>
          <w:t xml:space="preserve">дата прохождения аккредитации </w:t>
        </w:r>
        <w:r w:rsidR="005D4AF8" w:rsidRPr="00DC125E">
          <w:rPr>
            <w:color w:val="333399"/>
            <w:sz w:val="24"/>
            <w:szCs w:val="24"/>
          </w:rPr>
          <w:t>Участником</w:t>
        </w:r>
        <w:r w:rsidR="005D4AF8" w:rsidRPr="00DC125E">
          <w:rPr>
            <w:i/>
            <w:color w:val="333399"/>
            <w:sz w:val="24"/>
            <w:szCs w:val="24"/>
          </w:rPr>
          <w:t xml:space="preserve"> закупки</w:t>
        </w:r>
        <w:r w:rsidR="005D4AF8" w:rsidRPr="00DC125E">
          <w:rPr>
            <w:color w:val="333399"/>
            <w:sz w:val="24"/>
            <w:szCs w:val="24"/>
          </w:rPr>
          <w:t>, если он прошел процедуру аккредитации; если не прошел</w:t>
        </w:r>
      </w:ins>
      <w:r w:rsidR="005D4AF8" w:rsidRPr="00DC125E">
        <w:rPr>
          <w:color w:val="333399"/>
          <w:sz w:val="24"/>
          <w:rPrChange w:id="2461" w:author="Rinat Gub" w:date="2022-12-06T13:44:00Z">
            <w:rPr>
              <w:i/>
              <w:color w:val="333399"/>
              <w:sz w:val="24"/>
            </w:rPr>
          </w:rPrChange>
        </w:rPr>
        <w:t xml:space="preserve"> – не заполняется</w:t>
      </w:r>
      <w:r w:rsidR="001467CE" w:rsidRPr="00DC125E">
        <w:rPr>
          <w:i/>
          <w:color w:val="333399"/>
          <w:sz w:val="24"/>
          <w:szCs w:val="24"/>
        </w:rPr>
        <w:t>)</w:t>
      </w:r>
      <w:r w:rsidR="00DF50CC">
        <w:rPr>
          <w:i/>
          <w:color w:val="333399"/>
          <w:sz w:val="24"/>
          <w:rPrChange w:id="2462" w:author="Rinat Gub" w:date="2022-12-06T13:44:00Z">
            <w:rPr>
              <w:sz w:val="24"/>
            </w:rPr>
          </w:rPrChange>
        </w:rPr>
        <w:t>;</w:t>
      </w:r>
    </w:p>
    <w:p w:rsidR="00B578FB" w:rsidRPr="00DF50CC" w:rsidRDefault="00DF50CC" w:rsidP="0040134A">
      <w:pPr>
        <w:pStyle w:val="afa"/>
        <w:numPr>
          <w:ilvl w:val="0"/>
          <w:numId w:val="160"/>
        </w:numPr>
        <w:ind w:left="0" w:firstLine="709"/>
        <w:jc w:val="both"/>
        <w:rPr>
          <w:sz w:val="24"/>
          <w:szCs w:val="24"/>
        </w:rPr>
        <w:pPrChange w:id="2463" w:author="Rinat Gub" w:date="2022-12-06T13:44:00Z">
          <w:pPr>
            <w:pStyle w:val="afa"/>
            <w:numPr>
              <w:numId w:val="161"/>
            </w:numPr>
            <w:ind w:hanging="360"/>
            <w:jc w:val="both"/>
          </w:pPr>
        </w:pPrChange>
      </w:pPr>
      <w:r w:rsidRPr="00DF50CC">
        <w:rPr>
          <w:sz w:val="24"/>
          <w:szCs w:val="24"/>
        </w:rPr>
        <w:t xml:space="preserve">соответствие всем требованиям, предъявляемым к Участникам закупки, которые указаны в </w:t>
      </w:r>
      <w:del w:id="2464" w:author="Rinat Gub" w:date="2022-12-06T13:44:00Z">
        <w:r w:rsidR="00400FCA">
          <w:rPr>
            <w:sz w:val="24"/>
            <w:szCs w:val="24"/>
          </w:rPr>
          <w:delText>Разделе 1.1</w:delText>
        </w:r>
      </w:del>
      <w:ins w:id="2465" w:author="Rinat Gub" w:date="2022-12-06T13:44:00Z">
        <w:r w:rsidRPr="00DF50CC">
          <w:rPr>
            <w:sz w:val="24"/>
            <w:szCs w:val="24"/>
          </w:rPr>
          <w:t>пп (2)-(</w:t>
        </w:r>
        <w:r>
          <w:rPr>
            <w:sz w:val="24"/>
            <w:szCs w:val="24"/>
          </w:rPr>
          <w:t>6</w:t>
        </w:r>
        <w:r w:rsidRPr="00DF50CC">
          <w:rPr>
            <w:sz w:val="24"/>
            <w:szCs w:val="24"/>
          </w:rPr>
          <w:t>) п.2</w:t>
        </w:r>
      </w:ins>
      <w:r w:rsidRPr="00DF50CC">
        <w:rPr>
          <w:sz w:val="24"/>
          <w:szCs w:val="24"/>
        </w:rPr>
        <w:t xml:space="preserve"> Блока </w:t>
      </w:r>
      <w:del w:id="2466" w:author="Rinat Gub" w:date="2022-12-06T13:44:00Z">
        <w:r w:rsidR="00400FCA">
          <w:rPr>
            <w:sz w:val="24"/>
            <w:szCs w:val="24"/>
          </w:rPr>
          <w:delText>9</w:delText>
        </w:r>
      </w:del>
      <w:ins w:id="2467" w:author="Rinat Gub" w:date="2022-12-06T13:44:00Z">
        <w:r w:rsidRPr="00DF50CC">
          <w:rPr>
            <w:sz w:val="24"/>
            <w:szCs w:val="24"/>
          </w:rPr>
          <w:t>2</w:t>
        </w:r>
      </w:ins>
      <w:r w:rsidRPr="00DF50CC">
        <w:rPr>
          <w:sz w:val="24"/>
          <w:szCs w:val="24"/>
        </w:rPr>
        <w:t xml:space="preserve"> документации о закупке/извещения.</w:t>
      </w:r>
    </w:p>
    <w:p w:rsidR="00F74F17" w:rsidRDefault="00BE2413" w:rsidP="00B578FB">
      <w:r>
        <w:t xml:space="preserve">Дополнительно сообщаем, что </w:t>
      </w:r>
      <w:ins w:id="2468" w:author="Rinat Gub" w:date="2022-12-06T13:44:00Z">
        <w:r>
          <w:t xml:space="preserve">при составлении данной заявки </w:t>
        </w:r>
      </w:ins>
      <w:r w:rsidR="00F74F17" w:rsidRPr="00203244">
        <w:rPr>
          <w:i/>
          <w:iCs/>
          <w:color w:val="333399"/>
          <w:szCs w:val="22"/>
        </w:rPr>
        <w:t>(указать краткое наименование)</w:t>
      </w:r>
      <w:del w:id="2469" w:author="Rinat Gub" w:date="2022-12-06T13:44:00Z">
        <w:r w:rsidR="00011EA4">
          <w:rPr>
            <w:i/>
            <w:iCs/>
            <w:color w:val="333399"/>
            <w:szCs w:val="24"/>
          </w:rPr>
          <w:delText xml:space="preserve"> </w:delText>
        </w:r>
        <w:r w:rsidR="00011EA4" w:rsidRPr="00011EA4">
          <w:rPr>
            <w:szCs w:val="24"/>
          </w:rPr>
          <w:delText>при составлении данной заявки</w:delText>
        </w:r>
      </w:del>
      <w:r w:rsidR="00F74F17">
        <w:rPr>
          <w:i/>
          <w:color w:val="333399"/>
          <w:rPrChange w:id="2470" w:author="Rinat Gub" w:date="2022-12-06T13:44:00Z">
            <w:rPr/>
          </w:rPrChange>
        </w:rPr>
        <w:t xml:space="preserve"> </w:t>
      </w:r>
      <w:r w:rsidR="00F74F17" w:rsidRPr="00F74F17">
        <w:t>не осуществлялся</w:t>
      </w:r>
      <w:r w:rsidR="00F74F17">
        <w:t xml:space="preserve"> и</w:t>
      </w:r>
      <w:r w:rsidR="00F74F17" w:rsidRPr="00F74F17">
        <w:t xml:space="preserve">нформационный обмен с потенциальными участниками закупки </w:t>
      </w:r>
      <w:r w:rsidR="00F74F17">
        <w:t>в части участия в данной закупочной процедуре.</w:t>
      </w:r>
    </w:p>
    <w:p w:rsidR="00F74F17" w:rsidRPr="000E0899" w:rsidRDefault="000E0899" w:rsidP="000E0899">
      <w:pPr>
        <w:spacing w:before="120" w:after="120"/>
        <w:rPr>
          <w:b/>
          <w:szCs w:val="24"/>
        </w:rPr>
      </w:pPr>
      <w:r>
        <w:rPr>
          <w:b/>
          <w:szCs w:val="24"/>
        </w:rPr>
        <w:t>и</w:t>
      </w:r>
      <w:r w:rsidR="00F74F17" w:rsidRPr="000E0899">
        <w:rPr>
          <w:b/>
          <w:szCs w:val="24"/>
        </w:rPr>
        <w:t>ли</w:t>
      </w:r>
    </w:p>
    <w:p w:rsidR="00DB0AA3" w:rsidRPr="00203244" w:rsidRDefault="00F74F17" w:rsidP="00B578FB">
      <w:pPr>
        <w:rPr>
          <w:i/>
          <w:rPrChange w:id="2471" w:author="Rinat Gub" w:date="2022-12-06T13:44:00Z">
            <w:rPr/>
          </w:rPrChange>
        </w:rPr>
      </w:pPr>
      <w:r>
        <w:t xml:space="preserve">Дополнительно сообщаем, что </w:t>
      </w:r>
      <w:r w:rsidR="00011EA4" w:rsidRPr="00203244">
        <w:rPr>
          <w:i/>
          <w:iCs/>
          <w:color w:val="333399"/>
          <w:szCs w:val="22"/>
        </w:rPr>
        <w:t>(указать краткое наименование)</w:t>
      </w:r>
      <w:r w:rsidR="00011EA4">
        <w:rPr>
          <w:i/>
          <w:color w:val="333399"/>
          <w:rPrChange w:id="2472" w:author="Rinat Gub" w:date="2022-12-06T13:44:00Z">
            <w:rPr/>
          </w:rPrChange>
        </w:rPr>
        <w:t xml:space="preserve"> </w:t>
      </w:r>
      <w:r>
        <w:t xml:space="preserve">при составлении данной заявки </w:t>
      </w:r>
      <w:r w:rsidR="00011EA4">
        <w:t>осуществлялся</w:t>
      </w:r>
      <w:r>
        <w:t xml:space="preserve"> </w:t>
      </w:r>
      <w:r w:rsidR="00011EA4">
        <w:t xml:space="preserve">с потенциальными участниками закупки следующий </w:t>
      </w:r>
      <w:r>
        <w:t xml:space="preserve">информационный обмен </w:t>
      </w:r>
      <w:r w:rsidR="00011EA4">
        <w:t xml:space="preserve">по вопросам участия в данной закупочной процедуре и содержанию заявки на участие в ней: </w:t>
      </w:r>
      <w:r w:rsidR="00BE2413">
        <w:rPr>
          <w:rPrChange w:id="2473" w:author="Rinat Gub" w:date="2022-12-06T13:44:00Z">
            <w:rPr>
              <w:i/>
              <w:color w:val="333399"/>
            </w:rPr>
          </w:rPrChange>
        </w:rPr>
        <w:t>(</w:t>
      </w:r>
      <w:r w:rsidR="00BE2413" w:rsidRPr="00011EA4">
        <w:rPr>
          <w:i/>
          <w:color w:val="333399"/>
          <w:szCs w:val="24"/>
        </w:rPr>
        <w:t>указать информацию</w:t>
      </w:r>
      <w:r w:rsidR="00DB0AA3" w:rsidRPr="00011EA4">
        <w:rPr>
          <w:i/>
          <w:color w:val="333399"/>
          <w:szCs w:val="24"/>
        </w:rPr>
        <w:t xml:space="preserve"> о</w:t>
      </w:r>
      <w:r w:rsidR="00BE2413" w:rsidRPr="00011EA4">
        <w:rPr>
          <w:i/>
          <w:color w:val="333399"/>
          <w:szCs w:val="24"/>
        </w:rPr>
        <w:t>бо</w:t>
      </w:r>
      <w:r w:rsidR="00DB0AA3" w:rsidRPr="00011EA4">
        <w:rPr>
          <w:i/>
          <w:color w:val="333399"/>
          <w:szCs w:val="24"/>
        </w:rPr>
        <w:t xml:space="preserve"> всех существенных фактах</w:t>
      </w:r>
      <w:r w:rsidR="00011EA4">
        <w:rPr>
          <w:i/>
          <w:color w:val="333399"/>
          <w:szCs w:val="24"/>
        </w:rPr>
        <w:t>,</w:t>
      </w:r>
      <w:r w:rsidR="00DB0AA3" w:rsidRPr="00011EA4">
        <w:rPr>
          <w:i/>
          <w:color w:val="333399"/>
          <w:szCs w:val="24"/>
        </w:rPr>
        <w:t xml:space="preserve"> о любом обмене информации с конкурентами, касающемся приглашения участвовать в закупочн</w:t>
      </w:r>
      <w:r w:rsidR="00BE2413" w:rsidRPr="00011EA4">
        <w:rPr>
          <w:i/>
          <w:color w:val="333399"/>
          <w:szCs w:val="24"/>
        </w:rPr>
        <w:t>ой</w:t>
      </w:r>
      <w:r w:rsidR="00DB0AA3" w:rsidRPr="00011EA4">
        <w:rPr>
          <w:i/>
          <w:color w:val="333399"/>
          <w:szCs w:val="24"/>
        </w:rPr>
        <w:t xml:space="preserve"> процедур</w:t>
      </w:r>
      <w:r w:rsidR="00BE2413" w:rsidRPr="00011EA4">
        <w:rPr>
          <w:i/>
          <w:color w:val="333399"/>
          <w:szCs w:val="24"/>
        </w:rPr>
        <w:t>е</w:t>
      </w:r>
      <w:r w:rsidR="00BE2413" w:rsidRPr="00011EA4">
        <w:rPr>
          <w:color w:val="333399"/>
          <w:sz w:val="22"/>
          <w:rPrChange w:id="2474" w:author="Rinat Gub" w:date="2022-12-06T13:44:00Z">
            <w:rPr>
              <w:i/>
              <w:color w:val="333399"/>
            </w:rPr>
          </w:rPrChange>
        </w:rPr>
        <w:t>)</w:t>
      </w:r>
      <w:r w:rsidR="00DB0AA3" w:rsidRPr="00011EA4">
        <w:t>.</w:t>
      </w:r>
    </w:p>
    <w:p w:rsidR="00011EA4" w:rsidRDefault="00011EA4" w:rsidP="00B578FB"/>
    <w:p w:rsidR="00B578FB" w:rsidRPr="00203244" w:rsidRDefault="00B578FB" w:rsidP="00B578FB">
      <w:r w:rsidRPr="00203244">
        <w:t>Настоящая заявка на участие в закупке дополняется следующими документами:</w:t>
      </w:r>
    </w:p>
    <w:p w:rsidR="00872348" w:rsidRPr="00203244" w:rsidRDefault="00872348" w:rsidP="000C473E">
      <w:pPr>
        <w:numPr>
          <w:ilvl w:val="0"/>
          <w:numId w:val="4"/>
        </w:numPr>
        <w:pPrChange w:id="2475" w:author="Rinat Gub" w:date="2022-12-06T13:44:00Z">
          <w:pPr>
            <w:numPr>
              <w:numId w:val="12"/>
            </w:numPr>
            <w:tabs>
              <w:tab w:val="num" w:pos="927"/>
            </w:tabs>
            <w:ind w:left="927" w:hanging="360"/>
          </w:pPr>
        </w:pPrChange>
      </w:pPr>
      <w:r w:rsidRPr="00203244">
        <w:t>Коммерческое предложение</w:t>
      </w:r>
      <w:r w:rsidR="002B764B" w:rsidRPr="00203244">
        <w:t xml:space="preserve"> </w:t>
      </w:r>
      <w:r w:rsidR="002B764B" w:rsidRPr="00203244">
        <w:rPr>
          <w:i/>
          <w:color w:val="333399"/>
          <w:szCs w:val="22"/>
        </w:rPr>
        <w:t>(указать количество листов приложения</w:t>
      </w:r>
      <w:del w:id="2476" w:author="Rinat Gub" w:date="2022-12-06T13:44:00Z">
        <w:r w:rsidR="0028250A" w:rsidRPr="00203244">
          <w:rPr>
            <w:i/>
            <w:color w:val="333399"/>
            <w:szCs w:val="22"/>
          </w:rPr>
          <w:delText>)</w:delText>
        </w:r>
        <w:r w:rsidR="00650327">
          <w:delText>.</w:delText>
        </w:r>
      </w:del>
      <w:ins w:id="2477" w:author="Rinat Gub" w:date="2022-12-06T13:44:00Z">
        <w:r w:rsidR="002B764B" w:rsidRPr="00203244">
          <w:rPr>
            <w:i/>
            <w:color w:val="333399"/>
            <w:szCs w:val="22"/>
          </w:rPr>
          <w:t>)</w:t>
        </w:r>
        <w:r w:rsidR="00B578FB" w:rsidRPr="00203244">
          <w:t>;</w:t>
        </w:r>
      </w:ins>
    </w:p>
    <w:p w:rsidR="00B578FB" w:rsidRPr="00203244" w:rsidRDefault="00872348" w:rsidP="000C473E">
      <w:pPr>
        <w:numPr>
          <w:ilvl w:val="0"/>
          <w:numId w:val="4"/>
        </w:numPr>
        <w:pPrChange w:id="2478" w:author="Rinat Gub" w:date="2022-12-06T13:44:00Z">
          <w:pPr>
            <w:numPr>
              <w:numId w:val="12"/>
            </w:numPr>
            <w:tabs>
              <w:tab w:val="num" w:pos="927"/>
            </w:tabs>
            <w:ind w:left="927" w:hanging="360"/>
          </w:pPr>
        </w:pPrChange>
      </w:pPr>
      <w:r w:rsidRPr="00203244">
        <w:t xml:space="preserve">План распределения объемов </w:t>
      </w:r>
      <w:del w:id="2479" w:author="Rinat Gub" w:date="2022-12-06T13:44:00Z">
        <w:r w:rsidRPr="00203244">
          <w:delText>выполнения работ</w:delText>
        </w:r>
      </w:del>
      <w:ins w:id="2480" w:author="Rinat Gub" w:date="2022-12-06T13:44:00Z">
        <w:r w:rsidRPr="00203244">
          <w:t>поставки товаров</w:t>
        </w:r>
      </w:ins>
      <w:r w:rsidRPr="00203244">
        <w:t xml:space="preserve"> коллективного </w:t>
      </w:r>
      <w:r w:rsidR="003127FF" w:rsidRPr="00203244">
        <w:t>Участник</w:t>
      </w:r>
      <w:r w:rsidRPr="00203244">
        <w:t>а</w:t>
      </w:r>
      <w:r w:rsidR="004C764D" w:rsidRPr="00203244">
        <w:t xml:space="preserve"> закупки</w:t>
      </w:r>
      <w:r w:rsidR="002B764B" w:rsidRPr="00203244">
        <w:t xml:space="preserve"> </w:t>
      </w:r>
      <w:r w:rsidR="002B764B" w:rsidRPr="00203244">
        <w:rPr>
          <w:i/>
          <w:color w:val="333399"/>
          <w:szCs w:val="22"/>
        </w:rPr>
        <w:t>(указать при необходимости с указанием количества листов приложения</w:t>
      </w:r>
      <w:del w:id="2481" w:author="Rinat Gub" w:date="2022-12-06T13:44:00Z">
        <w:r w:rsidR="0028250A" w:rsidRPr="00203244">
          <w:rPr>
            <w:i/>
            <w:color w:val="333399"/>
            <w:szCs w:val="22"/>
          </w:rPr>
          <w:delText>)</w:delText>
        </w:r>
        <w:r w:rsidR="00650327">
          <w:delText>.</w:delText>
        </w:r>
      </w:del>
      <w:ins w:id="2482" w:author="Rinat Gub" w:date="2022-12-06T13:44:00Z">
        <w:r w:rsidR="002B764B" w:rsidRPr="00203244">
          <w:rPr>
            <w:i/>
            <w:color w:val="333399"/>
            <w:szCs w:val="22"/>
          </w:rPr>
          <w:t>)</w:t>
        </w:r>
        <w:r w:rsidR="00B578FB" w:rsidRPr="00203244">
          <w:t>;</w:t>
        </w:r>
      </w:ins>
    </w:p>
    <w:p w:rsidR="00B578FB" w:rsidRPr="00203244" w:rsidRDefault="00872348" w:rsidP="000C473E">
      <w:pPr>
        <w:numPr>
          <w:ilvl w:val="0"/>
          <w:numId w:val="4"/>
        </w:numPr>
        <w:pPrChange w:id="2483" w:author="Rinat Gub" w:date="2022-12-06T13:44:00Z">
          <w:pPr>
            <w:numPr>
              <w:numId w:val="12"/>
            </w:numPr>
            <w:tabs>
              <w:tab w:val="num" w:pos="927"/>
            </w:tabs>
            <w:ind w:left="927" w:hanging="360"/>
          </w:pPr>
        </w:pPrChange>
      </w:pPr>
      <w:r w:rsidRPr="00203244">
        <w:t xml:space="preserve">План распределения объемов </w:t>
      </w:r>
      <w:del w:id="2484" w:author="Rinat Gub" w:date="2022-12-06T13:44:00Z">
        <w:r w:rsidR="00681756" w:rsidRPr="00203244">
          <w:delText>выполнения работ</w:delText>
        </w:r>
      </w:del>
      <w:ins w:id="2485" w:author="Rinat Gub" w:date="2022-12-06T13:44:00Z">
        <w:r w:rsidRPr="00203244">
          <w:t>поставки товаров</w:t>
        </w:r>
      </w:ins>
      <w:r w:rsidR="001A3C98" w:rsidRPr="00203244">
        <w:t xml:space="preserve"> </w:t>
      </w:r>
      <w:r w:rsidRPr="00203244">
        <w:t xml:space="preserve">между </w:t>
      </w:r>
      <w:r w:rsidR="003127FF" w:rsidRPr="00203244">
        <w:t>Участник</w:t>
      </w:r>
      <w:r w:rsidRPr="00203244">
        <w:t xml:space="preserve">ом </w:t>
      </w:r>
      <w:r w:rsidR="004C764D" w:rsidRPr="00203244">
        <w:t xml:space="preserve">закупки </w:t>
      </w:r>
      <w:r w:rsidRPr="00203244">
        <w:t>и</w:t>
      </w:r>
      <w:ins w:id="2486" w:author="Rinat Gub" w:date="2022-12-06T13:44:00Z">
        <w:r w:rsidRPr="00203244">
          <w:t xml:space="preserve"> </w:t>
        </w:r>
        <w:r w:rsidR="001A3C98" w:rsidRPr="00203244">
          <w:t>привлекаемыми</w:t>
        </w:r>
      </w:ins>
      <w:r w:rsidR="001A3C98" w:rsidRPr="00203244">
        <w:t xml:space="preserve"> </w:t>
      </w:r>
      <w:r w:rsidR="005B0E92" w:rsidRPr="00203244">
        <w:t>субподрядчиками</w:t>
      </w:r>
      <w:r w:rsidR="00647A34">
        <w:t xml:space="preserve"> (соисполнителями)</w:t>
      </w:r>
      <w:r w:rsidR="005B0E92" w:rsidRPr="00203244">
        <w:rPr>
          <w:rPrChange w:id="2487" w:author="Rinat Gub" w:date="2022-12-06T13:44:00Z">
            <w:rPr>
              <w:i/>
              <w:color w:val="333399"/>
            </w:rPr>
          </w:rPrChange>
        </w:rPr>
        <w:t xml:space="preserve"> </w:t>
      </w:r>
      <w:r w:rsidR="005D4AF8" w:rsidRPr="00203244">
        <w:rPr>
          <w:i/>
          <w:color w:val="333399"/>
          <w:szCs w:val="22"/>
        </w:rPr>
        <w:t>(указать при необходимости с указанием количества листов приложения</w:t>
      </w:r>
      <w:del w:id="2488" w:author="Rinat Gub" w:date="2022-12-06T13:44:00Z">
        <w:r w:rsidR="0028250A" w:rsidRPr="00203244">
          <w:rPr>
            <w:i/>
            <w:color w:val="333399"/>
            <w:szCs w:val="22"/>
          </w:rPr>
          <w:delText>)</w:delText>
        </w:r>
        <w:r w:rsidR="00681756" w:rsidRPr="00203244">
          <w:delText>.</w:delText>
        </w:r>
      </w:del>
      <w:ins w:id="2489" w:author="Rinat Gub" w:date="2022-12-06T13:44:00Z">
        <w:r w:rsidR="005D4AF8" w:rsidRPr="00203244">
          <w:rPr>
            <w:i/>
            <w:color w:val="333399"/>
            <w:szCs w:val="22"/>
          </w:rPr>
          <w:t>);</w:t>
        </w:r>
      </w:ins>
    </w:p>
    <w:p w:rsidR="00A17A94" w:rsidRPr="00203244" w:rsidRDefault="00B578FB" w:rsidP="000C473E">
      <w:pPr>
        <w:numPr>
          <w:ilvl w:val="0"/>
          <w:numId w:val="4"/>
        </w:numPr>
        <w:pPrChange w:id="2490" w:author="Rinat Gub" w:date="2022-12-06T13:44:00Z">
          <w:pPr>
            <w:numPr>
              <w:numId w:val="12"/>
            </w:numPr>
            <w:tabs>
              <w:tab w:val="num" w:pos="927"/>
            </w:tabs>
            <w:ind w:left="927" w:hanging="360"/>
          </w:pPr>
        </w:pPrChange>
      </w:pPr>
      <w:r w:rsidRPr="00203244">
        <w:t>Прочие документы</w:t>
      </w:r>
      <w:ins w:id="2491" w:author="Rinat Gub" w:date="2022-12-06T13:44:00Z">
        <w:r w:rsidRPr="00203244">
          <w:t>:</w:t>
        </w:r>
      </w:ins>
      <w:r w:rsidRPr="00203244">
        <w:t xml:space="preserve"> </w:t>
      </w:r>
      <w:r w:rsidR="00A17A94" w:rsidRPr="00203244">
        <w:rPr>
          <w:i/>
          <w:color w:val="333399"/>
          <w:szCs w:val="22"/>
        </w:rPr>
        <w:t>(указать при необходимости с указанием количества листов приложения)</w:t>
      </w:r>
      <w:r w:rsidR="00A17A94" w:rsidRPr="00203244">
        <w:t>.</w:t>
      </w:r>
    </w:p>
    <w:p w:rsidR="00C834B7" w:rsidRPr="00203244" w:rsidRDefault="00C834B7">
      <w:pPr>
        <w:rPr>
          <w:rPrChange w:id="2492" w:author="Rinat Gub" w:date="2022-12-06T13:44:00Z">
            <w:rPr>
              <w:vertAlign w:val="superscript"/>
            </w:rPr>
          </w:rPrChange>
        </w:rPr>
        <w:pPrChange w:id="2493" w:author="Rinat Gub" w:date="2022-12-06T13:44:00Z">
          <w:pPr>
            <w:keepNext/>
            <w:spacing w:before="120"/>
            <w:ind w:right="4845"/>
          </w:pPr>
        </w:pPrChange>
      </w:pPr>
    </w:p>
    <w:p w:rsidR="00C834B7" w:rsidRPr="00203244" w:rsidRDefault="00B578FB">
      <w:pPr>
        <w:rPr>
          <w:szCs w:val="24"/>
        </w:rPr>
        <w:pPrChange w:id="2494" w:author="Rinat Gub" w:date="2022-12-06T13:44:00Z">
          <w:pPr>
            <w:keepNext/>
            <w:spacing w:before="120"/>
            <w:ind w:right="4845"/>
          </w:pPr>
        </w:pPrChange>
      </w:pPr>
      <w:r w:rsidRPr="00203244">
        <w:rPr>
          <w:szCs w:val="24"/>
        </w:rPr>
        <w:t>___________________________________</w:t>
      </w:r>
    </w:p>
    <w:p w:rsidR="00B578FB" w:rsidRPr="00203244" w:rsidRDefault="00B578FB" w:rsidP="00B578FB">
      <w:pPr>
        <w:keepNext/>
        <w:ind w:right="4845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lastRenderedPageBreak/>
        <w:t>(подпись, М.П.)</w:t>
      </w:r>
    </w:p>
    <w:p w:rsidR="00B578FB" w:rsidRPr="00203244" w:rsidRDefault="00B578FB" w:rsidP="00B578FB">
      <w:pPr>
        <w:keepNext/>
        <w:spacing w:before="120"/>
        <w:ind w:right="4845"/>
        <w:rPr>
          <w:szCs w:val="24"/>
        </w:rPr>
      </w:pPr>
      <w:r w:rsidRPr="00203244">
        <w:rPr>
          <w:szCs w:val="24"/>
        </w:rPr>
        <w:t>______________________</w:t>
      </w:r>
      <w:r w:rsidR="008D6551">
        <w:rPr>
          <w:szCs w:val="24"/>
        </w:rPr>
        <w:t>____________</w:t>
      </w:r>
      <w:r w:rsidRPr="00203244">
        <w:rPr>
          <w:szCs w:val="24"/>
        </w:rPr>
        <w:t>_</w:t>
      </w:r>
    </w:p>
    <w:p w:rsidR="00B578FB" w:rsidRPr="00203244" w:rsidRDefault="00B578FB" w:rsidP="00B578FB">
      <w:pPr>
        <w:keepNext/>
        <w:ind w:right="4845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B578FB" w:rsidRPr="00203244" w:rsidRDefault="00B578FB" w:rsidP="00B578FB">
      <w:pPr>
        <w:pBdr>
          <w:bottom w:val="single" w:sz="4" w:space="1" w:color="auto"/>
        </w:pBdr>
        <w:shd w:val="clear" w:color="auto" w:fill="E0E0E0"/>
        <w:spacing w:before="120"/>
        <w:ind w:left="709"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1467CE" w:rsidRPr="00203244" w:rsidRDefault="001467CE" w:rsidP="001467CE">
      <w:pPr>
        <w:ind w:firstLine="0"/>
        <w:pPrChange w:id="2495" w:author="Rinat Gub" w:date="2022-12-06T13:44:00Z">
          <w:pPr/>
        </w:pPrChange>
      </w:pPr>
    </w:p>
    <w:p w:rsidR="00C834B7" w:rsidRPr="00203244" w:rsidRDefault="00B578FB">
      <w:pPr>
        <w:ind w:firstLine="0"/>
      </w:pPr>
      <w:r w:rsidRPr="00203244">
        <w:rPr>
          <w:b/>
        </w:rPr>
        <w:t>Инструкция по заполнению</w:t>
      </w:r>
    </w:p>
    <w:p w:rsidR="00A17A94" w:rsidRPr="00203244" w:rsidRDefault="00A17A94" w:rsidP="008D6551">
      <w:pPr>
        <w:pStyle w:val="afa"/>
        <w:numPr>
          <w:ilvl w:val="0"/>
          <w:numId w:val="25"/>
        </w:numPr>
        <w:ind w:left="426" w:hanging="426"/>
        <w:jc w:val="both"/>
        <w:pPrChange w:id="2496" w:author="Rinat Gub" w:date="2022-12-06T13:44:00Z">
          <w:pPr>
            <w:pStyle w:val="afa"/>
            <w:numPr>
              <w:numId w:val="30"/>
            </w:numPr>
            <w:ind w:left="360" w:hanging="360"/>
            <w:jc w:val="both"/>
          </w:pPr>
        </w:pPrChange>
      </w:pPr>
      <w:r w:rsidRPr="00203244">
        <w:t>Форма включается в коммерческую часть заявки.</w:t>
      </w:r>
    </w:p>
    <w:p w:rsidR="00C834B7" w:rsidRPr="00203244" w:rsidRDefault="00D969E6" w:rsidP="008D6551">
      <w:pPr>
        <w:pStyle w:val="afa"/>
        <w:numPr>
          <w:ilvl w:val="0"/>
          <w:numId w:val="25"/>
        </w:numPr>
        <w:ind w:left="426" w:hanging="426"/>
        <w:jc w:val="both"/>
        <w:pPrChange w:id="2497" w:author="Rinat Gub" w:date="2022-12-06T13:44:00Z">
          <w:pPr>
            <w:pStyle w:val="afa"/>
            <w:numPr>
              <w:numId w:val="30"/>
            </w:numPr>
            <w:ind w:left="360" w:hanging="360"/>
            <w:jc w:val="both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2111A8" w:rsidRDefault="00FA69F5" w:rsidP="008D6551">
      <w:pPr>
        <w:pStyle w:val="afa"/>
        <w:numPr>
          <w:ilvl w:val="0"/>
          <w:numId w:val="25"/>
        </w:numPr>
        <w:ind w:left="426" w:hanging="426"/>
        <w:jc w:val="both"/>
        <w:pPrChange w:id="2498" w:author="Rinat Gub" w:date="2022-12-06T13:44:00Z">
          <w:pPr>
            <w:pStyle w:val="afa"/>
            <w:numPr>
              <w:numId w:val="30"/>
            </w:numPr>
            <w:ind w:left="360" w:hanging="360"/>
          </w:pPr>
        </w:pPrChange>
      </w:pPr>
      <w:r>
        <w:t>В случае подачи на бумажном носителе п</w:t>
      </w:r>
      <w:r w:rsidR="00B578FB" w:rsidRPr="00203244">
        <w:t xml:space="preserve">исьмо следует оформить на официальном бланке </w:t>
      </w:r>
      <w:r w:rsidR="003127FF" w:rsidRPr="00203244">
        <w:t>Участник</w:t>
      </w:r>
      <w:r w:rsidR="00B578FB" w:rsidRPr="00203244">
        <w:t xml:space="preserve">а закупки. </w:t>
      </w:r>
      <w:r w:rsidR="003127FF" w:rsidRPr="00203244">
        <w:t>Участник</w:t>
      </w:r>
      <w:r w:rsidR="00B578FB" w:rsidRPr="00203244">
        <w:t xml:space="preserve"> </w:t>
      </w:r>
      <w:r w:rsidR="004C764D" w:rsidRPr="00203244">
        <w:t xml:space="preserve">закупки </w:t>
      </w:r>
      <w:r w:rsidR="00B578FB" w:rsidRPr="00203244">
        <w:t>присваивает письму дату и номер в соответствии с принятыми у него правилами документооборота.</w:t>
      </w:r>
      <w:r w:rsidR="002111A8">
        <w:t xml:space="preserve"> В случае подачи заявки в электронной форме с использованием информационной системы Организатора закупки, предоставляющей интерфейс для </w:t>
      </w:r>
      <w:r w:rsidR="00C55480">
        <w:t>формирования письма, следует руководствоваться правилами данной системы.</w:t>
      </w:r>
    </w:p>
    <w:p w:rsidR="00C834B7" w:rsidRPr="00203244" w:rsidRDefault="003127FF" w:rsidP="008D6551">
      <w:pPr>
        <w:pStyle w:val="afa"/>
        <w:numPr>
          <w:ilvl w:val="0"/>
          <w:numId w:val="25"/>
        </w:numPr>
        <w:ind w:left="426" w:hanging="426"/>
        <w:jc w:val="both"/>
        <w:pPrChange w:id="2499" w:author="Rinat Gub" w:date="2022-12-06T13:44:00Z">
          <w:pPr>
            <w:pStyle w:val="afa"/>
            <w:numPr>
              <w:numId w:val="30"/>
            </w:numPr>
            <w:ind w:left="360" w:hanging="360"/>
          </w:pPr>
        </w:pPrChange>
      </w:pPr>
      <w:r w:rsidRPr="00203244">
        <w:t>Участник</w:t>
      </w:r>
      <w:r w:rsidR="004C764D" w:rsidRPr="00203244">
        <w:t xml:space="preserve"> закупки</w:t>
      </w:r>
      <w:r w:rsidR="00B578FB" w:rsidRPr="00203244">
        <w:t xml:space="preserve"> должен указать свое полное наименование (с указанием организационно-правовой формы) и </w:t>
      </w:r>
      <w:r w:rsidR="00D642FF" w:rsidRPr="00203244">
        <w:t>фактический</w:t>
      </w:r>
      <w:r w:rsidR="002B764B" w:rsidRPr="00203244">
        <w:t xml:space="preserve"> </w:t>
      </w:r>
      <w:r w:rsidR="00B578FB" w:rsidRPr="00203244">
        <w:t>адрес.</w:t>
      </w:r>
    </w:p>
    <w:p w:rsidR="00C834B7" w:rsidRPr="00203244" w:rsidRDefault="003127FF" w:rsidP="008D6551">
      <w:pPr>
        <w:pStyle w:val="afa"/>
        <w:numPr>
          <w:ilvl w:val="0"/>
          <w:numId w:val="25"/>
        </w:numPr>
        <w:ind w:left="426" w:hanging="426"/>
        <w:jc w:val="both"/>
        <w:pPrChange w:id="2500" w:author="Rinat Gub" w:date="2022-12-06T13:44:00Z">
          <w:pPr>
            <w:pStyle w:val="afa"/>
            <w:numPr>
              <w:numId w:val="30"/>
            </w:numPr>
            <w:ind w:left="360" w:hanging="360"/>
          </w:pPr>
        </w:pPrChange>
      </w:pPr>
      <w:r w:rsidRPr="00203244">
        <w:t>Участник</w:t>
      </w:r>
      <w:r w:rsidR="004C764D" w:rsidRPr="00203244">
        <w:t xml:space="preserve"> закупки</w:t>
      </w:r>
      <w:r w:rsidR="00B578FB" w:rsidRPr="00203244">
        <w:t xml:space="preserve"> должен указать срок действия заявки.</w:t>
      </w:r>
    </w:p>
    <w:p w:rsidR="00C834B7" w:rsidRPr="00203244" w:rsidRDefault="003127FF" w:rsidP="008D6551">
      <w:pPr>
        <w:pStyle w:val="afa"/>
        <w:numPr>
          <w:ilvl w:val="0"/>
          <w:numId w:val="25"/>
        </w:numPr>
        <w:ind w:left="426" w:hanging="426"/>
        <w:jc w:val="both"/>
        <w:pPrChange w:id="2501" w:author="Rinat Gub" w:date="2022-12-06T13:44:00Z">
          <w:pPr>
            <w:pStyle w:val="afa"/>
            <w:numPr>
              <w:numId w:val="30"/>
            </w:numPr>
            <w:ind w:left="360" w:hanging="360"/>
          </w:pPr>
        </w:pPrChange>
      </w:pPr>
      <w:r w:rsidRPr="00203244">
        <w:t>Участник</w:t>
      </w:r>
      <w:r w:rsidR="004C764D" w:rsidRPr="00203244">
        <w:t xml:space="preserve"> закупки</w:t>
      </w:r>
      <w:r w:rsidR="00B578FB" w:rsidRPr="00203244">
        <w:t xml:space="preserve"> должен перечислить и указать объем каждого из прилагаемых к письму о подаче </w:t>
      </w:r>
      <w:r w:rsidR="00C011B3" w:rsidRPr="00203244">
        <w:t xml:space="preserve">заявки </w:t>
      </w:r>
      <w:r w:rsidR="00B578FB" w:rsidRPr="00203244">
        <w:t>документов.</w:t>
      </w:r>
    </w:p>
    <w:p w:rsidR="00C834B7" w:rsidRPr="00203244" w:rsidRDefault="00B578FB" w:rsidP="008D6551">
      <w:pPr>
        <w:pStyle w:val="afa"/>
        <w:numPr>
          <w:ilvl w:val="0"/>
          <w:numId w:val="25"/>
        </w:numPr>
        <w:ind w:left="426" w:hanging="426"/>
        <w:jc w:val="both"/>
        <w:pPrChange w:id="2502" w:author="Rinat Gub" w:date="2022-12-06T13:44:00Z">
          <w:pPr>
            <w:pStyle w:val="afa"/>
            <w:numPr>
              <w:numId w:val="30"/>
            </w:numPr>
            <w:ind w:left="360" w:hanging="360"/>
          </w:pPr>
        </w:pPrChange>
      </w:pPr>
      <w:r w:rsidRPr="00203244">
        <w:t>План распред</w:t>
      </w:r>
      <w:r w:rsidR="002B7007" w:rsidRPr="00203244">
        <w:t xml:space="preserve">еления объемов </w:t>
      </w:r>
      <w:del w:id="2503" w:author="Rinat Gub" w:date="2022-12-06T13:44:00Z">
        <w:r w:rsidRPr="00203244">
          <w:delText>выполнения работ</w:delText>
        </w:r>
      </w:del>
      <w:ins w:id="2504" w:author="Rinat Gub" w:date="2022-12-06T13:44:00Z">
        <w:r w:rsidR="002B7007" w:rsidRPr="00203244">
          <w:t>поставки товаров</w:t>
        </w:r>
      </w:ins>
      <w:r w:rsidRPr="00203244">
        <w:t xml:space="preserve"> коллективного </w:t>
      </w:r>
      <w:r w:rsidR="003127FF" w:rsidRPr="00203244">
        <w:t>Участник</w:t>
      </w:r>
      <w:r w:rsidRPr="00203244">
        <w:t xml:space="preserve">а </w:t>
      </w:r>
      <w:r w:rsidR="004C764D" w:rsidRPr="00203244">
        <w:t xml:space="preserve">закупки </w:t>
      </w:r>
      <w:r w:rsidRPr="00203244">
        <w:t xml:space="preserve">в числе прилагаемых документов указывается и прикладывается только в случае подачи заявки коллективным </w:t>
      </w:r>
      <w:r w:rsidR="003127FF" w:rsidRPr="00203244">
        <w:t>Участник</w:t>
      </w:r>
      <w:r w:rsidRPr="00203244">
        <w:t>ом</w:t>
      </w:r>
      <w:ins w:id="2505" w:author="Rinat Gub" w:date="2022-12-06T13:44:00Z">
        <w:r w:rsidR="004C764D" w:rsidRPr="00203244">
          <w:t xml:space="preserve"> закупки</w:t>
        </w:r>
      </w:ins>
      <w:r w:rsidRPr="00203244">
        <w:t>.</w:t>
      </w:r>
    </w:p>
    <w:p w:rsidR="00C834B7" w:rsidRPr="00203244" w:rsidRDefault="00B578FB" w:rsidP="008D6551">
      <w:pPr>
        <w:pStyle w:val="afa"/>
        <w:numPr>
          <w:ilvl w:val="0"/>
          <w:numId w:val="25"/>
        </w:numPr>
        <w:ind w:left="426" w:hanging="426"/>
        <w:jc w:val="both"/>
        <w:pPrChange w:id="2506" w:author="Rinat Gub" w:date="2022-12-06T13:44:00Z">
          <w:pPr>
            <w:pStyle w:val="afa"/>
            <w:numPr>
              <w:numId w:val="30"/>
            </w:numPr>
            <w:ind w:left="360" w:hanging="360"/>
          </w:pPr>
        </w:pPrChange>
      </w:pPr>
      <w:r w:rsidRPr="00203244">
        <w:t xml:space="preserve">План распределения объемов </w:t>
      </w:r>
      <w:del w:id="2507" w:author="Rinat Gub" w:date="2022-12-06T13:44:00Z">
        <w:r w:rsidRPr="00203244">
          <w:delText>вы</w:delText>
        </w:r>
        <w:r w:rsidR="002B7007" w:rsidRPr="00203244">
          <w:delText>полнения работ</w:delText>
        </w:r>
      </w:del>
      <w:ins w:id="2508" w:author="Rinat Gub" w:date="2022-12-06T13:44:00Z">
        <w:r w:rsidRPr="00203244">
          <w:t xml:space="preserve">поставки </w:t>
        </w:r>
        <w:r w:rsidR="002B7007" w:rsidRPr="00203244">
          <w:t>товаров</w:t>
        </w:r>
      </w:ins>
      <w:r w:rsidR="002B7007" w:rsidRPr="00203244">
        <w:t xml:space="preserve"> </w:t>
      </w:r>
      <w:r w:rsidRPr="00203244">
        <w:t xml:space="preserve">между </w:t>
      </w:r>
      <w:r w:rsidR="003127FF" w:rsidRPr="00203244">
        <w:t>Участник</w:t>
      </w:r>
      <w:r w:rsidRPr="00203244">
        <w:t xml:space="preserve">ом </w:t>
      </w:r>
      <w:r w:rsidR="004C764D" w:rsidRPr="00203244">
        <w:t xml:space="preserve">закупки </w:t>
      </w:r>
      <w:r w:rsidRPr="00203244">
        <w:t xml:space="preserve">и </w:t>
      </w:r>
      <w:r w:rsidR="005B0E92" w:rsidRPr="00203244">
        <w:t>субподрядчиками</w:t>
      </w:r>
      <w:r w:rsidR="00F877F2">
        <w:t xml:space="preserve"> (соисполнителями)</w:t>
      </w:r>
      <w:r w:rsidR="005B0E92" w:rsidRPr="00203244">
        <w:t xml:space="preserve"> </w:t>
      </w:r>
      <w:r w:rsidRPr="00203244">
        <w:t xml:space="preserve">указывается и прикладывается только в случае привлечения </w:t>
      </w:r>
      <w:r w:rsidR="005B0E92" w:rsidRPr="00203244">
        <w:t>субподрядчиков</w:t>
      </w:r>
      <w:r w:rsidR="00F877F2">
        <w:t xml:space="preserve"> (соисполнителей)</w:t>
      </w:r>
      <w:r w:rsidRPr="00203244">
        <w:t>.</w:t>
      </w:r>
    </w:p>
    <w:p w:rsidR="00EC07FD" w:rsidRPr="00203244" w:rsidRDefault="00EC07FD" w:rsidP="008D6551">
      <w:pPr>
        <w:pStyle w:val="afa"/>
        <w:numPr>
          <w:ilvl w:val="0"/>
          <w:numId w:val="25"/>
        </w:numPr>
        <w:ind w:left="426" w:hanging="426"/>
        <w:jc w:val="both"/>
        <w:pPrChange w:id="2509" w:author="Rinat Gub" w:date="2022-12-06T13:44:00Z">
          <w:pPr>
            <w:pStyle w:val="afa"/>
            <w:numPr>
              <w:numId w:val="30"/>
            </w:numPr>
            <w:ind w:left="360" w:hanging="360"/>
            <w:jc w:val="both"/>
          </w:pPr>
        </w:pPrChange>
      </w:pPr>
      <w:r w:rsidRPr="00203244">
        <w:t xml:space="preserve">В случае, если </w:t>
      </w:r>
      <w:r w:rsidR="003127FF" w:rsidRPr="00203244">
        <w:t>Участник</w:t>
      </w:r>
      <w:r w:rsidRPr="00203244">
        <w:t xml:space="preserve"> закупки подает новую заявку (взамен</w:t>
      </w:r>
      <w:del w:id="2510" w:author="Rinat Gub" w:date="2022-12-06T13:44:00Z">
        <w:r w:rsidRPr="00203244">
          <w:delText>/</w:delText>
        </w:r>
      </w:del>
      <w:ins w:id="2511" w:author="Rinat Gub" w:date="2022-12-06T13:44:00Z">
        <w:r w:rsidRPr="00203244">
          <w:t xml:space="preserve"> / </w:t>
        </w:r>
      </w:ins>
      <w:r w:rsidRPr="00203244">
        <w:t xml:space="preserve">отзывая прежнюю), включается фраза </w:t>
      </w:r>
      <w:r w:rsidRPr="00203244">
        <w:rPr>
          <w:b/>
          <w:i/>
        </w:rPr>
        <w:t xml:space="preserve">«Настоящим направляю Вам </w:t>
      </w:r>
      <w:r w:rsidR="00D969E6" w:rsidRPr="00203244">
        <w:rPr>
          <w:b/>
          <w:i/>
        </w:rPr>
        <w:t>новую заявку</w:t>
      </w:r>
      <w:r w:rsidRPr="00203244">
        <w:rPr>
          <w:b/>
          <w:i/>
        </w:rPr>
        <w:t>. Прошу Вас считать прежнюю заявку недействительной»</w:t>
      </w:r>
      <w:r w:rsidRPr="00203244">
        <w:t xml:space="preserve"> перед перечнем дополнительных документов.</w:t>
      </w:r>
    </w:p>
    <w:p w:rsidR="00A17A94" w:rsidRPr="00203244" w:rsidRDefault="00FA69F5" w:rsidP="008D6551">
      <w:pPr>
        <w:pStyle w:val="afa"/>
        <w:numPr>
          <w:ilvl w:val="0"/>
          <w:numId w:val="25"/>
        </w:numPr>
        <w:ind w:left="426" w:hanging="426"/>
        <w:jc w:val="both"/>
        <w:pPrChange w:id="2512" w:author="Rinat Gub" w:date="2022-12-06T13:44:00Z">
          <w:pPr>
            <w:pStyle w:val="afa"/>
            <w:numPr>
              <w:numId w:val="30"/>
            </w:numPr>
            <w:ind w:left="360" w:hanging="360"/>
            <w:jc w:val="both"/>
          </w:pPr>
        </w:pPrChange>
      </w:pPr>
      <w:r>
        <w:t>В случае подачи на бумажном носителе ф</w:t>
      </w:r>
      <w:r w:rsidR="00FA0ED3" w:rsidRPr="00203244">
        <w:t>орма должна</w:t>
      </w:r>
      <w:r w:rsidR="00A17A94" w:rsidRPr="00203244">
        <w:t xml:space="preserve"> быть подписан</w:t>
      </w:r>
      <w:r w:rsidR="00FA0ED3" w:rsidRPr="00203244">
        <w:t>а</w:t>
      </w:r>
      <w:r w:rsidR="00A17A94" w:rsidRPr="00203244">
        <w:t xml:space="preserve"> и </w:t>
      </w:r>
      <w:r w:rsidR="00693DAC" w:rsidRPr="00203244">
        <w:t xml:space="preserve">скреплена оттиском печати </w:t>
      </w:r>
      <w:r w:rsidR="00693DAC">
        <w:t>(при наличии)</w:t>
      </w:r>
      <w:r w:rsidR="00693DAC" w:rsidRPr="00203244">
        <w:t>.</w:t>
      </w:r>
    </w:p>
    <w:p w:rsidR="00B578FB" w:rsidRPr="00203244" w:rsidRDefault="00A17A94" w:rsidP="00E47DA6">
      <w:pPr>
        <w:pStyle w:val="afa"/>
        <w:numPr>
          <w:ilvl w:val="0"/>
          <w:numId w:val="25"/>
        </w:numPr>
        <w:ind w:left="426" w:hanging="426"/>
        <w:jc w:val="both"/>
        <w:pPrChange w:id="2513" w:author="Rinat Gub" w:date="2022-12-06T13:44:00Z">
          <w:pPr>
            <w:pStyle w:val="afa"/>
            <w:numPr>
              <w:numId w:val="30"/>
            </w:numPr>
            <w:ind w:left="360" w:hanging="360"/>
            <w:jc w:val="both"/>
          </w:pPr>
        </w:pPrChange>
      </w:pPr>
      <w:r w:rsidRPr="00203244">
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</w:r>
    </w:p>
    <w:p w:rsidR="00D54FA1" w:rsidRPr="00203244" w:rsidRDefault="00D54FA1" w:rsidP="008D033A">
      <w:pPr>
        <w:pStyle w:val="-32"/>
        <w:sectPr w:rsidR="00D54FA1" w:rsidRPr="00203244" w:rsidSect="00694DD2">
          <w:headerReference w:type="default" r:id="rId51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  <w:bookmarkStart w:id="2518" w:name="_Ref391415719"/>
      <w:bookmarkStart w:id="2519" w:name="_Ref391415755"/>
    </w:p>
    <w:p w:rsidR="00625DAC" w:rsidRDefault="00895A6D" w:rsidP="008D033A">
      <w:pPr>
        <w:pStyle w:val="-32"/>
      </w:pPr>
      <w:bookmarkStart w:id="2520" w:name="_Toc392487702"/>
      <w:bookmarkStart w:id="2521" w:name="_Toc392489406"/>
      <w:bookmarkStart w:id="2522" w:name="_Toc392487718"/>
      <w:bookmarkStart w:id="2523" w:name="_Toc392489422"/>
      <w:r w:rsidRPr="00203244">
        <w:lastRenderedPageBreak/>
        <w:t xml:space="preserve">Коммерческое предложение </w:t>
      </w:r>
      <w:r w:rsidR="0027468F" w:rsidRPr="00203244">
        <w:t xml:space="preserve">на </w:t>
      </w:r>
      <w:del w:id="2524" w:author="Rinat Gub" w:date="2022-12-06T13:44:00Z">
        <w:r w:rsidR="0027468F" w:rsidRPr="00203244">
          <w:delText>выполнение</w:delText>
        </w:r>
        <w:r w:rsidR="00B578FB" w:rsidRPr="00203244">
          <w:delText xml:space="preserve"> работ</w:delText>
        </w:r>
      </w:del>
      <w:bookmarkEnd w:id="2519"/>
      <w:bookmarkEnd w:id="2522"/>
      <w:bookmarkEnd w:id="2523"/>
      <w:ins w:id="2525" w:author="Rinat Gub" w:date="2022-12-06T13:44:00Z">
        <w:r w:rsidR="0027468F" w:rsidRPr="00203244">
          <w:t xml:space="preserve">поставку </w:t>
        </w:r>
        <w:r w:rsidR="00B578FB" w:rsidRPr="00203244">
          <w:t>товаров</w:t>
        </w:r>
        <w:bookmarkEnd w:id="2518"/>
        <w:bookmarkEnd w:id="2520"/>
        <w:bookmarkEnd w:id="2521"/>
        <w:r w:rsidR="00AF067A">
          <w:t xml:space="preserve"> </w:t>
        </w:r>
        <w:r w:rsidR="00AF067A" w:rsidRPr="00141899">
          <w:rPr>
            <w:rStyle w:val="af3"/>
            <w:highlight w:val="green"/>
          </w:rPr>
          <w:t>«Форма используется»</w:t>
        </w:r>
      </w:ins>
    </w:p>
    <w:p w:rsidR="00C834B7" w:rsidRPr="00203244" w:rsidRDefault="00C834B7">
      <w:pPr>
        <w:ind w:firstLine="0"/>
      </w:pPr>
    </w:p>
    <w:p w:rsidR="00C834B7" w:rsidRPr="00203244" w:rsidRDefault="00B578FB">
      <w:pPr>
        <w:ind w:firstLine="0"/>
      </w:pPr>
      <w:r w:rsidRPr="00203244">
        <w:t>[</w:t>
      </w:r>
      <w:r w:rsidRPr="00203244">
        <w:rPr>
          <w:rStyle w:val="af3"/>
          <w:bCs/>
          <w:iCs/>
        </w:rPr>
        <w:t xml:space="preserve">Форма коммерческого предложения выбирается в зависимости от предмета </w:t>
      </w:r>
      <w:r w:rsidR="0016112C" w:rsidRPr="00203244">
        <w:rPr>
          <w:rStyle w:val="af3"/>
          <w:bCs/>
          <w:iCs/>
        </w:rPr>
        <w:t>Договор</w:t>
      </w:r>
      <w:r w:rsidRPr="00203244">
        <w:rPr>
          <w:rStyle w:val="af3"/>
          <w:bCs/>
          <w:iCs/>
        </w:rPr>
        <w:t>а</w:t>
      </w:r>
      <w:r w:rsidRPr="00203244">
        <w:t>].</w:t>
      </w:r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B578FB" w:rsidRPr="00203244" w:rsidRDefault="00CA3085" w:rsidP="00B578FB">
      <w:pPr>
        <w:spacing w:before="120"/>
        <w:ind w:firstLine="0"/>
        <w:jc w:val="left"/>
        <w:pPrChange w:id="2526" w:author="Rinat Gub" w:date="2022-12-06T13:44:00Z">
          <w:pPr>
            <w:ind w:firstLine="0"/>
          </w:pPr>
        </w:pPrChange>
      </w:pPr>
      <w:r w:rsidRPr="00203244">
        <w:t xml:space="preserve">Форма </w:t>
      </w:r>
      <w:r w:rsidR="0083304E" w:rsidRPr="00203244">
        <w:t>1</w:t>
      </w:r>
      <w:r w:rsidR="00F1005B" w:rsidRPr="00203244">
        <w:t>0</w:t>
      </w:r>
      <w:r w:rsidR="007776A2">
        <w:rPr>
          <w:rStyle w:val="afc"/>
        </w:rPr>
        <w:footnoteReference w:id="7"/>
      </w:r>
      <w:del w:id="2527" w:author="Rinat Gub" w:date="2022-12-06T13:44:00Z">
        <w:r w:rsidR="005A0964">
          <w:delText xml:space="preserve">  (форма не используется)</w:delText>
        </w:r>
      </w:del>
    </w:p>
    <w:p w:rsidR="00B578FB" w:rsidRPr="00203244" w:rsidRDefault="00B578FB" w:rsidP="00B578FB"/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203244" w:rsidRDefault="00075F3C" w:rsidP="00075F3C">
      <w:pPr>
        <w:ind w:firstLine="0"/>
      </w:pPr>
      <w:r w:rsidRPr="00203244">
        <w:t xml:space="preserve">Номер </w:t>
      </w:r>
      <w:r w:rsidR="00013696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 xml:space="preserve">а: </w:t>
      </w:r>
      <w:r w:rsidR="005D4AF8" w:rsidRPr="00203244">
        <w:rPr>
          <w:rStyle w:val="af3"/>
          <w:i w:val="0"/>
          <w:shd w:val="clear" w:color="auto" w:fill="FFFFFF" w:themeFill="background1"/>
          <w:rPrChange w:id="2528" w:author="Rinat Gub" w:date="2022-12-06T13:44:00Z">
            <w:rPr>
              <w:rStyle w:val="af3"/>
              <w:i w:val="0"/>
              <w:shd w:val="clear" w:color="auto" w:fill="auto"/>
            </w:rPr>
          </w:rPrChange>
        </w:rPr>
        <w:t>[</w:t>
      </w:r>
      <w:r w:rsidRPr="00203244">
        <w:rPr>
          <w:rStyle w:val="af3"/>
        </w:rPr>
        <w:t xml:space="preserve">указать номер </w:t>
      </w:r>
      <w:r w:rsidR="00013696">
        <w:rPr>
          <w:rStyle w:val="af3"/>
        </w:rPr>
        <w:t xml:space="preserve">лота </w:t>
      </w:r>
      <w:r w:rsidRPr="00203244">
        <w:rPr>
          <w:rStyle w:val="af3"/>
        </w:rPr>
        <w:t xml:space="preserve">и наименование предмета </w:t>
      </w:r>
      <w:r w:rsidR="0016112C" w:rsidRPr="00203244">
        <w:rPr>
          <w:rStyle w:val="af3"/>
        </w:rPr>
        <w:t>Договор</w:t>
      </w:r>
      <w:r w:rsidRPr="00203244">
        <w:rPr>
          <w:rStyle w:val="af3"/>
        </w:rPr>
        <w:t>а</w:t>
      </w:r>
      <w:r w:rsidRPr="00203244">
        <w:t>]</w:t>
      </w:r>
      <w:r w:rsidR="002263D9" w:rsidRPr="00203244">
        <w:t>.</w:t>
      </w:r>
    </w:p>
    <w:p w:rsidR="00B578FB" w:rsidRDefault="00B578FB" w:rsidP="00B578FB">
      <w:pPr>
        <w:pStyle w:val="afff"/>
      </w:pPr>
      <w:r w:rsidRPr="00203244">
        <w:t>Коммерческое предложение</w:t>
      </w:r>
      <w:ins w:id="2529" w:author="Rinat Gub" w:date="2022-12-06T13:44:00Z">
        <w:r w:rsidR="00737947">
          <w:rPr>
            <w:rStyle w:val="afc"/>
          </w:rPr>
          <w:footnoteReference w:id="8"/>
        </w:r>
      </w:ins>
    </w:p>
    <w:p w:rsidR="0078326C" w:rsidRPr="00027B63" w:rsidRDefault="0078326C" w:rsidP="0078326C">
      <w:pPr>
        <w:tabs>
          <w:tab w:val="clear" w:pos="1134"/>
        </w:tabs>
        <w:ind w:firstLine="0"/>
        <w:jc w:val="right"/>
        <w:rPr>
          <w:spacing w:val="-10"/>
        </w:rPr>
      </w:pPr>
      <w:r w:rsidRPr="00027B63">
        <w:rPr>
          <w:rStyle w:val="af3"/>
          <w:i w:val="0"/>
          <w:shd w:val="clear" w:color="auto" w:fill="FFFFFF" w:themeFill="background1"/>
        </w:rPr>
        <w:t>[</w:t>
      </w:r>
      <w:r w:rsidRPr="003926A5">
        <w:rPr>
          <w:rStyle w:val="af3"/>
        </w:rPr>
        <w:t xml:space="preserve">указать наименование </w:t>
      </w:r>
      <w:r w:rsidR="003926A5" w:rsidRPr="003926A5">
        <w:rPr>
          <w:rStyle w:val="af3"/>
        </w:rPr>
        <w:t>Организации</w:t>
      </w:r>
      <w:r w:rsidRPr="003926A5">
        <w:rPr>
          <w:rStyle w:val="af3"/>
        </w:rPr>
        <w:t xml:space="preserve">, </w:t>
      </w:r>
      <w:del w:id="2532" w:author="Rinat Gub" w:date="2022-12-06T13:44:00Z">
        <w:r w:rsidR="00DC3C3B" w:rsidRPr="000C325C">
          <w:rPr>
            <w:rStyle w:val="af3"/>
          </w:rPr>
          <w:delText>котор</w:delText>
        </w:r>
        <w:r w:rsidR="000C325C" w:rsidRPr="000C325C">
          <w:rPr>
            <w:rStyle w:val="af3"/>
          </w:rPr>
          <w:delText>ая</w:delText>
        </w:r>
      </w:del>
      <w:ins w:id="2533" w:author="Rinat Gub" w:date="2022-12-06T13:44:00Z">
        <w:r w:rsidRPr="003926A5">
          <w:rPr>
            <w:rStyle w:val="af3"/>
          </w:rPr>
          <w:t>который</w:t>
        </w:r>
      </w:ins>
      <w:r w:rsidRPr="003926A5">
        <w:rPr>
          <w:rStyle w:val="af3"/>
        </w:rPr>
        <w:t xml:space="preserve"> будет заключать договор или направлять Акцепт</w:t>
      </w:r>
      <w:r w:rsidRPr="00027B63">
        <w:rPr>
          <w:rStyle w:val="af3"/>
          <w:i w:val="0"/>
          <w:shd w:val="clear" w:color="auto" w:fill="FFFFFF" w:themeFill="background1"/>
        </w:rPr>
        <w:t>]</w:t>
      </w:r>
    </w:p>
    <w:p w:rsidR="0078326C" w:rsidRPr="00A124DC" w:rsidRDefault="0078326C" w:rsidP="0078326C">
      <w:pPr>
        <w:tabs>
          <w:tab w:val="clear" w:pos="1134"/>
        </w:tabs>
        <w:ind w:right="-1"/>
        <w:jc w:val="right"/>
        <w:rPr>
          <w:szCs w:val="24"/>
          <w:vertAlign w:val="superscript"/>
        </w:rPr>
      </w:pPr>
      <w:r w:rsidRPr="00A124DC">
        <w:rPr>
          <w:szCs w:val="24"/>
          <w:vertAlign w:val="superscript"/>
        </w:rPr>
        <w:t>(наименование организации)</w:t>
      </w:r>
    </w:p>
    <w:p w:rsidR="0078326C" w:rsidRDefault="0078326C" w:rsidP="0078326C">
      <w:pPr>
        <w:rPr>
          <w:moveTo w:id="2534" w:author="Rinat Gub" w:date="2022-12-06T13:44:00Z"/>
        </w:rPr>
        <w:pPrChange w:id="2535" w:author="Rinat Gub" w:date="2022-12-06T13:44:00Z">
          <w:pPr>
            <w:ind w:firstLine="0"/>
          </w:pPr>
        </w:pPrChange>
      </w:pPr>
      <w:moveToRangeStart w:id="2536" w:author="Rinat Gub" w:date="2022-12-06T13:44:00Z" w:name="move121226684"/>
    </w:p>
    <w:p w:rsidR="006D0BCB" w:rsidRDefault="00AF067A" w:rsidP="006D0BCB">
      <w:pPr>
        <w:ind w:firstLine="0"/>
        <w:rPr>
          <w:del w:id="2537" w:author="Rinat Gub" w:date="2022-12-06T13:44:00Z"/>
        </w:rPr>
      </w:pPr>
      <w:moveTo w:id="2538" w:author="Rinat Gub" w:date="2022-12-06T13:44:00Z">
        <w:r w:rsidRPr="00737362">
          <w:rPr>
            <w:b/>
            <w:i/>
            <w:highlight w:val="green"/>
            <w:rPrChange w:id="2539" w:author="Rinat Gub" w:date="2022-12-06T13:44:00Z">
              <w:rPr/>
            </w:rPrChange>
          </w:rPr>
          <w:t xml:space="preserve">Форма </w:t>
        </w:r>
      </w:moveTo>
      <w:moveToRangeEnd w:id="2536"/>
      <w:del w:id="2540" w:author="Rinat Gub" w:date="2022-12-06T13:44:00Z">
        <w:r w:rsidR="006D0BCB">
          <w:delText xml:space="preserve">Формат коммерческого предложения </w:delText>
        </w:r>
      </w:del>
    </w:p>
    <w:p w:rsidR="00386F1B" w:rsidRDefault="00386F1B" w:rsidP="006D0BCB">
      <w:pPr>
        <w:ind w:firstLine="0"/>
        <w:jc w:val="left"/>
        <w:rPr>
          <w:del w:id="2541" w:author="Rinat Gub" w:date="2022-12-06T13:44:00Z"/>
          <w:rStyle w:val="af3"/>
          <w:szCs w:val="22"/>
        </w:rPr>
      </w:pPr>
      <w:del w:id="2542" w:author="Rinat Gub" w:date="2022-12-06T13:44:00Z">
        <w:r w:rsidRPr="00386F1B">
          <w:rPr>
            <w:rStyle w:val="af3"/>
            <w:szCs w:val="22"/>
          </w:rPr>
          <w:delText>Выполнение работ по наружной очистке секций аппаратов воздушного охлаждения на действующих установках ООО «РН-БГПП» на 2023-2024 год №2000516387</w:delText>
        </w:r>
      </w:del>
    </w:p>
    <w:p w:rsidR="00AF067A" w:rsidRPr="0078326C" w:rsidRDefault="006D0BCB" w:rsidP="0078326C">
      <w:pPr>
        <w:rPr>
          <w:ins w:id="2543" w:author="Rinat Gub" w:date="2022-12-06T13:44:00Z"/>
        </w:rPr>
      </w:pPr>
      <w:del w:id="2544" w:author="Rinat Gub" w:date="2022-12-06T13:44:00Z">
        <w:r>
          <w:delText>представлен</w:delText>
        </w:r>
      </w:del>
      <w:ins w:id="2545" w:author="Rinat Gub" w:date="2022-12-06T13:44:00Z">
        <w:r w:rsidR="00AF067A" w:rsidRPr="00737362">
          <w:rPr>
            <w:b/>
            <w:i/>
            <w:highlight w:val="green"/>
          </w:rPr>
          <w:t>10 вложена</w:t>
        </w:r>
      </w:ins>
      <w:r w:rsidR="00AF067A" w:rsidRPr="00737362">
        <w:rPr>
          <w:b/>
          <w:i/>
          <w:highlight w:val="green"/>
          <w:rPrChange w:id="2546" w:author="Rinat Gub" w:date="2022-12-06T13:44:00Z">
            <w:rPr/>
          </w:rPrChange>
        </w:rPr>
        <w:t xml:space="preserve"> отдельным </w:t>
      </w:r>
      <w:del w:id="2547" w:author="Rinat Gub" w:date="2022-12-06T13:44:00Z">
        <w:r>
          <w:delText>томом к настоящей Документации (Приложение</w:delText>
        </w:r>
        <w:r w:rsidRPr="005706BE">
          <w:delText xml:space="preserve"> 1</w:delText>
        </w:r>
        <w:r>
          <w:delText xml:space="preserve"> к настоящей Документации</w:delText>
        </w:r>
        <w:r w:rsidRPr="005706BE">
          <w:delText xml:space="preserve"> </w:delText>
        </w:r>
        <w:r>
          <w:delText>–</w:delText>
        </w:r>
        <w:r w:rsidRPr="005706BE">
          <w:delText xml:space="preserve"> </w:delText>
        </w:r>
        <w:r>
          <w:delText>Форма ТКП «</w:delText>
        </w:r>
        <w:r w:rsidRPr="006D0BCB">
          <w:delText>Технико-коммерческое</w:delText>
        </w:r>
      </w:del>
      <w:ins w:id="2548" w:author="Rinat Gub" w:date="2022-12-06T13:44:00Z">
        <w:r w:rsidR="00AF067A" w:rsidRPr="00737362">
          <w:rPr>
            <w:b/>
            <w:i/>
            <w:highlight w:val="green"/>
          </w:rPr>
          <w:t>файлом документации</w:t>
        </w:r>
      </w:ins>
    </w:p>
    <w:p w:rsidR="00B578FB" w:rsidRPr="00203244" w:rsidRDefault="00B578FB" w:rsidP="00B578FB">
      <w:pPr>
        <w:rPr>
          <w:ins w:id="2549" w:author="Rinat Gub" w:date="2022-12-06T13:44:00Z"/>
        </w:rPr>
      </w:pPr>
    </w:p>
    <w:p w:rsidR="00F851EE" w:rsidRDefault="00F851EE" w:rsidP="00B61746">
      <w:pPr>
        <w:ind w:firstLine="0"/>
        <w:rPr>
          <w:ins w:id="2550" w:author="Rinat Gub" w:date="2022-12-06T13:44:00Z"/>
          <w:b/>
        </w:rPr>
      </w:pPr>
    </w:p>
    <w:p w:rsidR="00F851EE" w:rsidRDefault="00F851EE" w:rsidP="00F851EE">
      <w:pPr>
        <w:tabs>
          <w:tab w:val="clear" w:pos="1134"/>
        </w:tabs>
        <w:ind w:right="-1"/>
        <w:jc w:val="left"/>
        <w:rPr>
          <w:b/>
          <w:rPrChange w:id="2551" w:author="Rinat Gub" w:date="2022-12-06T13:44:00Z">
            <w:rPr/>
          </w:rPrChange>
        </w:rPr>
        <w:pPrChange w:id="2552" w:author="Rinat Gub" w:date="2022-12-06T13:44:00Z">
          <w:pPr>
            <w:ind w:firstLine="0"/>
            <w:jc w:val="left"/>
          </w:pPr>
        </w:pPrChange>
      </w:pPr>
      <w:ins w:id="2553" w:author="Rinat Gub" w:date="2022-12-06T13:44:00Z">
        <w:r w:rsidRPr="005C0103">
          <w:rPr>
            <w:b/>
          </w:rPr>
          <w:t>Примечание:</w:t>
        </w:r>
        <w:r w:rsidRPr="005C0103">
          <w:t xml:space="preserve"> </w:t>
        </w:r>
        <w:r w:rsidRPr="00AB643A">
          <w:t>Подгруженное ценовое</w:t>
        </w:r>
      </w:ins>
      <w:r w:rsidRPr="00AB643A">
        <w:t xml:space="preserve"> предложение</w:t>
      </w:r>
      <w:r>
        <w:t xml:space="preserve"> </w:t>
      </w:r>
      <w:del w:id="2554" w:author="Rinat Gub" w:date="2022-12-06T13:44:00Z">
        <w:r w:rsidR="006D0BCB" w:rsidRPr="006D0BCB">
          <w:delText>на выполнение работ</w:delText>
        </w:r>
        <w:r w:rsidR="006D0BCB">
          <w:delText>»).</w:delText>
        </w:r>
      </w:del>
      <w:ins w:id="2555" w:author="Rinat Gub" w:date="2022-12-06T13:44:00Z">
        <w:r>
          <w:rPr>
            <w:sz w:val="23"/>
            <w:szCs w:val="23"/>
          </w:rPr>
          <w:t>в отсканированном виде</w:t>
        </w:r>
        <w:r>
          <w:t xml:space="preserve"> по форме 10 «Коммерческое предложение» </w:t>
        </w:r>
        <w:r w:rsidRPr="00AB643A">
          <w:t xml:space="preserve"> </w:t>
        </w:r>
        <w:r w:rsidRPr="005C0103">
          <w:rPr>
            <w:b/>
            <w:highlight w:val="green"/>
          </w:rPr>
          <w:t xml:space="preserve">должно </w:t>
        </w:r>
        <w:r w:rsidRPr="005C0103">
          <w:rPr>
            <w:b/>
            <w:sz w:val="23"/>
            <w:szCs w:val="23"/>
            <w:highlight w:val="green"/>
          </w:rPr>
          <w:t>соответствовать поданному на ЭТП ценовому предложению</w:t>
        </w:r>
        <w:r w:rsidRPr="005C0103">
          <w:rPr>
            <w:b/>
            <w:highlight w:val="green"/>
          </w:rPr>
          <w:t>.</w:t>
        </w:r>
      </w:ins>
    </w:p>
    <w:p w:rsidR="00F851EE" w:rsidRPr="00B61746" w:rsidRDefault="00F851EE" w:rsidP="00B61746">
      <w:pPr>
        <w:ind w:firstLine="0"/>
        <w:rPr>
          <w:moveTo w:id="2556" w:author="Rinat Gub" w:date="2022-12-06T13:44:00Z"/>
        </w:rPr>
        <w:pPrChange w:id="2557" w:author="Rinat Gub" w:date="2022-12-06T13:44:00Z">
          <w:pPr/>
        </w:pPrChange>
      </w:pPr>
      <w:moveToRangeStart w:id="2558" w:author="Rinat Gub" w:date="2022-12-06T13:44:00Z" w:name="move121226681"/>
    </w:p>
    <w:p w:rsidR="00B578FB" w:rsidRPr="00203244" w:rsidRDefault="00B578FB" w:rsidP="00B578FB">
      <w:pPr>
        <w:keepNext/>
        <w:spacing w:before="120"/>
        <w:ind w:right="4845"/>
        <w:rPr>
          <w:moveTo w:id="2559" w:author="Rinat Gub" w:date="2022-12-06T13:44:00Z"/>
          <w:szCs w:val="24"/>
        </w:rPr>
      </w:pPr>
      <w:moveTo w:id="2560" w:author="Rinat Gub" w:date="2022-12-06T13:44:00Z">
        <w:r w:rsidRPr="00203244">
          <w:rPr>
            <w:szCs w:val="24"/>
          </w:rPr>
          <w:t>___________________________________</w:t>
        </w:r>
      </w:moveTo>
    </w:p>
    <w:p w:rsidR="00B578FB" w:rsidRPr="00203244" w:rsidRDefault="00B578FB" w:rsidP="00B578FB">
      <w:pPr>
        <w:keepNext/>
        <w:ind w:right="4845"/>
        <w:jc w:val="center"/>
        <w:rPr>
          <w:moveTo w:id="2561" w:author="Rinat Gub" w:date="2022-12-06T13:44:00Z"/>
          <w:szCs w:val="24"/>
          <w:vertAlign w:val="superscript"/>
        </w:rPr>
      </w:pPr>
      <w:moveTo w:id="2562" w:author="Rinat Gub" w:date="2022-12-06T13:44:00Z">
        <w:r w:rsidRPr="00203244">
          <w:rPr>
            <w:szCs w:val="24"/>
            <w:vertAlign w:val="superscript"/>
          </w:rPr>
          <w:t>(подпись, М.П.)</w:t>
        </w:r>
      </w:moveTo>
    </w:p>
    <w:p w:rsidR="00B578FB" w:rsidRPr="00203244" w:rsidRDefault="00B578FB" w:rsidP="00B578FB">
      <w:pPr>
        <w:keepNext/>
        <w:spacing w:before="120"/>
        <w:ind w:right="4845"/>
        <w:rPr>
          <w:moveTo w:id="2563" w:author="Rinat Gub" w:date="2022-12-06T13:44:00Z"/>
          <w:szCs w:val="24"/>
        </w:rPr>
      </w:pPr>
      <w:moveTo w:id="2564" w:author="Rinat Gub" w:date="2022-12-06T13:44:00Z">
        <w:r w:rsidRPr="00203244">
          <w:rPr>
            <w:szCs w:val="24"/>
          </w:rPr>
          <w:t>___</w:t>
        </w:r>
        <w:r w:rsidR="008D6551">
          <w:rPr>
            <w:szCs w:val="24"/>
          </w:rPr>
          <w:t>_______________________________</w:t>
        </w:r>
        <w:r w:rsidRPr="00203244">
          <w:rPr>
            <w:szCs w:val="24"/>
          </w:rPr>
          <w:t>_</w:t>
        </w:r>
      </w:moveTo>
    </w:p>
    <w:p w:rsidR="00B578FB" w:rsidRPr="00203244" w:rsidRDefault="00B578FB" w:rsidP="00B578FB">
      <w:pPr>
        <w:keepNext/>
        <w:ind w:right="4845"/>
        <w:jc w:val="center"/>
        <w:rPr>
          <w:moveTo w:id="2565" w:author="Rinat Gub" w:date="2022-12-06T13:44:00Z"/>
          <w:szCs w:val="24"/>
          <w:vertAlign w:val="superscript"/>
        </w:rPr>
      </w:pPr>
      <w:moveTo w:id="2566" w:author="Rinat Gub" w:date="2022-12-06T13:44:00Z">
        <w:r w:rsidRPr="00203244">
          <w:rPr>
            <w:szCs w:val="24"/>
            <w:vertAlign w:val="superscript"/>
          </w:rPr>
          <w:t>(фамилия, имя, отчество подписавшего, должность)</w:t>
        </w:r>
      </w:moveTo>
    </w:p>
    <w:p w:rsidR="00B578FB" w:rsidRPr="00203244" w:rsidRDefault="00B578FB" w:rsidP="00B578FB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2567" w:author="Rinat Gub" w:date="2022-12-06T13:44:00Z"/>
          <w:b/>
          <w:bCs/>
          <w:color w:val="000000"/>
          <w:spacing w:val="36"/>
          <w:szCs w:val="24"/>
        </w:rPr>
      </w:pPr>
      <w:moveTo w:id="2568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конец формы</w:t>
        </w:r>
      </w:moveTo>
    </w:p>
    <w:p w:rsidR="00C834B7" w:rsidRPr="00203244" w:rsidRDefault="00B578FB">
      <w:pPr>
        <w:ind w:firstLine="0"/>
        <w:rPr>
          <w:moveTo w:id="2569" w:author="Rinat Gub" w:date="2022-12-06T13:44:00Z"/>
        </w:rPr>
      </w:pPr>
      <w:moveTo w:id="2570" w:author="Rinat Gub" w:date="2022-12-06T13:44:00Z">
        <w:r w:rsidRPr="00203244">
          <w:rPr>
            <w:b/>
          </w:rPr>
          <w:t>Инструкция по заполнению</w:t>
        </w:r>
      </w:moveTo>
    </w:p>
    <w:moveToRangeEnd w:id="2558"/>
    <w:p w:rsidR="00B578FB" w:rsidRPr="00203244" w:rsidRDefault="00B578FB" w:rsidP="00B578FB">
      <w:pPr>
        <w:rPr>
          <w:del w:id="2571" w:author="Rinat Gub" w:date="2022-12-06T13:44:00Z"/>
        </w:rPr>
      </w:pPr>
    </w:p>
    <w:p w:rsidR="006D0BCB" w:rsidRDefault="006D0BCB" w:rsidP="00DC3C3B">
      <w:pPr>
        <w:ind w:firstLine="0"/>
        <w:rPr>
          <w:del w:id="2572" w:author="Rinat Gub" w:date="2022-12-06T13:44:00Z"/>
        </w:rPr>
      </w:pPr>
    </w:p>
    <w:p w:rsidR="006D0BCB" w:rsidRDefault="006D0BCB" w:rsidP="00DC3C3B">
      <w:pPr>
        <w:ind w:firstLine="0"/>
        <w:rPr>
          <w:del w:id="2573" w:author="Rinat Gub" w:date="2022-12-06T13:44:00Z"/>
        </w:rPr>
      </w:pPr>
    </w:p>
    <w:p w:rsidR="00DC3C3B" w:rsidRPr="00B61746" w:rsidRDefault="00DC3C3B" w:rsidP="00DC3C3B">
      <w:pPr>
        <w:ind w:firstLine="0"/>
        <w:rPr>
          <w:del w:id="2574" w:author="Rinat Gub" w:date="2022-12-06T13:44:00Z"/>
        </w:rPr>
      </w:pPr>
      <w:del w:id="2575" w:author="Rinat Gub" w:date="2022-12-06T13:44:00Z">
        <w:r w:rsidRPr="00203244">
          <w:delText>Настоящ</w:delText>
        </w:r>
        <w:r>
          <w:delText xml:space="preserve">ее предложение является </w:delText>
        </w:r>
        <w:r w:rsidRPr="00B61746">
          <w:rPr>
            <w:rStyle w:val="af3"/>
          </w:rPr>
          <w:delText>неделимым</w:delText>
        </w:r>
        <w:r>
          <w:delText xml:space="preserve"> и может быть принято только </w:delText>
        </w:r>
        <w:r w:rsidRPr="00B61746">
          <w:delText xml:space="preserve">в части </w:delText>
        </w:r>
        <w:r w:rsidRPr="00B61746">
          <w:rPr>
            <w:rStyle w:val="af3"/>
          </w:rPr>
          <w:delText>всех позиций</w:delText>
        </w:r>
      </w:del>
    </w:p>
    <w:p w:rsidR="00B578FB" w:rsidRPr="00203244" w:rsidRDefault="00B578FB" w:rsidP="00B578FB">
      <w:pPr>
        <w:rPr>
          <w:del w:id="2576" w:author="Rinat Gub" w:date="2022-12-06T13:44:00Z"/>
        </w:rPr>
      </w:pPr>
    </w:p>
    <w:p w:rsidR="00B578FB" w:rsidRPr="00203244" w:rsidRDefault="00B578FB" w:rsidP="00B578FB">
      <w:pPr>
        <w:rPr>
          <w:del w:id="2577" w:author="Rinat Gub" w:date="2022-12-06T13:44:00Z"/>
        </w:rPr>
      </w:pPr>
    </w:p>
    <w:p w:rsidR="00B578FB" w:rsidRPr="00203244" w:rsidRDefault="00B578FB" w:rsidP="00B578FB">
      <w:pPr>
        <w:keepNext/>
        <w:spacing w:before="120"/>
        <w:ind w:right="4845"/>
        <w:rPr>
          <w:del w:id="2578" w:author="Rinat Gub" w:date="2022-12-06T13:44:00Z"/>
          <w:szCs w:val="24"/>
        </w:rPr>
      </w:pPr>
      <w:del w:id="2579" w:author="Rinat Gub" w:date="2022-12-06T13:44:00Z">
        <w:r w:rsidRPr="00203244">
          <w:rPr>
            <w:szCs w:val="24"/>
          </w:rPr>
          <w:lastRenderedPageBreak/>
          <w:delText>___________________________________</w:delText>
        </w:r>
      </w:del>
    </w:p>
    <w:p w:rsidR="00B578FB" w:rsidRPr="00203244" w:rsidRDefault="00B578FB" w:rsidP="00B578FB">
      <w:pPr>
        <w:keepNext/>
        <w:ind w:right="4845"/>
        <w:jc w:val="center"/>
        <w:rPr>
          <w:del w:id="2580" w:author="Rinat Gub" w:date="2022-12-06T13:44:00Z"/>
          <w:szCs w:val="24"/>
          <w:vertAlign w:val="superscript"/>
        </w:rPr>
      </w:pPr>
      <w:del w:id="2581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B578FB">
      <w:pPr>
        <w:keepNext/>
        <w:spacing w:before="120"/>
        <w:ind w:right="4845"/>
        <w:rPr>
          <w:del w:id="2582" w:author="Rinat Gub" w:date="2022-12-06T13:44:00Z"/>
          <w:szCs w:val="24"/>
        </w:rPr>
      </w:pPr>
      <w:del w:id="2583" w:author="Rinat Gub" w:date="2022-12-06T13:44:00Z">
        <w:r w:rsidRPr="00203244">
          <w:rPr>
            <w:szCs w:val="24"/>
          </w:rPr>
          <w:delText>____________________________________</w:delText>
        </w:r>
      </w:del>
    </w:p>
    <w:p w:rsidR="00F851EE" w:rsidRPr="00203244" w:rsidRDefault="00B578FB" w:rsidP="00F851EE">
      <w:pPr>
        <w:spacing w:before="120"/>
        <w:ind w:firstLine="0"/>
        <w:jc w:val="left"/>
        <w:rPr>
          <w:moveFrom w:id="2584" w:author="Rinat Gub" w:date="2022-12-06T13:44:00Z"/>
          <w:rPrChange w:id="2585" w:author="Rinat Gub" w:date="2022-12-06T13:44:00Z">
            <w:rPr>
              <w:moveFrom w:id="2586" w:author="Rinat Gub" w:date="2022-12-06T13:44:00Z"/>
              <w:vertAlign w:val="superscript"/>
            </w:rPr>
          </w:rPrChange>
        </w:rPr>
        <w:pPrChange w:id="2587" w:author="Rinat Gub" w:date="2022-12-06T13:44:00Z">
          <w:pPr>
            <w:keepNext/>
            <w:ind w:right="4845"/>
            <w:jc w:val="center"/>
          </w:pPr>
        </w:pPrChange>
      </w:pPr>
      <w:del w:id="2588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  <w:moveFromRangeStart w:id="2589" w:author="Rinat Gub" w:date="2022-12-06T13:44:00Z" w:name="move121226685"/>
    </w:p>
    <w:p w:rsidR="00F851EE" w:rsidRPr="00203244" w:rsidRDefault="00F851EE" w:rsidP="00F851E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2590" w:author="Rinat Gub" w:date="2022-12-06T13:44:00Z"/>
          <w:b/>
          <w:bCs/>
          <w:color w:val="000000"/>
          <w:spacing w:val="36"/>
          <w:szCs w:val="24"/>
        </w:rPr>
      </w:pPr>
      <w:moveFrom w:id="2591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конец формы</w:t>
        </w:r>
      </w:moveFrom>
    </w:p>
    <w:p w:rsidR="00F851EE" w:rsidRPr="00FC6168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moveFrom w:id="2592" w:author="Rinat Gub" w:date="2022-12-06T13:44:00Z"/>
          <w:sz w:val="22"/>
          <w:rPrChange w:id="2593" w:author="Rinat Gub" w:date="2022-12-06T13:44:00Z">
            <w:rPr>
              <w:moveFrom w:id="2594" w:author="Rinat Gub" w:date="2022-12-06T13:44:00Z"/>
              <w:b/>
            </w:rPr>
          </w:rPrChange>
        </w:rPr>
        <w:pPrChange w:id="2595" w:author="Rinat Gub" w:date="2022-12-06T13:44:00Z">
          <w:pPr>
            <w:ind w:firstLine="0"/>
          </w:pPr>
        </w:pPrChange>
      </w:pPr>
    </w:p>
    <w:moveFromRangeEnd w:id="2589"/>
    <w:p w:rsidR="00901A4B" w:rsidRPr="00203244" w:rsidRDefault="00901A4B" w:rsidP="00901A4B">
      <w:pPr>
        <w:ind w:firstLine="0"/>
        <w:rPr>
          <w:del w:id="2596" w:author="Rinat Gub" w:date="2022-12-06T13:44:00Z"/>
        </w:rPr>
      </w:pPr>
      <w:del w:id="2597" w:author="Rinat Gub" w:date="2022-12-06T13:44:00Z">
        <w:r w:rsidRPr="00203244">
          <w:rPr>
            <w:b/>
          </w:rPr>
          <w:delText>Инструкция по заполнению</w:delText>
        </w:r>
      </w:del>
    </w:p>
    <w:p w:rsidR="00D969E6" w:rsidRPr="00203244" w:rsidRDefault="00A17A94" w:rsidP="00013B69">
      <w:pPr>
        <w:pStyle w:val="afa"/>
        <w:numPr>
          <w:ilvl w:val="0"/>
          <w:numId w:val="26"/>
        </w:numPr>
        <w:ind w:left="284"/>
        <w:pPrChange w:id="2598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r w:rsidRPr="00203244">
        <w:t>Форма включается в коммерческую часть заявки.</w:t>
      </w:r>
    </w:p>
    <w:p w:rsidR="00C834B7" w:rsidRPr="00203244" w:rsidRDefault="00D969E6" w:rsidP="00013B69">
      <w:pPr>
        <w:pStyle w:val="afa"/>
        <w:numPr>
          <w:ilvl w:val="0"/>
          <w:numId w:val="26"/>
        </w:numPr>
        <w:ind w:left="284"/>
        <w:pPrChange w:id="2599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031051" w:rsidP="00013B69">
      <w:pPr>
        <w:pStyle w:val="afa"/>
        <w:numPr>
          <w:ilvl w:val="0"/>
          <w:numId w:val="26"/>
        </w:numPr>
        <w:ind w:left="284"/>
        <w:pPrChange w:id="2600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r w:rsidRPr="00203244">
        <w:t xml:space="preserve">Приведенные в данном коммерческом предложении условия </w:t>
      </w:r>
      <w:del w:id="2601" w:author="Rinat Gub" w:date="2022-12-06T13:44:00Z">
        <w:r w:rsidR="00901A4B" w:rsidRPr="00203244">
          <w:delText>выполнения работ</w:delText>
        </w:r>
      </w:del>
      <w:ins w:id="2602" w:author="Rinat Gub" w:date="2022-12-06T13:44:00Z">
        <w:r w:rsidR="00901A4B" w:rsidRPr="00203244">
          <w:t>поставки товара</w:t>
        </w:r>
      </w:ins>
      <w:r w:rsidRPr="00203244">
        <w:t xml:space="preserve"> будут включены в </w:t>
      </w:r>
      <w:r w:rsidR="0016112C" w:rsidRPr="00203244">
        <w:t>Договор</w:t>
      </w:r>
      <w:r w:rsidRPr="00203244">
        <w:t>, заключаемый по результатам закупки.</w:t>
      </w:r>
    </w:p>
    <w:p w:rsidR="00B578FB" w:rsidRPr="00203244" w:rsidRDefault="001B2C34" w:rsidP="00013B69">
      <w:pPr>
        <w:pStyle w:val="afa"/>
        <w:numPr>
          <w:ilvl w:val="0"/>
          <w:numId w:val="26"/>
        </w:numPr>
        <w:ind w:left="284"/>
        <w:rPr>
          <w:moveTo w:id="2603" w:author="Rinat Gub" w:date="2022-12-06T13:44:00Z"/>
          <w:szCs w:val="22"/>
        </w:rPr>
        <w:pPrChange w:id="2604" w:author="Rinat Gub" w:date="2022-12-06T13:44:00Z">
          <w:pPr>
            <w:pStyle w:val="afa"/>
            <w:numPr>
              <w:numId w:val="47"/>
            </w:numPr>
            <w:tabs>
              <w:tab w:val="clear" w:pos="1134"/>
            </w:tabs>
            <w:ind w:left="360" w:hanging="360"/>
            <w:jc w:val="both"/>
          </w:pPr>
        </w:pPrChange>
      </w:pPr>
      <w:ins w:id="2605" w:author="Rinat Gub" w:date="2022-12-06T13:44:00Z">
        <w:r>
          <w:t>В случае подачи на бумажном носителе</w:t>
        </w:r>
        <w:r w:rsidRPr="00203244">
          <w:t xml:space="preserve"> </w:t>
        </w:r>
      </w:ins>
      <w:moveToRangeStart w:id="2606" w:author="Rinat Gub" w:date="2022-12-06T13:44:00Z" w:name="move121226682"/>
      <w:moveTo w:id="2607" w:author="Rinat Gub" w:date="2022-12-06T13:44:00Z">
        <w:r>
          <w:t>ф</w:t>
        </w:r>
        <w:r w:rsidR="00B578FB" w:rsidRPr="00203244">
          <w:t xml:space="preserve">орма должна быть подписана и </w:t>
        </w:r>
        <w:r w:rsidR="00693DAC" w:rsidRPr="00203244">
          <w:t xml:space="preserve">скреплена оттиском печати </w:t>
        </w:r>
        <w:r w:rsidR="00693DAC">
          <w:t>(при наличии)</w:t>
        </w:r>
        <w:r w:rsidR="00693DAC" w:rsidRPr="00203244">
          <w:t>.</w:t>
        </w:r>
      </w:moveTo>
    </w:p>
    <w:p w:rsidR="00C834B7" w:rsidRPr="00203244" w:rsidRDefault="00B2382D" w:rsidP="00013B69">
      <w:pPr>
        <w:pStyle w:val="afa"/>
        <w:numPr>
          <w:ilvl w:val="0"/>
          <w:numId w:val="26"/>
        </w:numPr>
        <w:ind w:left="284"/>
        <w:rPr>
          <w:moveTo w:id="2608" w:author="Rinat Gub" w:date="2022-12-06T13:44:00Z"/>
        </w:rPr>
        <w:pPrChange w:id="2609" w:author="Rinat Gub" w:date="2022-12-06T13:44:00Z">
          <w:pPr>
            <w:pStyle w:val="afa"/>
            <w:numPr>
              <w:numId w:val="47"/>
            </w:numPr>
            <w:tabs>
              <w:tab w:val="clear" w:pos="1134"/>
            </w:tabs>
            <w:ind w:left="360" w:hanging="360"/>
            <w:jc w:val="both"/>
          </w:pPr>
        </w:pPrChange>
      </w:pPr>
      <w:moveTo w:id="2610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To>
    </w:p>
    <w:p w:rsidR="00B578FB" w:rsidRPr="00203244" w:rsidRDefault="00800DE6" w:rsidP="00A95F45">
      <w:pPr>
        <w:pStyle w:val="afa"/>
        <w:numPr>
          <w:ilvl w:val="0"/>
          <w:numId w:val="27"/>
        </w:numPr>
        <w:ind w:left="284"/>
        <w:jc w:val="both"/>
        <w:rPr>
          <w:moveFrom w:id="2611" w:author="Rinat Gub" w:date="2022-12-06T13:44:00Z"/>
          <w:szCs w:val="22"/>
        </w:rPr>
        <w:pPrChange w:id="2612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bookmarkStart w:id="2613" w:name="_Ref391415720"/>
      <w:bookmarkStart w:id="2614" w:name="_Toc392487703"/>
      <w:bookmarkStart w:id="2615" w:name="_Toc392489407"/>
      <w:moveFromRangeStart w:id="2616" w:author="Rinat Gub" w:date="2022-12-06T13:44:00Z" w:name="move121226686"/>
      <w:moveToRangeEnd w:id="2606"/>
      <w:moveFrom w:id="2617" w:author="Rinat Gub" w:date="2022-12-06T13:44:00Z">
        <w:r w:rsidRPr="00203244">
          <w:t>Форма</w:t>
        </w:r>
        <w:r w:rsidR="00B578FB" w:rsidRPr="00203244">
          <w:t xml:space="preserve"> долж</w:t>
        </w:r>
        <w:r w:rsidRPr="00203244">
          <w:t>на</w:t>
        </w:r>
        <w:r w:rsidR="00B578FB" w:rsidRPr="00203244">
          <w:t xml:space="preserve"> быть подписан</w:t>
        </w:r>
        <w:r w:rsidRPr="00203244">
          <w:t>а</w:t>
        </w:r>
        <w:r w:rsidR="00B578FB" w:rsidRPr="00203244">
          <w:t xml:space="preserve"> и </w:t>
        </w:r>
        <w:r w:rsidR="00693DAC" w:rsidRPr="00203244">
          <w:t xml:space="preserve">скреплена оттиском печати </w:t>
        </w:r>
        <w:r w:rsidR="00693DAC">
          <w:t>(при наличии)</w:t>
        </w:r>
        <w:r w:rsidR="00693DAC" w:rsidRPr="00203244">
          <w:t>.</w:t>
        </w:r>
      </w:moveFrom>
    </w:p>
    <w:p w:rsidR="00C834B7" w:rsidRDefault="005B3DC6" w:rsidP="00A95F45">
      <w:pPr>
        <w:pStyle w:val="afa"/>
        <w:numPr>
          <w:ilvl w:val="0"/>
          <w:numId w:val="27"/>
        </w:numPr>
        <w:ind w:left="284"/>
        <w:jc w:val="both"/>
        <w:rPr>
          <w:moveFrom w:id="2618" w:author="Rinat Gub" w:date="2022-12-06T13:44:00Z"/>
        </w:rPr>
        <w:pPrChange w:id="2619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moveFrom w:id="2620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From>
    </w:p>
    <w:moveFromRangeEnd w:id="2616"/>
    <w:p w:rsidR="00482E65" w:rsidRDefault="00482E65" w:rsidP="008D033A">
      <w:pPr>
        <w:pStyle w:val="-32"/>
        <w:sectPr w:rsidR="00482E65" w:rsidSect="00694DD2">
          <w:headerReference w:type="even" r:id="rId52"/>
          <w:headerReference w:type="default" r:id="rId53"/>
          <w:headerReference w:type="first" r:id="rId54"/>
          <w:footnotePr>
            <w:numRestart w:val="eachSect"/>
          </w:footnotePr>
          <w:pgSz w:w="11906" w:h="16838" w:code="9"/>
          <w:pgMar w:top="510" w:right="1021" w:bottom="567" w:left="1247" w:header="737" w:footer="680" w:gutter="0"/>
          <w:cols w:space="708"/>
          <w:docGrid w:linePitch="360"/>
          <w:sectPrChange w:id="2629" w:author="Rinat Gub" w:date="2022-12-06T13:44:00Z">
            <w:sectPr w:rsidR="00482E65" w:rsidSect="00694DD2">
              <w:footnotePr>
                <w:numRestart w:val="continuous"/>
              </w:footnotePr>
              <w:pgMar w:top="510" w:right="1021" w:bottom="567" w:left="1247" w:header="737" w:footer="680" w:gutter="0"/>
            </w:sectPr>
          </w:sectPrChange>
        </w:sectPr>
        <w:pPrChange w:id="2630" w:author="Rinat Gub" w:date="2022-12-06T13:44:00Z">
          <w:pPr>
            <w:pBdr>
              <w:bottom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</w:p>
    <w:p w:rsidR="00625DAC" w:rsidRDefault="00B578FB" w:rsidP="008D033A">
      <w:pPr>
        <w:pStyle w:val="-32"/>
        <w:rPr>
          <w:del w:id="2631" w:author="Rinat Gub" w:date="2022-12-06T13:44:00Z"/>
        </w:rPr>
      </w:pPr>
      <w:bookmarkStart w:id="2632" w:name="_Ref391415756"/>
      <w:bookmarkStart w:id="2633" w:name="_Toc392487719"/>
      <w:bookmarkStart w:id="2634" w:name="_Toc392489423"/>
      <w:del w:id="2635" w:author="Rinat Gub" w:date="2022-12-06T13:44:00Z">
        <w:r w:rsidRPr="00203244">
          <w:lastRenderedPageBreak/>
          <w:delText>Коммерческо</w:delText>
        </w:r>
        <w:r w:rsidR="00901A4B" w:rsidRPr="00203244">
          <w:delText>е</w:delText>
        </w:r>
        <w:r w:rsidRPr="00203244">
          <w:delText xml:space="preserve"> </w:delText>
        </w:r>
        <w:r w:rsidR="00901A4B" w:rsidRPr="00203244">
          <w:delText xml:space="preserve">предложение </w:delText>
        </w:r>
        <w:r w:rsidR="0027468F" w:rsidRPr="00203244">
          <w:delText>на выполнение</w:delText>
        </w:r>
        <w:r w:rsidRPr="00203244">
          <w:delText xml:space="preserve"> </w:delText>
        </w:r>
        <w:bookmarkEnd w:id="2632"/>
        <w:bookmarkEnd w:id="2633"/>
        <w:bookmarkEnd w:id="2634"/>
        <w:r w:rsidR="004A28FA" w:rsidRPr="00203244">
          <w:delText>работ</w:delText>
        </w:r>
        <w:r w:rsidR="005B57DE">
          <w:delText xml:space="preserve"> (ресурсный метод)</w:delText>
        </w:r>
      </w:del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From w:id="2636" w:author="Rinat Gub" w:date="2022-12-06T13:44:00Z"/>
          <w:b/>
          <w:bCs/>
          <w:color w:val="000000"/>
          <w:spacing w:val="36"/>
          <w:szCs w:val="24"/>
        </w:rPr>
      </w:pPr>
      <w:moveFromRangeStart w:id="2637" w:author="Rinat Gub" w:date="2022-12-06T13:44:00Z" w:name="move121226687"/>
      <w:moveFrom w:id="2638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</w:p>
    <w:moveFromRangeEnd w:id="2637"/>
    <w:p w:rsidR="00625DAC" w:rsidRDefault="00CA3085" w:rsidP="008D033A">
      <w:pPr>
        <w:pStyle w:val="-32"/>
        <w:pPrChange w:id="2639" w:author="Rinat Gub" w:date="2022-12-06T13:44:00Z">
          <w:pPr>
            <w:ind w:firstLine="0"/>
          </w:pPr>
        </w:pPrChange>
      </w:pPr>
      <w:del w:id="2640" w:author="Rinat Gub" w:date="2022-12-06T13:44:00Z">
        <w:r w:rsidRPr="00203244">
          <w:delText>Форма 10</w:delText>
        </w:r>
        <w:r w:rsidR="00A33EF4" w:rsidRPr="00203244">
          <w:delText>а</w:delText>
        </w:r>
        <w:r w:rsidR="007776A2">
          <w:rPr>
            <w:rStyle w:val="afc"/>
          </w:rPr>
          <w:footnoteReference w:id="9"/>
        </w:r>
        <w:r w:rsidR="005A0964">
          <w:delText xml:space="preserve"> (</w:delText>
        </w:r>
      </w:del>
      <w:ins w:id="2643" w:author="Rinat Gub" w:date="2022-12-06T13:44:00Z">
        <w:r w:rsidR="00B578FB" w:rsidRPr="00203244">
          <w:t>План распределения объемов поставки товаров коллективн</w:t>
        </w:r>
        <w:r w:rsidR="00270C94" w:rsidRPr="00203244">
          <w:t>ым</w:t>
        </w:r>
        <w:r w:rsidR="00B578FB" w:rsidRPr="00203244">
          <w:t xml:space="preserve"> </w:t>
        </w:r>
        <w:r w:rsidR="003127FF" w:rsidRPr="00203244">
          <w:t>Участник</w:t>
        </w:r>
        <w:r w:rsidR="00270C94" w:rsidRPr="00203244">
          <w:t>ом</w:t>
        </w:r>
        <w:bookmarkEnd w:id="2613"/>
        <w:bookmarkEnd w:id="2614"/>
        <w:bookmarkEnd w:id="2615"/>
        <w:r w:rsidR="00B578FB" w:rsidRPr="00203244">
          <w:t xml:space="preserve"> </w:t>
        </w:r>
        <w:r w:rsidR="004C764D" w:rsidRPr="00203244">
          <w:t>закупки</w:t>
        </w:r>
        <w:r w:rsidR="00F851EE">
          <w:t xml:space="preserve"> </w:t>
        </w:r>
        <w:r w:rsidR="00F851EE" w:rsidRPr="00161A76">
          <w:rPr>
            <w:rStyle w:val="af3"/>
            <w:highlight w:val="red"/>
          </w:rPr>
          <w:t>«</w:t>
        </w:r>
      </w:ins>
      <w:r w:rsidR="00F851EE" w:rsidRPr="00161A76">
        <w:rPr>
          <w:rStyle w:val="af3"/>
          <w:highlight w:val="red"/>
          <w:rPrChange w:id="2644" w:author="Rinat Gub" w:date="2022-12-06T13:44:00Z">
            <w:rPr/>
          </w:rPrChange>
        </w:rPr>
        <w:t>Форма не используется</w:t>
      </w:r>
      <w:del w:id="2645" w:author="Rinat Gub" w:date="2022-12-06T13:44:00Z">
        <w:r w:rsidR="005A0964">
          <w:delText>)</w:delText>
        </w:r>
      </w:del>
      <w:ins w:id="2646" w:author="Rinat Gub" w:date="2022-12-06T13:44:00Z">
        <w:r w:rsidR="00F851EE" w:rsidRPr="00161A76">
          <w:rPr>
            <w:rStyle w:val="af3"/>
            <w:highlight w:val="red"/>
          </w:rPr>
          <w:t>»</w:t>
        </w:r>
      </w:ins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To w:id="2647" w:author="Rinat Gub" w:date="2022-12-06T13:44:00Z"/>
          <w:b/>
          <w:bCs/>
          <w:color w:val="000000"/>
          <w:spacing w:val="36"/>
          <w:szCs w:val="24"/>
        </w:rPr>
      </w:pPr>
      <w:moveToRangeStart w:id="2648" w:author="Rinat Gub" w:date="2022-12-06T13:44:00Z" w:name="move121226687"/>
      <w:moveTo w:id="2649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</w:p>
    <w:moveToRangeEnd w:id="2648"/>
    <w:p w:rsidR="00B578FB" w:rsidRPr="00203244" w:rsidRDefault="00CA3085" w:rsidP="00B578FB">
      <w:pPr>
        <w:spacing w:before="120"/>
        <w:ind w:firstLine="0"/>
        <w:jc w:val="left"/>
        <w:rPr>
          <w:ins w:id="2650" w:author="Rinat Gub" w:date="2022-12-06T13:44:00Z"/>
        </w:rPr>
      </w:pPr>
      <w:ins w:id="2651" w:author="Rinat Gub" w:date="2022-12-06T13:44:00Z">
        <w:r w:rsidRPr="00203244">
          <w:t xml:space="preserve">Форма </w:t>
        </w:r>
        <w:r w:rsidR="00324D06" w:rsidRPr="00203244">
          <w:t>1</w:t>
        </w:r>
        <w:r w:rsidR="00F1005B" w:rsidRPr="00203244">
          <w:t>1</w:t>
        </w:r>
      </w:ins>
    </w:p>
    <w:p w:rsidR="00B578FB" w:rsidRPr="00203244" w:rsidRDefault="00B578FB" w:rsidP="00B578FB">
      <w:pPr>
        <w:rPr>
          <w:rPrChange w:id="2652" w:author="Rinat Gub" w:date="2022-12-06T13:44:00Z">
            <w:rPr>
              <w:sz w:val="22"/>
            </w:rPr>
          </w:rPrChange>
        </w:rPr>
      </w:pPr>
    </w:p>
    <w:p w:rsidR="00075F3C" w:rsidRPr="00203244" w:rsidRDefault="00075F3C" w:rsidP="00075F3C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075F3C" w:rsidRPr="00203244" w:rsidRDefault="00075F3C" w:rsidP="00075F3C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075F3C" w:rsidRPr="00203244" w:rsidRDefault="00075F3C" w:rsidP="00075F3C">
      <w:pPr>
        <w:ind w:firstLine="0"/>
      </w:pPr>
      <w:r w:rsidRPr="00203244">
        <w:t xml:space="preserve">Номер </w:t>
      </w:r>
      <w:r w:rsidR="00013696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>а</w:t>
      </w:r>
      <w:del w:id="2653" w:author="Rinat Gub" w:date="2022-12-06T13:44:00Z">
        <w:r w:rsidRPr="00203244">
          <w:delText xml:space="preserve"> </w:delText>
        </w:r>
        <w:r w:rsidRPr="00714352">
          <w:rPr>
            <w:i/>
          </w:rPr>
          <w:delText xml:space="preserve">: </w:delText>
        </w:r>
        <w:r w:rsidR="00B24026">
          <w:rPr>
            <w:i/>
            <w:iCs/>
            <w:color w:val="333399"/>
            <w:szCs w:val="22"/>
          </w:rPr>
          <w:delText>(</w:delText>
        </w:r>
      </w:del>
      <w:ins w:id="2654" w:author="Rinat Gub" w:date="2022-12-06T13:44:00Z">
        <w:r w:rsidRPr="00203244">
          <w:t xml:space="preserve">: </w:t>
        </w:r>
        <w:r w:rsidR="005D4AF8" w:rsidRPr="00203244">
          <w:rPr>
            <w:rStyle w:val="af3"/>
            <w:i w:val="0"/>
            <w:shd w:val="clear" w:color="auto" w:fill="FFFFFF" w:themeFill="background1"/>
          </w:rPr>
          <w:t>[</w:t>
        </w:r>
      </w:ins>
      <w:r w:rsidRPr="00203244">
        <w:rPr>
          <w:rStyle w:val="af3"/>
          <w:rPrChange w:id="2655" w:author="Rinat Gub" w:date="2022-12-06T13:44:00Z">
            <w:rPr>
              <w:color w:val="333399"/>
            </w:rPr>
          </w:rPrChange>
        </w:rPr>
        <w:t xml:space="preserve">указать номер </w:t>
      </w:r>
      <w:del w:id="2656" w:author="Rinat Gub" w:date="2022-12-06T13:44:00Z">
        <w:r w:rsidR="005B57DE" w:rsidRPr="00714352">
          <w:rPr>
            <w:iCs/>
            <w:color w:val="333399"/>
            <w:szCs w:val="22"/>
          </w:rPr>
          <w:delText xml:space="preserve">лота </w:delText>
        </w:r>
      </w:del>
      <w:r w:rsidRPr="00203244">
        <w:rPr>
          <w:rStyle w:val="af3"/>
          <w:rPrChange w:id="2657" w:author="Rinat Gub" w:date="2022-12-06T13:44:00Z">
            <w:rPr>
              <w:color w:val="333399"/>
            </w:rPr>
          </w:rPrChange>
        </w:rPr>
        <w:t xml:space="preserve">и наименование предмета </w:t>
      </w:r>
      <w:r w:rsidR="0016112C" w:rsidRPr="00203244">
        <w:rPr>
          <w:rStyle w:val="af3"/>
          <w:rPrChange w:id="2658" w:author="Rinat Gub" w:date="2022-12-06T13:44:00Z">
            <w:rPr>
              <w:color w:val="333399"/>
            </w:rPr>
          </w:rPrChange>
        </w:rPr>
        <w:t>Договор</w:t>
      </w:r>
      <w:r w:rsidRPr="00203244">
        <w:rPr>
          <w:rStyle w:val="af3"/>
          <w:rPrChange w:id="2659" w:author="Rinat Gub" w:date="2022-12-06T13:44:00Z">
            <w:rPr>
              <w:color w:val="333399"/>
            </w:rPr>
          </w:rPrChange>
        </w:rPr>
        <w:t>а</w:t>
      </w:r>
      <w:del w:id="2660" w:author="Rinat Gub" w:date="2022-12-06T13:44:00Z">
        <w:r w:rsidR="00B24026">
          <w:rPr>
            <w:i/>
            <w:iCs/>
            <w:color w:val="333399"/>
            <w:szCs w:val="22"/>
          </w:rPr>
          <w:delText>)</w:delText>
        </w:r>
        <w:r w:rsidR="009221CA" w:rsidRPr="00714352">
          <w:rPr>
            <w:i/>
            <w:iCs/>
            <w:color w:val="333399"/>
            <w:szCs w:val="22"/>
          </w:rPr>
          <w:delText>.</w:delText>
        </w:r>
      </w:del>
      <w:ins w:id="2661" w:author="Rinat Gub" w:date="2022-12-06T13:44:00Z">
        <w:r w:rsidRPr="00203244">
          <w:t>]</w:t>
        </w:r>
        <w:r w:rsidR="002263D9" w:rsidRPr="00203244">
          <w:t>.</w:t>
        </w:r>
      </w:ins>
    </w:p>
    <w:p w:rsidR="00B578FB" w:rsidRDefault="00B578FB" w:rsidP="00B578FB">
      <w:pPr>
        <w:pStyle w:val="afff"/>
        <w:rPr>
          <w:del w:id="2662" w:author="Rinat Gub" w:date="2022-12-06T13:44:00Z"/>
        </w:rPr>
      </w:pPr>
      <w:del w:id="2663" w:author="Rinat Gub" w:date="2022-12-06T13:44:00Z">
        <w:r w:rsidRPr="00203244">
          <w:delText>Коммерческое предложение (ресурсный метод)</w:delText>
        </w:r>
      </w:del>
    </w:p>
    <w:p w:rsidR="005D68B0" w:rsidRPr="00027B63" w:rsidRDefault="005D68B0" w:rsidP="005D68B0">
      <w:pPr>
        <w:tabs>
          <w:tab w:val="clear" w:pos="1134"/>
        </w:tabs>
        <w:ind w:firstLine="0"/>
        <w:jc w:val="right"/>
        <w:rPr>
          <w:del w:id="2664" w:author="Rinat Gub" w:date="2022-12-06T13:44:00Z"/>
          <w:spacing w:val="-10"/>
        </w:rPr>
      </w:pPr>
      <w:del w:id="2665" w:author="Rinat Gub" w:date="2022-12-06T13:44:00Z">
        <w:r w:rsidRPr="00027B63">
          <w:rPr>
            <w:rStyle w:val="af3"/>
            <w:i w:val="0"/>
            <w:shd w:val="clear" w:color="auto" w:fill="FFFFFF" w:themeFill="background1"/>
          </w:rPr>
          <w:delText>[</w:delText>
        </w:r>
        <w:r w:rsidRPr="000C325C">
          <w:rPr>
            <w:rStyle w:val="af3"/>
            <w:bCs/>
            <w:iCs/>
          </w:rPr>
          <w:delText>указать наименование Заказчика, который будет заключать договор или направлять Акцепт</w:delText>
        </w:r>
        <w:r w:rsidRPr="00027B63">
          <w:rPr>
            <w:rStyle w:val="af3"/>
            <w:i w:val="0"/>
            <w:shd w:val="clear" w:color="auto" w:fill="FFFFFF" w:themeFill="background1"/>
          </w:rPr>
          <w:delText>]</w:delText>
        </w:r>
      </w:del>
    </w:p>
    <w:p w:rsidR="005D68B0" w:rsidRPr="00A124DC" w:rsidRDefault="005D68B0" w:rsidP="005D68B0">
      <w:pPr>
        <w:tabs>
          <w:tab w:val="clear" w:pos="1134"/>
        </w:tabs>
        <w:ind w:right="-1"/>
        <w:jc w:val="right"/>
        <w:rPr>
          <w:del w:id="2666" w:author="Rinat Gub" w:date="2022-12-06T13:44:00Z"/>
          <w:szCs w:val="24"/>
          <w:vertAlign w:val="superscript"/>
        </w:rPr>
      </w:pPr>
      <w:del w:id="2667" w:author="Rinat Gub" w:date="2022-12-06T13:44:00Z">
        <w:r w:rsidRPr="00A124DC">
          <w:rPr>
            <w:szCs w:val="24"/>
            <w:vertAlign w:val="superscript"/>
          </w:rPr>
          <w:delText>(наименование организации)</w:delText>
        </w:r>
      </w:del>
    </w:p>
    <w:p w:rsidR="005D68B0" w:rsidRPr="006D0D79" w:rsidRDefault="005D68B0" w:rsidP="005D68B0">
      <w:pPr>
        <w:rPr>
          <w:del w:id="2668" w:author="Rinat Gub" w:date="2022-12-06T13:44:00Z"/>
          <w:sz w:val="22"/>
          <w:szCs w:val="22"/>
        </w:rPr>
      </w:pPr>
    </w:p>
    <w:p w:rsidR="00C834B7" w:rsidRDefault="00B578FB">
      <w:pPr>
        <w:ind w:firstLine="0"/>
        <w:rPr>
          <w:del w:id="2669" w:author="Rinat Gub" w:date="2022-12-06T13:44:00Z"/>
        </w:rPr>
      </w:pPr>
      <w:del w:id="2670" w:author="Rinat Gub" w:date="2022-12-06T13:44:00Z">
        <w:r w:rsidRPr="00203244">
          <w:delText>[</w:delText>
        </w:r>
        <w:r w:rsidRPr="00203244">
          <w:rPr>
            <w:rStyle w:val="af3"/>
            <w:bCs/>
            <w:iCs/>
          </w:rPr>
          <w:delText>Форма применяется при ресурсном методе определения цены предмета закупки; при этом форма коммерческого предложения (базисно-индексный метод) исключается</w:delText>
        </w:r>
        <w:r w:rsidRPr="00203244">
          <w:delText>]</w:delText>
        </w:r>
        <w:r w:rsidR="009221CA" w:rsidRPr="00203244">
          <w:delText>.</w:delText>
        </w:r>
      </w:del>
    </w:p>
    <w:p w:rsidR="00B578FB" w:rsidRPr="006D0D79" w:rsidRDefault="00B578FB" w:rsidP="00B578FB">
      <w:pPr>
        <w:rPr>
          <w:del w:id="2671" w:author="Rinat Gub" w:date="2022-12-06T13:44:00Z"/>
          <w:sz w:val="22"/>
          <w:szCs w:val="22"/>
        </w:rPr>
      </w:pPr>
    </w:p>
    <w:p w:rsidR="00B578FB" w:rsidRPr="00203244" w:rsidRDefault="00B578FB" w:rsidP="00B578FB">
      <w:pPr>
        <w:jc w:val="center"/>
        <w:rPr>
          <w:del w:id="2672" w:author="Rinat Gub" w:date="2022-12-06T13:44:00Z"/>
          <w:bCs/>
        </w:rPr>
      </w:pPr>
      <w:del w:id="2673" w:author="Rinat Gub" w:date="2022-12-06T13:44:00Z">
        <w:r w:rsidRPr="00203244">
          <w:delText>Наименование объекта: ________________</w:delText>
        </w:r>
        <w:r w:rsidRPr="00203244">
          <w:rPr>
            <w:bCs/>
          </w:rPr>
          <w:delText xml:space="preserve"> [</w:delText>
        </w:r>
        <w:r w:rsidRPr="00203244">
          <w:rPr>
            <w:rStyle w:val="af3"/>
            <w:bCs/>
            <w:iCs/>
          </w:rPr>
          <w:delText>указать наименование объекта</w:delText>
        </w:r>
        <w:r w:rsidRPr="00203244">
          <w:rPr>
            <w:bCs/>
          </w:rPr>
          <w:delText>]</w:delText>
        </w:r>
        <w:r w:rsidR="009221CA" w:rsidRPr="00203244">
          <w:rPr>
            <w:bCs/>
          </w:rPr>
          <w:delText>.</w:delText>
        </w:r>
      </w:del>
    </w:p>
    <w:p w:rsidR="00B578FB" w:rsidRPr="00203244" w:rsidRDefault="00B578FB" w:rsidP="00B578FB">
      <w:pPr>
        <w:jc w:val="center"/>
        <w:rPr>
          <w:del w:id="2674" w:author="Rinat Gub" w:date="2022-12-06T13:44:00Z"/>
          <w:bCs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38"/>
        <w:gridCol w:w="1774"/>
        <w:gridCol w:w="667"/>
        <w:gridCol w:w="595"/>
        <w:gridCol w:w="1317"/>
        <w:gridCol w:w="1395"/>
        <w:gridCol w:w="882"/>
        <w:gridCol w:w="814"/>
        <w:gridCol w:w="1333"/>
        <w:gridCol w:w="1097"/>
        <w:gridCol w:w="982"/>
        <w:gridCol w:w="742"/>
        <w:gridCol w:w="882"/>
        <w:gridCol w:w="1183"/>
        <w:gridCol w:w="1134"/>
      </w:tblGrid>
      <w:tr w:rsidR="00B578FB" w:rsidRPr="00203244" w:rsidTr="00633E6B">
        <w:trPr>
          <w:cantSplit/>
          <w:tblHeader/>
          <w:del w:id="2675" w:author="Rinat Gub" w:date="2022-12-06T13:44:00Z"/>
        </w:trPr>
        <w:tc>
          <w:tcPr>
            <w:tcW w:w="938" w:type="dxa"/>
          </w:tcPr>
          <w:p w:rsidR="00B578FB" w:rsidRPr="00203244" w:rsidRDefault="00B578FB" w:rsidP="006D0D79">
            <w:pPr>
              <w:pStyle w:val="ae"/>
              <w:jc w:val="both"/>
              <w:rPr>
                <w:del w:id="2676" w:author="Rinat Gub" w:date="2022-12-06T13:44:00Z"/>
                <w:szCs w:val="18"/>
                <w:lang w:bidi="ar-SA"/>
              </w:rPr>
            </w:pPr>
            <w:del w:id="2677" w:author="Rinat Gub" w:date="2022-12-06T13:44:00Z">
              <w:r w:rsidRPr="00203244">
                <w:rPr>
                  <w:b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1774" w:type="dxa"/>
          </w:tcPr>
          <w:p w:rsidR="00B578FB" w:rsidRPr="00203244" w:rsidRDefault="00B578FB" w:rsidP="006D0D79">
            <w:pPr>
              <w:pStyle w:val="ae"/>
              <w:rPr>
                <w:del w:id="2678" w:author="Rinat Gub" w:date="2022-12-06T13:44:00Z"/>
                <w:szCs w:val="18"/>
                <w:lang w:bidi="ar-SA"/>
              </w:rPr>
            </w:pPr>
            <w:del w:id="2679" w:author="Rinat Gub" w:date="2022-12-06T13:44:00Z">
              <w:r w:rsidRPr="00203244">
                <w:rPr>
                  <w:szCs w:val="18"/>
                  <w:lang w:bidi="ar-SA"/>
                </w:rPr>
                <w:delText>Наименование вида работ и затрат</w:delText>
              </w:r>
            </w:del>
          </w:p>
        </w:tc>
        <w:tc>
          <w:tcPr>
            <w:tcW w:w="667" w:type="dxa"/>
          </w:tcPr>
          <w:p w:rsidR="00B578FB" w:rsidRPr="00203244" w:rsidRDefault="00B578FB" w:rsidP="006D0D79">
            <w:pPr>
              <w:pStyle w:val="ae"/>
              <w:rPr>
                <w:del w:id="2680" w:author="Rinat Gub" w:date="2022-12-06T13:44:00Z"/>
                <w:szCs w:val="18"/>
                <w:lang w:bidi="ar-SA"/>
              </w:rPr>
            </w:pPr>
            <w:del w:id="2681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595" w:type="dxa"/>
          </w:tcPr>
          <w:p w:rsidR="00B578FB" w:rsidRPr="00203244" w:rsidRDefault="00B578FB" w:rsidP="006D0D79">
            <w:pPr>
              <w:pStyle w:val="ae"/>
              <w:rPr>
                <w:del w:id="2682" w:author="Rinat Gub" w:date="2022-12-06T13:44:00Z"/>
                <w:szCs w:val="18"/>
                <w:lang w:bidi="ar-SA"/>
              </w:rPr>
            </w:pPr>
            <w:del w:id="2683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  <w:tc>
          <w:tcPr>
            <w:tcW w:w="1317" w:type="dxa"/>
          </w:tcPr>
          <w:p w:rsidR="00B578FB" w:rsidRPr="00203244" w:rsidRDefault="00B578FB" w:rsidP="006D0D79">
            <w:pPr>
              <w:pStyle w:val="ae"/>
              <w:rPr>
                <w:del w:id="2684" w:author="Rinat Gub" w:date="2022-12-06T13:44:00Z"/>
                <w:szCs w:val="18"/>
                <w:lang w:bidi="ar-SA"/>
              </w:rPr>
            </w:pPr>
            <w:del w:id="2685" w:author="Rinat Gub" w:date="2022-12-06T13:44:00Z">
              <w:r w:rsidRPr="00203244">
                <w:rPr>
                  <w:szCs w:val="18"/>
                  <w:lang w:bidi="ar-SA"/>
                </w:rPr>
                <w:delText>Стоимость материалов, изделий, конструкций, п/фабрик., в т.ч. имп.поставки</w:delText>
              </w:r>
            </w:del>
          </w:p>
        </w:tc>
        <w:tc>
          <w:tcPr>
            <w:tcW w:w="1395" w:type="dxa"/>
          </w:tcPr>
          <w:p w:rsidR="00B578FB" w:rsidRPr="00203244" w:rsidRDefault="00B578FB" w:rsidP="006D0D79">
            <w:pPr>
              <w:pStyle w:val="ae"/>
              <w:rPr>
                <w:del w:id="2686" w:author="Rinat Gub" w:date="2022-12-06T13:44:00Z"/>
                <w:szCs w:val="18"/>
                <w:lang w:bidi="ar-SA"/>
              </w:rPr>
            </w:pPr>
            <w:del w:id="2687" w:author="Rinat Gub" w:date="2022-12-06T13:44:00Z">
              <w:r w:rsidRPr="00203244">
                <w:rPr>
                  <w:szCs w:val="18"/>
                  <w:lang w:bidi="ar-SA"/>
                </w:rPr>
                <w:delText>Трудозатраты на строительство, тыс. чел.-ч</w:delText>
              </w:r>
            </w:del>
          </w:p>
        </w:tc>
        <w:tc>
          <w:tcPr>
            <w:tcW w:w="882" w:type="dxa"/>
          </w:tcPr>
          <w:p w:rsidR="00B578FB" w:rsidRPr="00203244" w:rsidRDefault="00B578FB" w:rsidP="006D0D79">
            <w:pPr>
              <w:pStyle w:val="ae"/>
              <w:rPr>
                <w:del w:id="2688" w:author="Rinat Gub" w:date="2022-12-06T13:44:00Z"/>
                <w:szCs w:val="18"/>
                <w:lang w:bidi="ar-SA"/>
              </w:rPr>
            </w:pPr>
            <w:del w:id="2689" w:author="Rinat Gub" w:date="2022-12-06T13:44:00Z">
              <w:r w:rsidRPr="00203244">
                <w:rPr>
                  <w:szCs w:val="18"/>
                  <w:lang w:bidi="ar-SA"/>
                </w:rPr>
                <w:delText>Оплата труда, тыс.руб.</w:delText>
              </w:r>
            </w:del>
          </w:p>
        </w:tc>
        <w:tc>
          <w:tcPr>
            <w:tcW w:w="814" w:type="dxa"/>
          </w:tcPr>
          <w:p w:rsidR="00B578FB" w:rsidRPr="00203244" w:rsidRDefault="00B578FB" w:rsidP="006D0D79">
            <w:pPr>
              <w:pStyle w:val="ae"/>
              <w:rPr>
                <w:del w:id="2690" w:author="Rinat Gub" w:date="2022-12-06T13:44:00Z"/>
                <w:szCs w:val="18"/>
                <w:lang w:bidi="ar-SA"/>
              </w:rPr>
            </w:pPr>
            <w:del w:id="2691" w:author="Rinat Gub" w:date="2022-12-06T13:44:00Z">
              <w:r w:rsidRPr="00203244">
                <w:rPr>
                  <w:szCs w:val="18"/>
                  <w:lang w:bidi="ar-SA"/>
                </w:rPr>
                <w:delText>Время работы машин, тыс. маш.-ч</w:delText>
              </w:r>
            </w:del>
          </w:p>
        </w:tc>
        <w:tc>
          <w:tcPr>
            <w:tcW w:w="1333" w:type="dxa"/>
          </w:tcPr>
          <w:p w:rsidR="00B578FB" w:rsidRPr="00203244" w:rsidRDefault="00B578FB" w:rsidP="006D0D79">
            <w:pPr>
              <w:pStyle w:val="ae"/>
              <w:rPr>
                <w:del w:id="2692" w:author="Rinat Gub" w:date="2022-12-06T13:44:00Z"/>
                <w:szCs w:val="18"/>
                <w:lang w:bidi="ar-SA"/>
              </w:rPr>
            </w:pPr>
            <w:del w:id="2693" w:author="Rinat Gub" w:date="2022-12-06T13:44:00Z">
              <w:r w:rsidRPr="00203244">
                <w:rPr>
                  <w:szCs w:val="18"/>
                  <w:lang w:bidi="ar-SA"/>
                </w:rPr>
                <w:delText>Затраты на эксплуатацию машин, тыс.руб.</w:delText>
              </w:r>
            </w:del>
          </w:p>
        </w:tc>
        <w:tc>
          <w:tcPr>
            <w:tcW w:w="1097" w:type="dxa"/>
          </w:tcPr>
          <w:p w:rsidR="00B578FB" w:rsidRPr="00203244" w:rsidRDefault="00B578FB" w:rsidP="006D0D79">
            <w:pPr>
              <w:pStyle w:val="ae"/>
              <w:rPr>
                <w:del w:id="2694" w:author="Rinat Gub" w:date="2022-12-06T13:44:00Z"/>
                <w:szCs w:val="18"/>
                <w:lang w:bidi="ar-SA"/>
              </w:rPr>
            </w:pPr>
            <w:del w:id="2695" w:author="Rinat Gub" w:date="2022-12-06T13:44:00Z">
              <w:r w:rsidRPr="00203244">
                <w:rPr>
                  <w:szCs w:val="18"/>
                  <w:lang w:bidi="ar-SA"/>
                </w:rPr>
                <w:delText>Накладные расходы, тыс. руб.</w:delText>
              </w:r>
            </w:del>
          </w:p>
        </w:tc>
        <w:tc>
          <w:tcPr>
            <w:tcW w:w="982" w:type="dxa"/>
          </w:tcPr>
          <w:p w:rsidR="00B578FB" w:rsidRPr="00203244" w:rsidRDefault="00B578FB" w:rsidP="006D0D79">
            <w:pPr>
              <w:pStyle w:val="ae"/>
              <w:rPr>
                <w:del w:id="2696" w:author="Rinat Gub" w:date="2022-12-06T13:44:00Z"/>
                <w:szCs w:val="18"/>
                <w:lang w:bidi="ar-SA"/>
              </w:rPr>
            </w:pPr>
            <w:del w:id="2697" w:author="Rinat Gub" w:date="2022-12-06T13:44:00Z">
              <w:r w:rsidRPr="00203244">
                <w:rPr>
                  <w:szCs w:val="18"/>
                  <w:lang w:bidi="ar-SA"/>
                </w:rPr>
                <w:delText>Прибыль, тыс. руб.</w:delText>
              </w:r>
            </w:del>
          </w:p>
        </w:tc>
        <w:tc>
          <w:tcPr>
            <w:tcW w:w="742" w:type="dxa"/>
          </w:tcPr>
          <w:p w:rsidR="00B578FB" w:rsidRPr="00203244" w:rsidRDefault="00B578FB" w:rsidP="006D0D79">
            <w:pPr>
              <w:pStyle w:val="ae"/>
              <w:rPr>
                <w:del w:id="2698" w:author="Rinat Gub" w:date="2022-12-06T13:44:00Z"/>
                <w:szCs w:val="18"/>
                <w:lang w:bidi="ar-SA"/>
              </w:rPr>
            </w:pPr>
            <w:del w:id="2699" w:author="Rinat Gub" w:date="2022-12-06T13:44:00Z">
              <w:r w:rsidRPr="00203244">
                <w:rPr>
                  <w:szCs w:val="18"/>
                  <w:lang w:bidi="ar-SA"/>
                </w:rPr>
                <w:delText>Итого, тыс. руб.</w:delText>
              </w:r>
            </w:del>
          </w:p>
        </w:tc>
        <w:tc>
          <w:tcPr>
            <w:tcW w:w="882" w:type="dxa"/>
          </w:tcPr>
          <w:p w:rsidR="00B578FB" w:rsidRPr="00203244" w:rsidRDefault="00B578FB" w:rsidP="006D0D79">
            <w:pPr>
              <w:pStyle w:val="ae"/>
              <w:rPr>
                <w:del w:id="2700" w:author="Rinat Gub" w:date="2022-12-06T13:44:00Z"/>
                <w:szCs w:val="18"/>
                <w:lang w:bidi="ar-SA"/>
              </w:rPr>
            </w:pPr>
            <w:del w:id="2701" w:author="Rinat Gub" w:date="2022-12-06T13:44:00Z">
              <w:r w:rsidRPr="00203244">
                <w:rPr>
                  <w:szCs w:val="18"/>
                  <w:lang w:bidi="ar-SA"/>
                </w:rPr>
                <w:delText>Прочие затраты, тыс.руб.</w:delText>
              </w:r>
            </w:del>
          </w:p>
        </w:tc>
        <w:tc>
          <w:tcPr>
            <w:tcW w:w="1183" w:type="dxa"/>
          </w:tcPr>
          <w:p w:rsidR="00B578FB" w:rsidRPr="00203244" w:rsidRDefault="00B578FB" w:rsidP="006D0D79">
            <w:pPr>
              <w:pStyle w:val="ae"/>
              <w:rPr>
                <w:del w:id="2702" w:author="Rinat Gub" w:date="2022-12-06T13:44:00Z"/>
                <w:szCs w:val="18"/>
                <w:lang w:bidi="ar-SA"/>
              </w:rPr>
            </w:pPr>
            <w:del w:id="2703" w:author="Rinat Gub" w:date="2022-12-06T13:44:00Z">
              <w:r w:rsidRPr="00203244">
                <w:rPr>
                  <w:szCs w:val="18"/>
                  <w:lang w:bidi="ar-SA"/>
                </w:rPr>
                <w:delText xml:space="preserve">Стоимость работ (всего), тыс.руб. на период составления </w:delText>
              </w:r>
              <w:r w:rsidR="001A4EC8" w:rsidRPr="00203244">
                <w:rPr>
                  <w:szCs w:val="18"/>
                  <w:lang w:bidi="ar-SA"/>
                </w:rPr>
                <w:delText>Документаци</w:delText>
              </w:r>
              <w:r w:rsidRPr="00203244">
                <w:rPr>
                  <w:szCs w:val="18"/>
                  <w:lang w:bidi="ar-SA"/>
                </w:rPr>
                <w:delText>и</w:delText>
              </w:r>
            </w:del>
          </w:p>
        </w:tc>
        <w:tc>
          <w:tcPr>
            <w:tcW w:w="1134" w:type="dxa"/>
          </w:tcPr>
          <w:p w:rsidR="00B578FB" w:rsidRPr="00203244" w:rsidRDefault="00B578FB" w:rsidP="006D0D79">
            <w:pPr>
              <w:pStyle w:val="ae"/>
              <w:rPr>
                <w:del w:id="2704" w:author="Rinat Gub" w:date="2022-12-06T13:44:00Z"/>
                <w:szCs w:val="18"/>
                <w:lang w:bidi="ar-SA"/>
              </w:rPr>
            </w:pPr>
            <w:del w:id="2705" w:author="Rinat Gub" w:date="2022-12-06T13:44:00Z">
              <w:r w:rsidRPr="00203244">
                <w:rPr>
                  <w:szCs w:val="18"/>
                  <w:lang w:bidi="ar-SA"/>
                </w:rPr>
                <w:delText>Стоимость работ (всего), тыс.руб. на период окончания работ</w:delText>
              </w:r>
            </w:del>
          </w:p>
        </w:tc>
      </w:tr>
      <w:tr w:rsidR="00B578FB" w:rsidRPr="00203244" w:rsidTr="00633E6B">
        <w:trPr>
          <w:cantSplit/>
          <w:tblHeader/>
          <w:del w:id="2706" w:author="Rinat Gub" w:date="2022-12-06T13:44:00Z"/>
        </w:trPr>
        <w:tc>
          <w:tcPr>
            <w:tcW w:w="938" w:type="dxa"/>
          </w:tcPr>
          <w:p w:rsidR="00B578FB" w:rsidRPr="00203244" w:rsidRDefault="00B578FB" w:rsidP="006D0D79">
            <w:pPr>
              <w:pStyle w:val="ae"/>
              <w:rPr>
                <w:del w:id="2707" w:author="Rinat Gub" w:date="2022-12-06T13:44:00Z"/>
                <w:szCs w:val="18"/>
                <w:lang w:bidi="ar-SA"/>
              </w:rPr>
            </w:pPr>
            <w:del w:id="2708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1774" w:type="dxa"/>
          </w:tcPr>
          <w:p w:rsidR="00B578FB" w:rsidRPr="00203244" w:rsidRDefault="00B578FB" w:rsidP="006D0D79">
            <w:pPr>
              <w:pStyle w:val="ae"/>
              <w:rPr>
                <w:del w:id="2709" w:author="Rinat Gub" w:date="2022-12-06T13:44:00Z"/>
                <w:szCs w:val="18"/>
                <w:lang w:bidi="ar-SA"/>
              </w:rPr>
            </w:pPr>
            <w:del w:id="2710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667" w:type="dxa"/>
          </w:tcPr>
          <w:p w:rsidR="00B578FB" w:rsidRPr="00203244" w:rsidRDefault="00B578FB" w:rsidP="006D0D79">
            <w:pPr>
              <w:pStyle w:val="ae"/>
              <w:rPr>
                <w:del w:id="2711" w:author="Rinat Gub" w:date="2022-12-06T13:44:00Z"/>
                <w:szCs w:val="18"/>
                <w:lang w:bidi="ar-SA"/>
              </w:rPr>
            </w:pPr>
            <w:del w:id="2712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595" w:type="dxa"/>
          </w:tcPr>
          <w:p w:rsidR="00B578FB" w:rsidRPr="00203244" w:rsidRDefault="00B578FB" w:rsidP="006D0D79">
            <w:pPr>
              <w:pStyle w:val="ae"/>
              <w:rPr>
                <w:del w:id="2713" w:author="Rinat Gub" w:date="2022-12-06T13:44:00Z"/>
                <w:szCs w:val="18"/>
                <w:lang w:bidi="ar-SA"/>
              </w:rPr>
            </w:pPr>
            <w:del w:id="2714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1317" w:type="dxa"/>
          </w:tcPr>
          <w:p w:rsidR="00B578FB" w:rsidRPr="00203244" w:rsidRDefault="00B578FB" w:rsidP="006D0D79">
            <w:pPr>
              <w:pStyle w:val="ae"/>
              <w:rPr>
                <w:del w:id="2715" w:author="Rinat Gub" w:date="2022-12-06T13:44:00Z"/>
                <w:szCs w:val="18"/>
                <w:lang w:bidi="ar-SA"/>
              </w:rPr>
            </w:pPr>
            <w:del w:id="2716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  <w:tc>
          <w:tcPr>
            <w:tcW w:w="1395" w:type="dxa"/>
          </w:tcPr>
          <w:p w:rsidR="00B578FB" w:rsidRPr="00203244" w:rsidRDefault="00B578FB" w:rsidP="006D0D79">
            <w:pPr>
              <w:pStyle w:val="ae"/>
              <w:rPr>
                <w:del w:id="2717" w:author="Rinat Gub" w:date="2022-12-06T13:44:00Z"/>
                <w:szCs w:val="18"/>
                <w:lang w:bidi="ar-SA"/>
              </w:rPr>
            </w:pPr>
            <w:del w:id="2718" w:author="Rinat Gub" w:date="2022-12-06T13:44:00Z">
              <w:r w:rsidRPr="00203244">
                <w:rPr>
                  <w:szCs w:val="18"/>
                  <w:lang w:bidi="ar-SA"/>
                </w:rPr>
                <w:delText>6</w:delText>
              </w:r>
            </w:del>
          </w:p>
        </w:tc>
        <w:tc>
          <w:tcPr>
            <w:tcW w:w="882" w:type="dxa"/>
          </w:tcPr>
          <w:p w:rsidR="00B578FB" w:rsidRPr="00203244" w:rsidRDefault="00B578FB" w:rsidP="006D0D79">
            <w:pPr>
              <w:pStyle w:val="ae"/>
              <w:rPr>
                <w:del w:id="2719" w:author="Rinat Gub" w:date="2022-12-06T13:44:00Z"/>
                <w:szCs w:val="18"/>
                <w:lang w:bidi="ar-SA"/>
              </w:rPr>
            </w:pPr>
            <w:del w:id="2720" w:author="Rinat Gub" w:date="2022-12-06T13:44:00Z">
              <w:r w:rsidRPr="00203244">
                <w:rPr>
                  <w:szCs w:val="18"/>
                  <w:lang w:bidi="ar-SA"/>
                </w:rPr>
                <w:delText>7</w:delText>
              </w:r>
            </w:del>
          </w:p>
        </w:tc>
        <w:tc>
          <w:tcPr>
            <w:tcW w:w="814" w:type="dxa"/>
          </w:tcPr>
          <w:p w:rsidR="00B578FB" w:rsidRPr="00203244" w:rsidRDefault="00B578FB" w:rsidP="006D0D79">
            <w:pPr>
              <w:pStyle w:val="ae"/>
              <w:rPr>
                <w:del w:id="2721" w:author="Rinat Gub" w:date="2022-12-06T13:44:00Z"/>
                <w:szCs w:val="18"/>
                <w:lang w:bidi="ar-SA"/>
              </w:rPr>
            </w:pPr>
            <w:del w:id="2722" w:author="Rinat Gub" w:date="2022-12-06T13:44:00Z">
              <w:r w:rsidRPr="00203244">
                <w:rPr>
                  <w:szCs w:val="18"/>
                  <w:lang w:bidi="ar-SA"/>
                </w:rPr>
                <w:delText>8</w:delText>
              </w:r>
            </w:del>
          </w:p>
        </w:tc>
        <w:tc>
          <w:tcPr>
            <w:tcW w:w="1333" w:type="dxa"/>
          </w:tcPr>
          <w:p w:rsidR="00B578FB" w:rsidRPr="00203244" w:rsidRDefault="00B578FB" w:rsidP="006D0D79">
            <w:pPr>
              <w:pStyle w:val="ae"/>
              <w:rPr>
                <w:del w:id="2723" w:author="Rinat Gub" w:date="2022-12-06T13:44:00Z"/>
                <w:szCs w:val="18"/>
                <w:lang w:bidi="ar-SA"/>
              </w:rPr>
            </w:pPr>
            <w:del w:id="2724" w:author="Rinat Gub" w:date="2022-12-06T13:44:00Z">
              <w:r w:rsidRPr="00203244">
                <w:rPr>
                  <w:szCs w:val="18"/>
                  <w:lang w:bidi="ar-SA"/>
                </w:rPr>
                <w:delText>9</w:delText>
              </w:r>
            </w:del>
          </w:p>
        </w:tc>
        <w:tc>
          <w:tcPr>
            <w:tcW w:w="1097" w:type="dxa"/>
          </w:tcPr>
          <w:p w:rsidR="00B578FB" w:rsidRPr="00203244" w:rsidRDefault="00B578FB" w:rsidP="006D0D79">
            <w:pPr>
              <w:pStyle w:val="ae"/>
              <w:rPr>
                <w:del w:id="2725" w:author="Rinat Gub" w:date="2022-12-06T13:44:00Z"/>
                <w:szCs w:val="18"/>
                <w:lang w:bidi="ar-SA"/>
              </w:rPr>
            </w:pPr>
            <w:del w:id="2726" w:author="Rinat Gub" w:date="2022-12-06T13:44:00Z">
              <w:r w:rsidRPr="00203244">
                <w:rPr>
                  <w:szCs w:val="18"/>
                  <w:lang w:bidi="ar-SA"/>
                </w:rPr>
                <w:delText>10</w:delText>
              </w:r>
            </w:del>
          </w:p>
        </w:tc>
        <w:tc>
          <w:tcPr>
            <w:tcW w:w="982" w:type="dxa"/>
          </w:tcPr>
          <w:p w:rsidR="00B578FB" w:rsidRPr="00203244" w:rsidRDefault="00B578FB" w:rsidP="006D0D79">
            <w:pPr>
              <w:pStyle w:val="ae"/>
              <w:rPr>
                <w:del w:id="2727" w:author="Rinat Gub" w:date="2022-12-06T13:44:00Z"/>
                <w:szCs w:val="18"/>
                <w:lang w:bidi="ar-SA"/>
              </w:rPr>
            </w:pPr>
            <w:del w:id="2728" w:author="Rinat Gub" w:date="2022-12-06T13:44:00Z">
              <w:r w:rsidRPr="00203244">
                <w:rPr>
                  <w:szCs w:val="18"/>
                  <w:lang w:bidi="ar-SA"/>
                </w:rPr>
                <w:delText>11</w:delText>
              </w:r>
            </w:del>
          </w:p>
        </w:tc>
        <w:tc>
          <w:tcPr>
            <w:tcW w:w="742" w:type="dxa"/>
          </w:tcPr>
          <w:p w:rsidR="00B578FB" w:rsidRPr="00203244" w:rsidRDefault="00B578FB" w:rsidP="006D0D79">
            <w:pPr>
              <w:pStyle w:val="ae"/>
              <w:rPr>
                <w:del w:id="2729" w:author="Rinat Gub" w:date="2022-12-06T13:44:00Z"/>
                <w:szCs w:val="18"/>
                <w:lang w:bidi="ar-SA"/>
              </w:rPr>
            </w:pPr>
            <w:del w:id="2730" w:author="Rinat Gub" w:date="2022-12-06T13:44:00Z">
              <w:r w:rsidRPr="00203244">
                <w:rPr>
                  <w:szCs w:val="18"/>
                  <w:lang w:bidi="ar-SA"/>
                </w:rPr>
                <w:delText>12</w:delText>
              </w:r>
            </w:del>
          </w:p>
        </w:tc>
        <w:tc>
          <w:tcPr>
            <w:tcW w:w="882" w:type="dxa"/>
          </w:tcPr>
          <w:p w:rsidR="00B578FB" w:rsidRPr="00203244" w:rsidRDefault="00B578FB" w:rsidP="006D0D79">
            <w:pPr>
              <w:pStyle w:val="ae"/>
              <w:rPr>
                <w:del w:id="2731" w:author="Rinat Gub" w:date="2022-12-06T13:44:00Z"/>
                <w:szCs w:val="18"/>
                <w:lang w:bidi="ar-SA"/>
              </w:rPr>
            </w:pPr>
            <w:del w:id="2732" w:author="Rinat Gub" w:date="2022-12-06T13:44:00Z">
              <w:r w:rsidRPr="00203244">
                <w:rPr>
                  <w:szCs w:val="18"/>
                  <w:lang w:bidi="ar-SA"/>
                </w:rPr>
                <w:delText>13</w:delText>
              </w:r>
            </w:del>
          </w:p>
        </w:tc>
        <w:tc>
          <w:tcPr>
            <w:tcW w:w="1183" w:type="dxa"/>
          </w:tcPr>
          <w:p w:rsidR="00B578FB" w:rsidRPr="00203244" w:rsidRDefault="00B578FB" w:rsidP="006D0D79">
            <w:pPr>
              <w:pStyle w:val="ae"/>
              <w:rPr>
                <w:del w:id="2733" w:author="Rinat Gub" w:date="2022-12-06T13:44:00Z"/>
                <w:szCs w:val="18"/>
                <w:lang w:bidi="ar-SA"/>
              </w:rPr>
            </w:pPr>
            <w:del w:id="2734" w:author="Rinat Gub" w:date="2022-12-06T13:44:00Z">
              <w:r w:rsidRPr="00203244">
                <w:rPr>
                  <w:szCs w:val="18"/>
                  <w:lang w:bidi="ar-SA"/>
                </w:rPr>
                <w:delText>14</w:delText>
              </w:r>
            </w:del>
          </w:p>
        </w:tc>
        <w:tc>
          <w:tcPr>
            <w:tcW w:w="1134" w:type="dxa"/>
          </w:tcPr>
          <w:p w:rsidR="00B578FB" w:rsidRPr="00203244" w:rsidRDefault="00B578FB" w:rsidP="006D0D79">
            <w:pPr>
              <w:pStyle w:val="ae"/>
              <w:rPr>
                <w:del w:id="2735" w:author="Rinat Gub" w:date="2022-12-06T13:44:00Z"/>
                <w:szCs w:val="18"/>
                <w:lang w:bidi="ar-SA"/>
              </w:rPr>
            </w:pPr>
            <w:del w:id="2736" w:author="Rinat Gub" w:date="2022-12-06T13:44:00Z">
              <w:r w:rsidRPr="00203244">
                <w:rPr>
                  <w:szCs w:val="18"/>
                  <w:lang w:bidi="ar-SA"/>
                </w:rPr>
                <w:delText>15</w:delText>
              </w:r>
            </w:del>
          </w:p>
        </w:tc>
      </w:tr>
      <w:tr w:rsidR="00B578FB" w:rsidRPr="00203244" w:rsidTr="00633E6B">
        <w:trPr>
          <w:cantSplit/>
          <w:del w:id="2737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38" w:author="Rinat Gub" w:date="2022-12-06T13:44:00Z"/>
                <w:sz w:val="18"/>
                <w:szCs w:val="18"/>
              </w:rPr>
            </w:pPr>
            <w:del w:id="2739" w:author="Rinat Gub" w:date="2022-12-06T13:44:00Z">
              <w:r w:rsidRPr="00203244">
                <w:rPr>
                  <w:sz w:val="18"/>
                  <w:szCs w:val="18"/>
                </w:rPr>
                <w:delText>ЗАТРАТЫ ПОДРЯДЧИКА</w:delText>
              </w:r>
            </w:del>
          </w:p>
        </w:tc>
      </w:tr>
      <w:tr w:rsidR="00B578FB" w:rsidRPr="00203244" w:rsidTr="00633E6B">
        <w:trPr>
          <w:cantSplit/>
          <w:del w:id="274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41" w:author="Rinat Gub" w:date="2022-12-06T13:44:00Z"/>
                <w:sz w:val="18"/>
                <w:szCs w:val="18"/>
              </w:rPr>
            </w:pPr>
            <w:del w:id="2742" w:author="Rinat Gub" w:date="2022-12-06T13:44:00Z">
              <w:r w:rsidRPr="00203244">
                <w:rPr>
                  <w:sz w:val="18"/>
                  <w:szCs w:val="18"/>
                </w:rPr>
                <w:delText>Глава 1. Подготовка территории строительства</w:delText>
              </w:r>
            </w:del>
          </w:p>
        </w:tc>
      </w:tr>
      <w:tr w:rsidR="00B578FB" w:rsidRPr="00203244" w:rsidTr="00633E6B">
        <w:trPr>
          <w:cantSplit/>
          <w:del w:id="274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44" w:author="Rinat Gub" w:date="2022-12-06T13:44:00Z"/>
                <w:sz w:val="18"/>
                <w:szCs w:val="18"/>
              </w:rPr>
            </w:pPr>
            <w:del w:id="2745" w:author="Rinat Gub" w:date="2022-12-06T13:44:00Z">
              <w:r w:rsidRPr="00203244">
                <w:rPr>
                  <w:sz w:val="18"/>
                  <w:szCs w:val="18"/>
                </w:rPr>
                <w:delText>1.1.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2746" w:author="Rinat Gub" w:date="2022-12-06T13:44:00Z"/>
                <w:sz w:val="18"/>
                <w:szCs w:val="18"/>
              </w:rPr>
            </w:pPr>
            <w:del w:id="274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48" w:author="Rinat Gub" w:date="2022-12-06T13:44:00Z"/>
                <w:sz w:val="18"/>
                <w:szCs w:val="18"/>
              </w:rPr>
            </w:pPr>
            <w:del w:id="274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50" w:author="Rinat Gub" w:date="2022-12-06T13:44:00Z"/>
                <w:sz w:val="18"/>
                <w:szCs w:val="18"/>
              </w:rPr>
            </w:pPr>
            <w:del w:id="275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52" w:author="Rinat Gub" w:date="2022-12-06T13:44:00Z"/>
                <w:sz w:val="18"/>
                <w:szCs w:val="18"/>
              </w:rPr>
            </w:pPr>
            <w:del w:id="275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54" w:author="Rinat Gub" w:date="2022-12-06T13:44:00Z"/>
                <w:sz w:val="18"/>
                <w:szCs w:val="18"/>
              </w:rPr>
            </w:pPr>
            <w:del w:id="275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56" w:author="Rinat Gub" w:date="2022-12-06T13:44:00Z"/>
                <w:sz w:val="18"/>
                <w:szCs w:val="18"/>
              </w:rPr>
            </w:pPr>
            <w:del w:id="275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58" w:author="Rinat Gub" w:date="2022-12-06T13:44:00Z"/>
                <w:sz w:val="18"/>
                <w:szCs w:val="18"/>
              </w:rPr>
            </w:pPr>
            <w:del w:id="275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60" w:author="Rinat Gub" w:date="2022-12-06T13:44:00Z"/>
                <w:sz w:val="18"/>
                <w:szCs w:val="18"/>
              </w:rPr>
            </w:pPr>
            <w:del w:id="276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62" w:author="Rinat Gub" w:date="2022-12-06T13:44:00Z"/>
                <w:sz w:val="18"/>
                <w:szCs w:val="18"/>
              </w:rPr>
            </w:pPr>
            <w:del w:id="276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64" w:author="Rinat Gub" w:date="2022-12-06T13:44:00Z"/>
                <w:sz w:val="18"/>
                <w:szCs w:val="18"/>
              </w:rPr>
            </w:pPr>
            <w:del w:id="276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66" w:author="Rinat Gub" w:date="2022-12-06T13:44:00Z"/>
                <w:sz w:val="18"/>
                <w:szCs w:val="18"/>
              </w:rPr>
            </w:pPr>
            <w:del w:id="276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68" w:author="Rinat Gub" w:date="2022-12-06T13:44:00Z"/>
                <w:sz w:val="18"/>
                <w:szCs w:val="18"/>
              </w:rPr>
            </w:pPr>
            <w:del w:id="276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70" w:author="Rinat Gub" w:date="2022-12-06T13:44:00Z"/>
                <w:sz w:val="18"/>
                <w:szCs w:val="18"/>
              </w:rPr>
            </w:pPr>
            <w:del w:id="277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72" w:author="Rinat Gub" w:date="2022-12-06T13:44:00Z"/>
                <w:sz w:val="18"/>
                <w:szCs w:val="18"/>
              </w:rPr>
            </w:pPr>
            <w:del w:id="277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77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75" w:author="Rinat Gub" w:date="2022-12-06T13:44:00Z"/>
                <w:sz w:val="18"/>
                <w:szCs w:val="18"/>
              </w:rPr>
            </w:pPr>
            <w:del w:id="2776" w:author="Rinat Gub" w:date="2022-12-06T13:44:00Z">
              <w:r w:rsidRPr="00203244">
                <w:rPr>
                  <w:sz w:val="18"/>
                  <w:szCs w:val="18"/>
                </w:rPr>
                <w:lastRenderedPageBreak/>
                <w:delText>1.2.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2777" w:author="Rinat Gub" w:date="2022-12-06T13:44:00Z"/>
                <w:sz w:val="18"/>
                <w:szCs w:val="18"/>
              </w:rPr>
            </w:pPr>
            <w:del w:id="277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79" w:author="Rinat Gub" w:date="2022-12-06T13:44:00Z"/>
                <w:sz w:val="18"/>
                <w:szCs w:val="18"/>
              </w:rPr>
            </w:pPr>
            <w:del w:id="278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81" w:author="Rinat Gub" w:date="2022-12-06T13:44:00Z"/>
                <w:sz w:val="18"/>
                <w:szCs w:val="18"/>
              </w:rPr>
            </w:pPr>
            <w:del w:id="278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83" w:author="Rinat Gub" w:date="2022-12-06T13:44:00Z"/>
                <w:sz w:val="18"/>
                <w:szCs w:val="18"/>
              </w:rPr>
            </w:pPr>
            <w:del w:id="278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85" w:author="Rinat Gub" w:date="2022-12-06T13:44:00Z"/>
                <w:sz w:val="18"/>
                <w:szCs w:val="18"/>
              </w:rPr>
            </w:pPr>
            <w:del w:id="278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87" w:author="Rinat Gub" w:date="2022-12-06T13:44:00Z"/>
                <w:sz w:val="18"/>
                <w:szCs w:val="18"/>
              </w:rPr>
            </w:pPr>
            <w:del w:id="278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89" w:author="Rinat Gub" w:date="2022-12-06T13:44:00Z"/>
                <w:sz w:val="18"/>
                <w:szCs w:val="18"/>
              </w:rPr>
            </w:pPr>
            <w:del w:id="279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91" w:author="Rinat Gub" w:date="2022-12-06T13:44:00Z"/>
                <w:sz w:val="18"/>
                <w:szCs w:val="18"/>
              </w:rPr>
            </w:pPr>
            <w:del w:id="279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93" w:author="Rinat Gub" w:date="2022-12-06T13:44:00Z"/>
                <w:sz w:val="18"/>
                <w:szCs w:val="18"/>
              </w:rPr>
            </w:pPr>
            <w:del w:id="279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95" w:author="Rinat Gub" w:date="2022-12-06T13:44:00Z"/>
                <w:sz w:val="18"/>
                <w:szCs w:val="18"/>
              </w:rPr>
            </w:pPr>
            <w:del w:id="279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97" w:author="Rinat Gub" w:date="2022-12-06T13:44:00Z"/>
                <w:sz w:val="18"/>
                <w:szCs w:val="18"/>
              </w:rPr>
            </w:pPr>
            <w:del w:id="279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799" w:author="Rinat Gub" w:date="2022-12-06T13:44:00Z"/>
                <w:sz w:val="18"/>
                <w:szCs w:val="18"/>
              </w:rPr>
            </w:pPr>
            <w:del w:id="280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01" w:author="Rinat Gub" w:date="2022-12-06T13:44:00Z"/>
                <w:sz w:val="18"/>
                <w:szCs w:val="18"/>
              </w:rPr>
            </w:pPr>
            <w:del w:id="280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03" w:author="Rinat Gub" w:date="2022-12-06T13:44:00Z"/>
                <w:sz w:val="18"/>
                <w:szCs w:val="18"/>
              </w:rPr>
            </w:pPr>
            <w:del w:id="280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80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06" w:author="Rinat Gub" w:date="2022-12-06T13:44:00Z"/>
                <w:sz w:val="18"/>
                <w:szCs w:val="18"/>
              </w:rPr>
            </w:pPr>
            <w:del w:id="2807" w:author="Rinat Gub" w:date="2022-12-06T13:44:00Z">
              <w:r w:rsidRPr="00203244">
                <w:rPr>
                  <w:sz w:val="18"/>
                  <w:szCs w:val="18"/>
                </w:rPr>
                <w:delText>Итого по главе 1.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08" w:author="Rinat Gub" w:date="2022-12-06T13:44:00Z"/>
                <w:sz w:val="18"/>
                <w:szCs w:val="18"/>
              </w:rPr>
            </w:pPr>
            <w:del w:id="28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10" w:author="Rinat Gub" w:date="2022-12-06T13:44:00Z"/>
                <w:sz w:val="18"/>
                <w:szCs w:val="18"/>
              </w:rPr>
            </w:pPr>
            <w:del w:id="28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12" w:author="Rinat Gub" w:date="2022-12-06T13:44:00Z"/>
                <w:sz w:val="18"/>
                <w:szCs w:val="18"/>
              </w:rPr>
            </w:pPr>
            <w:del w:id="28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14" w:author="Rinat Gub" w:date="2022-12-06T13:44:00Z"/>
                <w:sz w:val="18"/>
                <w:szCs w:val="18"/>
              </w:rPr>
            </w:pPr>
            <w:del w:id="28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16" w:author="Rinat Gub" w:date="2022-12-06T13:44:00Z"/>
                <w:sz w:val="18"/>
                <w:szCs w:val="18"/>
              </w:rPr>
            </w:pPr>
            <w:del w:id="28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18" w:author="Rinat Gub" w:date="2022-12-06T13:44:00Z"/>
                <w:sz w:val="18"/>
                <w:szCs w:val="18"/>
              </w:rPr>
            </w:pPr>
            <w:del w:id="28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20" w:author="Rinat Gub" w:date="2022-12-06T13:44:00Z"/>
                <w:sz w:val="18"/>
                <w:szCs w:val="18"/>
              </w:rPr>
            </w:pPr>
            <w:del w:id="282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22" w:author="Rinat Gub" w:date="2022-12-06T13:44:00Z"/>
                <w:sz w:val="18"/>
                <w:szCs w:val="18"/>
              </w:rPr>
            </w:pPr>
            <w:del w:id="282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24" w:author="Rinat Gub" w:date="2022-12-06T13:44:00Z"/>
                <w:sz w:val="18"/>
                <w:szCs w:val="18"/>
              </w:rPr>
            </w:pPr>
            <w:del w:id="282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26" w:author="Rinat Gub" w:date="2022-12-06T13:44:00Z"/>
                <w:sz w:val="18"/>
                <w:szCs w:val="18"/>
              </w:rPr>
            </w:pPr>
            <w:del w:id="282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28" w:author="Rinat Gub" w:date="2022-12-06T13:44:00Z"/>
                <w:sz w:val="18"/>
                <w:szCs w:val="18"/>
              </w:rPr>
            </w:pPr>
            <w:del w:id="282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83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31" w:author="Rinat Gub" w:date="2022-12-06T13:44:00Z"/>
                <w:sz w:val="18"/>
                <w:szCs w:val="18"/>
              </w:rPr>
            </w:pPr>
            <w:del w:id="2832" w:author="Rinat Gub" w:date="2022-12-06T13:44:00Z">
              <w:r w:rsidRPr="00203244">
                <w:rPr>
                  <w:sz w:val="18"/>
                  <w:szCs w:val="18"/>
                </w:rPr>
                <w:delText>Глава 2. Основные объекты строительства</w:delText>
              </w:r>
            </w:del>
          </w:p>
        </w:tc>
      </w:tr>
      <w:tr w:rsidR="00B578FB" w:rsidRPr="00203244" w:rsidTr="00633E6B">
        <w:trPr>
          <w:cantSplit/>
          <w:del w:id="283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34" w:author="Rinat Gub" w:date="2022-12-06T13:44:00Z"/>
                <w:sz w:val="18"/>
                <w:szCs w:val="18"/>
              </w:rPr>
            </w:pPr>
            <w:del w:id="2835" w:author="Rinat Gub" w:date="2022-12-06T13:44:00Z">
              <w:r w:rsidRPr="00203244">
                <w:rPr>
                  <w:sz w:val="18"/>
                  <w:szCs w:val="18"/>
                </w:rPr>
                <w:delText>2.1.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2836" w:author="Rinat Gub" w:date="2022-12-06T13:44:00Z"/>
                <w:sz w:val="18"/>
                <w:szCs w:val="18"/>
              </w:rPr>
            </w:pPr>
            <w:del w:id="283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38" w:author="Rinat Gub" w:date="2022-12-06T13:44:00Z"/>
                <w:sz w:val="18"/>
                <w:szCs w:val="18"/>
              </w:rPr>
            </w:pPr>
            <w:del w:id="283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40" w:author="Rinat Gub" w:date="2022-12-06T13:44:00Z"/>
                <w:sz w:val="18"/>
                <w:szCs w:val="18"/>
              </w:rPr>
            </w:pPr>
            <w:del w:id="284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42" w:author="Rinat Gub" w:date="2022-12-06T13:44:00Z"/>
                <w:sz w:val="18"/>
                <w:szCs w:val="18"/>
              </w:rPr>
            </w:pPr>
            <w:del w:id="284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44" w:author="Rinat Gub" w:date="2022-12-06T13:44:00Z"/>
                <w:sz w:val="18"/>
                <w:szCs w:val="18"/>
              </w:rPr>
            </w:pPr>
            <w:del w:id="284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46" w:author="Rinat Gub" w:date="2022-12-06T13:44:00Z"/>
                <w:sz w:val="18"/>
                <w:szCs w:val="18"/>
              </w:rPr>
            </w:pPr>
            <w:del w:id="284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48" w:author="Rinat Gub" w:date="2022-12-06T13:44:00Z"/>
                <w:sz w:val="18"/>
                <w:szCs w:val="18"/>
              </w:rPr>
            </w:pPr>
            <w:del w:id="284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50" w:author="Rinat Gub" w:date="2022-12-06T13:44:00Z"/>
                <w:sz w:val="18"/>
                <w:szCs w:val="18"/>
              </w:rPr>
            </w:pPr>
            <w:del w:id="285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52" w:author="Rinat Gub" w:date="2022-12-06T13:44:00Z"/>
                <w:sz w:val="18"/>
                <w:szCs w:val="18"/>
              </w:rPr>
            </w:pPr>
            <w:del w:id="285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54" w:author="Rinat Gub" w:date="2022-12-06T13:44:00Z"/>
                <w:sz w:val="18"/>
                <w:szCs w:val="18"/>
              </w:rPr>
            </w:pPr>
            <w:del w:id="285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56" w:author="Rinat Gub" w:date="2022-12-06T13:44:00Z"/>
                <w:sz w:val="18"/>
                <w:szCs w:val="18"/>
              </w:rPr>
            </w:pPr>
            <w:del w:id="285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58" w:author="Rinat Gub" w:date="2022-12-06T13:44:00Z"/>
                <w:sz w:val="18"/>
                <w:szCs w:val="18"/>
              </w:rPr>
            </w:pPr>
            <w:del w:id="285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60" w:author="Rinat Gub" w:date="2022-12-06T13:44:00Z"/>
                <w:sz w:val="18"/>
                <w:szCs w:val="18"/>
              </w:rPr>
            </w:pPr>
            <w:del w:id="286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62" w:author="Rinat Gub" w:date="2022-12-06T13:44:00Z"/>
                <w:sz w:val="18"/>
                <w:szCs w:val="18"/>
              </w:rPr>
            </w:pPr>
            <w:del w:id="286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86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65" w:author="Rinat Gub" w:date="2022-12-06T13:44:00Z"/>
                <w:sz w:val="18"/>
                <w:szCs w:val="18"/>
              </w:rPr>
            </w:pPr>
            <w:del w:id="2866" w:author="Rinat Gub" w:date="2022-12-06T13:44:00Z">
              <w:r w:rsidRPr="00203244">
                <w:rPr>
                  <w:sz w:val="18"/>
                  <w:szCs w:val="18"/>
                </w:rPr>
                <w:delText>2.2.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2867" w:author="Rinat Gub" w:date="2022-12-06T13:44:00Z"/>
                <w:sz w:val="18"/>
                <w:szCs w:val="18"/>
              </w:rPr>
            </w:pPr>
            <w:del w:id="286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69" w:author="Rinat Gub" w:date="2022-12-06T13:44:00Z"/>
                <w:sz w:val="18"/>
                <w:szCs w:val="18"/>
              </w:rPr>
            </w:pPr>
            <w:del w:id="287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71" w:author="Rinat Gub" w:date="2022-12-06T13:44:00Z"/>
                <w:sz w:val="18"/>
                <w:szCs w:val="18"/>
              </w:rPr>
            </w:pPr>
            <w:del w:id="287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73" w:author="Rinat Gub" w:date="2022-12-06T13:44:00Z"/>
                <w:sz w:val="18"/>
                <w:szCs w:val="18"/>
              </w:rPr>
            </w:pPr>
            <w:del w:id="287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75" w:author="Rinat Gub" w:date="2022-12-06T13:44:00Z"/>
                <w:sz w:val="18"/>
                <w:szCs w:val="18"/>
              </w:rPr>
            </w:pPr>
            <w:del w:id="287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77" w:author="Rinat Gub" w:date="2022-12-06T13:44:00Z"/>
                <w:sz w:val="18"/>
                <w:szCs w:val="18"/>
              </w:rPr>
            </w:pPr>
            <w:del w:id="287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79" w:author="Rinat Gub" w:date="2022-12-06T13:44:00Z"/>
                <w:sz w:val="18"/>
                <w:szCs w:val="18"/>
              </w:rPr>
            </w:pPr>
            <w:del w:id="288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81" w:author="Rinat Gub" w:date="2022-12-06T13:44:00Z"/>
                <w:sz w:val="18"/>
                <w:szCs w:val="18"/>
              </w:rPr>
            </w:pPr>
            <w:del w:id="288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83" w:author="Rinat Gub" w:date="2022-12-06T13:44:00Z"/>
                <w:sz w:val="18"/>
                <w:szCs w:val="18"/>
              </w:rPr>
            </w:pPr>
            <w:del w:id="288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85" w:author="Rinat Gub" w:date="2022-12-06T13:44:00Z"/>
                <w:sz w:val="18"/>
                <w:szCs w:val="18"/>
              </w:rPr>
            </w:pPr>
            <w:del w:id="288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87" w:author="Rinat Gub" w:date="2022-12-06T13:44:00Z"/>
                <w:sz w:val="18"/>
                <w:szCs w:val="18"/>
              </w:rPr>
            </w:pPr>
            <w:del w:id="288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89" w:author="Rinat Gub" w:date="2022-12-06T13:44:00Z"/>
                <w:sz w:val="18"/>
                <w:szCs w:val="18"/>
              </w:rPr>
            </w:pPr>
            <w:del w:id="289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91" w:author="Rinat Gub" w:date="2022-12-06T13:44:00Z"/>
                <w:sz w:val="18"/>
                <w:szCs w:val="18"/>
              </w:rPr>
            </w:pPr>
            <w:del w:id="289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93" w:author="Rinat Gub" w:date="2022-12-06T13:44:00Z"/>
                <w:sz w:val="18"/>
                <w:szCs w:val="18"/>
              </w:rPr>
            </w:pPr>
            <w:del w:id="289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89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96" w:author="Rinat Gub" w:date="2022-12-06T13:44:00Z"/>
                <w:sz w:val="18"/>
                <w:szCs w:val="18"/>
              </w:rPr>
            </w:pPr>
            <w:del w:id="2897" w:author="Rinat Gub" w:date="2022-12-06T13:44:00Z">
              <w:r w:rsidRPr="00203244">
                <w:rPr>
                  <w:sz w:val="18"/>
                  <w:szCs w:val="18"/>
                </w:rPr>
                <w:delText>Итого по главе 2.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898" w:author="Rinat Gub" w:date="2022-12-06T13:44:00Z"/>
                <w:sz w:val="18"/>
                <w:szCs w:val="18"/>
              </w:rPr>
            </w:pPr>
            <w:del w:id="28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00" w:author="Rinat Gub" w:date="2022-12-06T13:44:00Z"/>
                <w:sz w:val="18"/>
                <w:szCs w:val="18"/>
              </w:rPr>
            </w:pPr>
            <w:del w:id="290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02" w:author="Rinat Gub" w:date="2022-12-06T13:44:00Z"/>
                <w:sz w:val="18"/>
                <w:szCs w:val="18"/>
              </w:rPr>
            </w:pPr>
            <w:del w:id="290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04" w:author="Rinat Gub" w:date="2022-12-06T13:44:00Z"/>
                <w:sz w:val="18"/>
                <w:szCs w:val="18"/>
              </w:rPr>
            </w:pPr>
            <w:del w:id="290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06" w:author="Rinat Gub" w:date="2022-12-06T13:44:00Z"/>
                <w:sz w:val="18"/>
                <w:szCs w:val="18"/>
              </w:rPr>
            </w:pPr>
            <w:del w:id="29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08" w:author="Rinat Gub" w:date="2022-12-06T13:44:00Z"/>
                <w:sz w:val="18"/>
                <w:szCs w:val="18"/>
              </w:rPr>
            </w:pPr>
            <w:del w:id="29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10" w:author="Rinat Gub" w:date="2022-12-06T13:44:00Z"/>
                <w:sz w:val="18"/>
                <w:szCs w:val="18"/>
              </w:rPr>
            </w:pPr>
            <w:del w:id="29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12" w:author="Rinat Gub" w:date="2022-12-06T13:44:00Z"/>
                <w:sz w:val="18"/>
                <w:szCs w:val="18"/>
              </w:rPr>
            </w:pPr>
            <w:del w:id="29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14" w:author="Rinat Gub" w:date="2022-12-06T13:44:00Z"/>
                <w:sz w:val="18"/>
                <w:szCs w:val="18"/>
              </w:rPr>
            </w:pPr>
            <w:del w:id="29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16" w:author="Rinat Gub" w:date="2022-12-06T13:44:00Z"/>
                <w:sz w:val="18"/>
                <w:szCs w:val="18"/>
              </w:rPr>
            </w:pPr>
            <w:del w:id="29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18" w:author="Rinat Gub" w:date="2022-12-06T13:44:00Z"/>
                <w:sz w:val="18"/>
                <w:szCs w:val="18"/>
              </w:rPr>
            </w:pPr>
            <w:del w:id="29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92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21" w:author="Rinat Gub" w:date="2022-12-06T13:44:00Z"/>
                <w:sz w:val="18"/>
                <w:szCs w:val="18"/>
              </w:rPr>
            </w:pPr>
            <w:del w:id="2922" w:author="Rinat Gub" w:date="2022-12-06T13:44:00Z">
              <w:r w:rsidRPr="00203244">
                <w:rPr>
                  <w:sz w:val="18"/>
                  <w:szCs w:val="18"/>
                </w:rPr>
                <w:delText>Глава 3. Объекты подсобного и обслуживающего назначения</w:delText>
              </w:r>
            </w:del>
          </w:p>
        </w:tc>
      </w:tr>
      <w:tr w:rsidR="00B578FB" w:rsidRPr="00203244" w:rsidTr="00633E6B">
        <w:trPr>
          <w:cantSplit/>
          <w:del w:id="292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24" w:author="Rinat Gub" w:date="2022-12-06T13:44:00Z"/>
                <w:sz w:val="18"/>
                <w:szCs w:val="18"/>
              </w:rPr>
            </w:pPr>
            <w:del w:id="2925" w:author="Rinat Gub" w:date="2022-12-06T13:44:00Z">
              <w:r w:rsidRPr="00203244">
                <w:rPr>
                  <w:sz w:val="18"/>
                  <w:szCs w:val="18"/>
                </w:rPr>
                <w:delText>3.1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2926" w:author="Rinat Gub" w:date="2022-12-06T13:44:00Z"/>
                <w:sz w:val="18"/>
                <w:szCs w:val="18"/>
              </w:rPr>
            </w:pPr>
            <w:del w:id="292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28" w:author="Rinat Gub" w:date="2022-12-06T13:44:00Z"/>
                <w:sz w:val="18"/>
                <w:szCs w:val="18"/>
              </w:rPr>
            </w:pPr>
            <w:del w:id="292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30" w:author="Rinat Gub" w:date="2022-12-06T13:44:00Z"/>
                <w:sz w:val="18"/>
                <w:szCs w:val="18"/>
              </w:rPr>
            </w:pPr>
            <w:del w:id="293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32" w:author="Rinat Gub" w:date="2022-12-06T13:44:00Z"/>
                <w:sz w:val="18"/>
                <w:szCs w:val="18"/>
              </w:rPr>
            </w:pPr>
            <w:del w:id="293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34" w:author="Rinat Gub" w:date="2022-12-06T13:44:00Z"/>
                <w:sz w:val="18"/>
                <w:szCs w:val="18"/>
              </w:rPr>
            </w:pPr>
            <w:del w:id="293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36" w:author="Rinat Gub" w:date="2022-12-06T13:44:00Z"/>
                <w:sz w:val="18"/>
                <w:szCs w:val="18"/>
              </w:rPr>
            </w:pPr>
            <w:del w:id="293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38" w:author="Rinat Gub" w:date="2022-12-06T13:44:00Z"/>
                <w:sz w:val="18"/>
                <w:szCs w:val="18"/>
              </w:rPr>
            </w:pPr>
            <w:del w:id="293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40" w:author="Rinat Gub" w:date="2022-12-06T13:44:00Z"/>
                <w:sz w:val="18"/>
                <w:szCs w:val="18"/>
              </w:rPr>
            </w:pPr>
            <w:del w:id="294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42" w:author="Rinat Gub" w:date="2022-12-06T13:44:00Z"/>
                <w:sz w:val="18"/>
                <w:szCs w:val="18"/>
              </w:rPr>
            </w:pPr>
            <w:del w:id="294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44" w:author="Rinat Gub" w:date="2022-12-06T13:44:00Z"/>
                <w:sz w:val="18"/>
                <w:szCs w:val="18"/>
              </w:rPr>
            </w:pPr>
            <w:del w:id="294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46" w:author="Rinat Gub" w:date="2022-12-06T13:44:00Z"/>
                <w:sz w:val="18"/>
                <w:szCs w:val="18"/>
              </w:rPr>
            </w:pPr>
            <w:del w:id="294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48" w:author="Rinat Gub" w:date="2022-12-06T13:44:00Z"/>
                <w:sz w:val="18"/>
                <w:szCs w:val="18"/>
              </w:rPr>
            </w:pPr>
            <w:del w:id="294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50" w:author="Rinat Gub" w:date="2022-12-06T13:44:00Z"/>
                <w:sz w:val="18"/>
                <w:szCs w:val="18"/>
              </w:rPr>
            </w:pPr>
            <w:del w:id="295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52" w:author="Rinat Gub" w:date="2022-12-06T13:44:00Z"/>
                <w:sz w:val="18"/>
                <w:szCs w:val="18"/>
              </w:rPr>
            </w:pPr>
            <w:del w:id="295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95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55" w:author="Rinat Gub" w:date="2022-12-06T13:44:00Z"/>
                <w:sz w:val="18"/>
                <w:szCs w:val="18"/>
              </w:rPr>
            </w:pPr>
            <w:del w:id="2956" w:author="Rinat Gub" w:date="2022-12-06T13:44:00Z">
              <w:r w:rsidRPr="00203244">
                <w:rPr>
                  <w:sz w:val="18"/>
                  <w:szCs w:val="18"/>
                </w:rPr>
                <w:delText>3.2.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2957" w:author="Rinat Gub" w:date="2022-12-06T13:44:00Z"/>
                <w:sz w:val="18"/>
                <w:szCs w:val="18"/>
              </w:rPr>
            </w:pPr>
            <w:del w:id="295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59" w:author="Rinat Gub" w:date="2022-12-06T13:44:00Z"/>
                <w:sz w:val="18"/>
                <w:szCs w:val="18"/>
              </w:rPr>
            </w:pPr>
            <w:del w:id="296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61" w:author="Rinat Gub" w:date="2022-12-06T13:44:00Z"/>
                <w:sz w:val="18"/>
                <w:szCs w:val="18"/>
              </w:rPr>
            </w:pPr>
            <w:del w:id="296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63" w:author="Rinat Gub" w:date="2022-12-06T13:44:00Z"/>
                <w:sz w:val="18"/>
                <w:szCs w:val="18"/>
              </w:rPr>
            </w:pPr>
            <w:del w:id="296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65" w:author="Rinat Gub" w:date="2022-12-06T13:44:00Z"/>
                <w:sz w:val="18"/>
                <w:szCs w:val="18"/>
              </w:rPr>
            </w:pPr>
            <w:del w:id="296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67" w:author="Rinat Gub" w:date="2022-12-06T13:44:00Z"/>
                <w:sz w:val="18"/>
                <w:szCs w:val="18"/>
              </w:rPr>
            </w:pPr>
            <w:del w:id="296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69" w:author="Rinat Gub" w:date="2022-12-06T13:44:00Z"/>
                <w:sz w:val="18"/>
                <w:szCs w:val="18"/>
              </w:rPr>
            </w:pPr>
            <w:del w:id="297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71" w:author="Rinat Gub" w:date="2022-12-06T13:44:00Z"/>
                <w:sz w:val="18"/>
                <w:szCs w:val="18"/>
              </w:rPr>
            </w:pPr>
            <w:del w:id="297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73" w:author="Rinat Gub" w:date="2022-12-06T13:44:00Z"/>
                <w:sz w:val="18"/>
                <w:szCs w:val="18"/>
              </w:rPr>
            </w:pPr>
            <w:del w:id="297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75" w:author="Rinat Gub" w:date="2022-12-06T13:44:00Z"/>
                <w:sz w:val="18"/>
                <w:szCs w:val="18"/>
              </w:rPr>
            </w:pPr>
            <w:del w:id="297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77" w:author="Rinat Gub" w:date="2022-12-06T13:44:00Z"/>
                <w:sz w:val="18"/>
                <w:szCs w:val="18"/>
              </w:rPr>
            </w:pPr>
            <w:del w:id="297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79" w:author="Rinat Gub" w:date="2022-12-06T13:44:00Z"/>
                <w:sz w:val="18"/>
                <w:szCs w:val="18"/>
              </w:rPr>
            </w:pPr>
            <w:del w:id="298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81" w:author="Rinat Gub" w:date="2022-12-06T13:44:00Z"/>
                <w:sz w:val="18"/>
                <w:szCs w:val="18"/>
              </w:rPr>
            </w:pPr>
            <w:del w:id="298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83" w:author="Rinat Gub" w:date="2022-12-06T13:44:00Z"/>
                <w:sz w:val="18"/>
                <w:szCs w:val="18"/>
              </w:rPr>
            </w:pPr>
            <w:del w:id="298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298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86" w:author="Rinat Gub" w:date="2022-12-06T13:44:00Z"/>
                <w:sz w:val="18"/>
                <w:szCs w:val="18"/>
              </w:rPr>
            </w:pPr>
            <w:del w:id="2987" w:author="Rinat Gub" w:date="2022-12-06T13:44:00Z">
              <w:r w:rsidRPr="00203244">
                <w:rPr>
                  <w:sz w:val="18"/>
                  <w:szCs w:val="18"/>
                </w:rPr>
                <w:delText>Итого по главе 3.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88" w:author="Rinat Gub" w:date="2022-12-06T13:44:00Z"/>
                <w:sz w:val="18"/>
                <w:szCs w:val="18"/>
              </w:rPr>
            </w:pPr>
            <w:del w:id="29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90" w:author="Rinat Gub" w:date="2022-12-06T13:44:00Z"/>
                <w:sz w:val="18"/>
                <w:szCs w:val="18"/>
              </w:rPr>
            </w:pPr>
            <w:del w:id="299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92" w:author="Rinat Gub" w:date="2022-12-06T13:44:00Z"/>
                <w:sz w:val="18"/>
                <w:szCs w:val="18"/>
              </w:rPr>
            </w:pPr>
            <w:del w:id="299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94" w:author="Rinat Gub" w:date="2022-12-06T13:44:00Z"/>
                <w:sz w:val="18"/>
                <w:szCs w:val="18"/>
              </w:rPr>
            </w:pPr>
            <w:del w:id="299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96" w:author="Rinat Gub" w:date="2022-12-06T13:44:00Z"/>
                <w:sz w:val="18"/>
                <w:szCs w:val="18"/>
              </w:rPr>
            </w:pPr>
            <w:del w:id="299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2998" w:author="Rinat Gub" w:date="2022-12-06T13:44:00Z"/>
                <w:sz w:val="18"/>
                <w:szCs w:val="18"/>
              </w:rPr>
            </w:pPr>
            <w:del w:id="29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00" w:author="Rinat Gub" w:date="2022-12-06T13:44:00Z"/>
                <w:sz w:val="18"/>
                <w:szCs w:val="18"/>
              </w:rPr>
            </w:pPr>
            <w:del w:id="300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02" w:author="Rinat Gub" w:date="2022-12-06T13:44:00Z"/>
                <w:sz w:val="18"/>
                <w:szCs w:val="18"/>
              </w:rPr>
            </w:pPr>
            <w:del w:id="300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04" w:author="Rinat Gub" w:date="2022-12-06T13:44:00Z"/>
                <w:sz w:val="18"/>
                <w:szCs w:val="18"/>
              </w:rPr>
            </w:pPr>
            <w:del w:id="300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06" w:author="Rinat Gub" w:date="2022-12-06T13:44:00Z"/>
                <w:sz w:val="18"/>
                <w:szCs w:val="18"/>
              </w:rPr>
            </w:pPr>
            <w:del w:id="30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08" w:author="Rinat Gub" w:date="2022-12-06T13:44:00Z"/>
                <w:sz w:val="18"/>
                <w:szCs w:val="18"/>
              </w:rPr>
            </w:pPr>
            <w:del w:id="30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01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11" w:author="Rinat Gub" w:date="2022-12-06T13:44:00Z"/>
                <w:sz w:val="18"/>
                <w:szCs w:val="18"/>
              </w:rPr>
            </w:pPr>
            <w:del w:id="3012" w:author="Rinat Gub" w:date="2022-12-06T13:44:00Z">
              <w:r w:rsidRPr="00203244">
                <w:rPr>
                  <w:sz w:val="18"/>
                  <w:szCs w:val="18"/>
                </w:rPr>
                <w:delText>Глава 4. Объекты энергетического хозяйства</w:delText>
              </w:r>
            </w:del>
          </w:p>
        </w:tc>
      </w:tr>
      <w:tr w:rsidR="00B578FB" w:rsidRPr="00203244" w:rsidTr="00633E6B">
        <w:trPr>
          <w:cantSplit/>
          <w:del w:id="301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14" w:author="Rinat Gub" w:date="2022-12-06T13:44:00Z"/>
                <w:sz w:val="18"/>
                <w:szCs w:val="18"/>
              </w:rPr>
            </w:pPr>
            <w:del w:id="3015" w:author="Rinat Gub" w:date="2022-12-06T13:44:00Z">
              <w:r w:rsidRPr="00203244">
                <w:rPr>
                  <w:sz w:val="18"/>
                  <w:szCs w:val="18"/>
                </w:rPr>
                <w:delText>4.1.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016" w:author="Rinat Gub" w:date="2022-12-06T13:44:00Z"/>
                <w:sz w:val="18"/>
                <w:szCs w:val="18"/>
              </w:rPr>
            </w:pPr>
            <w:del w:id="30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18" w:author="Rinat Gub" w:date="2022-12-06T13:44:00Z"/>
                <w:sz w:val="18"/>
                <w:szCs w:val="18"/>
              </w:rPr>
            </w:pPr>
            <w:del w:id="30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20" w:author="Rinat Gub" w:date="2022-12-06T13:44:00Z"/>
                <w:sz w:val="18"/>
                <w:szCs w:val="18"/>
              </w:rPr>
            </w:pPr>
            <w:del w:id="302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22" w:author="Rinat Gub" w:date="2022-12-06T13:44:00Z"/>
                <w:sz w:val="18"/>
                <w:szCs w:val="18"/>
              </w:rPr>
            </w:pPr>
            <w:del w:id="302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24" w:author="Rinat Gub" w:date="2022-12-06T13:44:00Z"/>
                <w:sz w:val="18"/>
                <w:szCs w:val="18"/>
              </w:rPr>
            </w:pPr>
            <w:del w:id="302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26" w:author="Rinat Gub" w:date="2022-12-06T13:44:00Z"/>
                <w:sz w:val="18"/>
                <w:szCs w:val="18"/>
              </w:rPr>
            </w:pPr>
            <w:del w:id="302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28" w:author="Rinat Gub" w:date="2022-12-06T13:44:00Z"/>
                <w:sz w:val="18"/>
                <w:szCs w:val="18"/>
              </w:rPr>
            </w:pPr>
            <w:del w:id="302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30" w:author="Rinat Gub" w:date="2022-12-06T13:44:00Z"/>
                <w:sz w:val="18"/>
                <w:szCs w:val="18"/>
              </w:rPr>
            </w:pPr>
            <w:del w:id="303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32" w:author="Rinat Gub" w:date="2022-12-06T13:44:00Z"/>
                <w:sz w:val="18"/>
                <w:szCs w:val="18"/>
              </w:rPr>
            </w:pPr>
            <w:del w:id="303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34" w:author="Rinat Gub" w:date="2022-12-06T13:44:00Z"/>
                <w:sz w:val="18"/>
                <w:szCs w:val="18"/>
              </w:rPr>
            </w:pPr>
            <w:del w:id="303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36" w:author="Rinat Gub" w:date="2022-12-06T13:44:00Z"/>
                <w:sz w:val="18"/>
                <w:szCs w:val="18"/>
              </w:rPr>
            </w:pPr>
            <w:del w:id="303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38" w:author="Rinat Gub" w:date="2022-12-06T13:44:00Z"/>
                <w:sz w:val="18"/>
                <w:szCs w:val="18"/>
              </w:rPr>
            </w:pPr>
            <w:del w:id="303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40" w:author="Rinat Gub" w:date="2022-12-06T13:44:00Z"/>
                <w:sz w:val="18"/>
                <w:szCs w:val="18"/>
              </w:rPr>
            </w:pPr>
            <w:del w:id="304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42" w:author="Rinat Gub" w:date="2022-12-06T13:44:00Z"/>
                <w:sz w:val="18"/>
                <w:szCs w:val="18"/>
              </w:rPr>
            </w:pPr>
            <w:del w:id="304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04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45" w:author="Rinat Gub" w:date="2022-12-06T13:44:00Z"/>
                <w:sz w:val="18"/>
                <w:szCs w:val="18"/>
              </w:rPr>
            </w:pPr>
            <w:del w:id="3046" w:author="Rinat Gub" w:date="2022-12-06T13:44:00Z">
              <w:r w:rsidRPr="00203244">
                <w:rPr>
                  <w:sz w:val="18"/>
                  <w:szCs w:val="18"/>
                </w:rPr>
                <w:delText>4.2.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047" w:author="Rinat Gub" w:date="2022-12-06T13:44:00Z"/>
                <w:sz w:val="18"/>
                <w:szCs w:val="18"/>
              </w:rPr>
            </w:pPr>
            <w:del w:id="304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49" w:author="Rinat Gub" w:date="2022-12-06T13:44:00Z"/>
                <w:sz w:val="18"/>
                <w:szCs w:val="18"/>
              </w:rPr>
            </w:pPr>
            <w:del w:id="305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51" w:author="Rinat Gub" w:date="2022-12-06T13:44:00Z"/>
                <w:sz w:val="18"/>
                <w:szCs w:val="18"/>
              </w:rPr>
            </w:pPr>
            <w:del w:id="305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53" w:author="Rinat Gub" w:date="2022-12-06T13:44:00Z"/>
                <w:sz w:val="18"/>
                <w:szCs w:val="18"/>
              </w:rPr>
            </w:pPr>
            <w:del w:id="305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55" w:author="Rinat Gub" w:date="2022-12-06T13:44:00Z"/>
                <w:sz w:val="18"/>
                <w:szCs w:val="18"/>
              </w:rPr>
            </w:pPr>
            <w:del w:id="305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57" w:author="Rinat Gub" w:date="2022-12-06T13:44:00Z"/>
                <w:sz w:val="18"/>
                <w:szCs w:val="18"/>
              </w:rPr>
            </w:pPr>
            <w:del w:id="305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59" w:author="Rinat Gub" w:date="2022-12-06T13:44:00Z"/>
                <w:sz w:val="18"/>
                <w:szCs w:val="18"/>
              </w:rPr>
            </w:pPr>
            <w:del w:id="306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61" w:author="Rinat Gub" w:date="2022-12-06T13:44:00Z"/>
                <w:sz w:val="18"/>
                <w:szCs w:val="18"/>
              </w:rPr>
            </w:pPr>
            <w:del w:id="306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63" w:author="Rinat Gub" w:date="2022-12-06T13:44:00Z"/>
                <w:sz w:val="18"/>
                <w:szCs w:val="18"/>
              </w:rPr>
            </w:pPr>
            <w:del w:id="306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65" w:author="Rinat Gub" w:date="2022-12-06T13:44:00Z"/>
                <w:sz w:val="18"/>
                <w:szCs w:val="18"/>
              </w:rPr>
            </w:pPr>
            <w:del w:id="306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67" w:author="Rinat Gub" w:date="2022-12-06T13:44:00Z"/>
                <w:sz w:val="18"/>
                <w:szCs w:val="18"/>
              </w:rPr>
            </w:pPr>
            <w:del w:id="306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69" w:author="Rinat Gub" w:date="2022-12-06T13:44:00Z"/>
                <w:sz w:val="18"/>
                <w:szCs w:val="18"/>
              </w:rPr>
            </w:pPr>
            <w:del w:id="307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71" w:author="Rinat Gub" w:date="2022-12-06T13:44:00Z"/>
                <w:sz w:val="18"/>
                <w:szCs w:val="18"/>
              </w:rPr>
            </w:pPr>
            <w:del w:id="307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73" w:author="Rinat Gub" w:date="2022-12-06T13:44:00Z"/>
                <w:sz w:val="18"/>
                <w:szCs w:val="18"/>
              </w:rPr>
            </w:pPr>
            <w:del w:id="307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07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76" w:author="Rinat Gub" w:date="2022-12-06T13:44:00Z"/>
                <w:sz w:val="18"/>
                <w:szCs w:val="18"/>
              </w:rPr>
            </w:pPr>
            <w:del w:id="3077" w:author="Rinat Gub" w:date="2022-12-06T13:44:00Z">
              <w:r w:rsidRPr="00203244">
                <w:rPr>
                  <w:sz w:val="18"/>
                  <w:szCs w:val="18"/>
                </w:rPr>
                <w:delText>Итого по главе 4.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78" w:author="Rinat Gub" w:date="2022-12-06T13:44:00Z"/>
                <w:sz w:val="18"/>
                <w:szCs w:val="18"/>
              </w:rPr>
            </w:pPr>
            <w:del w:id="307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80" w:author="Rinat Gub" w:date="2022-12-06T13:44:00Z"/>
                <w:sz w:val="18"/>
                <w:szCs w:val="18"/>
              </w:rPr>
            </w:pPr>
            <w:del w:id="308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82" w:author="Rinat Gub" w:date="2022-12-06T13:44:00Z"/>
                <w:sz w:val="18"/>
                <w:szCs w:val="18"/>
              </w:rPr>
            </w:pPr>
            <w:del w:id="308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84" w:author="Rinat Gub" w:date="2022-12-06T13:44:00Z"/>
                <w:sz w:val="18"/>
                <w:szCs w:val="18"/>
              </w:rPr>
            </w:pPr>
            <w:del w:id="308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86" w:author="Rinat Gub" w:date="2022-12-06T13:44:00Z"/>
                <w:sz w:val="18"/>
                <w:szCs w:val="18"/>
              </w:rPr>
            </w:pPr>
            <w:del w:id="308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88" w:author="Rinat Gub" w:date="2022-12-06T13:44:00Z"/>
                <w:sz w:val="18"/>
                <w:szCs w:val="18"/>
              </w:rPr>
            </w:pPr>
            <w:del w:id="30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90" w:author="Rinat Gub" w:date="2022-12-06T13:44:00Z"/>
                <w:sz w:val="18"/>
                <w:szCs w:val="18"/>
              </w:rPr>
            </w:pPr>
            <w:del w:id="309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92" w:author="Rinat Gub" w:date="2022-12-06T13:44:00Z"/>
                <w:sz w:val="18"/>
                <w:szCs w:val="18"/>
              </w:rPr>
            </w:pPr>
            <w:del w:id="309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94" w:author="Rinat Gub" w:date="2022-12-06T13:44:00Z"/>
                <w:sz w:val="18"/>
                <w:szCs w:val="18"/>
              </w:rPr>
            </w:pPr>
            <w:del w:id="309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96" w:author="Rinat Gub" w:date="2022-12-06T13:44:00Z"/>
                <w:sz w:val="18"/>
                <w:szCs w:val="18"/>
              </w:rPr>
            </w:pPr>
            <w:del w:id="309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098" w:author="Rinat Gub" w:date="2022-12-06T13:44:00Z"/>
                <w:sz w:val="18"/>
                <w:szCs w:val="18"/>
              </w:rPr>
            </w:pPr>
            <w:del w:id="30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10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01" w:author="Rinat Gub" w:date="2022-12-06T13:44:00Z"/>
                <w:sz w:val="18"/>
                <w:szCs w:val="18"/>
              </w:rPr>
            </w:pPr>
            <w:del w:id="3102" w:author="Rinat Gub" w:date="2022-12-06T13:44:00Z">
              <w:r w:rsidRPr="00203244">
                <w:rPr>
                  <w:sz w:val="18"/>
                  <w:szCs w:val="18"/>
                </w:rPr>
                <w:delText>Глава 5. Объекты транспортного хозяйства и связи</w:delText>
              </w:r>
            </w:del>
          </w:p>
        </w:tc>
      </w:tr>
      <w:tr w:rsidR="00B578FB" w:rsidRPr="00203244" w:rsidTr="00633E6B">
        <w:trPr>
          <w:cantSplit/>
          <w:del w:id="310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04" w:author="Rinat Gub" w:date="2022-12-06T13:44:00Z"/>
                <w:sz w:val="18"/>
                <w:szCs w:val="18"/>
              </w:rPr>
            </w:pPr>
            <w:del w:id="3105" w:author="Rinat Gub" w:date="2022-12-06T13:44:00Z">
              <w:r w:rsidRPr="00203244">
                <w:rPr>
                  <w:sz w:val="18"/>
                  <w:szCs w:val="18"/>
                </w:rPr>
                <w:delText>5.1.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106" w:author="Rinat Gub" w:date="2022-12-06T13:44:00Z"/>
                <w:sz w:val="18"/>
                <w:szCs w:val="18"/>
              </w:rPr>
            </w:pPr>
            <w:del w:id="31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08" w:author="Rinat Gub" w:date="2022-12-06T13:44:00Z"/>
                <w:sz w:val="18"/>
                <w:szCs w:val="18"/>
              </w:rPr>
            </w:pPr>
            <w:del w:id="31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10" w:author="Rinat Gub" w:date="2022-12-06T13:44:00Z"/>
                <w:sz w:val="18"/>
                <w:szCs w:val="18"/>
              </w:rPr>
            </w:pPr>
            <w:del w:id="31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12" w:author="Rinat Gub" w:date="2022-12-06T13:44:00Z"/>
                <w:sz w:val="18"/>
                <w:szCs w:val="18"/>
              </w:rPr>
            </w:pPr>
            <w:del w:id="31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14" w:author="Rinat Gub" w:date="2022-12-06T13:44:00Z"/>
                <w:sz w:val="18"/>
                <w:szCs w:val="18"/>
              </w:rPr>
            </w:pPr>
            <w:del w:id="31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16" w:author="Rinat Gub" w:date="2022-12-06T13:44:00Z"/>
                <w:sz w:val="18"/>
                <w:szCs w:val="18"/>
              </w:rPr>
            </w:pPr>
            <w:del w:id="31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18" w:author="Rinat Gub" w:date="2022-12-06T13:44:00Z"/>
                <w:sz w:val="18"/>
                <w:szCs w:val="18"/>
              </w:rPr>
            </w:pPr>
            <w:del w:id="31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20" w:author="Rinat Gub" w:date="2022-12-06T13:44:00Z"/>
                <w:sz w:val="18"/>
                <w:szCs w:val="18"/>
              </w:rPr>
            </w:pPr>
            <w:del w:id="312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22" w:author="Rinat Gub" w:date="2022-12-06T13:44:00Z"/>
                <w:sz w:val="18"/>
                <w:szCs w:val="18"/>
              </w:rPr>
            </w:pPr>
            <w:del w:id="312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24" w:author="Rinat Gub" w:date="2022-12-06T13:44:00Z"/>
                <w:sz w:val="18"/>
                <w:szCs w:val="18"/>
              </w:rPr>
            </w:pPr>
            <w:del w:id="312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26" w:author="Rinat Gub" w:date="2022-12-06T13:44:00Z"/>
                <w:sz w:val="18"/>
                <w:szCs w:val="18"/>
              </w:rPr>
            </w:pPr>
            <w:del w:id="312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28" w:author="Rinat Gub" w:date="2022-12-06T13:44:00Z"/>
                <w:sz w:val="18"/>
                <w:szCs w:val="18"/>
              </w:rPr>
            </w:pPr>
            <w:del w:id="312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30" w:author="Rinat Gub" w:date="2022-12-06T13:44:00Z"/>
                <w:sz w:val="18"/>
                <w:szCs w:val="18"/>
              </w:rPr>
            </w:pPr>
            <w:del w:id="313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32" w:author="Rinat Gub" w:date="2022-12-06T13:44:00Z"/>
                <w:sz w:val="18"/>
                <w:szCs w:val="18"/>
              </w:rPr>
            </w:pPr>
            <w:del w:id="313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13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35" w:author="Rinat Gub" w:date="2022-12-06T13:44:00Z"/>
                <w:sz w:val="18"/>
                <w:szCs w:val="18"/>
              </w:rPr>
            </w:pPr>
            <w:del w:id="3136" w:author="Rinat Gub" w:date="2022-12-06T13:44:00Z">
              <w:r w:rsidRPr="00203244">
                <w:rPr>
                  <w:sz w:val="18"/>
                  <w:szCs w:val="18"/>
                </w:rPr>
                <w:delText>5.2.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137" w:author="Rinat Gub" w:date="2022-12-06T13:44:00Z"/>
                <w:sz w:val="18"/>
                <w:szCs w:val="18"/>
              </w:rPr>
            </w:pPr>
            <w:del w:id="313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39" w:author="Rinat Gub" w:date="2022-12-06T13:44:00Z"/>
                <w:sz w:val="18"/>
                <w:szCs w:val="18"/>
              </w:rPr>
            </w:pPr>
            <w:del w:id="314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41" w:author="Rinat Gub" w:date="2022-12-06T13:44:00Z"/>
                <w:sz w:val="18"/>
                <w:szCs w:val="18"/>
              </w:rPr>
            </w:pPr>
            <w:del w:id="314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43" w:author="Rinat Gub" w:date="2022-12-06T13:44:00Z"/>
                <w:sz w:val="18"/>
                <w:szCs w:val="18"/>
              </w:rPr>
            </w:pPr>
            <w:del w:id="314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45" w:author="Rinat Gub" w:date="2022-12-06T13:44:00Z"/>
                <w:sz w:val="18"/>
                <w:szCs w:val="18"/>
              </w:rPr>
            </w:pPr>
            <w:del w:id="314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47" w:author="Rinat Gub" w:date="2022-12-06T13:44:00Z"/>
                <w:sz w:val="18"/>
                <w:szCs w:val="18"/>
              </w:rPr>
            </w:pPr>
            <w:del w:id="314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49" w:author="Rinat Gub" w:date="2022-12-06T13:44:00Z"/>
                <w:sz w:val="18"/>
                <w:szCs w:val="18"/>
              </w:rPr>
            </w:pPr>
            <w:del w:id="315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51" w:author="Rinat Gub" w:date="2022-12-06T13:44:00Z"/>
                <w:sz w:val="18"/>
                <w:szCs w:val="18"/>
              </w:rPr>
            </w:pPr>
            <w:del w:id="315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53" w:author="Rinat Gub" w:date="2022-12-06T13:44:00Z"/>
                <w:sz w:val="18"/>
                <w:szCs w:val="18"/>
              </w:rPr>
            </w:pPr>
            <w:del w:id="315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55" w:author="Rinat Gub" w:date="2022-12-06T13:44:00Z"/>
                <w:sz w:val="18"/>
                <w:szCs w:val="18"/>
              </w:rPr>
            </w:pPr>
            <w:del w:id="315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57" w:author="Rinat Gub" w:date="2022-12-06T13:44:00Z"/>
                <w:sz w:val="18"/>
                <w:szCs w:val="18"/>
              </w:rPr>
            </w:pPr>
            <w:del w:id="315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59" w:author="Rinat Gub" w:date="2022-12-06T13:44:00Z"/>
                <w:sz w:val="18"/>
                <w:szCs w:val="18"/>
              </w:rPr>
            </w:pPr>
            <w:del w:id="316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61" w:author="Rinat Gub" w:date="2022-12-06T13:44:00Z"/>
                <w:sz w:val="18"/>
                <w:szCs w:val="18"/>
              </w:rPr>
            </w:pPr>
            <w:del w:id="316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63" w:author="Rinat Gub" w:date="2022-12-06T13:44:00Z"/>
                <w:sz w:val="18"/>
                <w:szCs w:val="18"/>
              </w:rPr>
            </w:pPr>
            <w:del w:id="316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16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66" w:author="Rinat Gub" w:date="2022-12-06T13:44:00Z"/>
                <w:sz w:val="18"/>
                <w:szCs w:val="18"/>
              </w:rPr>
            </w:pPr>
            <w:del w:id="3167" w:author="Rinat Gub" w:date="2022-12-06T13:44:00Z">
              <w:r w:rsidRPr="00203244">
                <w:rPr>
                  <w:sz w:val="18"/>
                  <w:szCs w:val="18"/>
                </w:rPr>
                <w:delText>Итого по главе 5.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68" w:author="Rinat Gub" w:date="2022-12-06T13:44:00Z"/>
                <w:sz w:val="18"/>
                <w:szCs w:val="18"/>
              </w:rPr>
            </w:pPr>
            <w:del w:id="316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70" w:author="Rinat Gub" w:date="2022-12-06T13:44:00Z"/>
                <w:sz w:val="18"/>
                <w:szCs w:val="18"/>
              </w:rPr>
            </w:pPr>
            <w:del w:id="317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72" w:author="Rinat Gub" w:date="2022-12-06T13:44:00Z"/>
                <w:sz w:val="18"/>
                <w:szCs w:val="18"/>
              </w:rPr>
            </w:pPr>
            <w:del w:id="317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74" w:author="Rinat Gub" w:date="2022-12-06T13:44:00Z"/>
                <w:sz w:val="18"/>
                <w:szCs w:val="18"/>
              </w:rPr>
            </w:pPr>
            <w:del w:id="317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76" w:author="Rinat Gub" w:date="2022-12-06T13:44:00Z"/>
                <w:sz w:val="18"/>
                <w:szCs w:val="18"/>
              </w:rPr>
            </w:pPr>
            <w:del w:id="317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78" w:author="Rinat Gub" w:date="2022-12-06T13:44:00Z"/>
                <w:sz w:val="18"/>
                <w:szCs w:val="18"/>
              </w:rPr>
            </w:pPr>
            <w:del w:id="317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80" w:author="Rinat Gub" w:date="2022-12-06T13:44:00Z"/>
                <w:sz w:val="18"/>
                <w:szCs w:val="18"/>
              </w:rPr>
            </w:pPr>
            <w:del w:id="318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82" w:author="Rinat Gub" w:date="2022-12-06T13:44:00Z"/>
                <w:sz w:val="18"/>
                <w:szCs w:val="18"/>
              </w:rPr>
            </w:pPr>
            <w:del w:id="318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84" w:author="Rinat Gub" w:date="2022-12-06T13:44:00Z"/>
                <w:sz w:val="18"/>
                <w:szCs w:val="18"/>
              </w:rPr>
            </w:pPr>
            <w:del w:id="318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86" w:author="Rinat Gub" w:date="2022-12-06T13:44:00Z"/>
                <w:sz w:val="18"/>
                <w:szCs w:val="18"/>
              </w:rPr>
            </w:pPr>
            <w:del w:id="318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88" w:author="Rinat Gub" w:date="2022-12-06T13:44:00Z"/>
                <w:sz w:val="18"/>
                <w:szCs w:val="18"/>
              </w:rPr>
            </w:pPr>
            <w:del w:id="31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19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91" w:author="Rinat Gub" w:date="2022-12-06T13:44:00Z"/>
                <w:sz w:val="18"/>
                <w:szCs w:val="18"/>
              </w:rPr>
            </w:pPr>
            <w:del w:id="3192" w:author="Rinat Gub" w:date="2022-12-06T13:44:00Z">
              <w:r w:rsidRPr="00203244">
                <w:rPr>
                  <w:sz w:val="18"/>
                  <w:szCs w:val="18"/>
                </w:rPr>
                <w:delText>Глава 6. Наружные сети и сооружения водоснабжения, канализации и т.д.</w:delText>
              </w:r>
            </w:del>
          </w:p>
        </w:tc>
      </w:tr>
      <w:tr w:rsidR="00B578FB" w:rsidRPr="00203244" w:rsidTr="00633E6B">
        <w:trPr>
          <w:cantSplit/>
          <w:del w:id="319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94" w:author="Rinat Gub" w:date="2022-12-06T13:44:00Z"/>
                <w:sz w:val="18"/>
                <w:szCs w:val="18"/>
              </w:rPr>
            </w:pPr>
            <w:del w:id="3195" w:author="Rinat Gub" w:date="2022-12-06T13:44:00Z">
              <w:r w:rsidRPr="00203244">
                <w:rPr>
                  <w:sz w:val="18"/>
                  <w:szCs w:val="18"/>
                </w:rPr>
                <w:delText>6.1.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196" w:author="Rinat Gub" w:date="2022-12-06T13:44:00Z"/>
                <w:sz w:val="18"/>
                <w:szCs w:val="18"/>
              </w:rPr>
            </w:pPr>
            <w:del w:id="319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198" w:author="Rinat Gub" w:date="2022-12-06T13:44:00Z"/>
                <w:sz w:val="18"/>
                <w:szCs w:val="18"/>
              </w:rPr>
            </w:pPr>
            <w:del w:id="31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00" w:author="Rinat Gub" w:date="2022-12-06T13:44:00Z"/>
                <w:sz w:val="18"/>
                <w:szCs w:val="18"/>
              </w:rPr>
            </w:pPr>
            <w:del w:id="320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02" w:author="Rinat Gub" w:date="2022-12-06T13:44:00Z"/>
                <w:sz w:val="18"/>
                <w:szCs w:val="18"/>
              </w:rPr>
            </w:pPr>
            <w:del w:id="320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04" w:author="Rinat Gub" w:date="2022-12-06T13:44:00Z"/>
                <w:sz w:val="18"/>
                <w:szCs w:val="18"/>
              </w:rPr>
            </w:pPr>
            <w:del w:id="320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06" w:author="Rinat Gub" w:date="2022-12-06T13:44:00Z"/>
                <w:sz w:val="18"/>
                <w:szCs w:val="18"/>
              </w:rPr>
            </w:pPr>
            <w:del w:id="32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08" w:author="Rinat Gub" w:date="2022-12-06T13:44:00Z"/>
                <w:sz w:val="18"/>
                <w:szCs w:val="18"/>
              </w:rPr>
            </w:pPr>
            <w:del w:id="32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10" w:author="Rinat Gub" w:date="2022-12-06T13:44:00Z"/>
                <w:sz w:val="18"/>
                <w:szCs w:val="18"/>
              </w:rPr>
            </w:pPr>
            <w:del w:id="32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12" w:author="Rinat Gub" w:date="2022-12-06T13:44:00Z"/>
                <w:sz w:val="18"/>
                <w:szCs w:val="18"/>
              </w:rPr>
            </w:pPr>
            <w:del w:id="32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14" w:author="Rinat Gub" w:date="2022-12-06T13:44:00Z"/>
                <w:sz w:val="18"/>
                <w:szCs w:val="18"/>
              </w:rPr>
            </w:pPr>
            <w:del w:id="32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16" w:author="Rinat Gub" w:date="2022-12-06T13:44:00Z"/>
                <w:sz w:val="18"/>
                <w:szCs w:val="18"/>
              </w:rPr>
            </w:pPr>
            <w:del w:id="32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18" w:author="Rinat Gub" w:date="2022-12-06T13:44:00Z"/>
                <w:sz w:val="18"/>
                <w:szCs w:val="18"/>
              </w:rPr>
            </w:pPr>
            <w:del w:id="32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20" w:author="Rinat Gub" w:date="2022-12-06T13:44:00Z"/>
                <w:sz w:val="18"/>
                <w:szCs w:val="18"/>
              </w:rPr>
            </w:pPr>
            <w:del w:id="322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22" w:author="Rinat Gub" w:date="2022-12-06T13:44:00Z"/>
                <w:sz w:val="18"/>
                <w:szCs w:val="18"/>
              </w:rPr>
            </w:pPr>
            <w:del w:id="322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22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25" w:author="Rinat Gub" w:date="2022-12-06T13:44:00Z"/>
                <w:sz w:val="18"/>
                <w:szCs w:val="18"/>
              </w:rPr>
            </w:pPr>
            <w:del w:id="3226" w:author="Rinat Gub" w:date="2022-12-06T13:44:00Z">
              <w:r w:rsidRPr="00203244">
                <w:rPr>
                  <w:sz w:val="18"/>
                  <w:szCs w:val="18"/>
                </w:rPr>
                <w:lastRenderedPageBreak/>
                <w:delText>6.2.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227" w:author="Rinat Gub" w:date="2022-12-06T13:44:00Z"/>
                <w:sz w:val="18"/>
                <w:szCs w:val="18"/>
              </w:rPr>
            </w:pPr>
            <w:del w:id="322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29" w:author="Rinat Gub" w:date="2022-12-06T13:44:00Z"/>
                <w:sz w:val="18"/>
                <w:szCs w:val="18"/>
              </w:rPr>
            </w:pPr>
            <w:del w:id="323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31" w:author="Rinat Gub" w:date="2022-12-06T13:44:00Z"/>
                <w:sz w:val="18"/>
                <w:szCs w:val="18"/>
              </w:rPr>
            </w:pPr>
            <w:del w:id="323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33" w:author="Rinat Gub" w:date="2022-12-06T13:44:00Z"/>
                <w:sz w:val="18"/>
                <w:szCs w:val="18"/>
              </w:rPr>
            </w:pPr>
            <w:del w:id="323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35" w:author="Rinat Gub" w:date="2022-12-06T13:44:00Z"/>
                <w:sz w:val="18"/>
                <w:szCs w:val="18"/>
              </w:rPr>
            </w:pPr>
            <w:del w:id="323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37" w:author="Rinat Gub" w:date="2022-12-06T13:44:00Z"/>
                <w:sz w:val="18"/>
                <w:szCs w:val="18"/>
              </w:rPr>
            </w:pPr>
            <w:del w:id="323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39" w:author="Rinat Gub" w:date="2022-12-06T13:44:00Z"/>
                <w:sz w:val="18"/>
                <w:szCs w:val="18"/>
              </w:rPr>
            </w:pPr>
            <w:del w:id="324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41" w:author="Rinat Gub" w:date="2022-12-06T13:44:00Z"/>
                <w:sz w:val="18"/>
                <w:szCs w:val="18"/>
              </w:rPr>
            </w:pPr>
            <w:del w:id="324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43" w:author="Rinat Gub" w:date="2022-12-06T13:44:00Z"/>
                <w:sz w:val="18"/>
                <w:szCs w:val="18"/>
              </w:rPr>
            </w:pPr>
            <w:del w:id="324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45" w:author="Rinat Gub" w:date="2022-12-06T13:44:00Z"/>
                <w:sz w:val="18"/>
                <w:szCs w:val="18"/>
              </w:rPr>
            </w:pPr>
            <w:del w:id="324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47" w:author="Rinat Gub" w:date="2022-12-06T13:44:00Z"/>
                <w:sz w:val="18"/>
                <w:szCs w:val="18"/>
              </w:rPr>
            </w:pPr>
            <w:del w:id="324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49" w:author="Rinat Gub" w:date="2022-12-06T13:44:00Z"/>
                <w:sz w:val="18"/>
                <w:szCs w:val="18"/>
              </w:rPr>
            </w:pPr>
            <w:del w:id="325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51" w:author="Rinat Gub" w:date="2022-12-06T13:44:00Z"/>
                <w:sz w:val="18"/>
                <w:szCs w:val="18"/>
              </w:rPr>
            </w:pPr>
            <w:del w:id="325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53" w:author="Rinat Gub" w:date="2022-12-06T13:44:00Z"/>
                <w:sz w:val="18"/>
                <w:szCs w:val="18"/>
              </w:rPr>
            </w:pPr>
            <w:del w:id="325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25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56" w:author="Rinat Gub" w:date="2022-12-06T13:44:00Z"/>
                <w:sz w:val="18"/>
                <w:szCs w:val="18"/>
              </w:rPr>
            </w:pPr>
            <w:del w:id="3257" w:author="Rinat Gub" w:date="2022-12-06T13:44:00Z">
              <w:r w:rsidRPr="00203244">
                <w:rPr>
                  <w:sz w:val="18"/>
                  <w:szCs w:val="18"/>
                </w:rPr>
                <w:delText>Итого по главе 6.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58" w:author="Rinat Gub" w:date="2022-12-06T13:44:00Z"/>
                <w:sz w:val="18"/>
                <w:szCs w:val="18"/>
              </w:rPr>
            </w:pPr>
            <w:del w:id="325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60" w:author="Rinat Gub" w:date="2022-12-06T13:44:00Z"/>
                <w:sz w:val="18"/>
                <w:szCs w:val="18"/>
              </w:rPr>
            </w:pPr>
            <w:del w:id="326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62" w:author="Rinat Gub" w:date="2022-12-06T13:44:00Z"/>
                <w:sz w:val="18"/>
                <w:szCs w:val="18"/>
              </w:rPr>
            </w:pPr>
            <w:del w:id="326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64" w:author="Rinat Gub" w:date="2022-12-06T13:44:00Z"/>
                <w:sz w:val="18"/>
                <w:szCs w:val="18"/>
              </w:rPr>
            </w:pPr>
            <w:del w:id="326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66" w:author="Rinat Gub" w:date="2022-12-06T13:44:00Z"/>
                <w:sz w:val="18"/>
                <w:szCs w:val="18"/>
              </w:rPr>
            </w:pPr>
            <w:del w:id="326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68" w:author="Rinat Gub" w:date="2022-12-06T13:44:00Z"/>
                <w:sz w:val="18"/>
                <w:szCs w:val="18"/>
              </w:rPr>
            </w:pPr>
            <w:del w:id="326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70" w:author="Rinat Gub" w:date="2022-12-06T13:44:00Z"/>
                <w:sz w:val="18"/>
                <w:szCs w:val="18"/>
              </w:rPr>
            </w:pPr>
            <w:del w:id="327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72" w:author="Rinat Gub" w:date="2022-12-06T13:44:00Z"/>
                <w:sz w:val="18"/>
                <w:szCs w:val="18"/>
              </w:rPr>
            </w:pPr>
            <w:del w:id="327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74" w:author="Rinat Gub" w:date="2022-12-06T13:44:00Z"/>
                <w:sz w:val="18"/>
                <w:szCs w:val="18"/>
              </w:rPr>
            </w:pPr>
            <w:del w:id="327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76" w:author="Rinat Gub" w:date="2022-12-06T13:44:00Z"/>
                <w:sz w:val="18"/>
                <w:szCs w:val="18"/>
              </w:rPr>
            </w:pPr>
            <w:del w:id="327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78" w:author="Rinat Gub" w:date="2022-12-06T13:44:00Z"/>
                <w:sz w:val="18"/>
                <w:szCs w:val="18"/>
              </w:rPr>
            </w:pPr>
            <w:del w:id="327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28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81" w:author="Rinat Gub" w:date="2022-12-06T13:44:00Z"/>
                <w:sz w:val="18"/>
                <w:szCs w:val="18"/>
              </w:rPr>
            </w:pPr>
            <w:del w:id="3282" w:author="Rinat Gub" w:date="2022-12-06T13:44:00Z">
              <w:r w:rsidRPr="00203244">
                <w:rPr>
                  <w:sz w:val="18"/>
                  <w:szCs w:val="18"/>
                </w:rPr>
                <w:delText>Глава 7. Благоустройство и озеленение территории</w:delText>
              </w:r>
            </w:del>
          </w:p>
        </w:tc>
      </w:tr>
      <w:tr w:rsidR="00B578FB" w:rsidRPr="00203244" w:rsidTr="00633E6B">
        <w:trPr>
          <w:cantSplit/>
          <w:del w:id="3283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84" w:author="Rinat Gub" w:date="2022-12-06T13:44:00Z"/>
                <w:sz w:val="18"/>
                <w:szCs w:val="18"/>
              </w:rPr>
            </w:pPr>
            <w:del w:id="3285" w:author="Rinat Gub" w:date="2022-12-06T13:44:00Z">
              <w:r w:rsidRPr="00203244">
                <w:rPr>
                  <w:sz w:val="18"/>
                  <w:szCs w:val="18"/>
                </w:rPr>
                <w:delText>7.1.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286" w:author="Rinat Gub" w:date="2022-12-06T13:44:00Z"/>
                <w:sz w:val="18"/>
                <w:szCs w:val="18"/>
              </w:rPr>
            </w:pPr>
            <w:del w:id="328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88" w:author="Rinat Gub" w:date="2022-12-06T13:44:00Z"/>
                <w:sz w:val="18"/>
                <w:szCs w:val="18"/>
              </w:rPr>
            </w:pPr>
            <w:del w:id="32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90" w:author="Rinat Gub" w:date="2022-12-06T13:44:00Z"/>
                <w:sz w:val="18"/>
                <w:szCs w:val="18"/>
              </w:rPr>
            </w:pPr>
            <w:del w:id="329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92" w:author="Rinat Gub" w:date="2022-12-06T13:44:00Z"/>
                <w:sz w:val="18"/>
                <w:szCs w:val="18"/>
              </w:rPr>
            </w:pPr>
            <w:del w:id="329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94" w:author="Rinat Gub" w:date="2022-12-06T13:44:00Z"/>
                <w:sz w:val="18"/>
                <w:szCs w:val="18"/>
              </w:rPr>
            </w:pPr>
            <w:del w:id="329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96" w:author="Rinat Gub" w:date="2022-12-06T13:44:00Z"/>
                <w:sz w:val="18"/>
                <w:szCs w:val="18"/>
              </w:rPr>
            </w:pPr>
            <w:del w:id="329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298" w:author="Rinat Gub" w:date="2022-12-06T13:44:00Z"/>
                <w:sz w:val="18"/>
                <w:szCs w:val="18"/>
              </w:rPr>
            </w:pPr>
            <w:del w:id="32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00" w:author="Rinat Gub" w:date="2022-12-06T13:44:00Z"/>
                <w:sz w:val="18"/>
                <w:szCs w:val="18"/>
              </w:rPr>
            </w:pPr>
            <w:del w:id="330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02" w:author="Rinat Gub" w:date="2022-12-06T13:44:00Z"/>
                <w:sz w:val="18"/>
                <w:szCs w:val="18"/>
              </w:rPr>
            </w:pPr>
            <w:del w:id="330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04" w:author="Rinat Gub" w:date="2022-12-06T13:44:00Z"/>
                <w:sz w:val="18"/>
                <w:szCs w:val="18"/>
              </w:rPr>
            </w:pPr>
            <w:del w:id="330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06" w:author="Rinat Gub" w:date="2022-12-06T13:44:00Z"/>
                <w:sz w:val="18"/>
                <w:szCs w:val="18"/>
              </w:rPr>
            </w:pPr>
            <w:del w:id="33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08" w:author="Rinat Gub" w:date="2022-12-06T13:44:00Z"/>
                <w:sz w:val="18"/>
                <w:szCs w:val="18"/>
              </w:rPr>
            </w:pPr>
            <w:del w:id="33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10" w:author="Rinat Gub" w:date="2022-12-06T13:44:00Z"/>
                <w:sz w:val="18"/>
                <w:szCs w:val="18"/>
              </w:rPr>
            </w:pPr>
            <w:del w:id="33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12" w:author="Rinat Gub" w:date="2022-12-06T13:44:00Z"/>
                <w:sz w:val="18"/>
                <w:szCs w:val="18"/>
              </w:rPr>
            </w:pPr>
            <w:del w:id="33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314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15" w:author="Rinat Gub" w:date="2022-12-06T13:44:00Z"/>
                <w:sz w:val="18"/>
                <w:szCs w:val="18"/>
              </w:rPr>
            </w:pPr>
            <w:del w:id="3316" w:author="Rinat Gub" w:date="2022-12-06T13:44:00Z">
              <w:r w:rsidRPr="00203244">
                <w:rPr>
                  <w:sz w:val="18"/>
                  <w:szCs w:val="18"/>
                </w:rPr>
                <w:delText>7.2. и т.д.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317" w:author="Rinat Gub" w:date="2022-12-06T13:44:00Z"/>
                <w:sz w:val="18"/>
                <w:szCs w:val="18"/>
              </w:rPr>
            </w:pPr>
            <w:del w:id="331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19" w:author="Rinat Gub" w:date="2022-12-06T13:44:00Z"/>
                <w:sz w:val="18"/>
                <w:szCs w:val="18"/>
              </w:rPr>
            </w:pPr>
            <w:del w:id="332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21" w:author="Rinat Gub" w:date="2022-12-06T13:44:00Z"/>
                <w:sz w:val="18"/>
                <w:szCs w:val="18"/>
              </w:rPr>
            </w:pPr>
            <w:del w:id="332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23" w:author="Rinat Gub" w:date="2022-12-06T13:44:00Z"/>
                <w:sz w:val="18"/>
                <w:szCs w:val="18"/>
              </w:rPr>
            </w:pPr>
            <w:del w:id="332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25" w:author="Rinat Gub" w:date="2022-12-06T13:44:00Z"/>
                <w:sz w:val="18"/>
                <w:szCs w:val="18"/>
              </w:rPr>
            </w:pPr>
            <w:del w:id="332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27" w:author="Rinat Gub" w:date="2022-12-06T13:44:00Z"/>
                <w:sz w:val="18"/>
                <w:szCs w:val="18"/>
              </w:rPr>
            </w:pPr>
            <w:del w:id="332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29" w:author="Rinat Gub" w:date="2022-12-06T13:44:00Z"/>
                <w:sz w:val="18"/>
                <w:szCs w:val="18"/>
              </w:rPr>
            </w:pPr>
            <w:del w:id="333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31" w:author="Rinat Gub" w:date="2022-12-06T13:44:00Z"/>
                <w:sz w:val="18"/>
                <w:szCs w:val="18"/>
              </w:rPr>
            </w:pPr>
            <w:del w:id="333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33" w:author="Rinat Gub" w:date="2022-12-06T13:44:00Z"/>
                <w:sz w:val="18"/>
                <w:szCs w:val="18"/>
              </w:rPr>
            </w:pPr>
            <w:del w:id="333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35" w:author="Rinat Gub" w:date="2022-12-06T13:44:00Z"/>
                <w:sz w:val="18"/>
                <w:szCs w:val="18"/>
              </w:rPr>
            </w:pPr>
            <w:del w:id="333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37" w:author="Rinat Gub" w:date="2022-12-06T13:44:00Z"/>
                <w:sz w:val="18"/>
                <w:szCs w:val="18"/>
              </w:rPr>
            </w:pPr>
            <w:del w:id="333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39" w:author="Rinat Gub" w:date="2022-12-06T13:44:00Z"/>
                <w:sz w:val="18"/>
                <w:szCs w:val="18"/>
              </w:rPr>
            </w:pPr>
            <w:del w:id="334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41" w:author="Rinat Gub" w:date="2022-12-06T13:44:00Z"/>
                <w:sz w:val="18"/>
                <w:szCs w:val="18"/>
              </w:rPr>
            </w:pPr>
            <w:del w:id="334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43" w:author="Rinat Gub" w:date="2022-12-06T13:44:00Z"/>
                <w:sz w:val="18"/>
                <w:szCs w:val="18"/>
              </w:rPr>
            </w:pPr>
            <w:del w:id="334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345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46" w:author="Rinat Gub" w:date="2022-12-06T13:44:00Z"/>
                <w:sz w:val="18"/>
                <w:szCs w:val="18"/>
              </w:rPr>
            </w:pPr>
            <w:del w:id="3347" w:author="Rinat Gub" w:date="2022-12-06T13:44:00Z">
              <w:r w:rsidRPr="00203244">
                <w:rPr>
                  <w:sz w:val="18"/>
                  <w:szCs w:val="18"/>
                </w:rPr>
                <w:delText>Итого по главе 7.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48" w:author="Rinat Gub" w:date="2022-12-06T13:44:00Z"/>
                <w:sz w:val="18"/>
                <w:szCs w:val="18"/>
              </w:rPr>
            </w:pPr>
            <w:del w:id="334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50" w:author="Rinat Gub" w:date="2022-12-06T13:44:00Z"/>
                <w:sz w:val="18"/>
                <w:szCs w:val="18"/>
              </w:rPr>
            </w:pPr>
            <w:del w:id="335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52" w:author="Rinat Gub" w:date="2022-12-06T13:44:00Z"/>
                <w:sz w:val="18"/>
                <w:szCs w:val="18"/>
              </w:rPr>
            </w:pPr>
            <w:del w:id="335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54" w:author="Rinat Gub" w:date="2022-12-06T13:44:00Z"/>
                <w:sz w:val="18"/>
                <w:szCs w:val="18"/>
              </w:rPr>
            </w:pPr>
            <w:del w:id="335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56" w:author="Rinat Gub" w:date="2022-12-06T13:44:00Z"/>
                <w:sz w:val="18"/>
                <w:szCs w:val="18"/>
              </w:rPr>
            </w:pPr>
            <w:del w:id="335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58" w:author="Rinat Gub" w:date="2022-12-06T13:44:00Z"/>
                <w:sz w:val="18"/>
                <w:szCs w:val="18"/>
              </w:rPr>
            </w:pPr>
            <w:del w:id="335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60" w:author="Rinat Gub" w:date="2022-12-06T13:44:00Z"/>
                <w:sz w:val="18"/>
                <w:szCs w:val="18"/>
              </w:rPr>
            </w:pPr>
            <w:del w:id="336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62" w:author="Rinat Gub" w:date="2022-12-06T13:44:00Z"/>
                <w:sz w:val="18"/>
                <w:szCs w:val="18"/>
              </w:rPr>
            </w:pPr>
            <w:del w:id="336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64" w:author="Rinat Gub" w:date="2022-12-06T13:44:00Z"/>
                <w:sz w:val="18"/>
                <w:szCs w:val="18"/>
              </w:rPr>
            </w:pPr>
            <w:del w:id="336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66" w:author="Rinat Gub" w:date="2022-12-06T13:44:00Z"/>
                <w:sz w:val="18"/>
                <w:szCs w:val="18"/>
              </w:rPr>
            </w:pPr>
            <w:del w:id="336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68" w:author="Rinat Gub" w:date="2022-12-06T13:44:00Z"/>
                <w:sz w:val="18"/>
                <w:szCs w:val="18"/>
              </w:rPr>
            </w:pPr>
            <w:del w:id="336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370" w:author="Rinat Gub" w:date="2022-12-06T13:44:00Z"/>
        </w:trPr>
        <w:tc>
          <w:tcPr>
            <w:tcW w:w="3974" w:type="dxa"/>
            <w:gridSpan w:val="4"/>
            <w:vAlign w:val="center"/>
          </w:tcPr>
          <w:p w:rsidR="00B578FB" w:rsidRPr="00203244" w:rsidRDefault="005D4AF8" w:rsidP="006D0D79">
            <w:pPr>
              <w:pStyle w:val="af0"/>
              <w:rPr>
                <w:del w:id="3371" w:author="Rinat Gub" w:date="2022-12-06T13:44:00Z"/>
                <w:sz w:val="18"/>
                <w:szCs w:val="18"/>
              </w:rPr>
            </w:pPr>
            <w:del w:id="3372" w:author="Rinat Gub" w:date="2022-12-06T13:44:00Z">
              <w:r w:rsidRPr="00203244">
                <w:rPr>
                  <w:sz w:val="18"/>
                  <w:szCs w:val="18"/>
                </w:rPr>
                <w:delText>Материалы централизованной поставки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73" w:author="Rinat Gub" w:date="2022-12-06T13:44:00Z"/>
                <w:sz w:val="18"/>
                <w:szCs w:val="18"/>
              </w:rPr>
            </w:pPr>
            <w:del w:id="337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75" w:author="Rinat Gub" w:date="2022-12-06T13:44:00Z"/>
                <w:sz w:val="18"/>
                <w:szCs w:val="18"/>
              </w:rPr>
            </w:pPr>
            <w:del w:id="337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77" w:author="Rinat Gub" w:date="2022-12-06T13:44:00Z"/>
                <w:sz w:val="18"/>
                <w:szCs w:val="18"/>
              </w:rPr>
            </w:pPr>
            <w:del w:id="337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79" w:author="Rinat Gub" w:date="2022-12-06T13:44:00Z"/>
                <w:sz w:val="18"/>
                <w:szCs w:val="18"/>
              </w:rPr>
            </w:pPr>
            <w:del w:id="338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81" w:author="Rinat Gub" w:date="2022-12-06T13:44:00Z"/>
                <w:sz w:val="18"/>
                <w:szCs w:val="18"/>
              </w:rPr>
            </w:pPr>
            <w:del w:id="338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83" w:author="Rinat Gub" w:date="2022-12-06T13:44:00Z"/>
                <w:sz w:val="18"/>
                <w:szCs w:val="18"/>
              </w:rPr>
            </w:pPr>
            <w:del w:id="338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85" w:author="Rinat Gub" w:date="2022-12-06T13:44:00Z"/>
                <w:sz w:val="18"/>
                <w:szCs w:val="18"/>
              </w:rPr>
            </w:pPr>
            <w:del w:id="338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87" w:author="Rinat Gub" w:date="2022-12-06T13:44:00Z"/>
                <w:sz w:val="18"/>
                <w:szCs w:val="18"/>
              </w:rPr>
            </w:pPr>
            <w:del w:id="338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89" w:author="Rinat Gub" w:date="2022-12-06T13:44:00Z"/>
                <w:sz w:val="18"/>
                <w:szCs w:val="18"/>
              </w:rPr>
            </w:pPr>
            <w:del w:id="339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91" w:author="Rinat Gub" w:date="2022-12-06T13:44:00Z"/>
                <w:sz w:val="18"/>
                <w:szCs w:val="18"/>
              </w:rPr>
            </w:pPr>
            <w:del w:id="339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93" w:author="Rinat Gub" w:date="2022-12-06T13:44:00Z"/>
                <w:sz w:val="18"/>
                <w:szCs w:val="18"/>
              </w:rPr>
            </w:pPr>
            <w:del w:id="339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395" w:author="Rinat Gub" w:date="2022-12-06T13:44:00Z"/>
        </w:trPr>
        <w:tc>
          <w:tcPr>
            <w:tcW w:w="3974" w:type="dxa"/>
            <w:gridSpan w:val="4"/>
            <w:vAlign w:val="center"/>
          </w:tcPr>
          <w:p w:rsidR="00B578FB" w:rsidRPr="00203244" w:rsidRDefault="005D4AF8" w:rsidP="006D0D79">
            <w:pPr>
              <w:pStyle w:val="af0"/>
              <w:rPr>
                <w:del w:id="3396" w:author="Rinat Gub" w:date="2022-12-06T13:44:00Z"/>
                <w:sz w:val="18"/>
                <w:szCs w:val="18"/>
              </w:rPr>
            </w:pPr>
            <w:del w:id="3397" w:author="Rinat Gub" w:date="2022-12-06T13:44:00Z">
              <w:r w:rsidRPr="00203244">
                <w:rPr>
                  <w:sz w:val="18"/>
                  <w:szCs w:val="18"/>
                </w:rPr>
                <w:delText>Всего по главам 1—7 (с учетом материалов централизованной поставки)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398" w:author="Rinat Gub" w:date="2022-12-06T13:44:00Z"/>
                <w:sz w:val="18"/>
                <w:szCs w:val="18"/>
              </w:rPr>
            </w:pPr>
            <w:del w:id="33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00" w:author="Rinat Gub" w:date="2022-12-06T13:44:00Z"/>
                <w:sz w:val="18"/>
                <w:szCs w:val="18"/>
              </w:rPr>
            </w:pPr>
            <w:del w:id="340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02" w:author="Rinat Gub" w:date="2022-12-06T13:44:00Z"/>
                <w:sz w:val="18"/>
                <w:szCs w:val="18"/>
              </w:rPr>
            </w:pPr>
            <w:del w:id="340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04" w:author="Rinat Gub" w:date="2022-12-06T13:44:00Z"/>
                <w:sz w:val="18"/>
                <w:szCs w:val="18"/>
              </w:rPr>
            </w:pPr>
            <w:del w:id="340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06" w:author="Rinat Gub" w:date="2022-12-06T13:44:00Z"/>
                <w:sz w:val="18"/>
                <w:szCs w:val="18"/>
              </w:rPr>
            </w:pPr>
            <w:del w:id="34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08" w:author="Rinat Gub" w:date="2022-12-06T13:44:00Z"/>
                <w:sz w:val="18"/>
                <w:szCs w:val="18"/>
              </w:rPr>
            </w:pPr>
            <w:del w:id="34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10" w:author="Rinat Gub" w:date="2022-12-06T13:44:00Z"/>
                <w:sz w:val="18"/>
                <w:szCs w:val="18"/>
              </w:rPr>
            </w:pPr>
            <w:del w:id="34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12" w:author="Rinat Gub" w:date="2022-12-06T13:44:00Z"/>
                <w:sz w:val="18"/>
                <w:szCs w:val="18"/>
              </w:rPr>
            </w:pPr>
            <w:del w:id="34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14" w:author="Rinat Gub" w:date="2022-12-06T13:44:00Z"/>
                <w:sz w:val="18"/>
                <w:szCs w:val="18"/>
              </w:rPr>
            </w:pPr>
            <w:del w:id="34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16" w:author="Rinat Gub" w:date="2022-12-06T13:44:00Z"/>
                <w:sz w:val="18"/>
                <w:szCs w:val="18"/>
              </w:rPr>
            </w:pPr>
            <w:del w:id="34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18" w:author="Rinat Gub" w:date="2022-12-06T13:44:00Z"/>
                <w:sz w:val="18"/>
                <w:szCs w:val="18"/>
              </w:rPr>
            </w:pPr>
            <w:del w:id="34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420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21" w:author="Rinat Gub" w:date="2022-12-06T13:44:00Z"/>
                <w:sz w:val="18"/>
                <w:szCs w:val="18"/>
              </w:rPr>
            </w:pPr>
            <w:del w:id="3422" w:author="Rinat Gub" w:date="2022-12-06T13:44:00Z">
              <w:r w:rsidRPr="00203244">
                <w:rPr>
                  <w:sz w:val="18"/>
                  <w:szCs w:val="18"/>
                </w:rPr>
                <w:delText>Глава 8. Временные здания и сооружения</w:delText>
              </w:r>
            </w:del>
          </w:p>
        </w:tc>
      </w:tr>
      <w:tr w:rsidR="00B578FB" w:rsidRPr="00203244" w:rsidTr="00633E6B">
        <w:trPr>
          <w:cantSplit/>
          <w:del w:id="3423" w:author="Rinat Gub" w:date="2022-12-06T13:44:00Z"/>
        </w:trPr>
        <w:tc>
          <w:tcPr>
            <w:tcW w:w="938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424" w:author="Rinat Gub" w:date="2022-12-06T13:44:00Z"/>
                <w:sz w:val="18"/>
                <w:szCs w:val="18"/>
              </w:rPr>
            </w:pPr>
            <w:del w:id="3425" w:author="Rinat Gub" w:date="2022-12-06T13:44:00Z">
              <w:r w:rsidRPr="00203244">
                <w:rPr>
                  <w:sz w:val="18"/>
                  <w:szCs w:val="18"/>
                </w:rPr>
                <w:delText>8.1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426" w:author="Rinat Gub" w:date="2022-12-06T13:44:00Z"/>
                <w:sz w:val="18"/>
                <w:szCs w:val="18"/>
              </w:rPr>
            </w:pPr>
            <w:del w:id="3427" w:author="Rinat Gub" w:date="2022-12-06T13:44:00Z">
              <w:r w:rsidRPr="00203244">
                <w:rPr>
                  <w:sz w:val="18"/>
                  <w:szCs w:val="18"/>
                </w:rPr>
                <w:delText xml:space="preserve">Временные здания и сооружения 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28" w:author="Rinat Gub" w:date="2022-12-06T13:44:00Z"/>
                <w:sz w:val="18"/>
                <w:szCs w:val="18"/>
              </w:rPr>
            </w:pPr>
            <w:del w:id="3429" w:author="Rinat Gub" w:date="2022-12-06T13:44:00Z">
              <w:r w:rsidRPr="00203244">
                <w:rPr>
                  <w:sz w:val="18"/>
                  <w:szCs w:val="18"/>
                </w:rPr>
                <w:delText>%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30" w:author="Rinat Gub" w:date="2022-12-06T13:44:00Z"/>
                <w:sz w:val="18"/>
                <w:szCs w:val="18"/>
              </w:rPr>
            </w:pPr>
            <w:del w:id="343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32" w:author="Rinat Gub" w:date="2022-12-06T13:44:00Z"/>
                <w:sz w:val="18"/>
                <w:szCs w:val="18"/>
              </w:rPr>
            </w:pPr>
            <w:del w:id="343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34" w:author="Rinat Gub" w:date="2022-12-06T13:44:00Z"/>
                <w:sz w:val="18"/>
                <w:szCs w:val="18"/>
              </w:rPr>
            </w:pPr>
            <w:del w:id="343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36" w:author="Rinat Gub" w:date="2022-12-06T13:44:00Z"/>
                <w:sz w:val="18"/>
                <w:szCs w:val="18"/>
              </w:rPr>
            </w:pPr>
            <w:del w:id="343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38" w:author="Rinat Gub" w:date="2022-12-06T13:44:00Z"/>
                <w:sz w:val="18"/>
                <w:szCs w:val="18"/>
              </w:rPr>
            </w:pPr>
            <w:del w:id="343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40" w:author="Rinat Gub" w:date="2022-12-06T13:44:00Z"/>
                <w:sz w:val="18"/>
                <w:szCs w:val="18"/>
              </w:rPr>
            </w:pPr>
            <w:del w:id="344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42" w:author="Rinat Gub" w:date="2022-12-06T13:44:00Z"/>
                <w:sz w:val="18"/>
                <w:szCs w:val="18"/>
              </w:rPr>
            </w:pPr>
            <w:del w:id="344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44" w:author="Rinat Gub" w:date="2022-12-06T13:44:00Z"/>
                <w:sz w:val="18"/>
                <w:szCs w:val="18"/>
              </w:rPr>
            </w:pPr>
            <w:del w:id="344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46" w:author="Rinat Gub" w:date="2022-12-06T13:44:00Z"/>
                <w:sz w:val="18"/>
                <w:szCs w:val="18"/>
              </w:rPr>
            </w:pPr>
            <w:del w:id="344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48" w:author="Rinat Gub" w:date="2022-12-06T13:44:00Z"/>
                <w:sz w:val="18"/>
                <w:szCs w:val="18"/>
              </w:rPr>
            </w:pPr>
            <w:del w:id="344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50" w:author="Rinat Gub" w:date="2022-12-06T13:44:00Z"/>
                <w:sz w:val="18"/>
                <w:szCs w:val="18"/>
              </w:rPr>
            </w:pPr>
            <w:del w:id="345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52" w:author="Rinat Gub" w:date="2022-12-06T13:44:00Z"/>
                <w:sz w:val="18"/>
                <w:szCs w:val="18"/>
              </w:rPr>
            </w:pPr>
            <w:del w:id="345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454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55" w:author="Rinat Gub" w:date="2022-12-06T13:44:00Z"/>
                <w:sz w:val="18"/>
                <w:szCs w:val="18"/>
              </w:rPr>
            </w:pPr>
            <w:del w:id="3456" w:author="Rinat Gub" w:date="2022-12-06T13:44:00Z">
              <w:r w:rsidRPr="00203244">
                <w:rPr>
                  <w:sz w:val="18"/>
                  <w:szCs w:val="18"/>
                </w:rPr>
                <w:delText>Итого по главе 8.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57" w:author="Rinat Gub" w:date="2022-12-06T13:44:00Z"/>
                <w:sz w:val="18"/>
                <w:szCs w:val="18"/>
              </w:rPr>
            </w:pPr>
            <w:del w:id="345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59" w:author="Rinat Gub" w:date="2022-12-06T13:44:00Z"/>
                <w:sz w:val="18"/>
                <w:szCs w:val="18"/>
              </w:rPr>
            </w:pPr>
            <w:del w:id="346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61" w:author="Rinat Gub" w:date="2022-12-06T13:44:00Z"/>
                <w:sz w:val="18"/>
                <w:szCs w:val="18"/>
              </w:rPr>
            </w:pPr>
            <w:del w:id="346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63" w:author="Rinat Gub" w:date="2022-12-06T13:44:00Z"/>
                <w:sz w:val="18"/>
                <w:szCs w:val="18"/>
              </w:rPr>
            </w:pPr>
            <w:del w:id="346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65" w:author="Rinat Gub" w:date="2022-12-06T13:44:00Z"/>
                <w:sz w:val="18"/>
                <w:szCs w:val="18"/>
              </w:rPr>
            </w:pPr>
            <w:del w:id="346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67" w:author="Rinat Gub" w:date="2022-12-06T13:44:00Z"/>
                <w:sz w:val="18"/>
                <w:szCs w:val="18"/>
              </w:rPr>
            </w:pPr>
            <w:del w:id="346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69" w:author="Rinat Gub" w:date="2022-12-06T13:44:00Z"/>
                <w:sz w:val="18"/>
                <w:szCs w:val="18"/>
              </w:rPr>
            </w:pPr>
            <w:del w:id="347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71" w:author="Rinat Gub" w:date="2022-12-06T13:44:00Z"/>
                <w:sz w:val="18"/>
                <w:szCs w:val="18"/>
              </w:rPr>
            </w:pPr>
            <w:del w:id="347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73" w:author="Rinat Gub" w:date="2022-12-06T13:44:00Z"/>
                <w:sz w:val="18"/>
                <w:szCs w:val="18"/>
              </w:rPr>
            </w:pPr>
            <w:del w:id="347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75" w:author="Rinat Gub" w:date="2022-12-06T13:44:00Z"/>
                <w:sz w:val="18"/>
                <w:szCs w:val="18"/>
              </w:rPr>
            </w:pPr>
            <w:del w:id="347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77" w:author="Rinat Gub" w:date="2022-12-06T13:44:00Z"/>
                <w:sz w:val="18"/>
                <w:szCs w:val="18"/>
              </w:rPr>
            </w:pPr>
            <w:del w:id="347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479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80" w:author="Rinat Gub" w:date="2022-12-06T13:44:00Z"/>
                <w:sz w:val="18"/>
                <w:szCs w:val="18"/>
              </w:rPr>
            </w:pPr>
            <w:del w:id="3481" w:author="Rinat Gub" w:date="2022-12-06T13:44:00Z">
              <w:r w:rsidRPr="00203244">
                <w:rPr>
                  <w:sz w:val="18"/>
                  <w:szCs w:val="18"/>
                </w:rPr>
                <w:delText>Всего по главам 1—8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82" w:author="Rinat Gub" w:date="2022-12-06T13:44:00Z"/>
                <w:sz w:val="18"/>
                <w:szCs w:val="18"/>
              </w:rPr>
            </w:pPr>
            <w:del w:id="348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84" w:author="Rinat Gub" w:date="2022-12-06T13:44:00Z"/>
                <w:sz w:val="18"/>
                <w:szCs w:val="18"/>
              </w:rPr>
            </w:pPr>
            <w:del w:id="348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86" w:author="Rinat Gub" w:date="2022-12-06T13:44:00Z"/>
                <w:sz w:val="18"/>
                <w:szCs w:val="18"/>
              </w:rPr>
            </w:pPr>
            <w:del w:id="348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88" w:author="Rinat Gub" w:date="2022-12-06T13:44:00Z"/>
                <w:sz w:val="18"/>
                <w:szCs w:val="18"/>
              </w:rPr>
            </w:pPr>
            <w:del w:id="34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90" w:author="Rinat Gub" w:date="2022-12-06T13:44:00Z"/>
                <w:sz w:val="18"/>
                <w:szCs w:val="18"/>
              </w:rPr>
            </w:pPr>
            <w:del w:id="349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92" w:author="Rinat Gub" w:date="2022-12-06T13:44:00Z"/>
                <w:sz w:val="18"/>
                <w:szCs w:val="18"/>
              </w:rPr>
            </w:pPr>
            <w:del w:id="349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94" w:author="Rinat Gub" w:date="2022-12-06T13:44:00Z"/>
                <w:sz w:val="18"/>
                <w:szCs w:val="18"/>
              </w:rPr>
            </w:pPr>
            <w:del w:id="349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96" w:author="Rinat Gub" w:date="2022-12-06T13:44:00Z"/>
                <w:sz w:val="18"/>
                <w:szCs w:val="18"/>
              </w:rPr>
            </w:pPr>
            <w:del w:id="349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498" w:author="Rinat Gub" w:date="2022-12-06T13:44:00Z"/>
                <w:sz w:val="18"/>
                <w:szCs w:val="18"/>
              </w:rPr>
            </w:pPr>
            <w:del w:id="349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00" w:author="Rinat Gub" w:date="2022-12-06T13:44:00Z"/>
                <w:sz w:val="18"/>
                <w:szCs w:val="18"/>
              </w:rPr>
            </w:pPr>
            <w:del w:id="350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02" w:author="Rinat Gub" w:date="2022-12-06T13:44:00Z"/>
                <w:sz w:val="18"/>
                <w:szCs w:val="18"/>
              </w:rPr>
            </w:pPr>
            <w:del w:id="350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504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05" w:author="Rinat Gub" w:date="2022-12-06T13:44:00Z"/>
                <w:sz w:val="18"/>
                <w:szCs w:val="18"/>
              </w:rPr>
            </w:pPr>
            <w:del w:id="3506" w:author="Rinat Gub" w:date="2022-12-06T13:44:00Z">
              <w:r w:rsidRPr="00203244">
                <w:rPr>
                  <w:sz w:val="18"/>
                  <w:szCs w:val="18"/>
                </w:rPr>
                <w:delText>Глава 9. Прочие работы и затраты</w:delText>
              </w:r>
            </w:del>
          </w:p>
        </w:tc>
      </w:tr>
      <w:tr w:rsidR="00B578FB" w:rsidRPr="00203244" w:rsidTr="00633E6B">
        <w:trPr>
          <w:cantSplit/>
          <w:del w:id="3507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08" w:author="Rinat Gub" w:date="2022-12-06T13:44:00Z"/>
                <w:sz w:val="18"/>
                <w:szCs w:val="18"/>
              </w:rPr>
            </w:pPr>
            <w:del w:id="3509" w:author="Rinat Gub" w:date="2022-12-06T13:44:00Z">
              <w:r w:rsidRPr="00203244">
                <w:rPr>
                  <w:sz w:val="18"/>
                  <w:szCs w:val="18"/>
                </w:rPr>
                <w:delText>9.1.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510" w:author="Rinat Gub" w:date="2022-12-06T13:44:00Z"/>
                <w:sz w:val="18"/>
                <w:szCs w:val="18"/>
              </w:rPr>
            </w:pPr>
            <w:del w:id="3511" w:author="Rinat Gub" w:date="2022-12-06T13:44:00Z">
              <w:r w:rsidRPr="00203244">
                <w:rPr>
                  <w:sz w:val="18"/>
                  <w:szCs w:val="18"/>
                </w:rPr>
                <w:delText xml:space="preserve">Зимнее удорожание 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12" w:author="Rinat Gub" w:date="2022-12-06T13:44:00Z"/>
                <w:sz w:val="18"/>
                <w:szCs w:val="18"/>
              </w:rPr>
            </w:pPr>
            <w:del w:id="3513" w:author="Rinat Gub" w:date="2022-12-06T13:44:00Z">
              <w:r w:rsidRPr="00203244">
                <w:rPr>
                  <w:sz w:val="18"/>
                  <w:szCs w:val="18"/>
                </w:rPr>
                <w:delText>%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14" w:author="Rinat Gub" w:date="2022-12-06T13:44:00Z"/>
                <w:sz w:val="18"/>
                <w:szCs w:val="18"/>
              </w:rPr>
            </w:pPr>
            <w:del w:id="35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16" w:author="Rinat Gub" w:date="2022-12-06T13:44:00Z"/>
                <w:sz w:val="18"/>
                <w:szCs w:val="18"/>
              </w:rPr>
            </w:pPr>
            <w:del w:id="35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18" w:author="Rinat Gub" w:date="2022-12-06T13:44:00Z"/>
                <w:sz w:val="18"/>
                <w:szCs w:val="18"/>
              </w:rPr>
            </w:pPr>
            <w:del w:id="35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20" w:author="Rinat Gub" w:date="2022-12-06T13:44:00Z"/>
                <w:sz w:val="18"/>
                <w:szCs w:val="18"/>
              </w:rPr>
            </w:pPr>
            <w:del w:id="352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22" w:author="Rinat Gub" w:date="2022-12-06T13:44:00Z"/>
                <w:sz w:val="18"/>
                <w:szCs w:val="18"/>
              </w:rPr>
            </w:pPr>
            <w:del w:id="352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24" w:author="Rinat Gub" w:date="2022-12-06T13:44:00Z"/>
                <w:sz w:val="18"/>
                <w:szCs w:val="18"/>
              </w:rPr>
            </w:pPr>
            <w:del w:id="352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26" w:author="Rinat Gub" w:date="2022-12-06T13:44:00Z"/>
                <w:sz w:val="18"/>
                <w:szCs w:val="18"/>
              </w:rPr>
            </w:pPr>
            <w:del w:id="352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28" w:author="Rinat Gub" w:date="2022-12-06T13:44:00Z"/>
                <w:sz w:val="18"/>
                <w:szCs w:val="18"/>
              </w:rPr>
            </w:pPr>
            <w:del w:id="352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30" w:author="Rinat Gub" w:date="2022-12-06T13:44:00Z"/>
                <w:sz w:val="18"/>
                <w:szCs w:val="18"/>
              </w:rPr>
            </w:pPr>
            <w:del w:id="353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32" w:author="Rinat Gub" w:date="2022-12-06T13:44:00Z"/>
                <w:sz w:val="18"/>
                <w:szCs w:val="18"/>
              </w:rPr>
            </w:pPr>
            <w:del w:id="353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34" w:author="Rinat Gub" w:date="2022-12-06T13:44:00Z"/>
                <w:sz w:val="18"/>
                <w:szCs w:val="18"/>
              </w:rPr>
            </w:pPr>
            <w:del w:id="353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36" w:author="Rinat Gub" w:date="2022-12-06T13:44:00Z"/>
                <w:sz w:val="18"/>
                <w:szCs w:val="18"/>
              </w:rPr>
            </w:pPr>
            <w:del w:id="353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538" w:author="Rinat Gub" w:date="2022-12-06T13:44:00Z"/>
        </w:trPr>
        <w:tc>
          <w:tcPr>
            <w:tcW w:w="938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39" w:author="Rinat Gub" w:date="2022-12-06T13:44:00Z"/>
                <w:sz w:val="18"/>
                <w:szCs w:val="18"/>
              </w:rPr>
            </w:pPr>
            <w:del w:id="3540" w:author="Rinat Gub" w:date="2022-12-06T13:44:00Z">
              <w:r w:rsidRPr="00203244">
                <w:rPr>
                  <w:sz w:val="18"/>
                  <w:szCs w:val="18"/>
                </w:rPr>
                <w:delText>9.2.</w:delText>
              </w:r>
            </w:del>
          </w:p>
        </w:tc>
        <w:tc>
          <w:tcPr>
            <w:tcW w:w="1774" w:type="dxa"/>
            <w:vAlign w:val="center"/>
          </w:tcPr>
          <w:p w:rsidR="00B578FB" w:rsidRPr="00203244" w:rsidRDefault="005D4AF8" w:rsidP="006D0D79">
            <w:pPr>
              <w:pStyle w:val="af0"/>
              <w:rPr>
                <w:del w:id="3541" w:author="Rinat Gub" w:date="2022-12-06T13:44:00Z"/>
                <w:sz w:val="18"/>
                <w:szCs w:val="18"/>
              </w:rPr>
            </w:pPr>
            <w:del w:id="3542" w:author="Rinat Gub" w:date="2022-12-06T13:44:00Z">
              <w:r w:rsidRPr="00203244">
                <w:rPr>
                  <w:sz w:val="18"/>
                  <w:szCs w:val="18"/>
                </w:rPr>
                <w:delText>Прочие лимитированные и нелимитированые затраты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43" w:author="Rinat Gub" w:date="2022-12-06T13:44:00Z"/>
                <w:sz w:val="18"/>
                <w:szCs w:val="18"/>
              </w:rPr>
            </w:pPr>
            <w:del w:id="3544" w:author="Rinat Gub" w:date="2022-12-06T13:44:00Z">
              <w:r w:rsidRPr="00203244">
                <w:rPr>
                  <w:sz w:val="18"/>
                  <w:szCs w:val="18"/>
                </w:rPr>
                <w:delText>руб.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45" w:author="Rinat Gub" w:date="2022-12-06T13:44:00Z"/>
                <w:sz w:val="18"/>
                <w:szCs w:val="18"/>
              </w:rPr>
            </w:pPr>
            <w:del w:id="354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47" w:author="Rinat Gub" w:date="2022-12-06T13:44:00Z"/>
                <w:sz w:val="18"/>
                <w:szCs w:val="18"/>
              </w:rPr>
            </w:pPr>
            <w:del w:id="354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49" w:author="Rinat Gub" w:date="2022-12-06T13:44:00Z"/>
                <w:sz w:val="18"/>
                <w:szCs w:val="18"/>
              </w:rPr>
            </w:pPr>
            <w:del w:id="355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51" w:author="Rinat Gub" w:date="2022-12-06T13:44:00Z"/>
                <w:sz w:val="18"/>
                <w:szCs w:val="18"/>
              </w:rPr>
            </w:pPr>
            <w:del w:id="355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53" w:author="Rinat Gub" w:date="2022-12-06T13:44:00Z"/>
                <w:sz w:val="18"/>
                <w:szCs w:val="18"/>
              </w:rPr>
            </w:pPr>
            <w:del w:id="355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55" w:author="Rinat Gub" w:date="2022-12-06T13:44:00Z"/>
                <w:sz w:val="18"/>
                <w:szCs w:val="18"/>
              </w:rPr>
            </w:pPr>
            <w:del w:id="355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57" w:author="Rinat Gub" w:date="2022-12-06T13:44:00Z"/>
                <w:sz w:val="18"/>
                <w:szCs w:val="18"/>
              </w:rPr>
            </w:pPr>
            <w:del w:id="355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59" w:author="Rinat Gub" w:date="2022-12-06T13:44:00Z"/>
                <w:sz w:val="18"/>
                <w:szCs w:val="18"/>
              </w:rPr>
            </w:pPr>
            <w:del w:id="356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61" w:author="Rinat Gub" w:date="2022-12-06T13:44:00Z"/>
                <w:sz w:val="18"/>
                <w:szCs w:val="18"/>
              </w:rPr>
            </w:pPr>
            <w:del w:id="356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63" w:author="Rinat Gub" w:date="2022-12-06T13:44:00Z"/>
                <w:sz w:val="18"/>
                <w:szCs w:val="18"/>
              </w:rPr>
            </w:pPr>
            <w:del w:id="356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65" w:author="Rinat Gub" w:date="2022-12-06T13:44:00Z"/>
                <w:sz w:val="18"/>
                <w:szCs w:val="18"/>
              </w:rPr>
            </w:pPr>
            <w:del w:id="356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67" w:author="Rinat Gub" w:date="2022-12-06T13:44:00Z"/>
                <w:sz w:val="18"/>
                <w:szCs w:val="18"/>
              </w:rPr>
            </w:pPr>
            <w:del w:id="356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569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70" w:author="Rinat Gub" w:date="2022-12-06T13:44:00Z"/>
                <w:sz w:val="18"/>
                <w:szCs w:val="18"/>
              </w:rPr>
            </w:pPr>
            <w:del w:id="3571" w:author="Rinat Gub" w:date="2022-12-06T13:44:00Z">
              <w:r w:rsidRPr="00203244">
                <w:rPr>
                  <w:sz w:val="18"/>
                  <w:szCs w:val="18"/>
                </w:rPr>
                <w:delText>Итого по главе 9.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72" w:author="Rinat Gub" w:date="2022-12-06T13:44:00Z"/>
                <w:sz w:val="18"/>
                <w:szCs w:val="18"/>
              </w:rPr>
            </w:pPr>
            <w:del w:id="357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74" w:author="Rinat Gub" w:date="2022-12-06T13:44:00Z"/>
                <w:sz w:val="18"/>
                <w:szCs w:val="18"/>
              </w:rPr>
            </w:pPr>
            <w:del w:id="357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76" w:author="Rinat Gub" w:date="2022-12-06T13:44:00Z"/>
                <w:sz w:val="18"/>
                <w:szCs w:val="18"/>
              </w:rPr>
            </w:pPr>
            <w:del w:id="357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78" w:author="Rinat Gub" w:date="2022-12-06T13:44:00Z"/>
                <w:sz w:val="18"/>
                <w:szCs w:val="18"/>
              </w:rPr>
            </w:pPr>
            <w:del w:id="357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80" w:author="Rinat Gub" w:date="2022-12-06T13:44:00Z"/>
                <w:sz w:val="18"/>
                <w:szCs w:val="18"/>
              </w:rPr>
            </w:pPr>
            <w:del w:id="358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82" w:author="Rinat Gub" w:date="2022-12-06T13:44:00Z"/>
                <w:sz w:val="18"/>
                <w:szCs w:val="18"/>
              </w:rPr>
            </w:pPr>
            <w:del w:id="358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84" w:author="Rinat Gub" w:date="2022-12-06T13:44:00Z"/>
                <w:sz w:val="18"/>
                <w:szCs w:val="18"/>
              </w:rPr>
            </w:pPr>
            <w:del w:id="358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86" w:author="Rinat Gub" w:date="2022-12-06T13:44:00Z"/>
                <w:sz w:val="18"/>
                <w:szCs w:val="18"/>
              </w:rPr>
            </w:pPr>
            <w:del w:id="358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88" w:author="Rinat Gub" w:date="2022-12-06T13:44:00Z"/>
                <w:sz w:val="18"/>
                <w:szCs w:val="18"/>
              </w:rPr>
            </w:pPr>
            <w:del w:id="35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90" w:author="Rinat Gub" w:date="2022-12-06T13:44:00Z"/>
                <w:sz w:val="18"/>
                <w:szCs w:val="18"/>
              </w:rPr>
            </w:pPr>
            <w:del w:id="359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92" w:author="Rinat Gub" w:date="2022-12-06T13:44:00Z"/>
                <w:sz w:val="18"/>
                <w:szCs w:val="18"/>
              </w:rPr>
            </w:pPr>
            <w:del w:id="359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594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95" w:author="Rinat Gub" w:date="2022-12-06T13:44:00Z"/>
                <w:sz w:val="18"/>
                <w:szCs w:val="18"/>
              </w:rPr>
            </w:pPr>
            <w:del w:id="3596" w:author="Rinat Gub" w:date="2022-12-06T13:44:00Z">
              <w:r w:rsidRPr="00203244">
                <w:rPr>
                  <w:sz w:val="18"/>
                  <w:szCs w:val="18"/>
                </w:rPr>
                <w:delText>Всего по главам 1—9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97" w:author="Rinat Gub" w:date="2022-12-06T13:44:00Z"/>
                <w:sz w:val="18"/>
                <w:szCs w:val="18"/>
              </w:rPr>
            </w:pPr>
            <w:del w:id="359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599" w:author="Rinat Gub" w:date="2022-12-06T13:44:00Z"/>
                <w:sz w:val="18"/>
                <w:szCs w:val="18"/>
              </w:rPr>
            </w:pPr>
            <w:del w:id="360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01" w:author="Rinat Gub" w:date="2022-12-06T13:44:00Z"/>
                <w:sz w:val="18"/>
                <w:szCs w:val="18"/>
              </w:rPr>
            </w:pPr>
            <w:del w:id="360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03" w:author="Rinat Gub" w:date="2022-12-06T13:44:00Z"/>
                <w:sz w:val="18"/>
                <w:szCs w:val="18"/>
              </w:rPr>
            </w:pPr>
            <w:del w:id="360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05" w:author="Rinat Gub" w:date="2022-12-06T13:44:00Z"/>
                <w:sz w:val="18"/>
                <w:szCs w:val="18"/>
              </w:rPr>
            </w:pPr>
            <w:del w:id="360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07" w:author="Rinat Gub" w:date="2022-12-06T13:44:00Z"/>
                <w:sz w:val="18"/>
                <w:szCs w:val="18"/>
              </w:rPr>
            </w:pPr>
            <w:del w:id="360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09" w:author="Rinat Gub" w:date="2022-12-06T13:44:00Z"/>
                <w:sz w:val="18"/>
                <w:szCs w:val="18"/>
              </w:rPr>
            </w:pPr>
            <w:del w:id="361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11" w:author="Rinat Gub" w:date="2022-12-06T13:44:00Z"/>
                <w:sz w:val="18"/>
                <w:szCs w:val="18"/>
              </w:rPr>
            </w:pPr>
            <w:del w:id="361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13" w:author="Rinat Gub" w:date="2022-12-06T13:44:00Z"/>
                <w:sz w:val="18"/>
                <w:szCs w:val="18"/>
              </w:rPr>
            </w:pPr>
            <w:del w:id="361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15" w:author="Rinat Gub" w:date="2022-12-06T13:44:00Z"/>
                <w:sz w:val="18"/>
                <w:szCs w:val="18"/>
              </w:rPr>
            </w:pPr>
            <w:del w:id="361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17" w:author="Rinat Gub" w:date="2022-12-06T13:44:00Z"/>
                <w:sz w:val="18"/>
                <w:szCs w:val="18"/>
              </w:rPr>
            </w:pPr>
            <w:del w:id="361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619" w:author="Rinat Gub" w:date="2022-12-06T13:44:00Z"/>
        </w:trPr>
        <w:tc>
          <w:tcPr>
            <w:tcW w:w="2712" w:type="dxa"/>
            <w:gridSpan w:val="2"/>
            <w:vAlign w:val="center"/>
          </w:tcPr>
          <w:p w:rsidR="00B578FB" w:rsidRPr="00203244" w:rsidRDefault="005D4AF8" w:rsidP="006D0D79">
            <w:pPr>
              <w:pStyle w:val="af0"/>
              <w:rPr>
                <w:del w:id="3620" w:author="Rinat Gub" w:date="2022-12-06T13:44:00Z"/>
                <w:sz w:val="18"/>
                <w:szCs w:val="18"/>
              </w:rPr>
            </w:pPr>
            <w:del w:id="3621" w:author="Rinat Gub" w:date="2022-12-06T13:44:00Z">
              <w:r w:rsidRPr="00203244">
                <w:rPr>
                  <w:sz w:val="18"/>
                  <w:szCs w:val="18"/>
                </w:rPr>
                <w:delText>Резерв подрядчика</w:delText>
              </w:r>
            </w:del>
          </w:p>
        </w:tc>
        <w:tc>
          <w:tcPr>
            <w:tcW w:w="66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22" w:author="Rinat Gub" w:date="2022-12-06T13:44:00Z"/>
                <w:sz w:val="18"/>
                <w:szCs w:val="18"/>
              </w:rPr>
            </w:pPr>
            <w:del w:id="3623" w:author="Rinat Gub" w:date="2022-12-06T13:44:00Z">
              <w:r w:rsidRPr="00203244">
                <w:rPr>
                  <w:sz w:val="18"/>
                  <w:szCs w:val="18"/>
                </w:rPr>
                <w:delText>%</w:delText>
              </w:r>
            </w:del>
          </w:p>
        </w:tc>
        <w:tc>
          <w:tcPr>
            <w:tcW w:w="5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24" w:author="Rinat Gub" w:date="2022-12-06T13:44:00Z"/>
                <w:sz w:val="18"/>
                <w:szCs w:val="18"/>
              </w:rPr>
            </w:pPr>
            <w:del w:id="362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26" w:author="Rinat Gub" w:date="2022-12-06T13:44:00Z"/>
                <w:sz w:val="18"/>
                <w:szCs w:val="18"/>
              </w:rPr>
            </w:pPr>
            <w:del w:id="362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28" w:author="Rinat Gub" w:date="2022-12-06T13:44:00Z"/>
                <w:sz w:val="18"/>
                <w:szCs w:val="18"/>
              </w:rPr>
            </w:pPr>
            <w:del w:id="362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30" w:author="Rinat Gub" w:date="2022-12-06T13:44:00Z"/>
                <w:sz w:val="18"/>
                <w:szCs w:val="18"/>
              </w:rPr>
            </w:pPr>
            <w:del w:id="363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32" w:author="Rinat Gub" w:date="2022-12-06T13:44:00Z"/>
                <w:sz w:val="18"/>
                <w:szCs w:val="18"/>
              </w:rPr>
            </w:pPr>
            <w:del w:id="363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34" w:author="Rinat Gub" w:date="2022-12-06T13:44:00Z"/>
                <w:sz w:val="18"/>
                <w:szCs w:val="18"/>
              </w:rPr>
            </w:pPr>
            <w:del w:id="363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36" w:author="Rinat Gub" w:date="2022-12-06T13:44:00Z"/>
                <w:sz w:val="18"/>
                <w:szCs w:val="18"/>
              </w:rPr>
            </w:pPr>
            <w:del w:id="363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38" w:author="Rinat Gub" w:date="2022-12-06T13:44:00Z"/>
                <w:sz w:val="18"/>
                <w:szCs w:val="18"/>
              </w:rPr>
            </w:pPr>
            <w:del w:id="363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40" w:author="Rinat Gub" w:date="2022-12-06T13:44:00Z"/>
                <w:sz w:val="18"/>
                <w:szCs w:val="18"/>
              </w:rPr>
            </w:pPr>
            <w:del w:id="364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42" w:author="Rinat Gub" w:date="2022-12-06T13:44:00Z"/>
                <w:sz w:val="18"/>
                <w:szCs w:val="18"/>
              </w:rPr>
            </w:pPr>
            <w:del w:id="364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44" w:author="Rinat Gub" w:date="2022-12-06T13:44:00Z"/>
                <w:sz w:val="18"/>
                <w:szCs w:val="18"/>
              </w:rPr>
            </w:pPr>
            <w:del w:id="364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46" w:author="Rinat Gub" w:date="2022-12-06T13:44:00Z"/>
                <w:sz w:val="18"/>
                <w:szCs w:val="18"/>
              </w:rPr>
            </w:pPr>
            <w:del w:id="364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648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49" w:author="Rinat Gub" w:date="2022-12-06T13:44:00Z"/>
                <w:sz w:val="18"/>
                <w:szCs w:val="18"/>
              </w:rPr>
            </w:pPr>
            <w:del w:id="3650" w:author="Rinat Gub" w:date="2022-12-06T13:44:00Z">
              <w:r w:rsidRPr="00203244">
                <w:rPr>
                  <w:sz w:val="18"/>
                  <w:szCs w:val="18"/>
                </w:rPr>
                <w:lastRenderedPageBreak/>
                <w:delText>Итого по главе 10.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51" w:author="Rinat Gub" w:date="2022-12-06T13:44:00Z"/>
                <w:sz w:val="18"/>
                <w:szCs w:val="18"/>
              </w:rPr>
            </w:pPr>
            <w:del w:id="365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53" w:author="Rinat Gub" w:date="2022-12-06T13:44:00Z"/>
                <w:sz w:val="18"/>
                <w:szCs w:val="18"/>
              </w:rPr>
            </w:pPr>
            <w:del w:id="365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55" w:author="Rinat Gub" w:date="2022-12-06T13:44:00Z"/>
                <w:sz w:val="18"/>
                <w:szCs w:val="18"/>
              </w:rPr>
            </w:pPr>
            <w:del w:id="365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57" w:author="Rinat Gub" w:date="2022-12-06T13:44:00Z"/>
                <w:sz w:val="18"/>
                <w:szCs w:val="18"/>
              </w:rPr>
            </w:pPr>
            <w:del w:id="365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59" w:author="Rinat Gub" w:date="2022-12-06T13:44:00Z"/>
                <w:sz w:val="18"/>
                <w:szCs w:val="18"/>
              </w:rPr>
            </w:pPr>
            <w:del w:id="366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61" w:author="Rinat Gub" w:date="2022-12-06T13:44:00Z"/>
                <w:sz w:val="18"/>
                <w:szCs w:val="18"/>
              </w:rPr>
            </w:pPr>
            <w:del w:id="366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63" w:author="Rinat Gub" w:date="2022-12-06T13:44:00Z"/>
                <w:sz w:val="18"/>
                <w:szCs w:val="18"/>
              </w:rPr>
            </w:pPr>
            <w:del w:id="366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65" w:author="Rinat Gub" w:date="2022-12-06T13:44:00Z"/>
                <w:sz w:val="18"/>
                <w:szCs w:val="18"/>
              </w:rPr>
            </w:pPr>
            <w:del w:id="366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67" w:author="Rinat Gub" w:date="2022-12-06T13:44:00Z"/>
                <w:sz w:val="18"/>
                <w:szCs w:val="18"/>
              </w:rPr>
            </w:pPr>
            <w:del w:id="366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69" w:author="Rinat Gub" w:date="2022-12-06T13:44:00Z"/>
                <w:sz w:val="18"/>
                <w:szCs w:val="18"/>
              </w:rPr>
            </w:pPr>
            <w:del w:id="367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71" w:author="Rinat Gub" w:date="2022-12-06T13:44:00Z"/>
                <w:sz w:val="18"/>
                <w:szCs w:val="18"/>
              </w:rPr>
            </w:pPr>
            <w:del w:id="367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673" w:author="Rinat Gub" w:date="2022-12-06T13:44:00Z"/>
        </w:trPr>
        <w:tc>
          <w:tcPr>
            <w:tcW w:w="3974" w:type="dxa"/>
            <w:gridSpan w:val="4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74" w:author="Rinat Gub" w:date="2022-12-06T13:44:00Z"/>
                <w:sz w:val="18"/>
                <w:szCs w:val="18"/>
              </w:rPr>
            </w:pPr>
            <w:del w:id="3675" w:author="Rinat Gub" w:date="2022-12-06T13:44:00Z">
              <w:r w:rsidRPr="00203244">
                <w:rPr>
                  <w:sz w:val="18"/>
                  <w:szCs w:val="18"/>
                </w:rPr>
                <w:delText>Всего по главам 1—10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76" w:author="Rinat Gub" w:date="2022-12-06T13:44:00Z"/>
                <w:sz w:val="18"/>
                <w:szCs w:val="18"/>
              </w:rPr>
            </w:pPr>
            <w:del w:id="367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78" w:author="Rinat Gub" w:date="2022-12-06T13:44:00Z"/>
                <w:sz w:val="18"/>
                <w:szCs w:val="18"/>
              </w:rPr>
            </w:pPr>
            <w:del w:id="367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80" w:author="Rinat Gub" w:date="2022-12-06T13:44:00Z"/>
                <w:sz w:val="18"/>
                <w:szCs w:val="18"/>
              </w:rPr>
            </w:pPr>
            <w:del w:id="368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82" w:author="Rinat Gub" w:date="2022-12-06T13:44:00Z"/>
                <w:sz w:val="18"/>
                <w:szCs w:val="18"/>
              </w:rPr>
            </w:pPr>
            <w:del w:id="368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84" w:author="Rinat Gub" w:date="2022-12-06T13:44:00Z"/>
                <w:sz w:val="18"/>
                <w:szCs w:val="18"/>
              </w:rPr>
            </w:pPr>
            <w:del w:id="368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86" w:author="Rinat Gub" w:date="2022-12-06T13:44:00Z"/>
                <w:sz w:val="18"/>
                <w:szCs w:val="18"/>
              </w:rPr>
            </w:pPr>
            <w:del w:id="368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88" w:author="Rinat Gub" w:date="2022-12-06T13:44:00Z"/>
                <w:sz w:val="18"/>
                <w:szCs w:val="18"/>
              </w:rPr>
            </w:pPr>
            <w:del w:id="368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90" w:author="Rinat Gub" w:date="2022-12-06T13:44:00Z"/>
                <w:sz w:val="18"/>
                <w:szCs w:val="18"/>
              </w:rPr>
            </w:pPr>
            <w:del w:id="369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92" w:author="Rinat Gub" w:date="2022-12-06T13:44:00Z"/>
                <w:sz w:val="18"/>
                <w:szCs w:val="18"/>
              </w:rPr>
            </w:pPr>
            <w:del w:id="369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94" w:author="Rinat Gub" w:date="2022-12-06T13:44:00Z"/>
                <w:sz w:val="18"/>
                <w:szCs w:val="18"/>
              </w:rPr>
            </w:pPr>
            <w:del w:id="369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96" w:author="Rinat Gub" w:date="2022-12-06T13:44:00Z"/>
                <w:sz w:val="18"/>
                <w:szCs w:val="18"/>
              </w:rPr>
            </w:pPr>
            <w:del w:id="369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698" w:author="Rinat Gub" w:date="2022-12-06T13:44:00Z"/>
        </w:trPr>
        <w:tc>
          <w:tcPr>
            <w:tcW w:w="15735" w:type="dxa"/>
            <w:gridSpan w:val="15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699" w:author="Rinat Gub" w:date="2022-12-06T13:44:00Z"/>
                <w:sz w:val="18"/>
                <w:szCs w:val="18"/>
              </w:rPr>
            </w:pPr>
            <w:del w:id="3700" w:author="Rinat Gub" w:date="2022-12-06T13:44:00Z">
              <w:r w:rsidRPr="00203244">
                <w:rPr>
                  <w:sz w:val="18"/>
                  <w:szCs w:val="18"/>
                </w:rPr>
                <w:delText>Налоги, отчисления, пошлины</w:delText>
              </w:r>
            </w:del>
          </w:p>
        </w:tc>
      </w:tr>
      <w:tr w:rsidR="00B578FB" w:rsidRPr="00203244" w:rsidTr="00633E6B">
        <w:trPr>
          <w:cantSplit/>
          <w:del w:id="3701" w:author="Rinat Gub" w:date="2022-12-06T13:44:00Z"/>
        </w:trPr>
        <w:tc>
          <w:tcPr>
            <w:tcW w:w="3974" w:type="dxa"/>
            <w:gridSpan w:val="4"/>
            <w:vAlign w:val="center"/>
          </w:tcPr>
          <w:p w:rsidR="00B578FB" w:rsidRPr="00203244" w:rsidRDefault="005D4AF8" w:rsidP="006D0D79">
            <w:pPr>
              <w:pStyle w:val="af0"/>
              <w:rPr>
                <w:del w:id="3702" w:author="Rinat Gub" w:date="2022-12-06T13:44:00Z"/>
                <w:sz w:val="18"/>
                <w:szCs w:val="18"/>
              </w:rPr>
            </w:pPr>
            <w:del w:id="3703" w:author="Rinat Gub" w:date="2022-12-06T13:44:00Z">
              <w:r w:rsidRPr="00203244">
                <w:rPr>
                  <w:sz w:val="18"/>
                  <w:szCs w:val="18"/>
                </w:rPr>
                <w:delText>Налог на добавленную стоимость 18%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04" w:author="Rinat Gub" w:date="2022-12-06T13:44:00Z"/>
                <w:sz w:val="18"/>
                <w:szCs w:val="18"/>
              </w:rPr>
            </w:pPr>
            <w:del w:id="370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06" w:author="Rinat Gub" w:date="2022-12-06T13:44:00Z"/>
                <w:sz w:val="18"/>
                <w:szCs w:val="18"/>
              </w:rPr>
            </w:pPr>
            <w:del w:id="370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08" w:author="Rinat Gub" w:date="2022-12-06T13:44:00Z"/>
                <w:sz w:val="18"/>
                <w:szCs w:val="18"/>
              </w:rPr>
            </w:pPr>
            <w:del w:id="370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10" w:author="Rinat Gub" w:date="2022-12-06T13:44:00Z"/>
                <w:sz w:val="18"/>
                <w:szCs w:val="18"/>
              </w:rPr>
            </w:pPr>
            <w:del w:id="371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12" w:author="Rinat Gub" w:date="2022-12-06T13:44:00Z"/>
                <w:sz w:val="18"/>
                <w:szCs w:val="18"/>
              </w:rPr>
            </w:pPr>
            <w:del w:id="371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14" w:author="Rinat Gub" w:date="2022-12-06T13:44:00Z"/>
                <w:sz w:val="18"/>
                <w:szCs w:val="18"/>
              </w:rPr>
            </w:pPr>
            <w:del w:id="371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16" w:author="Rinat Gub" w:date="2022-12-06T13:44:00Z"/>
                <w:sz w:val="18"/>
                <w:szCs w:val="18"/>
              </w:rPr>
            </w:pPr>
            <w:del w:id="3717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18" w:author="Rinat Gub" w:date="2022-12-06T13:44:00Z"/>
                <w:sz w:val="18"/>
                <w:szCs w:val="18"/>
              </w:rPr>
            </w:pPr>
            <w:del w:id="3719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20" w:author="Rinat Gub" w:date="2022-12-06T13:44:00Z"/>
                <w:sz w:val="18"/>
                <w:szCs w:val="18"/>
              </w:rPr>
            </w:pPr>
            <w:del w:id="3721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22" w:author="Rinat Gub" w:date="2022-12-06T13:44:00Z"/>
                <w:sz w:val="18"/>
                <w:szCs w:val="18"/>
              </w:rPr>
            </w:pPr>
            <w:del w:id="3723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24" w:author="Rinat Gub" w:date="2022-12-06T13:44:00Z"/>
                <w:sz w:val="18"/>
                <w:szCs w:val="18"/>
              </w:rPr>
            </w:pPr>
            <w:del w:id="3725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  <w:tr w:rsidR="00B578FB" w:rsidRPr="00203244" w:rsidTr="00633E6B">
        <w:trPr>
          <w:cantSplit/>
          <w:del w:id="3726" w:author="Rinat Gub" w:date="2022-12-06T13:44:00Z"/>
        </w:trPr>
        <w:tc>
          <w:tcPr>
            <w:tcW w:w="3974" w:type="dxa"/>
            <w:gridSpan w:val="4"/>
            <w:vAlign w:val="center"/>
          </w:tcPr>
          <w:p w:rsidR="00B578FB" w:rsidRPr="00203244" w:rsidRDefault="005D4AF8" w:rsidP="006D0D79">
            <w:pPr>
              <w:pStyle w:val="af0"/>
              <w:rPr>
                <w:del w:id="3727" w:author="Rinat Gub" w:date="2022-12-06T13:44:00Z"/>
                <w:sz w:val="18"/>
                <w:szCs w:val="18"/>
              </w:rPr>
            </w:pPr>
            <w:del w:id="3728" w:author="Rinat Gub" w:date="2022-12-06T13:44:00Z">
              <w:r w:rsidRPr="00203244">
                <w:rPr>
                  <w:sz w:val="18"/>
                  <w:szCs w:val="18"/>
                </w:rPr>
                <w:delText>ВСЕГО с учетом налога на добавленную стоимость:</w:delText>
              </w:r>
            </w:del>
          </w:p>
        </w:tc>
        <w:tc>
          <w:tcPr>
            <w:tcW w:w="131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29" w:author="Rinat Gub" w:date="2022-12-06T13:44:00Z"/>
                <w:sz w:val="18"/>
                <w:szCs w:val="18"/>
              </w:rPr>
            </w:pPr>
            <w:del w:id="373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95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31" w:author="Rinat Gub" w:date="2022-12-06T13:44:00Z"/>
                <w:sz w:val="18"/>
                <w:szCs w:val="18"/>
              </w:rPr>
            </w:pPr>
            <w:del w:id="373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33" w:author="Rinat Gub" w:date="2022-12-06T13:44:00Z"/>
                <w:sz w:val="18"/>
                <w:szCs w:val="18"/>
              </w:rPr>
            </w:pPr>
            <w:del w:id="373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1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35" w:author="Rinat Gub" w:date="2022-12-06T13:44:00Z"/>
                <w:sz w:val="18"/>
                <w:szCs w:val="18"/>
              </w:rPr>
            </w:pPr>
            <w:del w:id="373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33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37" w:author="Rinat Gub" w:date="2022-12-06T13:44:00Z"/>
                <w:sz w:val="18"/>
                <w:szCs w:val="18"/>
              </w:rPr>
            </w:pPr>
            <w:del w:id="373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097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39" w:author="Rinat Gub" w:date="2022-12-06T13:44:00Z"/>
                <w:sz w:val="18"/>
                <w:szCs w:val="18"/>
              </w:rPr>
            </w:pPr>
            <w:del w:id="374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9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41" w:author="Rinat Gub" w:date="2022-12-06T13:44:00Z"/>
                <w:sz w:val="18"/>
                <w:szCs w:val="18"/>
              </w:rPr>
            </w:pPr>
            <w:del w:id="3742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74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43" w:author="Rinat Gub" w:date="2022-12-06T13:44:00Z"/>
                <w:sz w:val="18"/>
                <w:szCs w:val="18"/>
              </w:rPr>
            </w:pPr>
            <w:del w:id="3744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882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45" w:author="Rinat Gub" w:date="2022-12-06T13:44:00Z"/>
                <w:sz w:val="18"/>
                <w:szCs w:val="18"/>
              </w:rPr>
            </w:pPr>
            <w:del w:id="3746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83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47" w:author="Rinat Gub" w:date="2022-12-06T13:44:00Z"/>
                <w:sz w:val="18"/>
                <w:szCs w:val="18"/>
              </w:rPr>
            </w:pPr>
            <w:del w:id="3748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  <w:tc>
          <w:tcPr>
            <w:tcW w:w="1134" w:type="dxa"/>
            <w:noWrap/>
            <w:vAlign w:val="center"/>
          </w:tcPr>
          <w:p w:rsidR="00B578FB" w:rsidRPr="00203244" w:rsidRDefault="005D4AF8" w:rsidP="006D0D79">
            <w:pPr>
              <w:pStyle w:val="af0"/>
              <w:rPr>
                <w:del w:id="3749" w:author="Rinat Gub" w:date="2022-12-06T13:44:00Z"/>
                <w:sz w:val="18"/>
                <w:szCs w:val="18"/>
              </w:rPr>
            </w:pPr>
            <w:del w:id="3750" w:author="Rinat Gub" w:date="2022-12-06T13:44:00Z">
              <w:r w:rsidRPr="00203244">
                <w:rPr>
                  <w:sz w:val="18"/>
                  <w:szCs w:val="18"/>
                </w:rPr>
                <w:delText> </w:delText>
              </w:r>
            </w:del>
          </w:p>
        </w:tc>
      </w:tr>
    </w:tbl>
    <w:p w:rsidR="00B578FB" w:rsidRPr="006D0D79" w:rsidRDefault="00B578FB" w:rsidP="00B578FB">
      <w:pPr>
        <w:ind w:firstLine="660"/>
        <w:rPr>
          <w:del w:id="3751" w:author="Rinat Gub" w:date="2022-12-06T13:44:00Z"/>
          <w:bCs/>
          <w:sz w:val="22"/>
          <w:szCs w:val="22"/>
        </w:rPr>
      </w:pPr>
    </w:p>
    <w:p w:rsidR="00B578FB" w:rsidRPr="00203244" w:rsidRDefault="00B578FB" w:rsidP="00B578FB">
      <w:pPr>
        <w:ind w:firstLine="660"/>
        <w:rPr>
          <w:del w:id="3752" w:author="Rinat Gub" w:date="2022-12-06T13:44:00Z"/>
          <w:bCs/>
        </w:rPr>
      </w:pPr>
      <w:del w:id="3753" w:author="Rinat Gub" w:date="2022-12-06T13:44:00Z">
        <w:r w:rsidRPr="00203244">
          <w:rPr>
            <w:bCs/>
          </w:rPr>
          <w:delText>Справочно, стоимость материалов централизованной поставки на __ _________ 20</w:delText>
        </w:r>
        <w:r w:rsidR="004F3CED">
          <w:rPr>
            <w:bCs/>
          </w:rPr>
          <w:delText>__</w:delText>
        </w:r>
        <w:r w:rsidRPr="00203244">
          <w:rPr>
            <w:bCs/>
          </w:rPr>
          <w:delText>г. составляет _________ руб. без НДС.</w:delText>
        </w:r>
      </w:del>
    </w:p>
    <w:p w:rsidR="00B578FB" w:rsidRPr="006D0D79" w:rsidRDefault="00B578FB" w:rsidP="00B578FB">
      <w:pPr>
        <w:rPr>
          <w:del w:id="3754" w:author="Rinat Gub" w:date="2022-12-06T13:44:00Z"/>
          <w:sz w:val="22"/>
          <w:szCs w:val="22"/>
        </w:rPr>
      </w:pPr>
    </w:p>
    <w:p w:rsidR="00B578FB" w:rsidRPr="00203244" w:rsidRDefault="00B578FB" w:rsidP="00EF3344">
      <w:pPr>
        <w:keepNext/>
        <w:spacing w:before="120"/>
        <w:ind w:left="709" w:right="10034" w:firstLine="0"/>
        <w:rPr>
          <w:del w:id="3755" w:author="Rinat Gub" w:date="2022-12-06T13:44:00Z"/>
          <w:szCs w:val="24"/>
        </w:rPr>
      </w:pPr>
      <w:del w:id="3756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EF3344">
      <w:pPr>
        <w:keepNext/>
        <w:ind w:right="10034" w:firstLine="0"/>
        <w:jc w:val="center"/>
        <w:rPr>
          <w:del w:id="3757" w:author="Rinat Gub" w:date="2022-12-06T13:44:00Z"/>
          <w:szCs w:val="24"/>
          <w:vertAlign w:val="superscript"/>
        </w:rPr>
      </w:pPr>
      <w:del w:id="3758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EF3344">
      <w:pPr>
        <w:keepNext/>
        <w:spacing w:before="120"/>
        <w:ind w:left="709" w:right="10034" w:firstLine="0"/>
        <w:rPr>
          <w:del w:id="3759" w:author="Rinat Gub" w:date="2022-12-06T13:44:00Z"/>
          <w:szCs w:val="24"/>
        </w:rPr>
      </w:pPr>
      <w:del w:id="3760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EF3344">
      <w:pPr>
        <w:keepNext/>
        <w:ind w:right="10034" w:firstLine="0"/>
        <w:jc w:val="center"/>
        <w:rPr>
          <w:del w:id="3761" w:author="Rinat Gub" w:date="2022-12-06T13:44:00Z"/>
          <w:szCs w:val="24"/>
          <w:vertAlign w:val="superscript"/>
        </w:rPr>
      </w:pPr>
      <w:del w:id="3762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B578FB">
      <w:pPr>
        <w:rPr>
          <w:del w:id="3763" w:author="Rinat Gub" w:date="2022-12-06T13:44:00Z"/>
          <w:b/>
          <w:bCs/>
          <w:sz w:val="16"/>
        </w:rPr>
        <w:sectPr w:rsidR="00B578FB" w:rsidRPr="00203244" w:rsidSect="00694DD2">
          <w:headerReference w:type="even" r:id="rId55"/>
          <w:headerReference w:type="default" r:id="rId56"/>
          <w:footerReference w:type="default" r:id="rId57"/>
          <w:headerReference w:type="first" r:id="rId58"/>
          <w:footerReference w:type="first" r:id="rId59"/>
          <w:footnotePr>
            <w:numRestart w:val="eachPage"/>
          </w:footnotePr>
          <w:pgSz w:w="16838" w:h="11906" w:orient="landscape"/>
          <w:pgMar w:top="1247" w:right="567" w:bottom="1021" w:left="510" w:header="737" w:footer="680" w:gutter="0"/>
          <w:cols w:space="708"/>
          <w:docGrid w:linePitch="360"/>
        </w:sectPr>
      </w:pPr>
    </w:p>
    <w:p w:rsidR="00B578FB" w:rsidRPr="00203244" w:rsidRDefault="00B578FB" w:rsidP="009B2263">
      <w:pPr>
        <w:pStyle w:val="afff"/>
        <w:spacing w:before="0"/>
        <w:rPr>
          <w:del w:id="3778" w:author="Rinat Gub" w:date="2022-12-06T13:44:00Z"/>
        </w:rPr>
      </w:pPr>
      <w:del w:id="3779" w:author="Rinat Gub" w:date="2022-12-06T13:44:00Z">
        <w:r w:rsidRPr="00203244">
          <w:lastRenderedPageBreak/>
          <w:delText>Расчет трудозатрат и стоимости оплаты труда и персонала, необходимого для выполнения строительно-монтажных работ (Форма 2.1)</w:delText>
        </w:r>
      </w:del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08"/>
        <w:gridCol w:w="4027"/>
        <w:gridCol w:w="1037"/>
        <w:gridCol w:w="2164"/>
        <w:gridCol w:w="3050"/>
        <w:gridCol w:w="2949"/>
      </w:tblGrid>
      <w:tr w:rsidR="00B578FB" w:rsidRPr="00203244" w:rsidTr="002411AC">
        <w:trPr>
          <w:cantSplit/>
          <w:del w:id="3780" w:author="Rinat Gub" w:date="2022-12-06T13:44:00Z"/>
        </w:trPr>
        <w:tc>
          <w:tcPr>
            <w:tcW w:w="2508" w:type="dxa"/>
          </w:tcPr>
          <w:p w:rsidR="00B578FB" w:rsidRPr="00203244" w:rsidRDefault="00B578FB" w:rsidP="00FF6A02">
            <w:pPr>
              <w:pStyle w:val="ae"/>
              <w:jc w:val="both"/>
              <w:rPr>
                <w:del w:id="3781" w:author="Rinat Gub" w:date="2022-12-06T13:44:00Z"/>
                <w:szCs w:val="18"/>
                <w:lang w:bidi="ar-SA"/>
              </w:rPr>
            </w:pPr>
            <w:del w:id="3782" w:author="Rinat Gub" w:date="2022-12-06T13:44:00Z">
              <w:r w:rsidRPr="00203244">
                <w:rPr>
                  <w:b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4027" w:type="dxa"/>
          </w:tcPr>
          <w:p w:rsidR="00B578FB" w:rsidRPr="00203244" w:rsidRDefault="00B578FB" w:rsidP="00FF6A02">
            <w:pPr>
              <w:pStyle w:val="ae"/>
              <w:rPr>
                <w:del w:id="3783" w:author="Rinat Gub" w:date="2022-12-06T13:44:00Z"/>
                <w:szCs w:val="18"/>
                <w:lang w:bidi="ar-SA"/>
              </w:rPr>
            </w:pPr>
            <w:del w:id="3784" w:author="Rinat Gub" w:date="2022-12-06T13:44:00Z">
              <w:r w:rsidRPr="00203244">
                <w:rPr>
                  <w:szCs w:val="18"/>
                  <w:lang w:bidi="ar-SA"/>
                </w:rPr>
                <w:delText>Наименование, разряд</w:delText>
              </w:r>
            </w:del>
          </w:p>
        </w:tc>
        <w:tc>
          <w:tcPr>
            <w:tcW w:w="1037" w:type="dxa"/>
          </w:tcPr>
          <w:p w:rsidR="00B578FB" w:rsidRPr="00203244" w:rsidRDefault="00B578FB" w:rsidP="00FF6A02">
            <w:pPr>
              <w:pStyle w:val="ae"/>
              <w:rPr>
                <w:del w:id="3785" w:author="Rinat Gub" w:date="2022-12-06T13:44:00Z"/>
                <w:szCs w:val="18"/>
                <w:lang w:bidi="ar-SA"/>
              </w:rPr>
            </w:pPr>
            <w:del w:id="3786" w:author="Rinat Gub" w:date="2022-12-06T13:44:00Z">
              <w:r w:rsidRPr="00203244">
                <w:rPr>
                  <w:szCs w:val="18"/>
                  <w:lang w:bidi="ar-SA"/>
                </w:rPr>
                <w:delText>Кол-во, чел.</w:delText>
              </w:r>
            </w:del>
          </w:p>
        </w:tc>
        <w:tc>
          <w:tcPr>
            <w:tcW w:w="2164" w:type="dxa"/>
          </w:tcPr>
          <w:p w:rsidR="00B578FB" w:rsidRPr="00203244" w:rsidRDefault="00B578FB" w:rsidP="00FF6A02">
            <w:pPr>
              <w:pStyle w:val="ae"/>
              <w:rPr>
                <w:del w:id="3787" w:author="Rinat Gub" w:date="2022-12-06T13:44:00Z"/>
                <w:szCs w:val="18"/>
                <w:lang w:bidi="ar-SA"/>
              </w:rPr>
            </w:pPr>
            <w:del w:id="3788" w:author="Rinat Gub" w:date="2022-12-06T13:44:00Z">
              <w:r w:rsidRPr="00203244">
                <w:rPr>
                  <w:szCs w:val="18"/>
                  <w:lang w:bidi="ar-SA"/>
                </w:rPr>
                <w:delText>Трудозатраты, тыс. чел-час.</w:delText>
              </w:r>
            </w:del>
          </w:p>
        </w:tc>
        <w:tc>
          <w:tcPr>
            <w:tcW w:w="3050" w:type="dxa"/>
          </w:tcPr>
          <w:p w:rsidR="00B578FB" w:rsidRPr="00203244" w:rsidRDefault="00B578FB" w:rsidP="004F3CED">
            <w:pPr>
              <w:pStyle w:val="ae"/>
              <w:rPr>
                <w:del w:id="3789" w:author="Rinat Gub" w:date="2022-12-06T13:44:00Z"/>
                <w:szCs w:val="18"/>
                <w:lang w:bidi="ar-SA"/>
              </w:rPr>
            </w:pPr>
            <w:del w:id="3790" w:author="Rinat Gub" w:date="2022-12-06T13:44:00Z">
              <w:r w:rsidRPr="00203244">
                <w:rPr>
                  <w:szCs w:val="18"/>
                  <w:lang w:bidi="ar-SA"/>
                </w:rPr>
                <w:delText>Ставка оплаты труда, руб./час __.__.20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  <w:r w:rsidRPr="00203244">
                <w:rPr>
                  <w:szCs w:val="18"/>
                  <w:lang w:bidi="ar-SA"/>
                </w:rPr>
                <w:delText>г.</w:delText>
              </w:r>
            </w:del>
          </w:p>
        </w:tc>
        <w:tc>
          <w:tcPr>
            <w:tcW w:w="2949" w:type="dxa"/>
          </w:tcPr>
          <w:p w:rsidR="00B578FB" w:rsidRPr="00203244" w:rsidRDefault="00B578FB" w:rsidP="004F3CED">
            <w:pPr>
              <w:pStyle w:val="ae"/>
              <w:rPr>
                <w:del w:id="3791" w:author="Rinat Gub" w:date="2022-12-06T13:44:00Z"/>
                <w:szCs w:val="18"/>
                <w:lang w:bidi="ar-SA"/>
              </w:rPr>
            </w:pPr>
            <w:del w:id="3792" w:author="Rinat Gub" w:date="2022-12-06T13:44:00Z">
              <w:r w:rsidRPr="00203244">
                <w:rPr>
                  <w:szCs w:val="18"/>
                  <w:lang w:bidi="ar-SA"/>
                </w:rPr>
                <w:delText>Стоимость (ВСЕГО), тыс. руб. __.__.20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  <w:r w:rsidRPr="00203244">
                <w:rPr>
                  <w:szCs w:val="18"/>
                  <w:lang w:bidi="ar-SA"/>
                </w:rPr>
                <w:delText>г.</w:delText>
              </w:r>
            </w:del>
          </w:p>
        </w:tc>
      </w:tr>
      <w:tr w:rsidR="00B578FB" w:rsidRPr="00203244" w:rsidTr="002411AC">
        <w:trPr>
          <w:cantSplit/>
          <w:del w:id="3793" w:author="Rinat Gub" w:date="2022-12-06T13:44:00Z"/>
        </w:trPr>
        <w:tc>
          <w:tcPr>
            <w:tcW w:w="2508" w:type="dxa"/>
          </w:tcPr>
          <w:p w:rsidR="00B578FB" w:rsidRPr="00203244" w:rsidRDefault="00B578FB" w:rsidP="00FF6A02">
            <w:pPr>
              <w:pStyle w:val="ae"/>
              <w:rPr>
                <w:del w:id="3794" w:author="Rinat Gub" w:date="2022-12-06T13:44:00Z"/>
                <w:szCs w:val="18"/>
                <w:lang w:bidi="ar-SA"/>
              </w:rPr>
            </w:pPr>
            <w:del w:id="3795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4027" w:type="dxa"/>
          </w:tcPr>
          <w:p w:rsidR="00B578FB" w:rsidRPr="00203244" w:rsidRDefault="00B578FB" w:rsidP="00FF6A02">
            <w:pPr>
              <w:pStyle w:val="ae"/>
              <w:rPr>
                <w:del w:id="3796" w:author="Rinat Gub" w:date="2022-12-06T13:44:00Z"/>
                <w:szCs w:val="18"/>
                <w:lang w:bidi="ar-SA"/>
              </w:rPr>
            </w:pPr>
            <w:del w:id="3797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1037" w:type="dxa"/>
          </w:tcPr>
          <w:p w:rsidR="00B578FB" w:rsidRPr="00203244" w:rsidRDefault="00B578FB" w:rsidP="00FF6A02">
            <w:pPr>
              <w:pStyle w:val="ae"/>
              <w:rPr>
                <w:del w:id="3798" w:author="Rinat Gub" w:date="2022-12-06T13:44:00Z"/>
                <w:szCs w:val="18"/>
                <w:lang w:bidi="ar-SA"/>
              </w:rPr>
            </w:pPr>
            <w:del w:id="3799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2164" w:type="dxa"/>
          </w:tcPr>
          <w:p w:rsidR="00B578FB" w:rsidRPr="00203244" w:rsidRDefault="00B578FB" w:rsidP="00FF6A02">
            <w:pPr>
              <w:pStyle w:val="ae"/>
              <w:rPr>
                <w:del w:id="3800" w:author="Rinat Gub" w:date="2022-12-06T13:44:00Z"/>
                <w:szCs w:val="18"/>
                <w:lang w:bidi="ar-SA"/>
              </w:rPr>
            </w:pPr>
            <w:del w:id="3801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3050" w:type="dxa"/>
          </w:tcPr>
          <w:p w:rsidR="00B578FB" w:rsidRPr="00203244" w:rsidRDefault="00B578FB" w:rsidP="00FF6A02">
            <w:pPr>
              <w:pStyle w:val="ae"/>
              <w:rPr>
                <w:del w:id="3802" w:author="Rinat Gub" w:date="2022-12-06T13:44:00Z"/>
                <w:szCs w:val="18"/>
                <w:lang w:bidi="ar-SA"/>
              </w:rPr>
            </w:pPr>
            <w:del w:id="3803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  <w:tc>
          <w:tcPr>
            <w:tcW w:w="2949" w:type="dxa"/>
          </w:tcPr>
          <w:p w:rsidR="00B578FB" w:rsidRPr="00203244" w:rsidRDefault="00B578FB" w:rsidP="00FF6A02">
            <w:pPr>
              <w:pStyle w:val="ae"/>
              <w:rPr>
                <w:del w:id="3804" w:author="Rinat Gub" w:date="2022-12-06T13:44:00Z"/>
                <w:szCs w:val="18"/>
                <w:lang w:bidi="ar-SA"/>
              </w:rPr>
            </w:pPr>
            <w:del w:id="3805" w:author="Rinat Gub" w:date="2022-12-06T13:44:00Z">
              <w:r w:rsidRPr="00203244">
                <w:rPr>
                  <w:szCs w:val="18"/>
                  <w:lang w:bidi="ar-SA"/>
                </w:rPr>
                <w:delText>6</w:delText>
              </w:r>
            </w:del>
          </w:p>
        </w:tc>
      </w:tr>
      <w:tr w:rsidR="00B578FB" w:rsidRPr="00203244" w:rsidTr="002411AC">
        <w:trPr>
          <w:cantSplit/>
          <w:del w:id="3806" w:author="Rinat Gub" w:date="2022-12-06T13:44:00Z"/>
        </w:trPr>
        <w:tc>
          <w:tcPr>
            <w:tcW w:w="6535" w:type="dxa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3807" w:author="Rinat Gub" w:date="2022-12-06T13:44:00Z"/>
              </w:rPr>
            </w:pPr>
            <w:del w:id="3808" w:author="Rinat Gub" w:date="2022-12-06T13:44:00Z">
              <w:r w:rsidRPr="00203244">
                <w:delText>Затраты труда основных рабочих, средний разряд ______</w:delText>
              </w:r>
            </w:del>
          </w:p>
        </w:tc>
        <w:tc>
          <w:tcPr>
            <w:tcW w:w="10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09" w:author="Rinat Gub" w:date="2022-12-06T13:44:00Z"/>
              </w:rPr>
            </w:pPr>
            <w:del w:id="3810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11" w:author="Rinat Gub" w:date="2022-12-06T13:44:00Z"/>
              </w:rPr>
            </w:pPr>
            <w:del w:id="3812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13" w:author="Rinat Gub" w:date="2022-12-06T13:44:00Z"/>
              </w:rPr>
            </w:pPr>
            <w:del w:id="3814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15" w:author="Rinat Gub" w:date="2022-12-06T13:44:00Z"/>
              </w:rPr>
            </w:pPr>
            <w:del w:id="3816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817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18" w:author="Rinat Gub" w:date="2022-12-06T13:44:00Z"/>
              </w:rPr>
            </w:pPr>
            <w:del w:id="3819" w:author="Rinat Gub" w:date="2022-12-06T13:44:00Z">
              <w:r w:rsidRPr="00203244">
                <w:delText>1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20" w:author="Rinat Gub" w:date="2022-12-06T13:44:00Z"/>
              </w:rPr>
            </w:pPr>
            <w:del w:id="3821" w:author="Rinat Gub" w:date="2022-12-06T13:44:00Z">
              <w:r w:rsidRPr="00203244">
                <w:delText>Группа разряда 1</w:delText>
              </w:r>
            </w:del>
          </w:p>
        </w:tc>
      </w:tr>
      <w:tr w:rsidR="00B578FB" w:rsidRPr="00203244" w:rsidTr="002411AC">
        <w:trPr>
          <w:cantSplit/>
          <w:del w:id="3822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23" w:author="Rinat Gub" w:date="2022-12-06T13:44:00Z"/>
              </w:rPr>
            </w:pPr>
            <w:del w:id="3824" w:author="Rinat Gub" w:date="2022-12-06T13:44:00Z">
              <w:r w:rsidRPr="00203244">
                <w:delText>1.1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25" w:author="Rinat Gub" w:date="2022-12-06T13:44:00Z"/>
              </w:rPr>
            </w:pPr>
            <w:del w:id="3826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27" w:author="Rinat Gub" w:date="2022-12-06T13:44:00Z"/>
              </w:rPr>
            </w:pPr>
            <w:del w:id="3828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29" w:author="Rinat Gub" w:date="2022-12-06T13:44:00Z"/>
              </w:rPr>
            </w:pPr>
            <w:del w:id="3830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31" w:author="Rinat Gub" w:date="2022-12-06T13:44:00Z"/>
              </w:rPr>
            </w:pPr>
            <w:del w:id="3832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33" w:author="Rinat Gub" w:date="2022-12-06T13:44:00Z"/>
              </w:rPr>
            </w:pPr>
            <w:del w:id="3834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835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36" w:author="Rinat Gub" w:date="2022-12-06T13:44:00Z"/>
              </w:rPr>
            </w:pPr>
            <w:del w:id="3837" w:author="Rinat Gub" w:date="2022-12-06T13:44:00Z">
              <w:r w:rsidRPr="00203244"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38" w:author="Rinat Gub" w:date="2022-12-06T13:44:00Z"/>
              </w:rPr>
            </w:pPr>
            <w:del w:id="3839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40" w:author="Rinat Gub" w:date="2022-12-06T13:44:00Z"/>
              </w:rPr>
            </w:pPr>
            <w:del w:id="3841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42" w:author="Rinat Gub" w:date="2022-12-06T13:44:00Z"/>
              </w:rPr>
            </w:pPr>
            <w:del w:id="3843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44" w:author="Rinat Gub" w:date="2022-12-06T13:44:00Z"/>
              </w:rPr>
            </w:pPr>
            <w:del w:id="384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846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47" w:author="Rinat Gub" w:date="2022-12-06T13:44:00Z"/>
              </w:rPr>
            </w:pPr>
            <w:del w:id="3848" w:author="Rinat Gub" w:date="2022-12-06T13:44:00Z">
              <w:r w:rsidRPr="00203244">
                <w:delText>2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49" w:author="Rinat Gub" w:date="2022-12-06T13:44:00Z"/>
              </w:rPr>
            </w:pPr>
            <w:del w:id="3850" w:author="Rinat Gub" w:date="2022-12-06T13:44:00Z">
              <w:r w:rsidRPr="00203244">
                <w:delText>Группа разряда 2</w:delText>
              </w:r>
            </w:del>
          </w:p>
        </w:tc>
      </w:tr>
      <w:tr w:rsidR="00B578FB" w:rsidRPr="00203244" w:rsidTr="002411AC">
        <w:trPr>
          <w:cantSplit/>
          <w:del w:id="3851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52" w:author="Rinat Gub" w:date="2022-12-06T13:44:00Z"/>
              </w:rPr>
            </w:pPr>
            <w:del w:id="3853" w:author="Rinat Gub" w:date="2022-12-06T13:44:00Z">
              <w:r w:rsidRPr="00203244">
                <w:delText>2.1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54" w:author="Rinat Gub" w:date="2022-12-06T13:44:00Z"/>
              </w:rPr>
            </w:pPr>
            <w:del w:id="3855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56" w:author="Rinat Gub" w:date="2022-12-06T13:44:00Z"/>
              </w:rPr>
            </w:pPr>
            <w:del w:id="3857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58" w:author="Rinat Gub" w:date="2022-12-06T13:44:00Z"/>
              </w:rPr>
            </w:pPr>
            <w:del w:id="3859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60" w:author="Rinat Gub" w:date="2022-12-06T13:44:00Z"/>
              </w:rPr>
            </w:pPr>
            <w:del w:id="3861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62" w:author="Rinat Gub" w:date="2022-12-06T13:44:00Z"/>
              </w:rPr>
            </w:pPr>
            <w:del w:id="386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864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65" w:author="Rinat Gub" w:date="2022-12-06T13:44:00Z"/>
              </w:rPr>
            </w:pPr>
            <w:del w:id="3866" w:author="Rinat Gub" w:date="2022-12-06T13:44:00Z">
              <w:r w:rsidRPr="00203244"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67" w:author="Rinat Gub" w:date="2022-12-06T13:44:00Z"/>
              </w:rPr>
            </w:pPr>
            <w:del w:id="3868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69" w:author="Rinat Gub" w:date="2022-12-06T13:44:00Z"/>
              </w:rPr>
            </w:pPr>
            <w:del w:id="3870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71" w:author="Rinat Gub" w:date="2022-12-06T13:44:00Z"/>
              </w:rPr>
            </w:pPr>
            <w:del w:id="3872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73" w:author="Rinat Gub" w:date="2022-12-06T13:44:00Z"/>
              </w:rPr>
            </w:pPr>
            <w:del w:id="3874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875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876" w:author="Rinat Gub" w:date="2022-12-06T13:44:00Z"/>
              </w:rPr>
            </w:pPr>
            <w:del w:id="3877" w:author="Rinat Gub" w:date="2022-12-06T13:44:00Z">
              <w:r w:rsidRPr="00203244">
                <w:delText>3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78" w:author="Rinat Gub" w:date="2022-12-06T13:44:00Z"/>
              </w:rPr>
            </w:pPr>
            <w:del w:id="3879" w:author="Rinat Gub" w:date="2022-12-06T13:44:00Z">
              <w:r w:rsidRPr="00203244">
                <w:delText>Группа разряда 3</w:delText>
              </w:r>
            </w:del>
          </w:p>
        </w:tc>
      </w:tr>
      <w:tr w:rsidR="00B578FB" w:rsidRPr="00203244" w:rsidTr="002411AC">
        <w:trPr>
          <w:cantSplit/>
          <w:del w:id="3880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81" w:author="Rinat Gub" w:date="2022-12-06T13:44:00Z"/>
              </w:rPr>
            </w:pPr>
            <w:del w:id="3882" w:author="Rinat Gub" w:date="2022-12-06T13:44:00Z">
              <w:r w:rsidRPr="00203244">
                <w:delText>3.1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83" w:author="Rinat Gub" w:date="2022-12-06T13:44:00Z"/>
              </w:rPr>
            </w:pPr>
            <w:del w:id="3884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85" w:author="Rinat Gub" w:date="2022-12-06T13:44:00Z"/>
              </w:rPr>
            </w:pPr>
            <w:del w:id="3886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87" w:author="Rinat Gub" w:date="2022-12-06T13:44:00Z"/>
              </w:rPr>
            </w:pPr>
            <w:del w:id="3888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89" w:author="Rinat Gub" w:date="2022-12-06T13:44:00Z"/>
              </w:rPr>
            </w:pPr>
            <w:del w:id="3890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91" w:author="Rinat Gub" w:date="2022-12-06T13:44:00Z"/>
              </w:rPr>
            </w:pPr>
            <w:del w:id="3892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893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94" w:author="Rinat Gub" w:date="2022-12-06T13:44:00Z"/>
              </w:rPr>
            </w:pPr>
            <w:del w:id="3895" w:author="Rinat Gub" w:date="2022-12-06T13:44:00Z">
              <w:r w:rsidRPr="00203244"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96" w:author="Rinat Gub" w:date="2022-12-06T13:44:00Z"/>
              </w:rPr>
            </w:pPr>
            <w:del w:id="3897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898" w:author="Rinat Gub" w:date="2022-12-06T13:44:00Z"/>
              </w:rPr>
            </w:pPr>
            <w:del w:id="3899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00" w:author="Rinat Gub" w:date="2022-12-06T13:44:00Z"/>
              </w:rPr>
            </w:pPr>
            <w:del w:id="3901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02" w:author="Rinat Gub" w:date="2022-12-06T13:44:00Z"/>
              </w:rPr>
            </w:pPr>
            <w:del w:id="390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04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905" w:author="Rinat Gub" w:date="2022-12-06T13:44:00Z"/>
              </w:rPr>
            </w:pPr>
            <w:del w:id="3906" w:author="Rinat Gub" w:date="2022-12-06T13:44:00Z">
              <w:r w:rsidRPr="00203244">
                <w:delText>4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07" w:author="Rinat Gub" w:date="2022-12-06T13:44:00Z"/>
              </w:rPr>
            </w:pPr>
            <w:del w:id="3908" w:author="Rinat Gub" w:date="2022-12-06T13:44:00Z">
              <w:r w:rsidRPr="00203244">
                <w:delText>Группа разряда 4</w:delText>
              </w:r>
            </w:del>
          </w:p>
        </w:tc>
      </w:tr>
      <w:tr w:rsidR="00B578FB" w:rsidRPr="00203244" w:rsidTr="002411AC">
        <w:trPr>
          <w:cantSplit/>
          <w:del w:id="3909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10" w:author="Rinat Gub" w:date="2022-12-06T13:44:00Z"/>
              </w:rPr>
            </w:pPr>
            <w:del w:id="3911" w:author="Rinat Gub" w:date="2022-12-06T13:44:00Z">
              <w:r w:rsidRPr="00203244">
                <w:delText>4.1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12" w:author="Rinat Gub" w:date="2022-12-06T13:44:00Z"/>
              </w:rPr>
            </w:pPr>
            <w:del w:id="3913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14" w:author="Rinat Gub" w:date="2022-12-06T13:44:00Z"/>
              </w:rPr>
            </w:pPr>
            <w:del w:id="3915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16" w:author="Rinat Gub" w:date="2022-12-06T13:44:00Z"/>
              </w:rPr>
            </w:pPr>
            <w:del w:id="3917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18" w:author="Rinat Gub" w:date="2022-12-06T13:44:00Z"/>
              </w:rPr>
            </w:pPr>
            <w:del w:id="3919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20" w:author="Rinat Gub" w:date="2022-12-06T13:44:00Z"/>
              </w:rPr>
            </w:pPr>
            <w:del w:id="392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22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23" w:author="Rinat Gub" w:date="2022-12-06T13:44:00Z"/>
              </w:rPr>
            </w:pPr>
            <w:del w:id="3924" w:author="Rinat Gub" w:date="2022-12-06T13:44:00Z">
              <w:r w:rsidRPr="00203244"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25" w:author="Rinat Gub" w:date="2022-12-06T13:44:00Z"/>
              </w:rPr>
            </w:pPr>
            <w:del w:id="3926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27" w:author="Rinat Gub" w:date="2022-12-06T13:44:00Z"/>
              </w:rPr>
            </w:pPr>
            <w:del w:id="3928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29" w:author="Rinat Gub" w:date="2022-12-06T13:44:00Z"/>
              </w:rPr>
            </w:pPr>
            <w:del w:id="3930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31" w:author="Rinat Gub" w:date="2022-12-06T13:44:00Z"/>
              </w:rPr>
            </w:pPr>
            <w:del w:id="3932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33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934" w:author="Rinat Gub" w:date="2022-12-06T13:44:00Z"/>
              </w:rPr>
            </w:pPr>
            <w:del w:id="3935" w:author="Rinat Gub" w:date="2022-12-06T13:44:00Z">
              <w:r w:rsidRPr="00203244">
                <w:delText>5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36" w:author="Rinat Gub" w:date="2022-12-06T13:44:00Z"/>
              </w:rPr>
            </w:pPr>
            <w:del w:id="3937" w:author="Rinat Gub" w:date="2022-12-06T13:44:00Z">
              <w:r w:rsidRPr="00203244">
                <w:delText>Группа разряда 5</w:delText>
              </w:r>
            </w:del>
          </w:p>
        </w:tc>
      </w:tr>
      <w:tr w:rsidR="00B578FB" w:rsidRPr="00203244" w:rsidTr="002411AC">
        <w:trPr>
          <w:cantSplit/>
          <w:del w:id="3938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39" w:author="Rinat Gub" w:date="2022-12-06T13:44:00Z"/>
              </w:rPr>
            </w:pPr>
            <w:del w:id="3940" w:author="Rinat Gub" w:date="2022-12-06T13:44:00Z">
              <w:r w:rsidRPr="00203244">
                <w:delText>5.1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41" w:author="Rinat Gub" w:date="2022-12-06T13:44:00Z"/>
              </w:rPr>
            </w:pPr>
            <w:del w:id="3942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43" w:author="Rinat Gub" w:date="2022-12-06T13:44:00Z"/>
              </w:rPr>
            </w:pPr>
            <w:del w:id="3944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45" w:author="Rinat Gub" w:date="2022-12-06T13:44:00Z"/>
              </w:rPr>
            </w:pPr>
            <w:del w:id="3946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47" w:author="Rinat Gub" w:date="2022-12-06T13:44:00Z"/>
              </w:rPr>
            </w:pPr>
            <w:del w:id="3948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49" w:author="Rinat Gub" w:date="2022-12-06T13:44:00Z"/>
              </w:rPr>
            </w:pPr>
            <w:del w:id="3950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51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52" w:author="Rinat Gub" w:date="2022-12-06T13:44:00Z"/>
              </w:rPr>
            </w:pPr>
            <w:del w:id="3953" w:author="Rinat Gub" w:date="2022-12-06T13:44:00Z">
              <w:r w:rsidRPr="00203244"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54" w:author="Rinat Gub" w:date="2022-12-06T13:44:00Z"/>
              </w:rPr>
            </w:pPr>
            <w:del w:id="3955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56" w:author="Rinat Gub" w:date="2022-12-06T13:44:00Z"/>
              </w:rPr>
            </w:pPr>
            <w:del w:id="3957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58" w:author="Rinat Gub" w:date="2022-12-06T13:44:00Z"/>
              </w:rPr>
            </w:pPr>
            <w:del w:id="3959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60" w:author="Rinat Gub" w:date="2022-12-06T13:44:00Z"/>
              </w:rPr>
            </w:pPr>
            <w:del w:id="396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62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963" w:author="Rinat Gub" w:date="2022-12-06T13:44:00Z"/>
              </w:rPr>
            </w:pPr>
            <w:del w:id="3964" w:author="Rinat Gub" w:date="2022-12-06T13:44:00Z">
              <w:r w:rsidRPr="00203244">
                <w:delText>6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65" w:author="Rinat Gub" w:date="2022-12-06T13:44:00Z"/>
              </w:rPr>
            </w:pPr>
            <w:del w:id="3966" w:author="Rinat Gub" w:date="2022-12-06T13:44:00Z">
              <w:r w:rsidRPr="00203244">
                <w:delText>Группа разряда 6</w:delText>
              </w:r>
            </w:del>
          </w:p>
        </w:tc>
      </w:tr>
      <w:tr w:rsidR="00B578FB" w:rsidRPr="00203244" w:rsidTr="002411AC">
        <w:trPr>
          <w:cantSplit/>
          <w:del w:id="3967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68" w:author="Rinat Gub" w:date="2022-12-06T13:44:00Z"/>
              </w:rPr>
            </w:pPr>
            <w:del w:id="3969" w:author="Rinat Gub" w:date="2022-12-06T13:44:00Z">
              <w:r w:rsidRPr="00203244">
                <w:delText>6.1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70" w:author="Rinat Gub" w:date="2022-12-06T13:44:00Z"/>
              </w:rPr>
            </w:pPr>
            <w:del w:id="3971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72" w:author="Rinat Gub" w:date="2022-12-06T13:44:00Z"/>
              </w:rPr>
            </w:pPr>
            <w:del w:id="3973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74" w:author="Rinat Gub" w:date="2022-12-06T13:44:00Z"/>
              </w:rPr>
            </w:pPr>
            <w:del w:id="3975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76" w:author="Rinat Gub" w:date="2022-12-06T13:44:00Z"/>
              </w:rPr>
            </w:pPr>
            <w:del w:id="3977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78" w:author="Rinat Gub" w:date="2022-12-06T13:44:00Z"/>
              </w:rPr>
            </w:pPr>
            <w:del w:id="3979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80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81" w:author="Rinat Gub" w:date="2022-12-06T13:44:00Z"/>
              </w:rPr>
            </w:pPr>
            <w:del w:id="3982" w:author="Rinat Gub" w:date="2022-12-06T13:44:00Z">
              <w:r w:rsidRPr="00203244"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83" w:author="Rinat Gub" w:date="2022-12-06T13:44:00Z"/>
              </w:rPr>
            </w:pPr>
            <w:del w:id="3984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85" w:author="Rinat Gub" w:date="2022-12-06T13:44:00Z"/>
              </w:rPr>
            </w:pPr>
            <w:del w:id="3986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87" w:author="Rinat Gub" w:date="2022-12-06T13:44:00Z"/>
              </w:rPr>
            </w:pPr>
            <w:del w:id="3988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89" w:author="Rinat Gub" w:date="2022-12-06T13:44:00Z"/>
              </w:rPr>
            </w:pPr>
            <w:del w:id="3990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3991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3992" w:author="Rinat Gub" w:date="2022-12-06T13:44:00Z"/>
              </w:rPr>
            </w:pPr>
            <w:del w:id="3993" w:author="Rinat Gub" w:date="2022-12-06T13:44:00Z">
              <w:r w:rsidRPr="00203244">
                <w:delText>7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94" w:author="Rinat Gub" w:date="2022-12-06T13:44:00Z"/>
              </w:rPr>
            </w:pPr>
            <w:del w:id="3995" w:author="Rinat Gub" w:date="2022-12-06T13:44:00Z">
              <w:r w:rsidRPr="00203244">
                <w:delText>Группа разряда ….</w:delText>
              </w:r>
            </w:del>
          </w:p>
        </w:tc>
      </w:tr>
      <w:tr w:rsidR="00B578FB" w:rsidRPr="00203244" w:rsidTr="002411AC">
        <w:trPr>
          <w:cantSplit/>
          <w:del w:id="3996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97" w:author="Rinat Gub" w:date="2022-12-06T13:44:00Z"/>
              </w:rPr>
            </w:pPr>
            <w:del w:id="3998" w:author="Rinat Gub" w:date="2022-12-06T13:44:00Z">
              <w:r w:rsidRPr="00203244">
                <w:delText>7.1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3999" w:author="Rinat Gub" w:date="2022-12-06T13:44:00Z"/>
              </w:rPr>
            </w:pPr>
            <w:del w:id="4000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01" w:author="Rinat Gub" w:date="2022-12-06T13:44:00Z"/>
              </w:rPr>
            </w:pPr>
            <w:del w:id="4002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03" w:author="Rinat Gub" w:date="2022-12-06T13:44:00Z"/>
              </w:rPr>
            </w:pPr>
            <w:del w:id="4004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05" w:author="Rinat Gub" w:date="2022-12-06T13:44:00Z"/>
              </w:rPr>
            </w:pPr>
            <w:del w:id="4006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07" w:author="Rinat Gub" w:date="2022-12-06T13:44:00Z"/>
              </w:rPr>
            </w:pPr>
            <w:del w:id="4008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4009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10" w:author="Rinat Gub" w:date="2022-12-06T13:44:00Z"/>
              </w:rPr>
            </w:pPr>
            <w:del w:id="4011" w:author="Rinat Gub" w:date="2022-12-06T13:44:00Z">
              <w:r w:rsidRPr="00203244">
                <w:lastRenderedPageBreak/>
                <w:delText>Итого: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12" w:author="Rinat Gub" w:date="2022-12-06T13:44:00Z"/>
              </w:rPr>
            </w:pPr>
            <w:del w:id="4013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14" w:author="Rinat Gub" w:date="2022-12-06T13:44:00Z"/>
              </w:rPr>
            </w:pPr>
            <w:del w:id="4015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16" w:author="Rinat Gub" w:date="2022-12-06T13:44:00Z"/>
              </w:rPr>
            </w:pPr>
            <w:del w:id="4017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18" w:author="Rinat Gub" w:date="2022-12-06T13:44:00Z"/>
              </w:rPr>
            </w:pPr>
            <w:del w:id="4019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4020" w:author="Rinat Gub" w:date="2022-12-06T13:44:00Z"/>
        </w:trPr>
        <w:tc>
          <w:tcPr>
            <w:tcW w:w="6535" w:type="dxa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4021" w:author="Rinat Gub" w:date="2022-12-06T13:44:00Z"/>
              </w:rPr>
            </w:pPr>
            <w:del w:id="4022" w:author="Rinat Gub" w:date="2022-12-06T13:44:00Z">
              <w:r w:rsidRPr="00203244">
                <w:delText>Затраты труда машинистов и механизаторов, средний разряд ________</w:delText>
              </w:r>
            </w:del>
          </w:p>
        </w:tc>
        <w:tc>
          <w:tcPr>
            <w:tcW w:w="10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4023" w:author="Rinat Gub" w:date="2022-12-06T13:44:00Z"/>
              </w:rPr>
            </w:pPr>
            <w:del w:id="4024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4025" w:author="Rinat Gub" w:date="2022-12-06T13:44:00Z"/>
              </w:rPr>
            </w:pPr>
            <w:del w:id="4026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4027" w:author="Rinat Gub" w:date="2022-12-06T13:44:00Z"/>
              </w:rPr>
            </w:pPr>
            <w:del w:id="4028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4029" w:author="Rinat Gub" w:date="2022-12-06T13:44:00Z"/>
              </w:rPr>
            </w:pPr>
            <w:del w:id="4030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4031" w:author="Rinat Gub" w:date="2022-12-06T13:44:00Z"/>
        </w:trPr>
        <w:tc>
          <w:tcPr>
            <w:tcW w:w="250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4032" w:author="Rinat Gub" w:date="2022-12-06T13:44:00Z"/>
              </w:rPr>
            </w:pPr>
            <w:del w:id="4033" w:author="Rinat Gub" w:date="2022-12-06T13:44:00Z">
              <w:r w:rsidRPr="00203244">
                <w:delText>8</w:delText>
              </w:r>
            </w:del>
          </w:p>
        </w:tc>
        <w:tc>
          <w:tcPr>
            <w:tcW w:w="13227" w:type="dxa"/>
            <w:gridSpan w:val="5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34" w:author="Rinat Gub" w:date="2022-12-06T13:44:00Z"/>
              </w:rPr>
            </w:pPr>
            <w:del w:id="4035" w:author="Rinat Gub" w:date="2022-12-06T13:44:00Z">
              <w:r w:rsidRPr="00203244">
                <w:delText>Машинисты и механизаторы</w:delText>
              </w:r>
            </w:del>
          </w:p>
        </w:tc>
      </w:tr>
      <w:tr w:rsidR="00B578FB" w:rsidRPr="00203244" w:rsidTr="002411AC">
        <w:trPr>
          <w:cantSplit/>
          <w:del w:id="4036" w:author="Rinat Gub" w:date="2022-12-06T13:44:00Z"/>
        </w:trPr>
        <w:tc>
          <w:tcPr>
            <w:tcW w:w="250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37" w:author="Rinat Gub" w:date="2022-12-06T13:44:00Z"/>
              </w:rPr>
            </w:pPr>
            <w:del w:id="4038" w:author="Rinat Gub" w:date="2022-12-06T13:44:00Z">
              <w:r w:rsidRPr="00203244">
                <w:delText>8.1 и т.д.</w:delText>
              </w:r>
            </w:del>
          </w:p>
        </w:tc>
        <w:tc>
          <w:tcPr>
            <w:tcW w:w="402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39" w:author="Rinat Gub" w:date="2022-12-06T13:44:00Z"/>
              </w:rPr>
            </w:pPr>
            <w:del w:id="4040" w:author="Rinat Gub" w:date="2022-12-06T13:44:00Z">
              <w:r w:rsidRPr="00203244">
                <w:delText> 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41" w:author="Rinat Gub" w:date="2022-12-06T13:44:00Z"/>
              </w:rPr>
            </w:pPr>
            <w:del w:id="4042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43" w:author="Rinat Gub" w:date="2022-12-06T13:44:00Z"/>
              </w:rPr>
            </w:pPr>
            <w:del w:id="4044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45" w:author="Rinat Gub" w:date="2022-12-06T13:44:00Z"/>
              </w:rPr>
            </w:pPr>
            <w:del w:id="4046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47" w:author="Rinat Gub" w:date="2022-12-06T13:44:00Z"/>
              </w:rPr>
            </w:pPr>
            <w:del w:id="4048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2411AC">
        <w:trPr>
          <w:cantSplit/>
          <w:del w:id="4049" w:author="Rinat Gub" w:date="2022-12-06T13:44:00Z"/>
        </w:trPr>
        <w:tc>
          <w:tcPr>
            <w:tcW w:w="6535" w:type="dxa"/>
            <w:gridSpan w:val="2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50" w:author="Rinat Gub" w:date="2022-12-06T13:44:00Z"/>
              </w:rPr>
            </w:pPr>
            <w:del w:id="4051" w:author="Rinat Gub" w:date="2022-12-06T13:44:00Z">
              <w:r w:rsidRPr="00203244">
                <w:delText>ВСЕГО:</w:delText>
              </w:r>
            </w:del>
          </w:p>
        </w:tc>
        <w:tc>
          <w:tcPr>
            <w:tcW w:w="10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52" w:author="Rinat Gub" w:date="2022-12-06T13:44:00Z"/>
              </w:rPr>
            </w:pPr>
            <w:del w:id="4053" w:author="Rinat Gub" w:date="2022-12-06T13:44:00Z">
              <w:r w:rsidRPr="00203244">
                <w:delText> </w:delText>
              </w:r>
            </w:del>
          </w:p>
        </w:tc>
        <w:tc>
          <w:tcPr>
            <w:tcW w:w="216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54" w:author="Rinat Gub" w:date="2022-12-06T13:44:00Z"/>
              </w:rPr>
            </w:pPr>
            <w:del w:id="4055" w:author="Rinat Gub" w:date="2022-12-06T13:44:00Z">
              <w:r w:rsidRPr="00203244">
                <w:delText> </w:delText>
              </w:r>
            </w:del>
          </w:p>
        </w:tc>
        <w:tc>
          <w:tcPr>
            <w:tcW w:w="3050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4056" w:author="Rinat Gub" w:date="2022-12-06T13:44:00Z"/>
              </w:rPr>
            </w:pPr>
            <w:del w:id="4057" w:author="Rinat Gub" w:date="2022-12-06T13:44:00Z">
              <w:r w:rsidRPr="00203244">
                <w:delText> </w:delText>
              </w:r>
            </w:del>
          </w:p>
        </w:tc>
        <w:tc>
          <w:tcPr>
            <w:tcW w:w="294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058" w:author="Rinat Gub" w:date="2022-12-06T13:44:00Z"/>
              </w:rPr>
            </w:pPr>
            <w:del w:id="4059" w:author="Rinat Gub" w:date="2022-12-06T13:44:00Z">
              <w:r w:rsidRPr="00203244">
                <w:delText> </w:delText>
              </w:r>
            </w:del>
          </w:p>
        </w:tc>
      </w:tr>
    </w:tbl>
    <w:p w:rsidR="00B578FB" w:rsidRPr="00203244" w:rsidRDefault="00B578FB" w:rsidP="00B578FB">
      <w:pPr>
        <w:rPr>
          <w:del w:id="4060" w:author="Rinat Gub" w:date="2022-12-06T13:44:00Z"/>
          <w:b/>
          <w:i/>
        </w:rPr>
      </w:pPr>
    </w:p>
    <w:p w:rsidR="00B578FB" w:rsidRPr="00451765" w:rsidRDefault="0098156F" w:rsidP="00B578FB">
      <w:pPr>
        <w:rPr>
          <w:del w:id="4061" w:author="Rinat Gub" w:date="2022-12-06T13:44:00Z"/>
          <w:rStyle w:val="af3"/>
          <w:bCs/>
          <w:i w:val="0"/>
          <w:iCs/>
        </w:rPr>
      </w:pPr>
      <w:del w:id="4062" w:author="Rinat Gub" w:date="2022-12-06T13:44:00Z">
        <w:r w:rsidRPr="00451765">
          <w:rPr>
            <w:rStyle w:val="af3"/>
            <w:iCs/>
          </w:rPr>
          <w:delText>[</w:delText>
        </w:r>
        <w:r w:rsidR="003127FF" w:rsidRPr="00451765">
          <w:rPr>
            <w:rStyle w:val="af3"/>
            <w:iCs/>
          </w:rPr>
          <w:delText>Участник</w:delText>
        </w:r>
        <w:r w:rsidR="00B578FB" w:rsidRPr="00451765">
          <w:rPr>
            <w:rStyle w:val="af3"/>
            <w:iCs/>
          </w:rPr>
          <w:delText xml:space="preserve"> </w:delText>
        </w:r>
        <w:r w:rsidR="00A71BE5" w:rsidRPr="00451765">
          <w:rPr>
            <w:rStyle w:val="af3"/>
            <w:iCs/>
          </w:rPr>
          <w:delText xml:space="preserve">закупки </w:delText>
        </w:r>
        <w:r w:rsidR="00B578FB" w:rsidRPr="00451765">
          <w:rPr>
            <w:rStyle w:val="af3"/>
            <w:iCs/>
          </w:rPr>
          <w:delText>заполняет только те строки разрядов, по которым производится фактическая оплата.</w:delText>
        </w:r>
        <w:r w:rsidRPr="00451765">
          <w:rPr>
            <w:rStyle w:val="af3"/>
            <w:iCs/>
          </w:rPr>
          <w:delText>]</w:delText>
        </w:r>
      </w:del>
    </w:p>
    <w:p w:rsidR="00B578FB" w:rsidRPr="00203244" w:rsidRDefault="00B578FB" w:rsidP="00B578FB">
      <w:pPr>
        <w:rPr>
          <w:del w:id="4063" w:author="Rinat Gub" w:date="2022-12-06T13:44:00Z"/>
          <w:b/>
          <w:i/>
        </w:rPr>
      </w:pPr>
    </w:p>
    <w:p w:rsidR="00B578FB" w:rsidRPr="00203244" w:rsidRDefault="00B578FB" w:rsidP="00EF3344">
      <w:pPr>
        <w:keepNext/>
        <w:spacing w:before="120"/>
        <w:ind w:left="709" w:right="10034" w:firstLine="0"/>
        <w:rPr>
          <w:del w:id="4064" w:author="Rinat Gub" w:date="2022-12-06T13:44:00Z"/>
          <w:szCs w:val="24"/>
        </w:rPr>
      </w:pPr>
      <w:del w:id="4065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EF3344">
      <w:pPr>
        <w:keepNext/>
        <w:ind w:right="10034" w:firstLine="0"/>
        <w:jc w:val="center"/>
        <w:rPr>
          <w:del w:id="4066" w:author="Rinat Gub" w:date="2022-12-06T13:44:00Z"/>
          <w:szCs w:val="24"/>
          <w:vertAlign w:val="superscript"/>
        </w:rPr>
      </w:pPr>
      <w:del w:id="4067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EF3344">
      <w:pPr>
        <w:keepNext/>
        <w:spacing w:before="120"/>
        <w:ind w:left="709" w:right="10034" w:firstLine="0"/>
        <w:rPr>
          <w:del w:id="4068" w:author="Rinat Gub" w:date="2022-12-06T13:44:00Z"/>
          <w:szCs w:val="24"/>
        </w:rPr>
      </w:pPr>
      <w:del w:id="4069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EF3344">
      <w:pPr>
        <w:keepNext/>
        <w:ind w:right="10034" w:firstLine="0"/>
        <w:jc w:val="center"/>
        <w:rPr>
          <w:del w:id="4070" w:author="Rinat Gub" w:date="2022-12-06T13:44:00Z"/>
          <w:szCs w:val="24"/>
          <w:vertAlign w:val="superscript"/>
        </w:rPr>
      </w:pPr>
      <w:del w:id="4071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9B2263">
      <w:pPr>
        <w:pStyle w:val="afff"/>
        <w:pageBreakBefore/>
        <w:spacing w:before="0"/>
        <w:rPr>
          <w:del w:id="4072" w:author="Rinat Gub" w:date="2022-12-06T13:44:00Z"/>
        </w:rPr>
      </w:pPr>
      <w:del w:id="4073" w:author="Rinat Gub" w:date="2022-12-06T13:44:00Z">
        <w:r w:rsidRPr="00203244">
          <w:lastRenderedPageBreak/>
          <w:delText>Расчет стоимости основных строительных машин, механизмов, оборудования и автотранспорта для выполнения строительно-монтажных работ (Форма 2.2)</w:delText>
        </w:r>
      </w:del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94"/>
        <w:gridCol w:w="4231"/>
        <w:gridCol w:w="2067"/>
        <w:gridCol w:w="1262"/>
        <w:gridCol w:w="2498"/>
        <w:gridCol w:w="2277"/>
        <w:gridCol w:w="2414"/>
      </w:tblGrid>
      <w:tr w:rsidR="00B578FB" w:rsidRPr="00F449BA" w:rsidTr="00F449BA">
        <w:trPr>
          <w:cantSplit/>
          <w:del w:id="4074" w:author="Rinat Gub" w:date="2022-12-06T13:44:00Z"/>
        </w:trPr>
        <w:tc>
          <w:tcPr>
            <w:tcW w:w="898" w:type="dxa"/>
            <w:vAlign w:val="center"/>
          </w:tcPr>
          <w:p w:rsidR="00B578FB" w:rsidRPr="00F449BA" w:rsidRDefault="00B578FB" w:rsidP="00FF6A02">
            <w:pPr>
              <w:pStyle w:val="ae"/>
              <w:jc w:val="both"/>
              <w:rPr>
                <w:del w:id="4075" w:author="Rinat Gub" w:date="2022-12-06T13:44:00Z"/>
                <w:sz w:val="24"/>
                <w:szCs w:val="24"/>
                <w:lang w:bidi="ar-SA"/>
              </w:rPr>
            </w:pPr>
            <w:del w:id="4076" w:author="Rinat Gub" w:date="2022-12-06T13:44:00Z">
              <w:r w:rsidRPr="00F449BA">
                <w:rPr>
                  <w:b/>
                  <w:sz w:val="24"/>
                  <w:szCs w:val="24"/>
                  <w:lang w:bidi="ar-SA"/>
                </w:rPr>
                <w:delText>№ п</w:delText>
              </w:r>
              <w:r w:rsidRPr="00F449BA">
                <w:rPr>
                  <w:sz w:val="24"/>
                  <w:szCs w:val="24"/>
                  <w:lang w:bidi="ar-SA"/>
                </w:rPr>
                <w:delText>/п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77" w:author="Rinat Gub" w:date="2022-12-06T13:44:00Z"/>
                <w:sz w:val="24"/>
                <w:szCs w:val="24"/>
                <w:lang w:bidi="ar-SA"/>
              </w:rPr>
            </w:pPr>
            <w:del w:id="4078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Наименование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79" w:author="Rinat Gub" w:date="2022-12-06T13:44:00Z"/>
                <w:sz w:val="24"/>
                <w:szCs w:val="24"/>
                <w:lang w:bidi="ar-SA"/>
              </w:rPr>
            </w:pPr>
            <w:del w:id="4080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Тип, марка, мощность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81" w:author="Rinat Gub" w:date="2022-12-06T13:44:00Z"/>
                <w:sz w:val="24"/>
                <w:szCs w:val="24"/>
                <w:lang w:bidi="ar-SA"/>
              </w:rPr>
            </w:pPr>
            <w:del w:id="4082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Кол-во, шт.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83" w:author="Rinat Gub" w:date="2022-12-06T13:44:00Z"/>
                <w:sz w:val="24"/>
                <w:szCs w:val="24"/>
                <w:lang w:bidi="ar-SA"/>
              </w:rPr>
            </w:pPr>
            <w:del w:id="4084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Время работы машин и механизмов, маш-час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4F3CED">
            <w:pPr>
              <w:pStyle w:val="ae"/>
              <w:rPr>
                <w:del w:id="4085" w:author="Rinat Gub" w:date="2022-12-06T13:44:00Z"/>
                <w:sz w:val="24"/>
                <w:szCs w:val="24"/>
                <w:lang w:bidi="ar-SA"/>
              </w:rPr>
            </w:pPr>
            <w:del w:id="4086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Ставка оплаты работы, руб./час __.__.20</w:delText>
              </w:r>
              <w:r w:rsidR="004F3CED" w:rsidRPr="00F449BA">
                <w:rPr>
                  <w:sz w:val="24"/>
                  <w:szCs w:val="24"/>
                  <w:lang w:bidi="ar-SA"/>
                </w:rPr>
                <w:delText>__</w:delText>
              </w:r>
              <w:r w:rsidRPr="00F449BA">
                <w:rPr>
                  <w:sz w:val="24"/>
                  <w:szCs w:val="24"/>
                  <w:lang w:bidi="ar-SA"/>
                </w:rPr>
                <w:delText>г.</w:delText>
              </w:r>
            </w:del>
          </w:p>
        </w:tc>
        <w:tc>
          <w:tcPr>
            <w:tcW w:w="2429" w:type="dxa"/>
            <w:vAlign w:val="center"/>
          </w:tcPr>
          <w:p w:rsidR="00B578FB" w:rsidRPr="00F449BA" w:rsidRDefault="00B578FB" w:rsidP="004F3CED">
            <w:pPr>
              <w:pStyle w:val="ae"/>
              <w:rPr>
                <w:del w:id="4087" w:author="Rinat Gub" w:date="2022-12-06T13:44:00Z"/>
                <w:sz w:val="24"/>
                <w:szCs w:val="24"/>
                <w:lang w:bidi="ar-SA"/>
              </w:rPr>
            </w:pPr>
            <w:del w:id="4088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Стоимость (ВСЕГО), тыс. руб. __.__.20</w:delText>
              </w:r>
              <w:r w:rsidR="004F3CED" w:rsidRPr="00F449BA">
                <w:rPr>
                  <w:sz w:val="24"/>
                  <w:szCs w:val="24"/>
                  <w:lang w:bidi="ar-SA"/>
                </w:rPr>
                <w:delText>__</w:delText>
              </w:r>
              <w:r w:rsidRPr="00F449BA">
                <w:rPr>
                  <w:sz w:val="24"/>
                  <w:szCs w:val="24"/>
                  <w:lang w:bidi="ar-SA"/>
                </w:rPr>
                <w:delText>г.</w:delText>
              </w:r>
            </w:del>
          </w:p>
        </w:tc>
      </w:tr>
      <w:tr w:rsidR="00B578FB" w:rsidRPr="00F449BA" w:rsidTr="00F449BA">
        <w:trPr>
          <w:cantSplit/>
          <w:del w:id="4089" w:author="Rinat Gub" w:date="2022-12-06T13:44:00Z"/>
        </w:trPr>
        <w:tc>
          <w:tcPr>
            <w:tcW w:w="898" w:type="dxa"/>
            <w:vAlign w:val="center"/>
          </w:tcPr>
          <w:p w:rsidR="00B578FB" w:rsidRPr="00F449BA" w:rsidRDefault="00B578FB" w:rsidP="00FF6A02">
            <w:pPr>
              <w:pStyle w:val="ae"/>
              <w:rPr>
                <w:del w:id="4090" w:author="Rinat Gub" w:date="2022-12-06T13:44:00Z"/>
                <w:sz w:val="24"/>
                <w:szCs w:val="24"/>
                <w:lang w:bidi="ar-SA"/>
              </w:rPr>
            </w:pPr>
            <w:del w:id="4091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92" w:author="Rinat Gub" w:date="2022-12-06T13:44:00Z"/>
                <w:sz w:val="24"/>
                <w:szCs w:val="24"/>
                <w:lang w:bidi="ar-SA"/>
              </w:rPr>
            </w:pPr>
            <w:del w:id="4093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2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94" w:author="Rinat Gub" w:date="2022-12-06T13:44:00Z"/>
                <w:sz w:val="24"/>
                <w:szCs w:val="24"/>
                <w:lang w:bidi="ar-SA"/>
              </w:rPr>
            </w:pPr>
            <w:del w:id="4095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3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96" w:author="Rinat Gub" w:date="2022-12-06T13:44:00Z"/>
                <w:sz w:val="24"/>
                <w:szCs w:val="24"/>
                <w:lang w:bidi="ar-SA"/>
              </w:rPr>
            </w:pPr>
            <w:del w:id="4097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4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098" w:author="Rinat Gub" w:date="2022-12-06T13:44:00Z"/>
                <w:sz w:val="24"/>
                <w:szCs w:val="24"/>
                <w:lang w:bidi="ar-SA"/>
              </w:rPr>
            </w:pPr>
            <w:del w:id="4099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5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e"/>
              <w:rPr>
                <w:del w:id="4100" w:author="Rinat Gub" w:date="2022-12-06T13:44:00Z"/>
                <w:sz w:val="24"/>
                <w:szCs w:val="24"/>
                <w:lang w:bidi="ar-SA"/>
              </w:rPr>
            </w:pPr>
            <w:del w:id="4101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6</w:delText>
              </w:r>
            </w:del>
          </w:p>
        </w:tc>
        <w:tc>
          <w:tcPr>
            <w:tcW w:w="2429" w:type="dxa"/>
            <w:vAlign w:val="center"/>
          </w:tcPr>
          <w:p w:rsidR="00B578FB" w:rsidRPr="00F449BA" w:rsidRDefault="00B578FB" w:rsidP="00FF6A02">
            <w:pPr>
              <w:pStyle w:val="ae"/>
              <w:rPr>
                <w:del w:id="4102" w:author="Rinat Gub" w:date="2022-12-06T13:44:00Z"/>
                <w:sz w:val="24"/>
                <w:szCs w:val="24"/>
                <w:lang w:bidi="ar-SA"/>
              </w:rPr>
            </w:pPr>
            <w:del w:id="4103" w:author="Rinat Gub" w:date="2022-12-06T13:44:00Z">
              <w:r w:rsidRPr="00F449BA">
                <w:rPr>
                  <w:sz w:val="24"/>
                  <w:szCs w:val="24"/>
                  <w:lang w:bidi="ar-SA"/>
                </w:rPr>
                <w:delText>7</w:delText>
              </w:r>
            </w:del>
          </w:p>
        </w:tc>
      </w:tr>
      <w:tr w:rsidR="00B578FB" w:rsidRPr="00F449BA" w:rsidTr="00F449BA">
        <w:trPr>
          <w:cantSplit/>
          <w:del w:id="4104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05" w:author="Rinat Gub" w:date="2022-12-06T13:44:00Z"/>
              </w:rPr>
            </w:pPr>
            <w:del w:id="4106" w:author="Rinat Gub" w:date="2022-12-06T13:44:00Z">
              <w:r w:rsidRPr="00F449BA">
                <w:delText>1. Автомобили (самосвалы, бортовые, плетевозы)</w:delText>
              </w:r>
            </w:del>
          </w:p>
        </w:tc>
      </w:tr>
      <w:tr w:rsidR="00B578FB" w:rsidRPr="00F449BA" w:rsidTr="00F449BA">
        <w:trPr>
          <w:cantSplit/>
          <w:del w:id="4107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08" w:author="Rinat Gub" w:date="2022-12-06T13:44:00Z"/>
              </w:rPr>
            </w:pPr>
            <w:del w:id="4109" w:author="Rinat Gub" w:date="2022-12-06T13:44:00Z">
              <w:r w:rsidRPr="00F449BA">
                <w:delText>1.1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10" w:author="Rinat Gub" w:date="2022-12-06T13:44:00Z"/>
              </w:rPr>
            </w:pPr>
            <w:del w:id="411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12" w:author="Rinat Gub" w:date="2022-12-06T13:44:00Z"/>
              </w:rPr>
            </w:pPr>
            <w:del w:id="411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14" w:author="Rinat Gub" w:date="2022-12-06T13:44:00Z"/>
              </w:rPr>
            </w:pPr>
            <w:del w:id="411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16" w:author="Rinat Gub" w:date="2022-12-06T13:44:00Z"/>
              </w:rPr>
            </w:pPr>
            <w:del w:id="411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18" w:author="Rinat Gub" w:date="2022-12-06T13:44:00Z"/>
              </w:rPr>
            </w:pPr>
            <w:del w:id="4119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20" w:author="Rinat Gub" w:date="2022-12-06T13:44:00Z"/>
              </w:rPr>
            </w:pPr>
            <w:del w:id="4121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122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23" w:author="Rinat Gub" w:date="2022-12-06T13:44:00Z"/>
              </w:rPr>
            </w:pPr>
            <w:del w:id="4124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25" w:author="Rinat Gub" w:date="2022-12-06T13:44:00Z"/>
              </w:rPr>
            </w:pPr>
            <w:del w:id="412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27" w:author="Rinat Gub" w:date="2022-12-06T13:44:00Z"/>
              </w:rPr>
            </w:pPr>
            <w:del w:id="412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29" w:author="Rinat Gub" w:date="2022-12-06T13:44:00Z"/>
              </w:rPr>
            </w:pPr>
            <w:del w:id="4130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31" w:author="Rinat Gub" w:date="2022-12-06T13:44:00Z"/>
              </w:rPr>
            </w:pPr>
            <w:del w:id="4132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133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34" w:author="Rinat Gub" w:date="2022-12-06T13:44:00Z"/>
              </w:rPr>
            </w:pPr>
            <w:del w:id="4135" w:author="Rinat Gub" w:date="2022-12-06T13:44:00Z">
              <w:r w:rsidRPr="00F449BA">
                <w:delText>2. Бульдозеры, автогрейдеры, буксиры</w:delText>
              </w:r>
            </w:del>
          </w:p>
        </w:tc>
      </w:tr>
      <w:tr w:rsidR="00B578FB" w:rsidRPr="00F449BA" w:rsidTr="00F449BA">
        <w:trPr>
          <w:cantSplit/>
          <w:del w:id="4136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37" w:author="Rinat Gub" w:date="2022-12-06T13:44:00Z"/>
              </w:rPr>
            </w:pPr>
            <w:del w:id="4138" w:author="Rinat Gub" w:date="2022-12-06T13:44:00Z">
              <w:r w:rsidRPr="00F449BA">
                <w:delText>2.1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39" w:author="Rinat Gub" w:date="2022-12-06T13:44:00Z"/>
              </w:rPr>
            </w:pPr>
            <w:del w:id="414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41" w:author="Rinat Gub" w:date="2022-12-06T13:44:00Z"/>
              </w:rPr>
            </w:pPr>
            <w:del w:id="414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43" w:author="Rinat Gub" w:date="2022-12-06T13:44:00Z"/>
              </w:rPr>
            </w:pPr>
            <w:del w:id="414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45" w:author="Rinat Gub" w:date="2022-12-06T13:44:00Z"/>
              </w:rPr>
            </w:pPr>
            <w:del w:id="414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47" w:author="Rinat Gub" w:date="2022-12-06T13:44:00Z"/>
              </w:rPr>
            </w:pPr>
            <w:del w:id="4148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49" w:author="Rinat Gub" w:date="2022-12-06T13:44:00Z"/>
              </w:rPr>
            </w:pPr>
            <w:del w:id="4150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151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52" w:author="Rinat Gub" w:date="2022-12-06T13:44:00Z"/>
              </w:rPr>
            </w:pPr>
            <w:del w:id="4153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54" w:author="Rinat Gub" w:date="2022-12-06T13:44:00Z"/>
              </w:rPr>
            </w:pPr>
            <w:del w:id="415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56" w:author="Rinat Gub" w:date="2022-12-06T13:44:00Z"/>
              </w:rPr>
            </w:pPr>
            <w:del w:id="415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58" w:author="Rinat Gub" w:date="2022-12-06T13:44:00Z"/>
              </w:rPr>
            </w:pPr>
            <w:del w:id="4159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60" w:author="Rinat Gub" w:date="2022-12-06T13:44:00Z"/>
              </w:rPr>
            </w:pPr>
            <w:del w:id="4161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162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63" w:author="Rinat Gub" w:date="2022-12-06T13:44:00Z"/>
              </w:rPr>
            </w:pPr>
            <w:del w:id="4164" w:author="Rinat Gub" w:date="2022-12-06T13:44:00Z">
              <w:r w:rsidRPr="00F449BA">
                <w:delText>3. Машины для работы на воде, под водой, с водой</w:delText>
              </w:r>
            </w:del>
          </w:p>
        </w:tc>
      </w:tr>
      <w:tr w:rsidR="00B578FB" w:rsidRPr="00F449BA" w:rsidTr="00F449BA">
        <w:trPr>
          <w:cantSplit/>
          <w:del w:id="4165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66" w:author="Rinat Gub" w:date="2022-12-06T13:44:00Z"/>
              </w:rPr>
            </w:pPr>
            <w:del w:id="4167" w:author="Rinat Gub" w:date="2022-12-06T13:44:00Z">
              <w:r w:rsidRPr="00F449BA">
                <w:delText>3.1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68" w:author="Rinat Gub" w:date="2022-12-06T13:44:00Z"/>
              </w:rPr>
            </w:pPr>
            <w:del w:id="416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70" w:author="Rinat Gub" w:date="2022-12-06T13:44:00Z"/>
              </w:rPr>
            </w:pPr>
            <w:del w:id="417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72" w:author="Rinat Gub" w:date="2022-12-06T13:44:00Z"/>
              </w:rPr>
            </w:pPr>
            <w:del w:id="417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74" w:author="Rinat Gub" w:date="2022-12-06T13:44:00Z"/>
              </w:rPr>
            </w:pPr>
            <w:del w:id="417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76" w:author="Rinat Gub" w:date="2022-12-06T13:44:00Z"/>
              </w:rPr>
            </w:pPr>
            <w:del w:id="4177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78" w:author="Rinat Gub" w:date="2022-12-06T13:44:00Z"/>
              </w:rPr>
            </w:pPr>
            <w:del w:id="4179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180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81" w:author="Rinat Gub" w:date="2022-12-06T13:44:00Z"/>
              </w:rPr>
            </w:pPr>
            <w:del w:id="4182" w:author="Rinat Gub" w:date="2022-12-06T13:44:00Z">
              <w:r w:rsidRPr="00F449BA">
                <w:delText>3.2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83" w:author="Rinat Gub" w:date="2022-12-06T13:44:00Z"/>
              </w:rPr>
            </w:pPr>
            <w:del w:id="418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185" w:author="Rinat Gub" w:date="2022-12-06T13:44:00Z"/>
              </w:rPr>
            </w:pPr>
            <w:del w:id="418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87" w:author="Rinat Gub" w:date="2022-12-06T13:44:00Z"/>
              </w:rPr>
            </w:pPr>
            <w:del w:id="418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89" w:author="Rinat Gub" w:date="2022-12-06T13:44:00Z"/>
              </w:rPr>
            </w:pPr>
            <w:del w:id="419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91" w:author="Rinat Gub" w:date="2022-12-06T13:44:00Z"/>
              </w:rPr>
            </w:pPr>
            <w:del w:id="4192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93" w:author="Rinat Gub" w:date="2022-12-06T13:44:00Z"/>
              </w:rPr>
            </w:pPr>
            <w:del w:id="4194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195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96" w:author="Rinat Gub" w:date="2022-12-06T13:44:00Z"/>
              </w:rPr>
            </w:pPr>
            <w:del w:id="4197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198" w:author="Rinat Gub" w:date="2022-12-06T13:44:00Z"/>
              </w:rPr>
            </w:pPr>
            <w:del w:id="419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00" w:author="Rinat Gub" w:date="2022-12-06T13:44:00Z"/>
              </w:rPr>
            </w:pPr>
            <w:del w:id="420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02" w:author="Rinat Gub" w:date="2022-12-06T13:44:00Z"/>
              </w:rPr>
            </w:pPr>
            <w:del w:id="4203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04" w:author="Rinat Gub" w:date="2022-12-06T13:44:00Z"/>
              </w:rPr>
            </w:pPr>
            <w:del w:id="4205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206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07" w:author="Rinat Gub" w:date="2022-12-06T13:44:00Z"/>
              </w:rPr>
            </w:pPr>
            <w:del w:id="4208" w:author="Rinat Gub" w:date="2022-12-06T13:44:00Z">
              <w:r w:rsidRPr="00F449BA">
                <w:delText>4. Лаборатории, электростанции передвижные, подъемники, вышки, лебедки, спецавтомашины</w:delText>
              </w:r>
            </w:del>
          </w:p>
        </w:tc>
      </w:tr>
      <w:tr w:rsidR="00B578FB" w:rsidRPr="00F449BA" w:rsidTr="00F449BA">
        <w:trPr>
          <w:cantSplit/>
          <w:del w:id="4209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10" w:author="Rinat Gub" w:date="2022-12-06T13:44:00Z"/>
              </w:rPr>
            </w:pPr>
            <w:del w:id="4211" w:author="Rinat Gub" w:date="2022-12-06T13:44:00Z">
              <w:r w:rsidRPr="00F449BA">
                <w:delText>4.1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12" w:author="Rinat Gub" w:date="2022-12-06T13:44:00Z"/>
              </w:rPr>
            </w:pPr>
            <w:del w:id="421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14" w:author="Rinat Gub" w:date="2022-12-06T13:44:00Z"/>
              </w:rPr>
            </w:pPr>
            <w:del w:id="421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16" w:author="Rinat Gub" w:date="2022-12-06T13:44:00Z"/>
              </w:rPr>
            </w:pPr>
            <w:del w:id="421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18" w:author="Rinat Gub" w:date="2022-12-06T13:44:00Z"/>
              </w:rPr>
            </w:pPr>
            <w:del w:id="421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20" w:author="Rinat Gub" w:date="2022-12-06T13:44:00Z"/>
              </w:rPr>
            </w:pPr>
            <w:del w:id="4221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22" w:author="Rinat Gub" w:date="2022-12-06T13:44:00Z"/>
              </w:rPr>
            </w:pPr>
            <w:del w:id="4223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224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25" w:author="Rinat Gub" w:date="2022-12-06T13:44:00Z"/>
              </w:rPr>
            </w:pPr>
            <w:del w:id="4226" w:author="Rinat Gub" w:date="2022-12-06T13:44:00Z">
              <w:r w:rsidRPr="00F449BA">
                <w:delText>4.2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27" w:author="Rinat Gub" w:date="2022-12-06T13:44:00Z"/>
              </w:rPr>
            </w:pPr>
            <w:del w:id="422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29" w:author="Rinat Gub" w:date="2022-12-06T13:44:00Z"/>
              </w:rPr>
            </w:pPr>
            <w:del w:id="423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31" w:author="Rinat Gub" w:date="2022-12-06T13:44:00Z"/>
              </w:rPr>
            </w:pPr>
            <w:del w:id="423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33" w:author="Rinat Gub" w:date="2022-12-06T13:44:00Z"/>
              </w:rPr>
            </w:pPr>
            <w:del w:id="423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35" w:author="Rinat Gub" w:date="2022-12-06T13:44:00Z"/>
              </w:rPr>
            </w:pPr>
            <w:del w:id="4236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37" w:author="Rinat Gub" w:date="2022-12-06T13:44:00Z"/>
              </w:rPr>
            </w:pPr>
            <w:del w:id="4238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239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40" w:author="Rinat Gub" w:date="2022-12-06T13:44:00Z"/>
              </w:rPr>
            </w:pPr>
            <w:del w:id="4241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42" w:author="Rinat Gub" w:date="2022-12-06T13:44:00Z"/>
              </w:rPr>
            </w:pPr>
            <w:del w:id="424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44" w:author="Rinat Gub" w:date="2022-12-06T13:44:00Z"/>
              </w:rPr>
            </w:pPr>
            <w:del w:id="424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46" w:author="Rinat Gub" w:date="2022-12-06T13:44:00Z"/>
              </w:rPr>
            </w:pPr>
            <w:del w:id="4247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48" w:author="Rinat Gub" w:date="2022-12-06T13:44:00Z"/>
              </w:rPr>
            </w:pPr>
            <w:del w:id="4249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250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51" w:author="Rinat Gub" w:date="2022-12-06T13:44:00Z"/>
              </w:rPr>
            </w:pPr>
            <w:del w:id="4252" w:author="Rinat Gub" w:date="2022-12-06T13:44:00Z">
              <w:r w:rsidRPr="00F449BA">
                <w:delText>5. Трубоукладчики</w:delText>
              </w:r>
            </w:del>
          </w:p>
        </w:tc>
      </w:tr>
      <w:tr w:rsidR="00B578FB" w:rsidRPr="00F449BA" w:rsidTr="00F449BA">
        <w:trPr>
          <w:cantSplit/>
          <w:del w:id="4253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54" w:author="Rinat Gub" w:date="2022-12-06T13:44:00Z"/>
              </w:rPr>
            </w:pPr>
            <w:del w:id="4255" w:author="Rinat Gub" w:date="2022-12-06T13:44:00Z">
              <w:r w:rsidRPr="00F449BA">
                <w:delText>5.1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56" w:author="Rinat Gub" w:date="2022-12-06T13:44:00Z"/>
              </w:rPr>
            </w:pPr>
            <w:del w:id="425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58" w:author="Rinat Gub" w:date="2022-12-06T13:44:00Z"/>
              </w:rPr>
            </w:pPr>
            <w:del w:id="425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60" w:author="Rinat Gub" w:date="2022-12-06T13:44:00Z"/>
              </w:rPr>
            </w:pPr>
            <w:del w:id="426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62" w:author="Rinat Gub" w:date="2022-12-06T13:44:00Z"/>
              </w:rPr>
            </w:pPr>
            <w:del w:id="426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64" w:author="Rinat Gub" w:date="2022-12-06T13:44:00Z"/>
              </w:rPr>
            </w:pPr>
            <w:del w:id="4265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66" w:author="Rinat Gub" w:date="2022-12-06T13:44:00Z"/>
              </w:rPr>
            </w:pPr>
            <w:del w:id="4267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268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69" w:author="Rinat Gub" w:date="2022-12-06T13:44:00Z"/>
              </w:rPr>
            </w:pPr>
            <w:del w:id="4270" w:author="Rinat Gub" w:date="2022-12-06T13:44:00Z">
              <w:r w:rsidRPr="00F449BA">
                <w:lastRenderedPageBreak/>
                <w:delText>5.2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71" w:author="Rinat Gub" w:date="2022-12-06T13:44:00Z"/>
              </w:rPr>
            </w:pPr>
            <w:del w:id="427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273" w:author="Rinat Gub" w:date="2022-12-06T13:44:00Z"/>
              </w:rPr>
            </w:pPr>
            <w:del w:id="427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75" w:author="Rinat Gub" w:date="2022-12-06T13:44:00Z"/>
              </w:rPr>
            </w:pPr>
            <w:del w:id="427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77" w:author="Rinat Gub" w:date="2022-12-06T13:44:00Z"/>
              </w:rPr>
            </w:pPr>
            <w:del w:id="427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79" w:author="Rinat Gub" w:date="2022-12-06T13:44:00Z"/>
              </w:rPr>
            </w:pPr>
            <w:del w:id="4280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81" w:author="Rinat Gub" w:date="2022-12-06T13:44:00Z"/>
              </w:rPr>
            </w:pPr>
            <w:del w:id="4282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283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84" w:author="Rinat Gub" w:date="2022-12-06T13:44:00Z"/>
              </w:rPr>
            </w:pPr>
            <w:del w:id="4285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86" w:author="Rinat Gub" w:date="2022-12-06T13:44:00Z"/>
                <w:color w:val="FF0000"/>
              </w:rPr>
            </w:pPr>
            <w:del w:id="4287" w:author="Rinat Gub" w:date="2022-12-06T13:44:00Z">
              <w:r w:rsidRPr="00F449BA">
                <w:rPr>
                  <w:color w:val="FF0000"/>
                </w:rPr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88" w:author="Rinat Gub" w:date="2022-12-06T13:44:00Z"/>
                <w:color w:val="FF0000"/>
              </w:rPr>
            </w:pPr>
            <w:del w:id="4289" w:author="Rinat Gub" w:date="2022-12-06T13:44:00Z">
              <w:r w:rsidRPr="00F449BA">
                <w:rPr>
                  <w:color w:val="FF0000"/>
                </w:rPr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90" w:author="Rinat Gub" w:date="2022-12-06T13:44:00Z"/>
                <w:color w:val="FF0000"/>
              </w:rPr>
            </w:pPr>
            <w:del w:id="4291" w:author="Rinat Gub" w:date="2022-12-06T13:44:00Z">
              <w:r w:rsidRPr="00F449BA">
                <w:rPr>
                  <w:color w:val="FF0000"/>
                </w:rPr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92" w:author="Rinat Gub" w:date="2022-12-06T13:44:00Z"/>
                <w:color w:val="FF0000"/>
              </w:rPr>
            </w:pPr>
            <w:del w:id="4293" w:author="Rinat Gub" w:date="2022-12-06T13:44:00Z">
              <w:r w:rsidRPr="00F449BA">
                <w:rPr>
                  <w:color w:val="FF0000"/>
                </w:rPr>
                <w:delText> </w:delText>
              </w:r>
            </w:del>
          </w:p>
        </w:tc>
      </w:tr>
      <w:tr w:rsidR="00B578FB" w:rsidRPr="00F449BA" w:rsidTr="00F449BA">
        <w:trPr>
          <w:cantSplit/>
          <w:del w:id="4294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95" w:author="Rinat Gub" w:date="2022-12-06T13:44:00Z"/>
              </w:rPr>
            </w:pPr>
            <w:del w:id="4296" w:author="Rinat Gub" w:date="2022-12-06T13:44:00Z">
              <w:r w:rsidRPr="00F449BA">
                <w:delText>6. Механизмы для сварки</w:delText>
              </w:r>
            </w:del>
          </w:p>
        </w:tc>
      </w:tr>
      <w:tr w:rsidR="00B578FB" w:rsidRPr="00F449BA" w:rsidTr="00F449BA">
        <w:trPr>
          <w:cantSplit/>
          <w:del w:id="4297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298" w:author="Rinat Gub" w:date="2022-12-06T13:44:00Z"/>
              </w:rPr>
            </w:pPr>
            <w:del w:id="4299" w:author="Rinat Gub" w:date="2022-12-06T13:44:00Z">
              <w:r w:rsidRPr="00F449BA">
                <w:delText>6.1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00" w:author="Rinat Gub" w:date="2022-12-06T13:44:00Z"/>
              </w:rPr>
            </w:pPr>
            <w:del w:id="430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02" w:author="Rinat Gub" w:date="2022-12-06T13:44:00Z"/>
              </w:rPr>
            </w:pPr>
            <w:del w:id="430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04" w:author="Rinat Gub" w:date="2022-12-06T13:44:00Z"/>
              </w:rPr>
            </w:pPr>
            <w:del w:id="430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06" w:author="Rinat Gub" w:date="2022-12-06T13:44:00Z"/>
              </w:rPr>
            </w:pPr>
            <w:del w:id="430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08" w:author="Rinat Gub" w:date="2022-12-06T13:44:00Z"/>
              </w:rPr>
            </w:pPr>
            <w:del w:id="4309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10" w:author="Rinat Gub" w:date="2022-12-06T13:44:00Z"/>
              </w:rPr>
            </w:pPr>
            <w:del w:id="4311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312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13" w:author="Rinat Gub" w:date="2022-12-06T13:44:00Z"/>
              </w:rPr>
            </w:pPr>
            <w:del w:id="4314" w:author="Rinat Gub" w:date="2022-12-06T13:44:00Z">
              <w:r w:rsidRPr="00F449BA">
                <w:delText>6.2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15" w:author="Rinat Gub" w:date="2022-12-06T13:44:00Z"/>
              </w:rPr>
            </w:pPr>
            <w:del w:id="431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17" w:author="Rinat Gub" w:date="2022-12-06T13:44:00Z"/>
              </w:rPr>
            </w:pPr>
            <w:del w:id="431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19" w:author="Rinat Gub" w:date="2022-12-06T13:44:00Z"/>
              </w:rPr>
            </w:pPr>
            <w:del w:id="432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21" w:author="Rinat Gub" w:date="2022-12-06T13:44:00Z"/>
              </w:rPr>
            </w:pPr>
            <w:del w:id="432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23" w:author="Rinat Gub" w:date="2022-12-06T13:44:00Z"/>
              </w:rPr>
            </w:pPr>
            <w:del w:id="4324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25" w:author="Rinat Gub" w:date="2022-12-06T13:44:00Z"/>
              </w:rPr>
            </w:pPr>
            <w:del w:id="4326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327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28" w:author="Rinat Gub" w:date="2022-12-06T13:44:00Z"/>
              </w:rPr>
            </w:pPr>
            <w:del w:id="4329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30" w:author="Rinat Gub" w:date="2022-12-06T13:44:00Z"/>
              </w:rPr>
            </w:pPr>
            <w:del w:id="433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32" w:author="Rinat Gub" w:date="2022-12-06T13:44:00Z"/>
              </w:rPr>
            </w:pPr>
            <w:del w:id="433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34" w:author="Rinat Gub" w:date="2022-12-06T13:44:00Z"/>
              </w:rPr>
            </w:pPr>
            <w:del w:id="4335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36" w:author="Rinat Gub" w:date="2022-12-06T13:44:00Z"/>
              </w:rPr>
            </w:pPr>
            <w:del w:id="4337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338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39" w:author="Rinat Gub" w:date="2022-12-06T13:44:00Z"/>
              </w:rPr>
            </w:pPr>
            <w:del w:id="4340" w:author="Rinat Gub" w:date="2022-12-06T13:44:00Z">
              <w:r w:rsidRPr="00F449BA">
                <w:delText>7. Экскаваторы</w:delText>
              </w:r>
            </w:del>
          </w:p>
        </w:tc>
      </w:tr>
      <w:tr w:rsidR="00B578FB" w:rsidRPr="00F449BA" w:rsidTr="00F449BA">
        <w:trPr>
          <w:cantSplit/>
          <w:del w:id="4341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42" w:author="Rinat Gub" w:date="2022-12-06T13:44:00Z"/>
              </w:rPr>
            </w:pPr>
            <w:del w:id="4343" w:author="Rinat Gub" w:date="2022-12-06T13:44:00Z">
              <w:r w:rsidRPr="00F449BA">
                <w:delText>7.1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44" w:author="Rinat Gub" w:date="2022-12-06T13:44:00Z"/>
              </w:rPr>
            </w:pPr>
            <w:del w:id="434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46" w:author="Rinat Gub" w:date="2022-12-06T13:44:00Z"/>
              </w:rPr>
            </w:pPr>
            <w:del w:id="434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48" w:author="Rinat Gub" w:date="2022-12-06T13:44:00Z"/>
              </w:rPr>
            </w:pPr>
            <w:del w:id="434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50" w:author="Rinat Gub" w:date="2022-12-06T13:44:00Z"/>
              </w:rPr>
            </w:pPr>
            <w:del w:id="435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52" w:author="Rinat Gub" w:date="2022-12-06T13:44:00Z"/>
              </w:rPr>
            </w:pPr>
            <w:del w:id="4353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54" w:author="Rinat Gub" w:date="2022-12-06T13:44:00Z"/>
              </w:rPr>
            </w:pPr>
            <w:del w:id="4355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356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57" w:author="Rinat Gub" w:date="2022-12-06T13:44:00Z"/>
              </w:rPr>
            </w:pPr>
            <w:del w:id="4358" w:author="Rinat Gub" w:date="2022-12-06T13:44:00Z">
              <w:r w:rsidRPr="00F449BA">
                <w:delText>7.2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59" w:author="Rinat Gub" w:date="2022-12-06T13:44:00Z"/>
              </w:rPr>
            </w:pPr>
            <w:del w:id="436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61" w:author="Rinat Gub" w:date="2022-12-06T13:44:00Z"/>
              </w:rPr>
            </w:pPr>
            <w:del w:id="436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63" w:author="Rinat Gub" w:date="2022-12-06T13:44:00Z"/>
              </w:rPr>
            </w:pPr>
            <w:del w:id="436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65" w:author="Rinat Gub" w:date="2022-12-06T13:44:00Z"/>
              </w:rPr>
            </w:pPr>
            <w:del w:id="436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67" w:author="Rinat Gub" w:date="2022-12-06T13:44:00Z"/>
              </w:rPr>
            </w:pPr>
            <w:del w:id="4368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69" w:author="Rinat Gub" w:date="2022-12-06T13:44:00Z"/>
              </w:rPr>
            </w:pPr>
            <w:del w:id="4370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371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72" w:author="Rinat Gub" w:date="2022-12-06T13:44:00Z"/>
              </w:rPr>
            </w:pPr>
            <w:del w:id="4373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74" w:author="Rinat Gub" w:date="2022-12-06T13:44:00Z"/>
              </w:rPr>
            </w:pPr>
            <w:del w:id="437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76" w:author="Rinat Gub" w:date="2022-12-06T13:44:00Z"/>
              </w:rPr>
            </w:pPr>
            <w:del w:id="437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78" w:author="Rinat Gub" w:date="2022-12-06T13:44:00Z"/>
              </w:rPr>
            </w:pPr>
            <w:del w:id="4379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80" w:author="Rinat Gub" w:date="2022-12-06T13:44:00Z"/>
              </w:rPr>
            </w:pPr>
            <w:del w:id="4381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382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83" w:author="Rinat Gub" w:date="2022-12-06T13:44:00Z"/>
              </w:rPr>
            </w:pPr>
            <w:del w:id="4384" w:author="Rinat Gub" w:date="2022-12-06T13:44:00Z">
              <w:r w:rsidRPr="00F449BA">
                <w:delText>8. Компрессоры</w:delText>
              </w:r>
            </w:del>
          </w:p>
        </w:tc>
      </w:tr>
      <w:tr w:rsidR="00B578FB" w:rsidRPr="00F449BA" w:rsidTr="00F449BA">
        <w:trPr>
          <w:cantSplit/>
          <w:del w:id="4385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86" w:author="Rinat Gub" w:date="2022-12-06T13:44:00Z"/>
              </w:rPr>
            </w:pPr>
            <w:del w:id="4387" w:author="Rinat Gub" w:date="2022-12-06T13:44:00Z">
              <w:r w:rsidRPr="00F449BA">
                <w:delText>8.1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88" w:author="Rinat Gub" w:date="2022-12-06T13:44:00Z"/>
              </w:rPr>
            </w:pPr>
            <w:del w:id="438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390" w:author="Rinat Gub" w:date="2022-12-06T13:44:00Z"/>
              </w:rPr>
            </w:pPr>
            <w:del w:id="439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92" w:author="Rinat Gub" w:date="2022-12-06T13:44:00Z"/>
              </w:rPr>
            </w:pPr>
            <w:del w:id="439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94" w:author="Rinat Gub" w:date="2022-12-06T13:44:00Z"/>
              </w:rPr>
            </w:pPr>
            <w:del w:id="439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96" w:author="Rinat Gub" w:date="2022-12-06T13:44:00Z"/>
              </w:rPr>
            </w:pPr>
            <w:del w:id="4397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398" w:author="Rinat Gub" w:date="2022-12-06T13:44:00Z"/>
              </w:rPr>
            </w:pPr>
            <w:del w:id="4399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00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01" w:author="Rinat Gub" w:date="2022-12-06T13:44:00Z"/>
              </w:rPr>
            </w:pPr>
            <w:del w:id="4402" w:author="Rinat Gub" w:date="2022-12-06T13:44:00Z">
              <w:r w:rsidRPr="00F449BA">
                <w:delText>8.2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03" w:author="Rinat Gub" w:date="2022-12-06T13:44:00Z"/>
              </w:rPr>
            </w:pPr>
            <w:del w:id="440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05" w:author="Rinat Gub" w:date="2022-12-06T13:44:00Z"/>
              </w:rPr>
            </w:pPr>
            <w:del w:id="440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07" w:author="Rinat Gub" w:date="2022-12-06T13:44:00Z"/>
              </w:rPr>
            </w:pPr>
            <w:del w:id="440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09" w:author="Rinat Gub" w:date="2022-12-06T13:44:00Z"/>
              </w:rPr>
            </w:pPr>
            <w:del w:id="441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11" w:author="Rinat Gub" w:date="2022-12-06T13:44:00Z"/>
              </w:rPr>
            </w:pPr>
            <w:del w:id="4412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13" w:author="Rinat Gub" w:date="2022-12-06T13:44:00Z"/>
              </w:rPr>
            </w:pPr>
            <w:del w:id="4414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15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16" w:author="Rinat Gub" w:date="2022-12-06T13:44:00Z"/>
              </w:rPr>
            </w:pPr>
            <w:del w:id="4417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18" w:author="Rinat Gub" w:date="2022-12-06T13:44:00Z"/>
              </w:rPr>
            </w:pPr>
            <w:del w:id="441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20" w:author="Rinat Gub" w:date="2022-12-06T13:44:00Z"/>
              </w:rPr>
            </w:pPr>
            <w:del w:id="442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22" w:author="Rinat Gub" w:date="2022-12-06T13:44:00Z"/>
              </w:rPr>
            </w:pPr>
            <w:del w:id="4423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24" w:author="Rinat Gub" w:date="2022-12-06T13:44:00Z"/>
              </w:rPr>
            </w:pPr>
            <w:del w:id="4425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26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27" w:author="Rinat Gub" w:date="2022-12-06T13:44:00Z"/>
              </w:rPr>
            </w:pPr>
            <w:del w:id="4428" w:author="Rinat Gub" w:date="2022-12-06T13:44:00Z">
              <w:r w:rsidRPr="00F449BA">
                <w:delText>9. Краны</w:delText>
              </w:r>
            </w:del>
          </w:p>
        </w:tc>
      </w:tr>
      <w:tr w:rsidR="00B578FB" w:rsidRPr="00F449BA" w:rsidTr="00F449BA">
        <w:trPr>
          <w:cantSplit/>
          <w:del w:id="4429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30" w:author="Rinat Gub" w:date="2022-12-06T13:44:00Z"/>
              </w:rPr>
            </w:pPr>
            <w:del w:id="4431" w:author="Rinat Gub" w:date="2022-12-06T13:44:00Z">
              <w:r w:rsidRPr="00F449BA">
                <w:delText>9.1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32" w:author="Rinat Gub" w:date="2022-12-06T13:44:00Z"/>
              </w:rPr>
            </w:pPr>
            <w:del w:id="443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34" w:author="Rinat Gub" w:date="2022-12-06T13:44:00Z"/>
              </w:rPr>
            </w:pPr>
            <w:del w:id="443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36" w:author="Rinat Gub" w:date="2022-12-06T13:44:00Z"/>
              </w:rPr>
            </w:pPr>
            <w:del w:id="443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38" w:author="Rinat Gub" w:date="2022-12-06T13:44:00Z"/>
              </w:rPr>
            </w:pPr>
            <w:del w:id="443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40" w:author="Rinat Gub" w:date="2022-12-06T13:44:00Z"/>
              </w:rPr>
            </w:pPr>
            <w:del w:id="4441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42" w:author="Rinat Gub" w:date="2022-12-06T13:44:00Z"/>
              </w:rPr>
            </w:pPr>
            <w:del w:id="4443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44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45" w:author="Rinat Gub" w:date="2022-12-06T13:44:00Z"/>
              </w:rPr>
            </w:pPr>
            <w:del w:id="4446" w:author="Rinat Gub" w:date="2022-12-06T13:44:00Z">
              <w:r w:rsidRPr="00F449BA">
                <w:delText>9.2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47" w:author="Rinat Gub" w:date="2022-12-06T13:44:00Z"/>
              </w:rPr>
            </w:pPr>
            <w:del w:id="444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49" w:author="Rinat Gub" w:date="2022-12-06T13:44:00Z"/>
              </w:rPr>
            </w:pPr>
            <w:del w:id="445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51" w:author="Rinat Gub" w:date="2022-12-06T13:44:00Z"/>
              </w:rPr>
            </w:pPr>
            <w:del w:id="445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53" w:author="Rinat Gub" w:date="2022-12-06T13:44:00Z"/>
              </w:rPr>
            </w:pPr>
            <w:del w:id="445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55" w:author="Rinat Gub" w:date="2022-12-06T13:44:00Z"/>
              </w:rPr>
            </w:pPr>
            <w:del w:id="4456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57" w:author="Rinat Gub" w:date="2022-12-06T13:44:00Z"/>
              </w:rPr>
            </w:pPr>
            <w:del w:id="4458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59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60" w:author="Rinat Gub" w:date="2022-12-06T13:44:00Z"/>
              </w:rPr>
            </w:pPr>
            <w:del w:id="4461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62" w:author="Rinat Gub" w:date="2022-12-06T13:44:00Z"/>
              </w:rPr>
            </w:pPr>
            <w:del w:id="446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64" w:author="Rinat Gub" w:date="2022-12-06T13:44:00Z"/>
              </w:rPr>
            </w:pPr>
            <w:del w:id="446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66" w:author="Rinat Gub" w:date="2022-12-06T13:44:00Z"/>
              </w:rPr>
            </w:pPr>
            <w:del w:id="4467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68" w:author="Rinat Gub" w:date="2022-12-06T13:44:00Z"/>
              </w:rPr>
            </w:pPr>
            <w:del w:id="4469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70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71" w:author="Rinat Gub" w:date="2022-12-06T13:44:00Z"/>
              </w:rPr>
            </w:pPr>
            <w:del w:id="4472" w:author="Rinat Gub" w:date="2022-12-06T13:44:00Z">
              <w:r w:rsidRPr="00F449BA">
                <w:delText>10. Тракторы</w:delText>
              </w:r>
            </w:del>
          </w:p>
        </w:tc>
      </w:tr>
      <w:tr w:rsidR="00B578FB" w:rsidRPr="00F449BA" w:rsidTr="00F449BA">
        <w:trPr>
          <w:cantSplit/>
          <w:del w:id="4473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74" w:author="Rinat Gub" w:date="2022-12-06T13:44:00Z"/>
              </w:rPr>
            </w:pPr>
            <w:del w:id="4475" w:author="Rinat Gub" w:date="2022-12-06T13:44:00Z">
              <w:r w:rsidRPr="00F449BA">
                <w:delText>10.1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76" w:author="Rinat Gub" w:date="2022-12-06T13:44:00Z"/>
              </w:rPr>
            </w:pPr>
            <w:del w:id="447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78" w:author="Rinat Gub" w:date="2022-12-06T13:44:00Z"/>
              </w:rPr>
            </w:pPr>
            <w:del w:id="447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80" w:author="Rinat Gub" w:date="2022-12-06T13:44:00Z"/>
              </w:rPr>
            </w:pPr>
            <w:del w:id="448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82" w:author="Rinat Gub" w:date="2022-12-06T13:44:00Z"/>
              </w:rPr>
            </w:pPr>
            <w:del w:id="448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84" w:author="Rinat Gub" w:date="2022-12-06T13:44:00Z"/>
              </w:rPr>
            </w:pPr>
            <w:del w:id="4485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86" w:author="Rinat Gub" w:date="2022-12-06T13:44:00Z"/>
              </w:rPr>
            </w:pPr>
            <w:del w:id="4487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488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89" w:author="Rinat Gub" w:date="2022-12-06T13:44:00Z"/>
              </w:rPr>
            </w:pPr>
            <w:del w:id="4490" w:author="Rinat Gub" w:date="2022-12-06T13:44:00Z">
              <w:r w:rsidRPr="00F449BA">
                <w:lastRenderedPageBreak/>
                <w:delText>10.2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91" w:author="Rinat Gub" w:date="2022-12-06T13:44:00Z"/>
              </w:rPr>
            </w:pPr>
            <w:del w:id="449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493" w:author="Rinat Gub" w:date="2022-12-06T13:44:00Z"/>
              </w:rPr>
            </w:pPr>
            <w:del w:id="449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95" w:author="Rinat Gub" w:date="2022-12-06T13:44:00Z"/>
              </w:rPr>
            </w:pPr>
            <w:del w:id="449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97" w:author="Rinat Gub" w:date="2022-12-06T13:44:00Z"/>
              </w:rPr>
            </w:pPr>
            <w:del w:id="449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499" w:author="Rinat Gub" w:date="2022-12-06T13:44:00Z"/>
              </w:rPr>
            </w:pPr>
            <w:del w:id="4500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01" w:author="Rinat Gub" w:date="2022-12-06T13:44:00Z"/>
              </w:rPr>
            </w:pPr>
            <w:del w:id="4502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03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04" w:author="Rinat Gub" w:date="2022-12-06T13:44:00Z"/>
              </w:rPr>
            </w:pPr>
            <w:del w:id="4505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06" w:author="Rinat Gub" w:date="2022-12-06T13:44:00Z"/>
              </w:rPr>
            </w:pPr>
            <w:del w:id="450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08" w:author="Rinat Gub" w:date="2022-12-06T13:44:00Z"/>
              </w:rPr>
            </w:pPr>
            <w:del w:id="450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10" w:author="Rinat Gub" w:date="2022-12-06T13:44:00Z"/>
              </w:rPr>
            </w:pPr>
            <w:del w:id="4511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12" w:author="Rinat Gub" w:date="2022-12-06T13:44:00Z"/>
              </w:rPr>
            </w:pPr>
            <w:del w:id="4513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14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15" w:author="Rinat Gub" w:date="2022-12-06T13:44:00Z"/>
              </w:rPr>
            </w:pPr>
            <w:del w:id="4516" w:author="Rinat Gub" w:date="2022-12-06T13:44:00Z">
              <w:r w:rsidRPr="00F449BA">
                <w:delText>11. Установки и агрегаты</w:delText>
              </w:r>
            </w:del>
          </w:p>
        </w:tc>
      </w:tr>
      <w:tr w:rsidR="00B578FB" w:rsidRPr="00F449BA" w:rsidTr="00F449BA">
        <w:trPr>
          <w:cantSplit/>
          <w:del w:id="4517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18" w:author="Rinat Gub" w:date="2022-12-06T13:44:00Z"/>
              </w:rPr>
            </w:pPr>
            <w:del w:id="4519" w:author="Rinat Gub" w:date="2022-12-06T13:44:00Z">
              <w:r w:rsidRPr="00F449BA">
                <w:delText>11.1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20" w:author="Rinat Gub" w:date="2022-12-06T13:44:00Z"/>
              </w:rPr>
            </w:pPr>
            <w:del w:id="452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22" w:author="Rinat Gub" w:date="2022-12-06T13:44:00Z"/>
              </w:rPr>
            </w:pPr>
            <w:del w:id="452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24" w:author="Rinat Gub" w:date="2022-12-06T13:44:00Z"/>
              </w:rPr>
            </w:pPr>
            <w:del w:id="452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26" w:author="Rinat Gub" w:date="2022-12-06T13:44:00Z"/>
              </w:rPr>
            </w:pPr>
            <w:del w:id="452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28" w:author="Rinat Gub" w:date="2022-12-06T13:44:00Z"/>
              </w:rPr>
            </w:pPr>
            <w:del w:id="4529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30" w:author="Rinat Gub" w:date="2022-12-06T13:44:00Z"/>
              </w:rPr>
            </w:pPr>
            <w:del w:id="4531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32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33" w:author="Rinat Gub" w:date="2022-12-06T13:44:00Z"/>
              </w:rPr>
            </w:pPr>
            <w:del w:id="4534" w:author="Rinat Gub" w:date="2022-12-06T13:44:00Z">
              <w:r w:rsidRPr="00F449BA">
                <w:delText>11.2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35" w:author="Rinat Gub" w:date="2022-12-06T13:44:00Z"/>
              </w:rPr>
            </w:pPr>
            <w:del w:id="453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37" w:author="Rinat Gub" w:date="2022-12-06T13:44:00Z"/>
              </w:rPr>
            </w:pPr>
            <w:del w:id="453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39" w:author="Rinat Gub" w:date="2022-12-06T13:44:00Z"/>
              </w:rPr>
            </w:pPr>
            <w:del w:id="454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41" w:author="Rinat Gub" w:date="2022-12-06T13:44:00Z"/>
              </w:rPr>
            </w:pPr>
            <w:del w:id="454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43" w:author="Rinat Gub" w:date="2022-12-06T13:44:00Z"/>
              </w:rPr>
            </w:pPr>
            <w:del w:id="4544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45" w:author="Rinat Gub" w:date="2022-12-06T13:44:00Z"/>
              </w:rPr>
            </w:pPr>
            <w:del w:id="4546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47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48" w:author="Rinat Gub" w:date="2022-12-06T13:44:00Z"/>
              </w:rPr>
            </w:pPr>
            <w:del w:id="4549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50" w:author="Rinat Gub" w:date="2022-12-06T13:44:00Z"/>
              </w:rPr>
            </w:pPr>
            <w:del w:id="455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52" w:author="Rinat Gub" w:date="2022-12-06T13:44:00Z"/>
              </w:rPr>
            </w:pPr>
            <w:del w:id="455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54" w:author="Rinat Gub" w:date="2022-12-06T13:44:00Z"/>
              </w:rPr>
            </w:pPr>
            <w:del w:id="4555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56" w:author="Rinat Gub" w:date="2022-12-06T13:44:00Z"/>
              </w:rPr>
            </w:pPr>
            <w:del w:id="4557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58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59" w:author="Rinat Gub" w:date="2022-12-06T13:44:00Z"/>
              </w:rPr>
            </w:pPr>
            <w:del w:id="4560" w:author="Rinat Gub" w:date="2022-12-06T13:44:00Z">
              <w:r w:rsidRPr="00F449BA">
                <w:delText>12. Машины для дорожных работ</w:delText>
              </w:r>
            </w:del>
          </w:p>
        </w:tc>
      </w:tr>
      <w:tr w:rsidR="00B578FB" w:rsidRPr="00F449BA" w:rsidTr="00F449BA">
        <w:trPr>
          <w:cantSplit/>
          <w:del w:id="4561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62" w:author="Rinat Gub" w:date="2022-12-06T13:44:00Z"/>
              </w:rPr>
            </w:pPr>
            <w:del w:id="4563" w:author="Rinat Gub" w:date="2022-12-06T13:44:00Z">
              <w:r w:rsidRPr="00F449BA">
                <w:delText>12.1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64" w:author="Rinat Gub" w:date="2022-12-06T13:44:00Z"/>
              </w:rPr>
            </w:pPr>
            <w:del w:id="456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66" w:author="Rinat Gub" w:date="2022-12-06T13:44:00Z"/>
              </w:rPr>
            </w:pPr>
            <w:del w:id="456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68" w:author="Rinat Gub" w:date="2022-12-06T13:44:00Z"/>
              </w:rPr>
            </w:pPr>
            <w:del w:id="456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70" w:author="Rinat Gub" w:date="2022-12-06T13:44:00Z"/>
              </w:rPr>
            </w:pPr>
            <w:del w:id="457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72" w:author="Rinat Gub" w:date="2022-12-06T13:44:00Z"/>
              </w:rPr>
            </w:pPr>
            <w:del w:id="4573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74" w:author="Rinat Gub" w:date="2022-12-06T13:44:00Z"/>
              </w:rPr>
            </w:pPr>
            <w:del w:id="4575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76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77" w:author="Rinat Gub" w:date="2022-12-06T13:44:00Z"/>
              </w:rPr>
            </w:pPr>
            <w:del w:id="4578" w:author="Rinat Gub" w:date="2022-12-06T13:44:00Z">
              <w:r w:rsidRPr="00F449BA">
                <w:delText>12.2 и т.д.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79" w:author="Rinat Gub" w:date="2022-12-06T13:44:00Z"/>
              </w:rPr>
            </w:pPr>
            <w:del w:id="458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581" w:author="Rinat Gub" w:date="2022-12-06T13:44:00Z"/>
              </w:rPr>
            </w:pPr>
            <w:del w:id="458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83" w:author="Rinat Gub" w:date="2022-12-06T13:44:00Z"/>
              </w:rPr>
            </w:pPr>
            <w:del w:id="4584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85" w:author="Rinat Gub" w:date="2022-12-06T13:44:00Z"/>
              </w:rPr>
            </w:pPr>
            <w:del w:id="458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87" w:author="Rinat Gub" w:date="2022-12-06T13:44:00Z"/>
              </w:rPr>
            </w:pPr>
            <w:del w:id="4588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89" w:author="Rinat Gub" w:date="2022-12-06T13:44:00Z"/>
              </w:rPr>
            </w:pPr>
            <w:del w:id="4590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591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92" w:author="Rinat Gub" w:date="2022-12-06T13:44:00Z"/>
              </w:rPr>
            </w:pPr>
            <w:del w:id="4593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94" w:author="Rinat Gub" w:date="2022-12-06T13:44:00Z"/>
              </w:rPr>
            </w:pPr>
            <w:del w:id="459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96" w:author="Rinat Gub" w:date="2022-12-06T13:44:00Z"/>
              </w:rPr>
            </w:pPr>
            <w:del w:id="4597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598" w:author="Rinat Gub" w:date="2022-12-06T13:44:00Z"/>
              </w:rPr>
            </w:pPr>
            <w:del w:id="4599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00" w:author="Rinat Gub" w:date="2022-12-06T13:44:00Z"/>
              </w:rPr>
            </w:pPr>
            <w:del w:id="4601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602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03" w:author="Rinat Gub" w:date="2022-12-06T13:44:00Z"/>
              </w:rPr>
            </w:pPr>
            <w:del w:id="4604" w:author="Rinat Gub" w:date="2022-12-06T13:44:00Z">
              <w:r w:rsidRPr="00F449BA">
                <w:delText>13. Прочие</w:delText>
              </w:r>
            </w:del>
          </w:p>
        </w:tc>
      </w:tr>
      <w:tr w:rsidR="00B578FB" w:rsidRPr="00F449BA" w:rsidTr="00F449BA">
        <w:trPr>
          <w:cantSplit/>
          <w:del w:id="4605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06" w:author="Rinat Gub" w:date="2022-12-06T13:44:00Z"/>
              </w:rPr>
            </w:pPr>
            <w:del w:id="4607" w:author="Rinat Gub" w:date="2022-12-06T13:44:00Z">
              <w:r w:rsidRPr="00F449BA">
                <w:delText>13.1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608" w:author="Rinat Gub" w:date="2022-12-06T13:44:00Z"/>
              </w:rPr>
            </w:pPr>
            <w:del w:id="4609" w:author="Rinat Gub" w:date="2022-12-06T13:44:00Z">
              <w:r w:rsidRPr="00F449BA">
                <w:delText>Прочие машины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610" w:author="Rinat Gub" w:date="2022-12-06T13:44:00Z"/>
              </w:rPr>
            </w:pPr>
            <w:del w:id="461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12" w:author="Rinat Gub" w:date="2022-12-06T13:44:00Z"/>
              </w:rPr>
            </w:pPr>
            <w:del w:id="4613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14" w:author="Rinat Gub" w:date="2022-12-06T13:44:00Z"/>
              </w:rPr>
            </w:pPr>
            <w:del w:id="4615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16" w:author="Rinat Gub" w:date="2022-12-06T13:44:00Z"/>
              </w:rPr>
            </w:pPr>
            <w:del w:id="4617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18" w:author="Rinat Gub" w:date="2022-12-06T13:44:00Z"/>
              </w:rPr>
            </w:pPr>
            <w:del w:id="4619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620" w:author="Rinat Gub" w:date="2022-12-06T13:44:00Z"/>
        </w:trPr>
        <w:tc>
          <w:tcPr>
            <w:tcW w:w="898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21" w:author="Rinat Gub" w:date="2022-12-06T13:44:00Z"/>
              </w:rPr>
            </w:pPr>
            <w:del w:id="4622" w:author="Rinat Gub" w:date="2022-12-06T13:44:00Z">
              <w:r w:rsidRPr="00F449BA">
                <w:delText>13.2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623" w:author="Rinat Gub" w:date="2022-12-06T13:44:00Z"/>
              </w:rPr>
            </w:pPr>
            <w:del w:id="4624" w:author="Rinat Gub" w:date="2022-12-06T13:44:00Z">
              <w:r w:rsidRPr="00F449BA">
                <w:delText>Малообъемные и трудноучитываемые ______ %</w:delText>
              </w:r>
            </w:del>
          </w:p>
        </w:tc>
        <w:tc>
          <w:tcPr>
            <w:tcW w:w="0" w:type="auto"/>
            <w:vAlign w:val="center"/>
          </w:tcPr>
          <w:p w:rsidR="00B578FB" w:rsidRPr="00F449BA" w:rsidRDefault="00B578FB" w:rsidP="00FF6A02">
            <w:pPr>
              <w:pStyle w:val="af0"/>
              <w:rPr>
                <w:del w:id="4625" w:author="Rinat Gub" w:date="2022-12-06T13:44:00Z"/>
              </w:rPr>
            </w:pPr>
            <w:del w:id="4626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27" w:author="Rinat Gub" w:date="2022-12-06T13:44:00Z"/>
              </w:rPr>
            </w:pPr>
            <w:del w:id="4628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29" w:author="Rinat Gub" w:date="2022-12-06T13:44:00Z"/>
              </w:rPr>
            </w:pPr>
            <w:del w:id="463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31" w:author="Rinat Gub" w:date="2022-12-06T13:44:00Z"/>
              </w:rPr>
            </w:pPr>
            <w:del w:id="4632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33" w:author="Rinat Gub" w:date="2022-12-06T13:44:00Z"/>
              </w:rPr>
            </w:pPr>
            <w:del w:id="4634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635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36" w:author="Rinat Gub" w:date="2022-12-06T13:44:00Z"/>
              </w:rPr>
            </w:pPr>
            <w:del w:id="4637" w:author="Rinat Gub" w:date="2022-12-06T13:44:00Z">
              <w:r w:rsidRPr="00F449BA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38" w:author="Rinat Gub" w:date="2022-12-06T13:44:00Z"/>
              </w:rPr>
            </w:pPr>
            <w:del w:id="4639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40" w:author="Rinat Gub" w:date="2022-12-06T13:44:00Z"/>
              </w:rPr>
            </w:pPr>
            <w:del w:id="4641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42" w:author="Rinat Gub" w:date="2022-12-06T13:44:00Z"/>
              </w:rPr>
            </w:pPr>
            <w:del w:id="4643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44" w:author="Rinat Gub" w:date="2022-12-06T13:44:00Z"/>
              </w:rPr>
            </w:pPr>
            <w:del w:id="4645" w:author="Rinat Gub" w:date="2022-12-06T13:44:00Z">
              <w:r w:rsidRPr="00F449BA">
                <w:delText> </w:delText>
              </w:r>
            </w:del>
          </w:p>
        </w:tc>
      </w:tr>
      <w:tr w:rsidR="00B578FB" w:rsidRPr="00F449BA" w:rsidTr="00F449BA">
        <w:trPr>
          <w:cantSplit/>
          <w:del w:id="4646" w:author="Rinat Gub" w:date="2022-12-06T13:44:00Z"/>
        </w:trPr>
        <w:tc>
          <w:tcPr>
            <w:tcW w:w="6459" w:type="dxa"/>
            <w:gridSpan w:val="3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47" w:author="Rinat Gub" w:date="2022-12-06T13:44:00Z"/>
              </w:rPr>
            </w:pPr>
            <w:del w:id="4648" w:author="Rinat Gub" w:date="2022-12-06T13:44:00Z">
              <w:r w:rsidRPr="00F449BA">
                <w:delText>ВСЕГО: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49" w:author="Rinat Gub" w:date="2022-12-06T13:44:00Z"/>
              </w:rPr>
            </w:pPr>
            <w:del w:id="4650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51" w:author="Rinat Gub" w:date="2022-12-06T13:44:00Z"/>
              </w:rPr>
            </w:pPr>
            <w:del w:id="4652" w:author="Rinat Gub" w:date="2022-12-06T13:44:00Z">
              <w:r w:rsidRPr="00F449BA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53" w:author="Rinat Gub" w:date="2022-12-06T13:44:00Z"/>
              </w:rPr>
            </w:pPr>
            <w:del w:id="4654" w:author="Rinat Gub" w:date="2022-12-06T13:44:00Z">
              <w:r w:rsidRPr="00F449BA">
                <w:delText> </w:delText>
              </w:r>
            </w:del>
          </w:p>
        </w:tc>
        <w:tc>
          <w:tcPr>
            <w:tcW w:w="2429" w:type="dxa"/>
            <w:noWrap/>
            <w:vAlign w:val="center"/>
          </w:tcPr>
          <w:p w:rsidR="00B578FB" w:rsidRPr="00F449BA" w:rsidRDefault="00B578FB" w:rsidP="00FF6A02">
            <w:pPr>
              <w:pStyle w:val="af0"/>
              <w:rPr>
                <w:del w:id="4655" w:author="Rinat Gub" w:date="2022-12-06T13:44:00Z"/>
              </w:rPr>
            </w:pPr>
            <w:del w:id="4656" w:author="Rinat Gub" w:date="2022-12-06T13:44:00Z">
              <w:r w:rsidRPr="00F449BA">
                <w:delText> </w:delText>
              </w:r>
            </w:del>
          </w:p>
        </w:tc>
      </w:tr>
    </w:tbl>
    <w:p w:rsidR="00B578FB" w:rsidRPr="00203244" w:rsidRDefault="00B578FB" w:rsidP="00B578FB">
      <w:pPr>
        <w:rPr>
          <w:del w:id="4657" w:author="Rinat Gub" w:date="2022-12-06T13:44:00Z"/>
        </w:rPr>
      </w:pPr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4658" w:author="Rinat Gub" w:date="2022-12-06T13:44:00Z"/>
          <w:szCs w:val="24"/>
        </w:rPr>
      </w:pPr>
      <w:del w:id="4659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4660" w:author="Rinat Gub" w:date="2022-12-06T13:44:00Z"/>
          <w:szCs w:val="24"/>
          <w:vertAlign w:val="superscript"/>
        </w:rPr>
      </w:pPr>
      <w:del w:id="4661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4662" w:author="Rinat Gub" w:date="2022-12-06T13:44:00Z"/>
          <w:szCs w:val="24"/>
        </w:rPr>
      </w:pPr>
      <w:del w:id="4663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4664" w:author="Rinat Gub" w:date="2022-12-06T13:44:00Z"/>
          <w:szCs w:val="24"/>
          <w:vertAlign w:val="superscript"/>
        </w:rPr>
      </w:pPr>
      <w:del w:id="4665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9B2263">
      <w:pPr>
        <w:pStyle w:val="afff"/>
        <w:pageBreakBefore/>
        <w:spacing w:before="0"/>
        <w:rPr>
          <w:del w:id="4666" w:author="Rinat Gub" w:date="2022-12-06T13:44:00Z"/>
        </w:rPr>
      </w:pPr>
      <w:del w:id="4667" w:author="Rinat Gub" w:date="2022-12-06T13:44:00Z">
        <w:r w:rsidRPr="00203244">
          <w:lastRenderedPageBreak/>
          <w:delText>Расчет стоимости материалов поставки подрядчика для выполнения строительно-монтажных работ (Форма 2.3)</w:delText>
        </w:r>
      </w:del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31"/>
        <w:gridCol w:w="4346"/>
        <w:gridCol w:w="1333"/>
        <w:gridCol w:w="830"/>
        <w:gridCol w:w="748"/>
        <w:gridCol w:w="3409"/>
        <w:gridCol w:w="3746"/>
      </w:tblGrid>
      <w:tr w:rsidR="00B578FB" w:rsidRPr="00203244" w:rsidTr="007D25E0">
        <w:trPr>
          <w:cantSplit/>
          <w:del w:id="4668" w:author="Rinat Gub" w:date="2022-12-06T13:44:00Z"/>
        </w:trPr>
        <w:tc>
          <w:tcPr>
            <w:tcW w:w="1238" w:type="dxa"/>
            <w:vAlign w:val="center"/>
          </w:tcPr>
          <w:p w:rsidR="00B578FB" w:rsidRPr="00203244" w:rsidRDefault="00B578FB" w:rsidP="00FF6A02">
            <w:pPr>
              <w:pStyle w:val="ae"/>
              <w:jc w:val="both"/>
              <w:rPr>
                <w:del w:id="4669" w:author="Rinat Gub" w:date="2022-12-06T13:44:00Z"/>
                <w:szCs w:val="18"/>
                <w:lang w:bidi="ar-SA"/>
              </w:rPr>
            </w:pPr>
            <w:del w:id="4670" w:author="Rinat Gub" w:date="2022-12-06T13:44:00Z">
              <w:r w:rsidRPr="00203244">
                <w:rPr>
                  <w:b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71" w:author="Rinat Gub" w:date="2022-12-06T13:44:00Z"/>
                <w:szCs w:val="18"/>
                <w:lang w:bidi="ar-SA"/>
              </w:rPr>
            </w:pPr>
            <w:del w:id="4672" w:author="Rinat Gub" w:date="2022-12-06T13:44:00Z">
              <w:r w:rsidRPr="00203244">
                <w:rPr>
                  <w:szCs w:val="18"/>
                  <w:lang w:bidi="ar-SA"/>
                </w:rPr>
                <w:delText>Коды материалов по унифицированной номенклатуре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73" w:author="Rinat Gub" w:date="2022-12-06T13:44:00Z"/>
                <w:szCs w:val="18"/>
                <w:lang w:bidi="ar-SA"/>
              </w:rPr>
            </w:pPr>
            <w:del w:id="4674" w:author="Rinat Gub" w:date="2022-12-06T13:44:00Z">
              <w:r w:rsidRPr="00203244">
                <w:rPr>
                  <w:szCs w:val="18"/>
                  <w:lang w:bidi="ar-SA"/>
                </w:rPr>
                <w:delText>Наименование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75" w:author="Rinat Gub" w:date="2022-12-06T13:44:00Z"/>
                <w:szCs w:val="18"/>
                <w:lang w:bidi="ar-SA"/>
              </w:rPr>
            </w:pPr>
            <w:del w:id="4676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77" w:author="Rinat Gub" w:date="2022-12-06T13:44:00Z"/>
                <w:szCs w:val="18"/>
                <w:lang w:bidi="ar-SA"/>
              </w:rPr>
            </w:pPr>
            <w:del w:id="4678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4F3CED">
            <w:pPr>
              <w:pStyle w:val="ae"/>
              <w:rPr>
                <w:del w:id="4679" w:author="Rinat Gub" w:date="2022-12-06T13:44:00Z"/>
                <w:szCs w:val="18"/>
                <w:lang w:bidi="ar-SA"/>
              </w:rPr>
            </w:pPr>
            <w:del w:id="4680" w:author="Rinat Gub" w:date="2022-12-06T13:44:00Z">
              <w:r w:rsidRPr="00203244">
                <w:rPr>
                  <w:szCs w:val="18"/>
                  <w:lang w:bidi="ar-SA"/>
                </w:rPr>
                <w:delText>Цена с учетом доставки, руб. __.__.20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  <w:r w:rsidRPr="00203244">
                <w:rPr>
                  <w:szCs w:val="18"/>
                  <w:lang w:bidi="ar-SA"/>
                </w:rPr>
                <w:delText>г.</w:delText>
              </w:r>
            </w:del>
          </w:p>
        </w:tc>
        <w:tc>
          <w:tcPr>
            <w:tcW w:w="3769" w:type="dxa"/>
            <w:vAlign w:val="center"/>
          </w:tcPr>
          <w:p w:rsidR="00B578FB" w:rsidRPr="00203244" w:rsidRDefault="00B578FB" w:rsidP="004F3CED">
            <w:pPr>
              <w:pStyle w:val="ae"/>
              <w:rPr>
                <w:del w:id="4681" w:author="Rinat Gub" w:date="2022-12-06T13:44:00Z"/>
                <w:szCs w:val="18"/>
                <w:lang w:bidi="ar-SA"/>
              </w:rPr>
            </w:pPr>
            <w:del w:id="4682" w:author="Rinat Gub" w:date="2022-12-06T13:44:00Z">
              <w:r w:rsidRPr="00203244">
                <w:rPr>
                  <w:szCs w:val="18"/>
                  <w:lang w:bidi="ar-SA"/>
                </w:rPr>
                <w:delText>Стоимость, с учетом доставки (ВСЕГО), тыс. руб. __.__.20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  <w:r w:rsidRPr="00203244">
                <w:rPr>
                  <w:szCs w:val="18"/>
                  <w:lang w:bidi="ar-SA"/>
                </w:rPr>
                <w:delText>г.</w:delText>
              </w:r>
            </w:del>
          </w:p>
        </w:tc>
      </w:tr>
      <w:tr w:rsidR="00B578FB" w:rsidRPr="00203244" w:rsidTr="007D25E0">
        <w:trPr>
          <w:cantSplit/>
          <w:del w:id="4683" w:author="Rinat Gub" w:date="2022-12-06T13:44:00Z"/>
        </w:trPr>
        <w:tc>
          <w:tcPr>
            <w:tcW w:w="1238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4684" w:author="Rinat Gub" w:date="2022-12-06T13:44:00Z"/>
                <w:szCs w:val="18"/>
                <w:lang w:bidi="ar-SA"/>
              </w:rPr>
            </w:pPr>
            <w:del w:id="4685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86" w:author="Rinat Gub" w:date="2022-12-06T13:44:00Z"/>
                <w:szCs w:val="18"/>
                <w:lang w:bidi="ar-SA"/>
              </w:rPr>
            </w:pPr>
            <w:del w:id="4687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88" w:author="Rinat Gub" w:date="2022-12-06T13:44:00Z"/>
                <w:szCs w:val="18"/>
                <w:lang w:bidi="ar-SA"/>
              </w:rPr>
            </w:pPr>
            <w:del w:id="4689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90" w:author="Rinat Gub" w:date="2022-12-06T13:44:00Z"/>
                <w:szCs w:val="18"/>
                <w:lang w:bidi="ar-SA"/>
              </w:rPr>
            </w:pPr>
            <w:del w:id="4691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92" w:author="Rinat Gub" w:date="2022-12-06T13:44:00Z"/>
                <w:szCs w:val="18"/>
                <w:lang w:bidi="ar-SA"/>
              </w:rPr>
            </w:pPr>
            <w:del w:id="4693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e"/>
              <w:rPr>
                <w:del w:id="4694" w:author="Rinat Gub" w:date="2022-12-06T13:44:00Z"/>
                <w:szCs w:val="18"/>
                <w:lang w:bidi="ar-SA"/>
              </w:rPr>
            </w:pPr>
            <w:del w:id="4695" w:author="Rinat Gub" w:date="2022-12-06T13:44:00Z">
              <w:r w:rsidRPr="00203244">
                <w:rPr>
                  <w:szCs w:val="18"/>
                  <w:lang w:bidi="ar-SA"/>
                </w:rPr>
                <w:delText>6</w:delText>
              </w:r>
            </w:del>
          </w:p>
        </w:tc>
        <w:tc>
          <w:tcPr>
            <w:tcW w:w="3769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4696" w:author="Rinat Gub" w:date="2022-12-06T13:44:00Z"/>
                <w:szCs w:val="18"/>
                <w:lang w:bidi="ar-SA"/>
              </w:rPr>
            </w:pPr>
            <w:del w:id="4697" w:author="Rinat Gub" w:date="2022-12-06T13:44:00Z">
              <w:r w:rsidRPr="00203244">
                <w:rPr>
                  <w:szCs w:val="18"/>
                  <w:lang w:bidi="ar-SA"/>
                </w:rPr>
                <w:delText>7</w:delText>
              </w:r>
            </w:del>
          </w:p>
        </w:tc>
      </w:tr>
      <w:tr w:rsidR="00B578FB" w:rsidRPr="00203244" w:rsidTr="007D25E0">
        <w:trPr>
          <w:cantSplit/>
          <w:del w:id="4698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699" w:author="Rinat Gub" w:date="2022-12-06T13:44:00Z"/>
              </w:rPr>
            </w:pPr>
            <w:del w:id="4700" w:author="Rinat Gub" w:date="2022-12-06T13:44:00Z">
              <w:r w:rsidRPr="00203244">
                <w:delText>1. Трубы</w:delText>
              </w:r>
            </w:del>
          </w:p>
        </w:tc>
      </w:tr>
      <w:tr w:rsidR="00B578FB" w:rsidRPr="00203244" w:rsidTr="007D25E0">
        <w:trPr>
          <w:cantSplit/>
          <w:del w:id="4701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02" w:author="Rinat Gub" w:date="2022-12-06T13:44:00Z"/>
              </w:rPr>
            </w:pPr>
            <w:del w:id="4703" w:author="Rinat Gub" w:date="2022-12-06T13:44:00Z">
              <w:r w:rsidRPr="00203244">
                <w:delText>1.1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04" w:author="Rinat Gub" w:date="2022-12-06T13:44:00Z"/>
              </w:rPr>
            </w:pPr>
            <w:del w:id="470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06" w:author="Rinat Gub" w:date="2022-12-06T13:44:00Z"/>
              </w:rPr>
            </w:pPr>
            <w:del w:id="470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08" w:author="Rinat Gub" w:date="2022-12-06T13:44:00Z"/>
              </w:rPr>
            </w:pPr>
            <w:del w:id="470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10" w:author="Rinat Gub" w:date="2022-12-06T13:44:00Z"/>
              </w:rPr>
            </w:pPr>
            <w:del w:id="471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12" w:author="Rinat Gub" w:date="2022-12-06T13:44:00Z"/>
              </w:rPr>
            </w:pPr>
            <w:del w:id="4713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14" w:author="Rinat Gub" w:date="2022-12-06T13:44:00Z"/>
              </w:rPr>
            </w:pPr>
            <w:del w:id="471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716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17" w:author="Rinat Gub" w:date="2022-12-06T13:44:00Z"/>
              </w:rPr>
            </w:pPr>
            <w:del w:id="4718" w:author="Rinat Gub" w:date="2022-12-06T13:44:00Z">
              <w:r w:rsidRPr="00203244">
                <w:delText>1.2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19" w:author="Rinat Gub" w:date="2022-12-06T13:44:00Z"/>
              </w:rPr>
            </w:pPr>
            <w:del w:id="472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21" w:author="Rinat Gub" w:date="2022-12-06T13:44:00Z"/>
              </w:rPr>
            </w:pPr>
            <w:del w:id="472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23" w:author="Rinat Gub" w:date="2022-12-06T13:44:00Z"/>
              </w:rPr>
            </w:pPr>
            <w:del w:id="472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25" w:author="Rinat Gub" w:date="2022-12-06T13:44:00Z"/>
              </w:rPr>
            </w:pPr>
            <w:del w:id="472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27" w:author="Rinat Gub" w:date="2022-12-06T13:44:00Z"/>
              </w:rPr>
            </w:pPr>
            <w:del w:id="4728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29" w:author="Rinat Gub" w:date="2022-12-06T13:44:00Z"/>
              </w:rPr>
            </w:pPr>
            <w:del w:id="4730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731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32" w:author="Rinat Gub" w:date="2022-12-06T13:44:00Z"/>
              </w:rPr>
            </w:pPr>
            <w:del w:id="4733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34" w:author="Rinat Gub" w:date="2022-12-06T13:44:00Z"/>
              </w:rPr>
            </w:pPr>
            <w:del w:id="473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36" w:author="Rinat Gub" w:date="2022-12-06T13:44:00Z"/>
              </w:rPr>
            </w:pPr>
            <w:del w:id="4737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38" w:author="Rinat Gub" w:date="2022-12-06T13:44:00Z"/>
              </w:rPr>
            </w:pPr>
            <w:del w:id="4739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740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41" w:author="Rinat Gub" w:date="2022-12-06T13:44:00Z"/>
              </w:rPr>
            </w:pPr>
            <w:del w:id="4742" w:author="Rinat Gub" w:date="2022-12-06T13:44:00Z">
              <w:r w:rsidRPr="00203244">
                <w:delText>2. Щебень, кирпич, камни бетонные бортовые</w:delText>
              </w:r>
            </w:del>
          </w:p>
        </w:tc>
      </w:tr>
      <w:tr w:rsidR="00B578FB" w:rsidRPr="00203244" w:rsidTr="007D25E0">
        <w:trPr>
          <w:cantSplit/>
          <w:del w:id="4743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44" w:author="Rinat Gub" w:date="2022-12-06T13:44:00Z"/>
              </w:rPr>
            </w:pPr>
            <w:del w:id="4745" w:author="Rinat Gub" w:date="2022-12-06T13:44:00Z">
              <w:r w:rsidRPr="00203244">
                <w:delText>2.1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46" w:author="Rinat Gub" w:date="2022-12-06T13:44:00Z"/>
              </w:rPr>
            </w:pPr>
            <w:del w:id="474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48" w:author="Rinat Gub" w:date="2022-12-06T13:44:00Z"/>
              </w:rPr>
            </w:pPr>
            <w:del w:id="474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50" w:author="Rinat Gub" w:date="2022-12-06T13:44:00Z"/>
              </w:rPr>
            </w:pPr>
            <w:del w:id="475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52" w:author="Rinat Gub" w:date="2022-12-06T13:44:00Z"/>
              </w:rPr>
            </w:pPr>
            <w:del w:id="475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54" w:author="Rinat Gub" w:date="2022-12-06T13:44:00Z"/>
              </w:rPr>
            </w:pPr>
            <w:del w:id="4755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56" w:author="Rinat Gub" w:date="2022-12-06T13:44:00Z"/>
              </w:rPr>
            </w:pPr>
            <w:del w:id="4757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758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59" w:author="Rinat Gub" w:date="2022-12-06T13:44:00Z"/>
              </w:rPr>
            </w:pPr>
            <w:del w:id="4760" w:author="Rinat Gub" w:date="2022-12-06T13:44:00Z">
              <w:r w:rsidRPr="00203244">
                <w:delText>2.2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61" w:author="Rinat Gub" w:date="2022-12-06T13:44:00Z"/>
              </w:rPr>
            </w:pPr>
            <w:del w:id="476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63" w:author="Rinat Gub" w:date="2022-12-06T13:44:00Z"/>
              </w:rPr>
            </w:pPr>
            <w:del w:id="476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65" w:author="Rinat Gub" w:date="2022-12-06T13:44:00Z"/>
              </w:rPr>
            </w:pPr>
            <w:del w:id="476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67" w:author="Rinat Gub" w:date="2022-12-06T13:44:00Z"/>
              </w:rPr>
            </w:pPr>
            <w:del w:id="476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69" w:author="Rinat Gub" w:date="2022-12-06T13:44:00Z"/>
              </w:rPr>
            </w:pPr>
            <w:del w:id="4770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71" w:author="Rinat Gub" w:date="2022-12-06T13:44:00Z"/>
              </w:rPr>
            </w:pPr>
            <w:del w:id="4772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773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74" w:author="Rinat Gub" w:date="2022-12-06T13:44:00Z"/>
              </w:rPr>
            </w:pPr>
            <w:del w:id="4775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76" w:author="Rinat Gub" w:date="2022-12-06T13:44:00Z"/>
              </w:rPr>
            </w:pPr>
            <w:del w:id="477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78" w:author="Rinat Gub" w:date="2022-12-06T13:44:00Z"/>
              </w:rPr>
            </w:pPr>
            <w:del w:id="4779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80" w:author="Rinat Gub" w:date="2022-12-06T13:44:00Z"/>
              </w:rPr>
            </w:pPr>
            <w:del w:id="478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782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83" w:author="Rinat Gub" w:date="2022-12-06T13:44:00Z"/>
              </w:rPr>
            </w:pPr>
            <w:del w:id="4784" w:author="Rinat Gub" w:date="2022-12-06T13:44:00Z">
              <w:r w:rsidRPr="00203244">
                <w:delText>3. Смесь асфальтобетонная, растворы, смеси</w:delText>
              </w:r>
            </w:del>
          </w:p>
        </w:tc>
      </w:tr>
      <w:tr w:rsidR="00B578FB" w:rsidRPr="00203244" w:rsidTr="007D25E0">
        <w:trPr>
          <w:cantSplit/>
          <w:del w:id="4785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86" w:author="Rinat Gub" w:date="2022-12-06T13:44:00Z"/>
              </w:rPr>
            </w:pPr>
            <w:del w:id="4787" w:author="Rinat Gub" w:date="2022-12-06T13:44:00Z">
              <w:r w:rsidRPr="00203244">
                <w:delText>3.1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88" w:author="Rinat Gub" w:date="2022-12-06T13:44:00Z"/>
              </w:rPr>
            </w:pPr>
            <w:del w:id="478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90" w:author="Rinat Gub" w:date="2022-12-06T13:44:00Z"/>
              </w:rPr>
            </w:pPr>
            <w:del w:id="479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792" w:author="Rinat Gub" w:date="2022-12-06T13:44:00Z"/>
              </w:rPr>
            </w:pPr>
            <w:del w:id="479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94" w:author="Rinat Gub" w:date="2022-12-06T13:44:00Z"/>
              </w:rPr>
            </w:pPr>
            <w:del w:id="479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96" w:author="Rinat Gub" w:date="2022-12-06T13:44:00Z"/>
              </w:rPr>
            </w:pPr>
            <w:del w:id="4797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798" w:author="Rinat Gub" w:date="2022-12-06T13:44:00Z"/>
              </w:rPr>
            </w:pPr>
            <w:del w:id="4799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00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01" w:author="Rinat Gub" w:date="2022-12-06T13:44:00Z"/>
              </w:rPr>
            </w:pPr>
            <w:del w:id="4802" w:author="Rinat Gub" w:date="2022-12-06T13:44:00Z">
              <w:r w:rsidRPr="00203244">
                <w:delText>3.2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03" w:author="Rinat Gub" w:date="2022-12-06T13:44:00Z"/>
              </w:rPr>
            </w:pPr>
            <w:del w:id="480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05" w:author="Rinat Gub" w:date="2022-12-06T13:44:00Z"/>
              </w:rPr>
            </w:pPr>
            <w:del w:id="480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07" w:author="Rinat Gub" w:date="2022-12-06T13:44:00Z"/>
              </w:rPr>
            </w:pPr>
            <w:del w:id="480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09" w:author="Rinat Gub" w:date="2022-12-06T13:44:00Z"/>
              </w:rPr>
            </w:pPr>
            <w:del w:id="481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11" w:author="Rinat Gub" w:date="2022-12-06T13:44:00Z"/>
              </w:rPr>
            </w:pPr>
            <w:del w:id="4812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13" w:author="Rinat Gub" w:date="2022-12-06T13:44:00Z"/>
              </w:rPr>
            </w:pPr>
            <w:del w:id="4814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15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16" w:author="Rinat Gub" w:date="2022-12-06T13:44:00Z"/>
              </w:rPr>
            </w:pPr>
            <w:del w:id="4817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18" w:author="Rinat Gub" w:date="2022-12-06T13:44:00Z"/>
              </w:rPr>
            </w:pPr>
            <w:del w:id="481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20" w:author="Rinat Gub" w:date="2022-12-06T13:44:00Z"/>
              </w:rPr>
            </w:pPr>
            <w:del w:id="4821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22" w:author="Rinat Gub" w:date="2022-12-06T13:44:00Z"/>
              </w:rPr>
            </w:pPr>
            <w:del w:id="482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24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25" w:author="Rinat Gub" w:date="2022-12-06T13:44:00Z"/>
              </w:rPr>
            </w:pPr>
            <w:del w:id="4826" w:author="Rinat Gub" w:date="2022-12-06T13:44:00Z">
              <w:r w:rsidRPr="00203244">
                <w:delText>4. Металлоконструкции, металлоизделия</w:delText>
              </w:r>
            </w:del>
          </w:p>
        </w:tc>
      </w:tr>
      <w:tr w:rsidR="00B578FB" w:rsidRPr="00203244" w:rsidTr="007D25E0">
        <w:trPr>
          <w:cantSplit/>
          <w:del w:id="4827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28" w:author="Rinat Gub" w:date="2022-12-06T13:44:00Z"/>
              </w:rPr>
            </w:pPr>
            <w:del w:id="4829" w:author="Rinat Gub" w:date="2022-12-06T13:44:00Z">
              <w:r w:rsidRPr="00203244">
                <w:delText>4.1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30" w:author="Rinat Gub" w:date="2022-12-06T13:44:00Z"/>
              </w:rPr>
            </w:pPr>
            <w:del w:id="483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32" w:author="Rinat Gub" w:date="2022-12-06T13:44:00Z"/>
              </w:rPr>
            </w:pPr>
            <w:del w:id="483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34" w:author="Rinat Gub" w:date="2022-12-06T13:44:00Z"/>
              </w:rPr>
            </w:pPr>
            <w:del w:id="483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36" w:author="Rinat Gub" w:date="2022-12-06T13:44:00Z"/>
              </w:rPr>
            </w:pPr>
            <w:del w:id="483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38" w:author="Rinat Gub" w:date="2022-12-06T13:44:00Z"/>
              </w:rPr>
            </w:pPr>
            <w:del w:id="4839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40" w:author="Rinat Gub" w:date="2022-12-06T13:44:00Z"/>
              </w:rPr>
            </w:pPr>
            <w:del w:id="484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42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43" w:author="Rinat Gub" w:date="2022-12-06T13:44:00Z"/>
              </w:rPr>
            </w:pPr>
            <w:del w:id="4844" w:author="Rinat Gub" w:date="2022-12-06T13:44:00Z">
              <w:r w:rsidRPr="00203244">
                <w:delText>4.2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45" w:author="Rinat Gub" w:date="2022-12-06T13:44:00Z"/>
              </w:rPr>
            </w:pPr>
            <w:del w:id="484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47" w:author="Rinat Gub" w:date="2022-12-06T13:44:00Z"/>
              </w:rPr>
            </w:pPr>
            <w:del w:id="484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49" w:author="Rinat Gub" w:date="2022-12-06T13:44:00Z"/>
              </w:rPr>
            </w:pPr>
            <w:del w:id="485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51" w:author="Rinat Gub" w:date="2022-12-06T13:44:00Z"/>
              </w:rPr>
            </w:pPr>
            <w:del w:id="485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53" w:author="Rinat Gub" w:date="2022-12-06T13:44:00Z"/>
              </w:rPr>
            </w:pPr>
            <w:del w:id="4854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55" w:author="Rinat Gub" w:date="2022-12-06T13:44:00Z"/>
              </w:rPr>
            </w:pPr>
            <w:del w:id="4856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57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58" w:author="Rinat Gub" w:date="2022-12-06T13:44:00Z"/>
              </w:rPr>
            </w:pPr>
            <w:del w:id="4859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60" w:author="Rinat Gub" w:date="2022-12-06T13:44:00Z"/>
              </w:rPr>
            </w:pPr>
            <w:del w:id="486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62" w:author="Rinat Gub" w:date="2022-12-06T13:44:00Z"/>
              </w:rPr>
            </w:pPr>
            <w:del w:id="4863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64" w:author="Rinat Gub" w:date="2022-12-06T13:44:00Z"/>
              </w:rPr>
            </w:pPr>
            <w:del w:id="486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66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67" w:author="Rinat Gub" w:date="2022-12-06T13:44:00Z"/>
              </w:rPr>
            </w:pPr>
            <w:del w:id="4868" w:author="Rinat Gub" w:date="2022-12-06T13:44:00Z">
              <w:r w:rsidRPr="00203244">
                <w:delText>5. Бетон, ж/б изделия, бетонные изделия</w:delText>
              </w:r>
            </w:del>
          </w:p>
        </w:tc>
      </w:tr>
      <w:tr w:rsidR="00B578FB" w:rsidRPr="00203244" w:rsidTr="007D25E0">
        <w:trPr>
          <w:cantSplit/>
          <w:del w:id="4869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70" w:author="Rinat Gub" w:date="2022-12-06T13:44:00Z"/>
              </w:rPr>
            </w:pPr>
            <w:del w:id="4871" w:author="Rinat Gub" w:date="2022-12-06T13:44:00Z">
              <w:r w:rsidRPr="00203244">
                <w:delText>5.1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72" w:author="Rinat Gub" w:date="2022-12-06T13:44:00Z"/>
              </w:rPr>
            </w:pPr>
            <w:del w:id="487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74" w:author="Rinat Gub" w:date="2022-12-06T13:44:00Z"/>
              </w:rPr>
            </w:pPr>
            <w:del w:id="487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76" w:author="Rinat Gub" w:date="2022-12-06T13:44:00Z"/>
              </w:rPr>
            </w:pPr>
            <w:del w:id="487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78" w:author="Rinat Gub" w:date="2022-12-06T13:44:00Z"/>
              </w:rPr>
            </w:pPr>
            <w:del w:id="487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80" w:author="Rinat Gub" w:date="2022-12-06T13:44:00Z"/>
              </w:rPr>
            </w:pPr>
            <w:del w:id="4881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82" w:author="Rinat Gub" w:date="2022-12-06T13:44:00Z"/>
              </w:rPr>
            </w:pPr>
            <w:del w:id="488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84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85" w:author="Rinat Gub" w:date="2022-12-06T13:44:00Z"/>
              </w:rPr>
            </w:pPr>
            <w:del w:id="4886" w:author="Rinat Gub" w:date="2022-12-06T13:44:00Z">
              <w:r w:rsidRPr="00203244">
                <w:delText>5.2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87" w:author="Rinat Gub" w:date="2022-12-06T13:44:00Z"/>
              </w:rPr>
            </w:pPr>
            <w:del w:id="488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89" w:author="Rinat Gub" w:date="2022-12-06T13:44:00Z"/>
              </w:rPr>
            </w:pPr>
            <w:del w:id="489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891" w:author="Rinat Gub" w:date="2022-12-06T13:44:00Z"/>
              </w:rPr>
            </w:pPr>
            <w:del w:id="489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93" w:author="Rinat Gub" w:date="2022-12-06T13:44:00Z"/>
              </w:rPr>
            </w:pPr>
            <w:del w:id="489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95" w:author="Rinat Gub" w:date="2022-12-06T13:44:00Z"/>
              </w:rPr>
            </w:pPr>
            <w:del w:id="4896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897" w:author="Rinat Gub" w:date="2022-12-06T13:44:00Z"/>
              </w:rPr>
            </w:pPr>
            <w:del w:id="4898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899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00" w:author="Rinat Gub" w:date="2022-12-06T13:44:00Z"/>
              </w:rPr>
            </w:pPr>
            <w:del w:id="4901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02" w:author="Rinat Gub" w:date="2022-12-06T13:44:00Z"/>
              </w:rPr>
            </w:pPr>
            <w:del w:id="490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04" w:author="Rinat Gub" w:date="2022-12-06T13:44:00Z"/>
              </w:rPr>
            </w:pPr>
            <w:del w:id="4905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06" w:author="Rinat Gub" w:date="2022-12-06T13:44:00Z"/>
              </w:rPr>
            </w:pPr>
            <w:del w:id="4907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08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09" w:author="Rinat Gub" w:date="2022-12-06T13:44:00Z"/>
              </w:rPr>
            </w:pPr>
            <w:del w:id="4910" w:author="Rinat Gub" w:date="2022-12-06T13:44:00Z">
              <w:r w:rsidRPr="00203244">
                <w:delText>6. Земля, песок, удобрения</w:delText>
              </w:r>
            </w:del>
          </w:p>
        </w:tc>
      </w:tr>
      <w:tr w:rsidR="00B578FB" w:rsidRPr="00203244" w:rsidTr="007D25E0">
        <w:trPr>
          <w:cantSplit/>
          <w:del w:id="4911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12" w:author="Rinat Gub" w:date="2022-12-06T13:44:00Z"/>
              </w:rPr>
            </w:pPr>
            <w:del w:id="4913" w:author="Rinat Gub" w:date="2022-12-06T13:44:00Z">
              <w:r w:rsidRPr="00203244">
                <w:lastRenderedPageBreak/>
                <w:delText>6.1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14" w:author="Rinat Gub" w:date="2022-12-06T13:44:00Z"/>
              </w:rPr>
            </w:pPr>
            <w:del w:id="491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16" w:author="Rinat Gub" w:date="2022-12-06T13:44:00Z"/>
              </w:rPr>
            </w:pPr>
            <w:del w:id="491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18" w:author="Rinat Gub" w:date="2022-12-06T13:44:00Z"/>
              </w:rPr>
            </w:pPr>
            <w:del w:id="491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20" w:author="Rinat Gub" w:date="2022-12-06T13:44:00Z"/>
              </w:rPr>
            </w:pPr>
            <w:del w:id="492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22" w:author="Rinat Gub" w:date="2022-12-06T13:44:00Z"/>
              </w:rPr>
            </w:pPr>
            <w:del w:id="4923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24" w:author="Rinat Gub" w:date="2022-12-06T13:44:00Z"/>
              </w:rPr>
            </w:pPr>
            <w:del w:id="492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26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27" w:author="Rinat Gub" w:date="2022-12-06T13:44:00Z"/>
              </w:rPr>
            </w:pPr>
            <w:del w:id="4928" w:author="Rinat Gub" w:date="2022-12-06T13:44:00Z">
              <w:r w:rsidRPr="00203244">
                <w:delText>6.2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29" w:author="Rinat Gub" w:date="2022-12-06T13:44:00Z"/>
              </w:rPr>
            </w:pPr>
            <w:del w:id="493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31" w:author="Rinat Gub" w:date="2022-12-06T13:44:00Z"/>
              </w:rPr>
            </w:pPr>
            <w:del w:id="493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33" w:author="Rinat Gub" w:date="2022-12-06T13:44:00Z"/>
              </w:rPr>
            </w:pPr>
            <w:del w:id="493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35" w:author="Rinat Gub" w:date="2022-12-06T13:44:00Z"/>
              </w:rPr>
            </w:pPr>
            <w:del w:id="493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37" w:author="Rinat Gub" w:date="2022-12-06T13:44:00Z"/>
              </w:rPr>
            </w:pPr>
            <w:del w:id="4938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39" w:author="Rinat Gub" w:date="2022-12-06T13:44:00Z"/>
              </w:rPr>
            </w:pPr>
            <w:del w:id="4940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41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42" w:author="Rinat Gub" w:date="2022-12-06T13:44:00Z"/>
              </w:rPr>
            </w:pPr>
            <w:del w:id="4943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44" w:author="Rinat Gub" w:date="2022-12-06T13:44:00Z"/>
              </w:rPr>
            </w:pPr>
            <w:del w:id="494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46" w:author="Rinat Gub" w:date="2022-12-06T13:44:00Z"/>
              </w:rPr>
            </w:pPr>
            <w:del w:id="4947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48" w:author="Rinat Gub" w:date="2022-12-06T13:44:00Z"/>
              </w:rPr>
            </w:pPr>
            <w:del w:id="4949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50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51" w:author="Rinat Gub" w:date="2022-12-06T13:44:00Z"/>
              </w:rPr>
            </w:pPr>
            <w:del w:id="4952" w:author="Rinat Gub" w:date="2022-12-06T13:44:00Z">
              <w:r w:rsidRPr="00203244">
                <w:delText>7. Арматура соединительная к трубам стальным, задвижки, затворы, узлы, клапаны, счетчики</w:delText>
              </w:r>
            </w:del>
          </w:p>
        </w:tc>
      </w:tr>
      <w:tr w:rsidR="00B578FB" w:rsidRPr="00203244" w:rsidTr="007D25E0">
        <w:trPr>
          <w:cantSplit/>
          <w:del w:id="4953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54" w:author="Rinat Gub" w:date="2022-12-06T13:44:00Z"/>
              </w:rPr>
            </w:pPr>
            <w:del w:id="4955" w:author="Rinat Gub" w:date="2022-12-06T13:44:00Z">
              <w:r w:rsidRPr="00203244">
                <w:delText>7.1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56" w:author="Rinat Gub" w:date="2022-12-06T13:44:00Z"/>
              </w:rPr>
            </w:pPr>
            <w:del w:id="495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58" w:author="Rinat Gub" w:date="2022-12-06T13:44:00Z"/>
              </w:rPr>
            </w:pPr>
            <w:del w:id="495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60" w:author="Rinat Gub" w:date="2022-12-06T13:44:00Z"/>
              </w:rPr>
            </w:pPr>
            <w:del w:id="496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62" w:author="Rinat Gub" w:date="2022-12-06T13:44:00Z"/>
              </w:rPr>
            </w:pPr>
            <w:del w:id="496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64" w:author="Rinat Gub" w:date="2022-12-06T13:44:00Z"/>
              </w:rPr>
            </w:pPr>
            <w:del w:id="4965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66" w:author="Rinat Gub" w:date="2022-12-06T13:44:00Z"/>
              </w:rPr>
            </w:pPr>
            <w:del w:id="4967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68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69" w:author="Rinat Gub" w:date="2022-12-06T13:44:00Z"/>
              </w:rPr>
            </w:pPr>
            <w:del w:id="4970" w:author="Rinat Gub" w:date="2022-12-06T13:44:00Z">
              <w:r w:rsidRPr="00203244">
                <w:delText>7.2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71" w:author="Rinat Gub" w:date="2022-12-06T13:44:00Z"/>
              </w:rPr>
            </w:pPr>
            <w:del w:id="497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73" w:author="Rinat Gub" w:date="2022-12-06T13:44:00Z"/>
              </w:rPr>
            </w:pPr>
            <w:del w:id="497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4975" w:author="Rinat Gub" w:date="2022-12-06T13:44:00Z"/>
              </w:rPr>
            </w:pPr>
            <w:del w:id="497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77" w:author="Rinat Gub" w:date="2022-12-06T13:44:00Z"/>
              </w:rPr>
            </w:pPr>
            <w:del w:id="497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79" w:author="Rinat Gub" w:date="2022-12-06T13:44:00Z"/>
              </w:rPr>
            </w:pPr>
            <w:del w:id="4980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81" w:author="Rinat Gub" w:date="2022-12-06T13:44:00Z"/>
              </w:rPr>
            </w:pPr>
            <w:del w:id="4982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83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84" w:author="Rinat Gub" w:date="2022-12-06T13:44:00Z"/>
              </w:rPr>
            </w:pPr>
            <w:del w:id="4985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86" w:author="Rinat Gub" w:date="2022-12-06T13:44:00Z"/>
              </w:rPr>
            </w:pPr>
            <w:del w:id="498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88" w:author="Rinat Gub" w:date="2022-12-06T13:44:00Z"/>
              </w:rPr>
            </w:pPr>
            <w:del w:id="4989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90" w:author="Rinat Gub" w:date="2022-12-06T13:44:00Z"/>
              </w:rPr>
            </w:pPr>
            <w:del w:id="499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4992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93" w:author="Rinat Gub" w:date="2022-12-06T13:44:00Z"/>
              </w:rPr>
            </w:pPr>
            <w:del w:id="4994" w:author="Rinat Gub" w:date="2022-12-06T13:44:00Z">
              <w:r w:rsidRPr="00203244">
                <w:delText>8. Изделия электроустановочные, электроконструкции</w:delText>
              </w:r>
            </w:del>
          </w:p>
        </w:tc>
      </w:tr>
      <w:tr w:rsidR="00B578FB" w:rsidRPr="00203244" w:rsidTr="007D25E0">
        <w:trPr>
          <w:cantSplit/>
          <w:del w:id="4995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96" w:author="Rinat Gub" w:date="2022-12-06T13:44:00Z"/>
              </w:rPr>
            </w:pPr>
            <w:del w:id="4997" w:author="Rinat Gub" w:date="2022-12-06T13:44:00Z">
              <w:r w:rsidRPr="00203244">
                <w:delText>8.1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4998" w:author="Rinat Gub" w:date="2022-12-06T13:44:00Z"/>
              </w:rPr>
            </w:pPr>
            <w:del w:id="499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00" w:author="Rinat Gub" w:date="2022-12-06T13:44:00Z"/>
              </w:rPr>
            </w:pPr>
            <w:del w:id="500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02" w:author="Rinat Gub" w:date="2022-12-06T13:44:00Z"/>
              </w:rPr>
            </w:pPr>
            <w:del w:id="500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04" w:author="Rinat Gub" w:date="2022-12-06T13:44:00Z"/>
              </w:rPr>
            </w:pPr>
            <w:del w:id="500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06" w:author="Rinat Gub" w:date="2022-12-06T13:44:00Z"/>
              </w:rPr>
            </w:pPr>
            <w:del w:id="5007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08" w:author="Rinat Gub" w:date="2022-12-06T13:44:00Z"/>
              </w:rPr>
            </w:pPr>
            <w:del w:id="5009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10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11" w:author="Rinat Gub" w:date="2022-12-06T13:44:00Z"/>
              </w:rPr>
            </w:pPr>
            <w:del w:id="5012" w:author="Rinat Gub" w:date="2022-12-06T13:44:00Z">
              <w:r w:rsidRPr="00203244">
                <w:delText>8.2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13" w:author="Rinat Gub" w:date="2022-12-06T13:44:00Z"/>
              </w:rPr>
            </w:pPr>
            <w:del w:id="501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15" w:author="Rinat Gub" w:date="2022-12-06T13:44:00Z"/>
              </w:rPr>
            </w:pPr>
            <w:del w:id="501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17" w:author="Rinat Gub" w:date="2022-12-06T13:44:00Z"/>
              </w:rPr>
            </w:pPr>
            <w:del w:id="501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19" w:author="Rinat Gub" w:date="2022-12-06T13:44:00Z"/>
              </w:rPr>
            </w:pPr>
            <w:del w:id="502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21" w:author="Rinat Gub" w:date="2022-12-06T13:44:00Z"/>
              </w:rPr>
            </w:pPr>
            <w:del w:id="5022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23" w:author="Rinat Gub" w:date="2022-12-06T13:44:00Z"/>
              </w:rPr>
            </w:pPr>
            <w:del w:id="5024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25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26" w:author="Rinat Gub" w:date="2022-12-06T13:44:00Z"/>
              </w:rPr>
            </w:pPr>
            <w:del w:id="5027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28" w:author="Rinat Gub" w:date="2022-12-06T13:44:00Z"/>
              </w:rPr>
            </w:pPr>
            <w:del w:id="502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30" w:author="Rinat Gub" w:date="2022-12-06T13:44:00Z"/>
              </w:rPr>
            </w:pPr>
            <w:del w:id="5031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32" w:author="Rinat Gub" w:date="2022-12-06T13:44:00Z"/>
              </w:rPr>
            </w:pPr>
            <w:del w:id="503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34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35" w:author="Rinat Gub" w:date="2022-12-06T13:44:00Z"/>
              </w:rPr>
            </w:pPr>
            <w:del w:id="5036" w:author="Rinat Gub" w:date="2022-12-06T13:44:00Z">
              <w:r w:rsidRPr="00203244">
                <w:delText>9. Изоляционные материалы, изделия из полиэтилена, полимеры</w:delText>
              </w:r>
            </w:del>
          </w:p>
        </w:tc>
      </w:tr>
      <w:tr w:rsidR="00B578FB" w:rsidRPr="00203244" w:rsidTr="007D25E0">
        <w:trPr>
          <w:cantSplit/>
          <w:del w:id="5037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38" w:author="Rinat Gub" w:date="2022-12-06T13:44:00Z"/>
              </w:rPr>
            </w:pPr>
            <w:del w:id="5039" w:author="Rinat Gub" w:date="2022-12-06T13:44:00Z">
              <w:r w:rsidRPr="00203244">
                <w:delText>9.1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40" w:author="Rinat Gub" w:date="2022-12-06T13:44:00Z"/>
              </w:rPr>
            </w:pPr>
            <w:del w:id="504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42" w:author="Rinat Gub" w:date="2022-12-06T13:44:00Z"/>
              </w:rPr>
            </w:pPr>
            <w:del w:id="504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44" w:author="Rinat Gub" w:date="2022-12-06T13:44:00Z"/>
              </w:rPr>
            </w:pPr>
            <w:del w:id="504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46" w:author="Rinat Gub" w:date="2022-12-06T13:44:00Z"/>
              </w:rPr>
            </w:pPr>
            <w:del w:id="504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48" w:author="Rinat Gub" w:date="2022-12-06T13:44:00Z"/>
              </w:rPr>
            </w:pPr>
            <w:del w:id="5049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50" w:author="Rinat Gub" w:date="2022-12-06T13:44:00Z"/>
              </w:rPr>
            </w:pPr>
            <w:del w:id="505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52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53" w:author="Rinat Gub" w:date="2022-12-06T13:44:00Z"/>
              </w:rPr>
            </w:pPr>
            <w:del w:id="5054" w:author="Rinat Gub" w:date="2022-12-06T13:44:00Z">
              <w:r w:rsidRPr="00203244">
                <w:delText>9.2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55" w:author="Rinat Gub" w:date="2022-12-06T13:44:00Z"/>
              </w:rPr>
            </w:pPr>
            <w:del w:id="505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57" w:author="Rinat Gub" w:date="2022-12-06T13:44:00Z"/>
              </w:rPr>
            </w:pPr>
            <w:del w:id="505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59" w:author="Rinat Gub" w:date="2022-12-06T13:44:00Z"/>
              </w:rPr>
            </w:pPr>
            <w:del w:id="506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61" w:author="Rinat Gub" w:date="2022-12-06T13:44:00Z"/>
              </w:rPr>
            </w:pPr>
            <w:del w:id="506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63" w:author="Rinat Gub" w:date="2022-12-06T13:44:00Z"/>
              </w:rPr>
            </w:pPr>
            <w:del w:id="5064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65" w:author="Rinat Gub" w:date="2022-12-06T13:44:00Z"/>
              </w:rPr>
            </w:pPr>
            <w:del w:id="5066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67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68" w:author="Rinat Gub" w:date="2022-12-06T13:44:00Z"/>
              </w:rPr>
            </w:pPr>
            <w:del w:id="5069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70" w:author="Rinat Gub" w:date="2022-12-06T13:44:00Z"/>
              </w:rPr>
            </w:pPr>
            <w:del w:id="507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72" w:author="Rinat Gub" w:date="2022-12-06T13:44:00Z"/>
              </w:rPr>
            </w:pPr>
            <w:del w:id="5073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74" w:author="Rinat Gub" w:date="2022-12-06T13:44:00Z"/>
              </w:rPr>
            </w:pPr>
            <w:del w:id="507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76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77" w:author="Rinat Gub" w:date="2022-12-06T13:44:00Z"/>
              </w:rPr>
            </w:pPr>
            <w:del w:id="5078" w:author="Rinat Gub" w:date="2022-12-06T13:44:00Z">
              <w:r w:rsidRPr="00203244">
                <w:delText>10. Пиломатериалы</w:delText>
              </w:r>
            </w:del>
          </w:p>
        </w:tc>
      </w:tr>
      <w:tr w:rsidR="00B578FB" w:rsidRPr="00203244" w:rsidTr="007D25E0">
        <w:trPr>
          <w:cantSplit/>
          <w:del w:id="5079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80" w:author="Rinat Gub" w:date="2022-12-06T13:44:00Z"/>
              </w:rPr>
            </w:pPr>
            <w:del w:id="5081" w:author="Rinat Gub" w:date="2022-12-06T13:44:00Z">
              <w:r w:rsidRPr="00203244">
                <w:delText>10.1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82" w:author="Rinat Gub" w:date="2022-12-06T13:44:00Z"/>
              </w:rPr>
            </w:pPr>
            <w:del w:id="508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84" w:author="Rinat Gub" w:date="2022-12-06T13:44:00Z"/>
              </w:rPr>
            </w:pPr>
            <w:del w:id="508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86" w:author="Rinat Gub" w:date="2022-12-06T13:44:00Z"/>
              </w:rPr>
            </w:pPr>
            <w:del w:id="508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88" w:author="Rinat Gub" w:date="2022-12-06T13:44:00Z"/>
              </w:rPr>
            </w:pPr>
            <w:del w:id="508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90" w:author="Rinat Gub" w:date="2022-12-06T13:44:00Z"/>
              </w:rPr>
            </w:pPr>
            <w:del w:id="5091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92" w:author="Rinat Gub" w:date="2022-12-06T13:44:00Z"/>
              </w:rPr>
            </w:pPr>
            <w:del w:id="509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094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95" w:author="Rinat Gub" w:date="2022-12-06T13:44:00Z"/>
              </w:rPr>
            </w:pPr>
            <w:del w:id="5096" w:author="Rinat Gub" w:date="2022-12-06T13:44:00Z">
              <w:r w:rsidRPr="00203244">
                <w:delText>10.2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097" w:author="Rinat Gub" w:date="2022-12-06T13:44:00Z"/>
              </w:rPr>
            </w:pPr>
            <w:del w:id="509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099" w:author="Rinat Gub" w:date="2022-12-06T13:44:00Z"/>
              </w:rPr>
            </w:pPr>
            <w:del w:id="510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01" w:author="Rinat Gub" w:date="2022-12-06T13:44:00Z"/>
              </w:rPr>
            </w:pPr>
            <w:del w:id="510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03" w:author="Rinat Gub" w:date="2022-12-06T13:44:00Z"/>
              </w:rPr>
            </w:pPr>
            <w:del w:id="510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05" w:author="Rinat Gub" w:date="2022-12-06T13:44:00Z"/>
              </w:rPr>
            </w:pPr>
            <w:del w:id="5106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07" w:author="Rinat Gub" w:date="2022-12-06T13:44:00Z"/>
              </w:rPr>
            </w:pPr>
            <w:del w:id="5108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09" w:author="Rinat Gub" w:date="2022-12-06T13:44:00Z"/>
        </w:trPr>
        <w:tc>
          <w:tcPr>
            <w:tcW w:w="7785" w:type="dxa"/>
            <w:gridSpan w:val="4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10" w:author="Rinat Gub" w:date="2022-12-06T13:44:00Z"/>
              </w:rPr>
            </w:pPr>
            <w:del w:id="5111" w:author="Rinat Gub" w:date="2022-12-06T13:44:00Z">
              <w:r w:rsidRPr="00203244">
                <w:delText>Итого: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12" w:author="Rinat Gub" w:date="2022-12-06T13:44:00Z"/>
              </w:rPr>
            </w:pPr>
            <w:del w:id="511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14" w:author="Rinat Gub" w:date="2022-12-06T13:44:00Z"/>
              </w:rPr>
            </w:pPr>
            <w:del w:id="5115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16" w:author="Rinat Gub" w:date="2022-12-06T13:44:00Z"/>
              </w:rPr>
            </w:pPr>
            <w:del w:id="5117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18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19" w:author="Rinat Gub" w:date="2022-12-06T13:44:00Z"/>
              </w:rPr>
            </w:pPr>
            <w:del w:id="5120" w:author="Rinat Gub" w:date="2022-12-06T13:44:00Z">
              <w:r w:rsidRPr="00203244">
                <w:delText>11. Материалы для отделочных работ и благоустройства</w:delText>
              </w:r>
            </w:del>
          </w:p>
        </w:tc>
      </w:tr>
      <w:tr w:rsidR="00B578FB" w:rsidRPr="00203244" w:rsidTr="007D25E0">
        <w:trPr>
          <w:cantSplit/>
          <w:del w:id="5121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22" w:author="Rinat Gub" w:date="2022-12-06T13:44:00Z"/>
              </w:rPr>
            </w:pPr>
            <w:del w:id="5123" w:author="Rinat Gub" w:date="2022-12-06T13:44:00Z">
              <w:r w:rsidRPr="00203244">
                <w:delText>11.1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24" w:author="Rinat Gub" w:date="2022-12-06T13:44:00Z"/>
              </w:rPr>
            </w:pPr>
            <w:del w:id="512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26" w:author="Rinat Gub" w:date="2022-12-06T13:44:00Z"/>
              </w:rPr>
            </w:pPr>
            <w:del w:id="512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28" w:author="Rinat Gub" w:date="2022-12-06T13:44:00Z"/>
              </w:rPr>
            </w:pPr>
            <w:del w:id="512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30" w:author="Rinat Gub" w:date="2022-12-06T13:44:00Z"/>
              </w:rPr>
            </w:pPr>
            <w:del w:id="513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32" w:author="Rinat Gub" w:date="2022-12-06T13:44:00Z"/>
              </w:rPr>
            </w:pPr>
            <w:del w:id="5133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34" w:author="Rinat Gub" w:date="2022-12-06T13:44:00Z"/>
              </w:rPr>
            </w:pPr>
            <w:del w:id="513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36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37" w:author="Rinat Gub" w:date="2022-12-06T13:44:00Z"/>
              </w:rPr>
            </w:pPr>
            <w:del w:id="5138" w:author="Rinat Gub" w:date="2022-12-06T13:44:00Z">
              <w:r w:rsidRPr="00203244">
                <w:delText>11.2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39" w:author="Rinat Gub" w:date="2022-12-06T13:44:00Z"/>
              </w:rPr>
            </w:pPr>
            <w:del w:id="514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41" w:author="Rinat Gub" w:date="2022-12-06T13:44:00Z"/>
              </w:rPr>
            </w:pPr>
            <w:del w:id="514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43" w:author="Rinat Gub" w:date="2022-12-06T13:44:00Z"/>
              </w:rPr>
            </w:pPr>
            <w:del w:id="514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45" w:author="Rinat Gub" w:date="2022-12-06T13:44:00Z"/>
              </w:rPr>
            </w:pPr>
            <w:del w:id="5146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47" w:author="Rinat Gub" w:date="2022-12-06T13:44:00Z"/>
              </w:rPr>
            </w:pPr>
            <w:del w:id="5148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49" w:author="Rinat Gub" w:date="2022-12-06T13:44:00Z"/>
              </w:rPr>
            </w:pPr>
            <w:del w:id="5150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51" w:author="Rinat Gub" w:date="2022-12-06T13:44:00Z"/>
        </w:trPr>
        <w:tc>
          <w:tcPr>
            <w:tcW w:w="11966" w:type="dxa"/>
            <w:gridSpan w:val="6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52" w:author="Rinat Gub" w:date="2022-12-06T13:44:00Z"/>
              </w:rPr>
            </w:pPr>
            <w:del w:id="5153" w:author="Rinat Gub" w:date="2022-12-06T13:44:00Z">
              <w:r w:rsidRPr="00203244">
                <w:delText>Итого: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54" w:author="Rinat Gub" w:date="2022-12-06T13:44:00Z"/>
              </w:rPr>
            </w:pPr>
            <w:del w:id="5155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56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57" w:author="Rinat Gub" w:date="2022-12-06T13:44:00Z"/>
              </w:rPr>
            </w:pPr>
            <w:del w:id="5158" w:author="Rinat Gub" w:date="2022-12-06T13:44:00Z">
              <w:r w:rsidRPr="00203244">
                <w:lastRenderedPageBreak/>
                <w:delText>12. Материалы централизованной поставки</w:delText>
              </w:r>
            </w:del>
          </w:p>
        </w:tc>
      </w:tr>
      <w:tr w:rsidR="00B578FB" w:rsidRPr="00203244" w:rsidTr="007D25E0">
        <w:trPr>
          <w:cantSplit/>
          <w:del w:id="5159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60" w:author="Rinat Gub" w:date="2022-12-06T13:44:00Z"/>
              </w:rPr>
            </w:pPr>
            <w:del w:id="5161" w:author="Rinat Gub" w:date="2022-12-06T13:44:00Z">
              <w:r w:rsidRPr="00203244">
                <w:delText>12.1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62" w:author="Rinat Gub" w:date="2022-12-06T13:44:00Z"/>
              </w:rPr>
            </w:pPr>
            <w:del w:id="5163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64" w:author="Rinat Gub" w:date="2022-12-06T13:44:00Z"/>
              </w:rPr>
            </w:pPr>
            <w:del w:id="516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66" w:author="Rinat Gub" w:date="2022-12-06T13:44:00Z"/>
              </w:rPr>
            </w:pPr>
            <w:del w:id="516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68" w:author="Rinat Gub" w:date="2022-12-06T13:44:00Z"/>
              </w:rPr>
            </w:pPr>
            <w:del w:id="5169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70" w:author="Rinat Gub" w:date="2022-12-06T13:44:00Z"/>
              </w:rPr>
            </w:pPr>
            <w:del w:id="5171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72" w:author="Rinat Gub" w:date="2022-12-06T13:44:00Z"/>
              </w:rPr>
            </w:pPr>
            <w:del w:id="517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74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75" w:author="Rinat Gub" w:date="2022-12-06T13:44:00Z"/>
              </w:rPr>
            </w:pPr>
            <w:del w:id="5176" w:author="Rinat Gub" w:date="2022-12-06T13:44:00Z">
              <w:r w:rsidRPr="00203244">
                <w:delText>12.2 и т.д.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77" w:author="Rinat Gub" w:date="2022-12-06T13:44:00Z"/>
              </w:rPr>
            </w:pPr>
            <w:del w:id="5178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79" w:author="Rinat Gub" w:date="2022-12-06T13:44:00Z"/>
              </w:rPr>
            </w:pPr>
            <w:del w:id="5180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181" w:author="Rinat Gub" w:date="2022-12-06T13:44:00Z"/>
              </w:rPr>
            </w:pPr>
            <w:del w:id="5182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83" w:author="Rinat Gub" w:date="2022-12-06T13:44:00Z"/>
              </w:rPr>
            </w:pPr>
            <w:del w:id="5184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85" w:author="Rinat Gub" w:date="2022-12-06T13:44:00Z"/>
              </w:rPr>
            </w:pPr>
            <w:del w:id="5186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87" w:author="Rinat Gub" w:date="2022-12-06T13:44:00Z"/>
              </w:rPr>
            </w:pPr>
            <w:del w:id="5188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89" w:author="Rinat Gub" w:date="2022-12-06T13:44:00Z"/>
        </w:trPr>
        <w:tc>
          <w:tcPr>
            <w:tcW w:w="11966" w:type="dxa"/>
            <w:gridSpan w:val="6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90" w:author="Rinat Gub" w:date="2022-12-06T13:44:00Z"/>
              </w:rPr>
            </w:pPr>
            <w:del w:id="5191" w:author="Rinat Gub" w:date="2022-12-06T13:44:00Z">
              <w:r w:rsidRPr="00203244">
                <w:delText>Итого: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92" w:author="Rinat Gub" w:date="2022-12-06T13:44:00Z"/>
              </w:rPr>
            </w:pPr>
            <w:del w:id="5193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194" w:author="Rinat Gub" w:date="2022-12-06T13:44:00Z"/>
        </w:trPr>
        <w:tc>
          <w:tcPr>
            <w:tcW w:w="15735" w:type="dxa"/>
            <w:gridSpan w:val="7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95" w:author="Rinat Gub" w:date="2022-12-06T13:44:00Z"/>
              </w:rPr>
            </w:pPr>
            <w:del w:id="5196" w:author="Rinat Gub" w:date="2022-12-06T13:44:00Z">
              <w:r w:rsidRPr="00203244">
                <w:delText>13. Прочие материалы</w:delText>
              </w:r>
            </w:del>
          </w:p>
        </w:tc>
      </w:tr>
      <w:tr w:rsidR="00B578FB" w:rsidRPr="00203244" w:rsidTr="007D25E0">
        <w:trPr>
          <w:cantSplit/>
          <w:del w:id="5197" w:author="Rinat Gub" w:date="2022-12-06T13:44:00Z"/>
        </w:trPr>
        <w:tc>
          <w:tcPr>
            <w:tcW w:w="123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198" w:author="Rinat Gub" w:date="2022-12-06T13:44:00Z"/>
              </w:rPr>
            </w:pPr>
            <w:del w:id="5199" w:author="Rinat Gub" w:date="2022-12-06T13:44:00Z">
              <w:r w:rsidRPr="00203244">
                <w:delText>13.1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00" w:author="Rinat Gub" w:date="2022-12-06T13:44:00Z"/>
              </w:rPr>
            </w:pPr>
            <w:del w:id="5201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202" w:author="Rinat Gub" w:date="2022-12-06T13:44:00Z"/>
              </w:rPr>
            </w:pPr>
            <w:del w:id="5203" w:author="Rinat Gub" w:date="2022-12-06T13:44:00Z">
              <w:r w:rsidRPr="00203244">
                <w:delText>Прочие</w:delText>
              </w:r>
            </w:del>
          </w:p>
        </w:tc>
        <w:tc>
          <w:tcPr>
            <w:tcW w:w="0" w:type="auto"/>
            <w:vAlign w:val="center"/>
          </w:tcPr>
          <w:p w:rsidR="00B578FB" w:rsidRPr="00203244" w:rsidRDefault="00B578FB" w:rsidP="00FF6A02">
            <w:pPr>
              <w:pStyle w:val="af0"/>
              <w:rPr>
                <w:del w:id="5204" w:author="Rinat Gub" w:date="2022-12-06T13:44:00Z"/>
              </w:rPr>
            </w:pPr>
            <w:del w:id="5205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06" w:author="Rinat Gub" w:date="2022-12-06T13:44:00Z"/>
              </w:rPr>
            </w:pPr>
            <w:del w:id="5207" w:author="Rinat Gub" w:date="2022-12-06T13:44:00Z">
              <w:r w:rsidRPr="00203244">
                <w:delText> </w:delText>
              </w:r>
            </w:del>
          </w:p>
        </w:tc>
        <w:tc>
          <w:tcPr>
            <w:tcW w:w="0" w:type="auto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08" w:author="Rinat Gub" w:date="2022-12-06T13:44:00Z"/>
              </w:rPr>
            </w:pPr>
            <w:del w:id="5209" w:author="Rinat Gub" w:date="2022-12-06T13:44:00Z">
              <w:r w:rsidRPr="00203244">
                <w:delText> 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10" w:author="Rinat Gub" w:date="2022-12-06T13:44:00Z"/>
              </w:rPr>
            </w:pPr>
            <w:del w:id="5211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212" w:author="Rinat Gub" w:date="2022-12-06T13:44:00Z"/>
        </w:trPr>
        <w:tc>
          <w:tcPr>
            <w:tcW w:w="11966" w:type="dxa"/>
            <w:gridSpan w:val="6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13" w:author="Rinat Gub" w:date="2022-12-06T13:44:00Z"/>
              </w:rPr>
            </w:pPr>
            <w:del w:id="5214" w:author="Rinat Gub" w:date="2022-12-06T13:44:00Z">
              <w:r w:rsidRPr="00203244">
                <w:delText>Итого: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15" w:author="Rinat Gub" w:date="2022-12-06T13:44:00Z"/>
              </w:rPr>
            </w:pPr>
            <w:del w:id="5216" w:author="Rinat Gub" w:date="2022-12-06T13:44:00Z">
              <w:r w:rsidRPr="00203244">
                <w:delText> </w:delText>
              </w:r>
            </w:del>
          </w:p>
        </w:tc>
      </w:tr>
      <w:tr w:rsidR="00B578FB" w:rsidRPr="00203244" w:rsidTr="007D25E0">
        <w:trPr>
          <w:cantSplit/>
          <w:del w:id="5217" w:author="Rinat Gub" w:date="2022-12-06T13:44:00Z"/>
        </w:trPr>
        <w:tc>
          <w:tcPr>
            <w:tcW w:w="11966" w:type="dxa"/>
            <w:gridSpan w:val="6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18" w:author="Rinat Gub" w:date="2022-12-06T13:44:00Z"/>
              </w:rPr>
            </w:pPr>
            <w:del w:id="5219" w:author="Rinat Gub" w:date="2022-12-06T13:44:00Z">
              <w:r w:rsidRPr="00203244">
                <w:delText>ВСЕГО:</w:delText>
              </w:r>
            </w:del>
          </w:p>
        </w:tc>
        <w:tc>
          <w:tcPr>
            <w:tcW w:w="37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20" w:author="Rinat Gub" w:date="2022-12-06T13:44:00Z"/>
              </w:rPr>
            </w:pPr>
            <w:del w:id="5221" w:author="Rinat Gub" w:date="2022-12-06T13:44:00Z">
              <w:r w:rsidRPr="00203244">
                <w:delText> </w:delText>
              </w:r>
            </w:del>
          </w:p>
        </w:tc>
      </w:tr>
    </w:tbl>
    <w:p w:rsidR="00B578FB" w:rsidRPr="00203244" w:rsidRDefault="00B578FB" w:rsidP="00B578FB">
      <w:pPr>
        <w:keepNext/>
        <w:spacing w:before="120"/>
        <w:ind w:right="10034" w:firstLine="0"/>
        <w:rPr>
          <w:del w:id="5222" w:author="Rinat Gub" w:date="2022-12-06T13:44:00Z"/>
          <w:szCs w:val="24"/>
        </w:rPr>
      </w:pPr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5223" w:author="Rinat Gub" w:date="2022-12-06T13:44:00Z"/>
          <w:szCs w:val="24"/>
        </w:rPr>
      </w:pPr>
      <w:del w:id="5224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5225" w:author="Rinat Gub" w:date="2022-12-06T13:44:00Z"/>
          <w:szCs w:val="24"/>
          <w:vertAlign w:val="superscript"/>
        </w:rPr>
      </w:pPr>
      <w:del w:id="5226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5227" w:author="Rinat Gub" w:date="2022-12-06T13:44:00Z"/>
          <w:szCs w:val="24"/>
        </w:rPr>
      </w:pPr>
      <w:del w:id="5228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5229" w:author="Rinat Gub" w:date="2022-12-06T13:44:00Z"/>
          <w:szCs w:val="24"/>
          <w:vertAlign w:val="superscript"/>
        </w:rPr>
      </w:pPr>
      <w:del w:id="5230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EA6BA5">
      <w:pPr>
        <w:pStyle w:val="afff"/>
        <w:pageBreakBefore/>
        <w:spacing w:before="0"/>
        <w:rPr>
          <w:del w:id="5231" w:author="Rinat Gub" w:date="2022-12-06T13:44:00Z"/>
        </w:rPr>
      </w:pPr>
      <w:del w:id="5232" w:author="Rinat Gub" w:date="2022-12-06T13:44:00Z">
        <w:r w:rsidRPr="00203244">
          <w:lastRenderedPageBreak/>
          <w:delText>перечень материалов централизованной поставки (поставки Заказчика) для выполнения строительно-монтажных работ (справочно) (Форма 2.4)</w:delText>
        </w:r>
      </w:del>
    </w:p>
    <w:tbl>
      <w:tblPr>
        <w:tblW w:w="493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7"/>
        <w:gridCol w:w="3383"/>
        <w:gridCol w:w="7989"/>
        <w:gridCol w:w="1664"/>
        <w:gridCol w:w="1356"/>
      </w:tblGrid>
      <w:tr w:rsidR="00B578FB" w:rsidRPr="00203244" w:rsidTr="001A15B1">
        <w:trPr>
          <w:cantSplit/>
          <w:trHeight w:val="20"/>
          <w:jc w:val="center"/>
          <w:del w:id="5233" w:author="Rinat Gub" w:date="2022-12-06T13:44:00Z"/>
        </w:trPr>
        <w:tc>
          <w:tcPr>
            <w:tcW w:w="372" w:type="pct"/>
            <w:vAlign w:val="center"/>
          </w:tcPr>
          <w:p w:rsidR="00B578FB" w:rsidRPr="00203244" w:rsidRDefault="00B578FB" w:rsidP="00FF6A02">
            <w:pPr>
              <w:pStyle w:val="ae"/>
              <w:jc w:val="both"/>
              <w:rPr>
                <w:del w:id="5234" w:author="Rinat Gub" w:date="2022-12-06T13:44:00Z"/>
                <w:szCs w:val="18"/>
                <w:lang w:bidi="ar-SA"/>
              </w:rPr>
            </w:pPr>
            <w:del w:id="5235" w:author="Rinat Gub" w:date="2022-12-06T13:44:00Z">
              <w:r w:rsidRPr="00203244">
                <w:rPr>
                  <w:b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1088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5236" w:author="Rinat Gub" w:date="2022-12-06T13:44:00Z"/>
                <w:szCs w:val="18"/>
                <w:lang w:bidi="ar-SA"/>
              </w:rPr>
            </w:pPr>
            <w:del w:id="5237" w:author="Rinat Gub" w:date="2022-12-06T13:44:00Z">
              <w:r w:rsidRPr="00203244">
                <w:rPr>
                  <w:szCs w:val="18"/>
                  <w:lang w:bidi="ar-SA"/>
                </w:rPr>
                <w:delText>Коды материалов по унифицированной номенклатуре</w:delText>
              </w:r>
            </w:del>
          </w:p>
        </w:tc>
        <w:tc>
          <w:tcPr>
            <w:tcW w:w="2568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5238" w:author="Rinat Gub" w:date="2022-12-06T13:44:00Z"/>
                <w:szCs w:val="18"/>
                <w:lang w:bidi="ar-SA"/>
              </w:rPr>
            </w:pPr>
            <w:del w:id="5239" w:author="Rinat Gub" w:date="2022-12-06T13:44:00Z">
              <w:r w:rsidRPr="00203244">
                <w:rPr>
                  <w:szCs w:val="18"/>
                  <w:lang w:bidi="ar-SA"/>
                </w:rPr>
                <w:delText>Наименование</w:delText>
              </w:r>
            </w:del>
          </w:p>
        </w:tc>
        <w:tc>
          <w:tcPr>
            <w:tcW w:w="535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5240" w:author="Rinat Gub" w:date="2022-12-06T13:44:00Z"/>
                <w:szCs w:val="18"/>
                <w:lang w:bidi="ar-SA"/>
              </w:rPr>
            </w:pPr>
            <w:del w:id="5241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436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5242" w:author="Rinat Gub" w:date="2022-12-06T13:44:00Z"/>
                <w:szCs w:val="18"/>
                <w:lang w:bidi="ar-SA"/>
              </w:rPr>
            </w:pPr>
            <w:del w:id="5243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</w:tr>
      <w:tr w:rsidR="00B578FB" w:rsidRPr="00203244" w:rsidTr="001A15B1">
        <w:trPr>
          <w:cantSplit/>
          <w:trHeight w:val="20"/>
          <w:jc w:val="center"/>
          <w:del w:id="5244" w:author="Rinat Gub" w:date="2022-12-06T13:44:00Z"/>
        </w:trPr>
        <w:tc>
          <w:tcPr>
            <w:tcW w:w="372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245" w:author="Rinat Gub" w:date="2022-12-06T13:44:00Z"/>
                <w:szCs w:val="18"/>
                <w:lang w:bidi="ar-SA"/>
              </w:rPr>
            </w:pPr>
            <w:del w:id="5246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1088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247" w:author="Rinat Gub" w:date="2022-12-06T13:44:00Z"/>
                <w:szCs w:val="18"/>
                <w:lang w:bidi="ar-SA"/>
              </w:rPr>
            </w:pPr>
            <w:del w:id="5248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2568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249" w:author="Rinat Gub" w:date="2022-12-06T13:44:00Z"/>
                <w:szCs w:val="18"/>
                <w:lang w:bidi="ar-SA"/>
              </w:rPr>
            </w:pPr>
            <w:del w:id="5250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535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251" w:author="Rinat Gub" w:date="2022-12-06T13:44:00Z"/>
                <w:szCs w:val="18"/>
                <w:lang w:bidi="ar-SA"/>
              </w:rPr>
            </w:pPr>
            <w:del w:id="5252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436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253" w:author="Rinat Gub" w:date="2022-12-06T13:44:00Z"/>
                <w:szCs w:val="18"/>
                <w:lang w:bidi="ar-SA"/>
              </w:rPr>
            </w:pPr>
            <w:del w:id="5254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</w:tr>
      <w:tr w:rsidR="00B578FB" w:rsidRPr="00203244" w:rsidTr="001A15B1">
        <w:trPr>
          <w:cantSplit/>
          <w:trHeight w:val="20"/>
          <w:jc w:val="center"/>
          <w:del w:id="5255" w:author="Rinat Gub" w:date="2022-12-06T13:44:00Z"/>
        </w:trPr>
        <w:tc>
          <w:tcPr>
            <w:tcW w:w="372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56" w:author="Rinat Gub" w:date="2022-12-06T13:44:00Z"/>
              </w:rPr>
            </w:pPr>
          </w:p>
        </w:tc>
        <w:tc>
          <w:tcPr>
            <w:tcW w:w="108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57" w:author="Rinat Gub" w:date="2022-12-06T13:44:00Z"/>
              </w:rPr>
            </w:pPr>
          </w:p>
        </w:tc>
        <w:tc>
          <w:tcPr>
            <w:tcW w:w="256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58" w:author="Rinat Gub" w:date="2022-12-06T13:44:00Z"/>
              </w:rPr>
            </w:pPr>
          </w:p>
        </w:tc>
        <w:tc>
          <w:tcPr>
            <w:tcW w:w="535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59" w:author="Rinat Gub" w:date="2022-12-06T13:44:00Z"/>
              </w:rPr>
            </w:pPr>
          </w:p>
        </w:tc>
        <w:tc>
          <w:tcPr>
            <w:tcW w:w="43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60" w:author="Rinat Gub" w:date="2022-12-06T13:44:00Z"/>
              </w:rPr>
            </w:pPr>
          </w:p>
        </w:tc>
      </w:tr>
      <w:tr w:rsidR="00B578FB" w:rsidRPr="00203244" w:rsidTr="001A15B1">
        <w:trPr>
          <w:cantSplit/>
          <w:trHeight w:val="20"/>
          <w:jc w:val="center"/>
          <w:del w:id="5261" w:author="Rinat Gub" w:date="2022-12-06T13:44:00Z"/>
        </w:trPr>
        <w:tc>
          <w:tcPr>
            <w:tcW w:w="372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62" w:author="Rinat Gub" w:date="2022-12-06T13:44:00Z"/>
              </w:rPr>
            </w:pPr>
          </w:p>
        </w:tc>
        <w:tc>
          <w:tcPr>
            <w:tcW w:w="108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63" w:author="Rinat Gub" w:date="2022-12-06T13:44:00Z"/>
              </w:rPr>
            </w:pPr>
          </w:p>
        </w:tc>
        <w:tc>
          <w:tcPr>
            <w:tcW w:w="256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64" w:author="Rinat Gub" w:date="2022-12-06T13:44:00Z"/>
              </w:rPr>
            </w:pPr>
          </w:p>
        </w:tc>
        <w:tc>
          <w:tcPr>
            <w:tcW w:w="535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65" w:author="Rinat Gub" w:date="2022-12-06T13:44:00Z"/>
              </w:rPr>
            </w:pPr>
          </w:p>
        </w:tc>
        <w:tc>
          <w:tcPr>
            <w:tcW w:w="43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66" w:author="Rinat Gub" w:date="2022-12-06T13:44:00Z"/>
              </w:rPr>
            </w:pPr>
          </w:p>
        </w:tc>
      </w:tr>
      <w:tr w:rsidR="00B578FB" w:rsidRPr="00203244" w:rsidTr="001A15B1">
        <w:trPr>
          <w:cantSplit/>
          <w:trHeight w:val="20"/>
          <w:jc w:val="center"/>
          <w:del w:id="5267" w:author="Rinat Gub" w:date="2022-12-06T13:44:00Z"/>
        </w:trPr>
        <w:tc>
          <w:tcPr>
            <w:tcW w:w="372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68" w:author="Rinat Gub" w:date="2022-12-06T13:44:00Z"/>
              </w:rPr>
            </w:pPr>
          </w:p>
        </w:tc>
        <w:tc>
          <w:tcPr>
            <w:tcW w:w="108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69" w:author="Rinat Gub" w:date="2022-12-06T13:44:00Z"/>
              </w:rPr>
            </w:pPr>
          </w:p>
        </w:tc>
        <w:tc>
          <w:tcPr>
            <w:tcW w:w="256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70" w:author="Rinat Gub" w:date="2022-12-06T13:44:00Z"/>
              </w:rPr>
            </w:pPr>
          </w:p>
        </w:tc>
        <w:tc>
          <w:tcPr>
            <w:tcW w:w="535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71" w:author="Rinat Gub" w:date="2022-12-06T13:44:00Z"/>
              </w:rPr>
            </w:pPr>
          </w:p>
        </w:tc>
        <w:tc>
          <w:tcPr>
            <w:tcW w:w="43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72" w:author="Rinat Gub" w:date="2022-12-06T13:44:00Z"/>
              </w:rPr>
            </w:pPr>
          </w:p>
        </w:tc>
      </w:tr>
      <w:tr w:rsidR="00B578FB" w:rsidRPr="00203244" w:rsidTr="001A15B1">
        <w:trPr>
          <w:cantSplit/>
          <w:trHeight w:val="20"/>
          <w:jc w:val="center"/>
          <w:del w:id="5273" w:author="Rinat Gub" w:date="2022-12-06T13:44:00Z"/>
        </w:trPr>
        <w:tc>
          <w:tcPr>
            <w:tcW w:w="372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74" w:author="Rinat Gub" w:date="2022-12-06T13:44:00Z"/>
              </w:rPr>
            </w:pPr>
            <w:del w:id="5275" w:author="Rinat Gub" w:date="2022-12-06T13:44:00Z">
              <w:r w:rsidRPr="00203244">
                <w:delText>…</w:delText>
              </w:r>
            </w:del>
          </w:p>
        </w:tc>
        <w:tc>
          <w:tcPr>
            <w:tcW w:w="108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76" w:author="Rinat Gub" w:date="2022-12-06T13:44:00Z"/>
              </w:rPr>
            </w:pPr>
          </w:p>
        </w:tc>
        <w:tc>
          <w:tcPr>
            <w:tcW w:w="2568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77" w:author="Rinat Gub" w:date="2022-12-06T13:44:00Z"/>
              </w:rPr>
            </w:pPr>
          </w:p>
        </w:tc>
        <w:tc>
          <w:tcPr>
            <w:tcW w:w="535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5278" w:author="Rinat Gub" w:date="2022-12-06T13:44:00Z"/>
              </w:rPr>
            </w:pPr>
          </w:p>
        </w:tc>
        <w:tc>
          <w:tcPr>
            <w:tcW w:w="43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279" w:author="Rinat Gub" w:date="2022-12-06T13:44:00Z"/>
              </w:rPr>
            </w:pPr>
          </w:p>
        </w:tc>
      </w:tr>
    </w:tbl>
    <w:p w:rsidR="00B578FB" w:rsidRPr="00203244" w:rsidRDefault="00B578FB" w:rsidP="00B578FB">
      <w:pPr>
        <w:keepNext/>
        <w:spacing w:before="120"/>
        <w:ind w:right="10034" w:firstLine="0"/>
        <w:rPr>
          <w:del w:id="5280" w:author="Rinat Gub" w:date="2022-12-06T13:44:00Z"/>
          <w:szCs w:val="24"/>
        </w:rPr>
      </w:pPr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5281" w:author="Rinat Gub" w:date="2022-12-06T13:44:00Z"/>
          <w:szCs w:val="24"/>
        </w:rPr>
      </w:pPr>
      <w:del w:id="5282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F65F77" w:rsidRPr="00203244" w:rsidRDefault="00F65F77" w:rsidP="00F65F77">
      <w:pPr>
        <w:keepNext/>
        <w:ind w:right="4845" w:firstLine="0"/>
        <w:jc w:val="center"/>
        <w:rPr>
          <w:moveFrom w:id="5283" w:author="Rinat Gub" w:date="2022-12-06T13:44:00Z"/>
          <w:szCs w:val="24"/>
          <w:vertAlign w:val="superscript"/>
        </w:rPr>
        <w:pPrChange w:id="5284" w:author="Rinat Gub" w:date="2022-12-06T13:44:00Z">
          <w:pPr>
            <w:keepNext/>
            <w:ind w:right="10034" w:firstLine="0"/>
            <w:jc w:val="center"/>
          </w:pPr>
        </w:pPrChange>
      </w:pPr>
      <w:moveFromRangeStart w:id="5285" w:author="Rinat Gub" w:date="2022-12-06T13:44:00Z" w:name="move121226688"/>
      <w:moveFrom w:id="5286" w:author="Rinat Gub" w:date="2022-12-06T13:44:00Z">
        <w:r w:rsidRPr="00203244">
          <w:rPr>
            <w:szCs w:val="24"/>
            <w:vertAlign w:val="superscript"/>
          </w:rPr>
          <w:t>(подпись, М.П.)</w:t>
        </w:r>
      </w:moveFrom>
    </w:p>
    <w:moveFromRangeEnd w:id="5285"/>
    <w:p w:rsidR="00B578FB" w:rsidRPr="00203244" w:rsidRDefault="00B578FB" w:rsidP="0019059B">
      <w:pPr>
        <w:keepNext/>
        <w:spacing w:before="120"/>
        <w:ind w:left="709" w:right="10034" w:firstLine="0"/>
        <w:rPr>
          <w:del w:id="5287" w:author="Rinat Gub" w:date="2022-12-06T13:44:00Z"/>
          <w:szCs w:val="24"/>
        </w:rPr>
      </w:pPr>
      <w:del w:id="5288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5289" w:author="Rinat Gub" w:date="2022-12-06T13:44:00Z"/>
          <w:szCs w:val="24"/>
          <w:vertAlign w:val="superscript"/>
        </w:rPr>
      </w:pPr>
      <w:del w:id="5290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B578FB">
      <w:pPr>
        <w:rPr>
          <w:del w:id="5291" w:author="Rinat Gub" w:date="2022-12-06T13:44:00Z"/>
          <w:b/>
          <w:i/>
        </w:rPr>
      </w:pPr>
    </w:p>
    <w:p w:rsidR="00B578FB" w:rsidRPr="00203244" w:rsidRDefault="00B578FB" w:rsidP="00B578FB">
      <w:pPr>
        <w:rPr>
          <w:del w:id="5292" w:author="Rinat Gub" w:date="2022-12-06T13:44:00Z"/>
          <w:b/>
          <w:i/>
        </w:rPr>
      </w:pPr>
    </w:p>
    <w:p w:rsidR="00B578FB" w:rsidRPr="00203244" w:rsidRDefault="00B578FB" w:rsidP="00EA6BA5">
      <w:pPr>
        <w:pStyle w:val="afff"/>
        <w:pageBreakBefore/>
        <w:spacing w:before="0"/>
        <w:rPr>
          <w:del w:id="5293" w:author="Rinat Gub" w:date="2022-12-06T13:44:00Z"/>
        </w:rPr>
      </w:pPr>
      <w:del w:id="5294" w:author="Rinat Gub" w:date="2022-12-06T13:44:00Z">
        <w:r w:rsidRPr="00203244">
          <w:lastRenderedPageBreak/>
          <w:delText>перечень оборудования централизованной поставки (поставки Заказчика) для выполнения строительно-монтажных работ (справочно) (Форма 2.5)</w:delText>
        </w:r>
      </w:del>
    </w:p>
    <w:tbl>
      <w:tblPr>
        <w:tblW w:w="490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"/>
        <w:gridCol w:w="3667"/>
        <w:gridCol w:w="3667"/>
        <w:gridCol w:w="3666"/>
        <w:gridCol w:w="3663"/>
      </w:tblGrid>
      <w:tr w:rsidR="00B578FB" w:rsidRPr="00203244" w:rsidTr="00507589">
        <w:trPr>
          <w:cantSplit/>
          <w:del w:id="5295" w:author="Rinat Gub" w:date="2022-12-06T13:44:00Z"/>
        </w:trPr>
        <w:tc>
          <w:tcPr>
            <w:tcW w:w="252" w:type="pct"/>
            <w:vAlign w:val="center"/>
          </w:tcPr>
          <w:p w:rsidR="00B578FB" w:rsidRPr="00203244" w:rsidRDefault="00B578FB" w:rsidP="00FF6A02">
            <w:pPr>
              <w:pStyle w:val="ae"/>
              <w:jc w:val="both"/>
              <w:rPr>
                <w:del w:id="5296" w:author="Rinat Gub" w:date="2022-12-06T13:44:00Z"/>
                <w:szCs w:val="18"/>
                <w:lang w:bidi="ar-SA"/>
              </w:rPr>
            </w:pPr>
            <w:del w:id="5297" w:author="Rinat Gub" w:date="2022-12-06T13:44:00Z">
              <w:r w:rsidRPr="00203244">
                <w:rPr>
                  <w:b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298" w:author="Rinat Gub" w:date="2022-12-06T13:44:00Z"/>
                <w:szCs w:val="18"/>
                <w:lang w:bidi="ar-SA"/>
              </w:rPr>
            </w:pPr>
            <w:del w:id="5299" w:author="Rinat Gub" w:date="2022-12-06T13:44:00Z">
              <w:r w:rsidRPr="00203244">
                <w:rPr>
                  <w:szCs w:val="18"/>
                  <w:lang w:bidi="ar-SA"/>
                </w:rPr>
                <w:delText>Наименование</w:delText>
              </w:r>
            </w:del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00" w:author="Rinat Gub" w:date="2022-12-06T13:44:00Z"/>
                <w:szCs w:val="18"/>
                <w:lang w:bidi="ar-SA"/>
              </w:rPr>
            </w:pPr>
            <w:del w:id="5301" w:author="Rinat Gub" w:date="2022-12-06T13:44:00Z">
              <w:r w:rsidRPr="00203244">
                <w:rPr>
                  <w:szCs w:val="18"/>
                  <w:lang w:bidi="ar-SA"/>
                </w:rPr>
                <w:delText>Тип, марка</w:delText>
              </w:r>
            </w:del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02" w:author="Rinat Gub" w:date="2022-12-06T13:44:00Z"/>
                <w:szCs w:val="18"/>
                <w:lang w:bidi="ar-SA"/>
              </w:rPr>
            </w:pPr>
            <w:del w:id="5303" w:author="Rinat Gub" w:date="2022-12-06T13:44:00Z">
              <w:r w:rsidRPr="00203244">
                <w:rPr>
                  <w:szCs w:val="18"/>
                  <w:lang w:bidi="ar-SA"/>
                </w:rPr>
                <w:delText>Ед.изм.</w:delText>
              </w:r>
            </w:del>
          </w:p>
        </w:tc>
        <w:tc>
          <w:tcPr>
            <w:tcW w:w="1186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04" w:author="Rinat Gub" w:date="2022-12-06T13:44:00Z"/>
                <w:szCs w:val="18"/>
                <w:lang w:bidi="ar-SA"/>
              </w:rPr>
            </w:pPr>
            <w:del w:id="5305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</w:tr>
      <w:tr w:rsidR="00B578FB" w:rsidRPr="00203244" w:rsidTr="00507589">
        <w:trPr>
          <w:cantSplit/>
          <w:del w:id="5306" w:author="Rinat Gub" w:date="2022-12-06T13:44:00Z"/>
        </w:trPr>
        <w:tc>
          <w:tcPr>
            <w:tcW w:w="252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07" w:author="Rinat Gub" w:date="2022-12-06T13:44:00Z"/>
                <w:szCs w:val="18"/>
                <w:lang w:bidi="ar-SA"/>
              </w:rPr>
            </w:pPr>
            <w:del w:id="5308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09" w:author="Rinat Gub" w:date="2022-12-06T13:44:00Z"/>
                <w:szCs w:val="18"/>
                <w:lang w:bidi="ar-SA"/>
              </w:rPr>
            </w:pPr>
            <w:del w:id="5310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11" w:author="Rinat Gub" w:date="2022-12-06T13:44:00Z"/>
                <w:szCs w:val="18"/>
                <w:lang w:bidi="ar-SA"/>
              </w:rPr>
            </w:pPr>
            <w:del w:id="5312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13" w:author="Rinat Gub" w:date="2022-12-06T13:44:00Z"/>
                <w:szCs w:val="18"/>
                <w:lang w:bidi="ar-SA"/>
              </w:rPr>
            </w:pPr>
            <w:del w:id="5314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1186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5315" w:author="Rinat Gub" w:date="2022-12-06T13:44:00Z"/>
                <w:szCs w:val="18"/>
                <w:lang w:bidi="ar-SA"/>
              </w:rPr>
            </w:pPr>
            <w:del w:id="5316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</w:tr>
      <w:tr w:rsidR="00B578FB" w:rsidRPr="00203244" w:rsidTr="00507589">
        <w:trPr>
          <w:cantSplit/>
          <w:del w:id="5317" w:author="Rinat Gub" w:date="2022-12-06T13:44:00Z"/>
        </w:trPr>
        <w:tc>
          <w:tcPr>
            <w:tcW w:w="252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18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19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20" w:author="Rinat Gub" w:date="2022-12-06T13:44:00Z"/>
              </w:rPr>
            </w:pPr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21" w:author="Rinat Gub" w:date="2022-12-06T13:44:00Z"/>
              </w:rPr>
            </w:pPr>
          </w:p>
        </w:tc>
        <w:tc>
          <w:tcPr>
            <w:tcW w:w="1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22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323" w:author="Rinat Gub" w:date="2022-12-06T13:44:00Z"/>
        </w:trPr>
        <w:tc>
          <w:tcPr>
            <w:tcW w:w="252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24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25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26" w:author="Rinat Gub" w:date="2022-12-06T13:44:00Z"/>
              </w:rPr>
            </w:pPr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27" w:author="Rinat Gub" w:date="2022-12-06T13:44:00Z"/>
              </w:rPr>
            </w:pPr>
          </w:p>
        </w:tc>
        <w:tc>
          <w:tcPr>
            <w:tcW w:w="1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28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329" w:author="Rinat Gub" w:date="2022-12-06T13:44:00Z"/>
        </w:trPr>
        <w:tc>
          <w:tcPr>
            <w:tcW w:w="252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30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31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32" w:author="Rinat Gub" w:date="2022-12-06T13:44:00Z"/>
              </w:rPr>
            </w:pPr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33" w:author="Rinat Gub" w:date="2022-12-06T13:44:00Z"/>
              </w:rPr>
            </w:pPr>
          </w:p>
        </w:tc>
        <w:tc>
          <w:tcPr>
            <w:tcW w:w="1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34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335" w:author="Rinat Gub" w:date="2022-12-06T13:44:00Z"/>
        </w:trPr>
        <w:tc>
          <w:tcPr>
            <w:tcW w:w="252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36" w:author="Rinat Gub" w:date="2022-12-06T13:44:00Z"/>
              </w:rPr>
            </w:pPr>
            <w:del w:id="5337" w:author="Rinat Gub" w:date="2022-12-06T13:44:00Z">
              <w:r w:rsidRPr="00203244">
                <w:delText>…</w:delText>
              </w:r>
            </w:del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38" w:author="Rinat Gub" w:date="2022-12-06T13:44:00Z"/>
              </w:rPr>
            </w:pPr>
          </w:p>
        </w:tc>
        <w:tc>
          <w:tcPr>
            <w:tcW w:w="1187" w:type="pct"/>
          </w:tcPr>
          <w:p w:rsidR="00B578FB" w:rsidRPr="00203244" w:rsidRDefault="00B578FB" w:rsidP="00FF6A02">
            <w:pPr>
              <w:pStyle w:val="af0"/>
              <w:rPr>
                <w:del w:id="5339" w:author="Rinat Gub" w:date="2022-12-06T13:44:00Z"/>
              </w:rPr>
            </w:pPr>
          </w:p>
        </w:tc>
        <w:tc>
          <w:tcPr>
            <w:tcW w:w="118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40" w:author="Rinat Gub" w:date="2022-12-06T13:44:00Z"/>
              </w:rPr>
            </w:pPr>
          </w:p>
        </w:tc>
        <w:tc>
          <w:tcPr>
            <w:tcW w:w="1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341" w:author="Rinat Gub" w:date="2022-12-06T13:44:00Z"/>
              </w:rPr>
            </w:pPr>
          </w:p>
        </w:tc>
      </w:tr>
    </w:tbl>
    <w:p w:rsidR="00B578FB" w:rsidRPr="00203244" w:rsidRDefault="00B578FB" w:rsidP="00B578FB">
      <w:pPr>
        <w:rPr>
          <w:del w:id="5342" w:author="Rinat Gub" w:date="2022-12-06T13:44:00Z"/>
          <w:bCs/>
        </w:rPr>
      </w:pPr>
    </w:p>
    <w:p w:rsidR="00B578FB" w:rsidRPr="00203244" w:rsidRDefault="00B578FB" w:rsidP="00B578FB">
      <w:pPr>
        <w:keepNext/>
        <w:spacing w:before="120"/>
        <w:ind w:right="10034" w:firstLine="0"/>
        <w:rPr>
          <w:del w:id="5343" w:author="Rinat Gub" w:date="2022-12-06T13:44:00Z"/>
          <w:szCs w:val="24"/>
        </w:rPr>
      </w:pPr>
      <w:del w:id="5344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B578FB">
      <w:pPr>
        <w:keepNext/>
        <w:ind w:right="10034"/>
        <w:jc w:val="center"/>
        <w:rPr>
          <w:del w:id="5345" w:author="Rinat Gub" w:date="2022-12-06T13:44:00Z"/>
          <w:szCs w:val="24"/>
          <w:vertAlign w:val="superscript"/>
        </w:rPr>
      </w:pPr>
      <w:del w:id="5346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B578FB">
      <w:pPr>
        <w:keepNext/>
        <w:spacing w:before="120"/>
        <w:ind w:right="10034" w:firstLine="0"/>
        <w:rPr>
          <w:del w:id="5347" w:author="Rinat Gub" w:date="2022-12-06T13:44:00Z"/>
          <w:szCs w:val="24"/>
        </w:rPr>
      </w:pPr>
      <w:del w:id="5348" w:author="Rinat Gub" w:date="2022-12-06T13:44:00Z">
        <w:r w:rsidRPr="00203244">
          <w:rPr>
            <w:szCs w:val="24"/>
          </w:rPr>
          <w:delText>_________________________________</w:delText>
        </w:r>
      </w:del>
    </w:p>
    <w:p w:rsidR="00B578FB" w:rsidRPr="00203244" w:rsidRDefault="00B578FB" w:rsidP="00B578FB">
      <w:pPr>
        <w:keepNext/>
        <w:ind w:right="10034"/>
        <w:jc w:val="center"/>
        <w:rPr>
          <w:del w:id="5349" w:author="Rinat Gub" w:date="2022-12-06T13:44:00Z"/>
          <w:szCs w:val="24"/>
          <w:vertAlign w:val="superscript"/>
        </w:rPr>
      </w:pPr>
      <w:del w:id="5350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B578FB">
      <w:pPr>
        <w:rPr>
          <w:del w:id="5351" w:author="Rinat Gub" w:date="2022-12-06T13:44:00Z"/>
          <w:b/>
          <w:i/>
        </w:rPr>
      </w:pP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5352" w:author="Rinat Gub" w:date="2022-12-06T13:44:00Z"/>
          <w:b/>
          <w:bCs/>
          <w:color w:val="000000"/>
          <w:spacing w:val="36"/>
          <w:szCs w:val="22"/>
        </w:rPr>
      </w:pPr>
      <w:moveFromRangeStart w:id="5353" w:author="Rinat Gub" w:date="2022-12-06T13:44:00Z" w:name="move121226689"/>
      <w:moveFrom w:id="5354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From>
    </w:p>
    <w:moveFromRangeEnd w:id="5353"/>
    <w:p w:rsidR="00452620" w:rsidRPr="00203244" w:rsidRDefault="00452620" w:rsidP="00452620">
      <w:pPr>
        <w:ind w:firstLine="0"/>
        <w:rPr>
          <w:del w:id="5355" w:author="Rinat Gub" w:date="2022-12-06T13:44:00Z"/>
          <w:b/>
        </w:rPr>
      </w:pPr>
    </w:p>
    <w:p w:rsidR="0078326C" w:rsidRDefault="00452620" w:rsidP="0078326C">
      <w:pPr>
        <w:rPr>
          <w:moveFrom w:id="5356" w:author="Rinat Gub" w:date="2022-12-06T13:44:00Z"/>
        </w:rPr>
        <w:pPrChange w:id="5357" w:author="Rinat Gub" w:date="2022-12-06T13:44:00Z">
          <w:pPr>
            <w:ind w:firstLine="0"/>
          </w:pPr>
        </w:pPrChange>
      </w:pPr>
      <w:del w:id="5358" w:author="Rinat Gub" w:date="2022-12-06T13:44:00Z">
        <w:r w:rsidRPr="00203244">
          <w:rPr>
            <w:b/>
          </w:rPr>
          <w:delText>Инструкция по заполнению</w:delText>
        </w:r>
      </w:del>
      <w:moveFromRangeStart w:id="5359" w:author="Rinat Gub" w:date="2022-12-06T13:44:00Z" w:name="move121226684"/>
    </w:p>
    <w:p w:rsidR="00C834B7" w:rsidRPr="00203244" w:rsidRDefault="00AF067A" w:rsidP="0040134A">
      <w:pPr>
        <w:pStyle w:val="afa"/>
        <w:numPr>
          <w:ilvl w:val="0"/>
          <w:numId w:val="65"/>
        </w:numPr>
        <w:ind w:left="284"/>
        <w:jc w:val="both"/>
        <w:rPr>
          <w:del w:id="5360" w:author="Rinat Gub" w:date="2022-12-06T13:44:00Z"/>
        </w:rPr>
      </w:pPr>
      <w:moveFrom w:id="5361" w:author="Rinat Gub" w:date="2022-12-06T13:44:00Z">
        <w:r w:rsidRPr="00737362">
          <w:rPr>
            <w:b/>
            <w:i/>
            <w:highlight w:val="green"/>
            <w:rPrChange w:id="5362" w:author="Rinat Gub" w:date="2022-12-06T13:44:00Z">
              <w:rPr/>
            </w:rPrChange>
          </w:rPr>
          <w:t xml:space="preserve">Форма </w:t>
        </w:r>
      </w:moveFrom>
      <w:moveFromRangeEnd w:id="5359"/>
      <w:del w:id="5363" w:author="Rinat Gub" w:date="2022-12-06T13:44:00Z">
        <w:r w:rsidR="00452620" w:rsidRPr="00203244">
          <w:delText>включается в коммерческую часть заявки.</w:delText>
        </w:r>
      </w:del>
    </w:p>
    <w:p w:rsidR="00C834B7" w:rsidRPr="00203244" w:rsidRDefault="00452620" w:rsidP="0040134A">
      <w:pPr>
        <w:pStyle w:val="afa"/>
        <w:numPr>
          <w:ilvl w:val="0"/>
          <w:numId w:val="65"/>
        </w:numPr>
        <w:ind w:left="284"/>
        <w:jc w:val="both"/>
        <w:rPr>
          <w:del w:id="5364" w:author="Rinat Gub" w:date="2022-12-06T13:44:00Z"/>
        </w:rPr>
      </w:pPr>
      <w:del w:id="5365" w:author="Rinat Gub" w:date="2022-12-06T13:44:00Z">
        <w:r w:rsidRPr="00203244">
          <w:delText>Участник закупки заполняет поля формы в соответствии с инструкциями, приведенными по тексту формы.</w:delText>
        </w:r>
      </w:del>
    </w:p>
    <w:p w:rsidR="00C834B7" w:rsidRPr="00203244" w:rsidRDefault="00452620" w:rsidP="0040134A">
      <w:pPr>
        <w:pStyle w:val="afa"/>
        <w:numPr>
          <w:ilvl w:val="0"/>
          <w:numId w:val="65"/>
        </w:numPr>
        <w:ind w:left="284"/>
        <w:jc w:val="both"/>
        <w:rPr>
          <w:del w:id="5366" w:author="Rinat Gub" w:date="2022-12-06T13:44:00Z"/>
        </w:rPr>
      </w:pPr>
      <w:del w:id="5367" w:author="Rinat Gub" w:date="2022-12-06T13:44:00Z">
        <w:r w:rsidRPr="00203244">
          <w:delText xml:space="preserve">Приведенные в данном коммерческом предложении условия выполнения работ будут включены в </w:delText>
        </w:r>
        <w:r w:rsidR="0016112C" w:rsidRPr="00203244">
          <w:delText>Договор</w:delText>
        </w:r>
        <w:r w:rsidRPr="00203244">
          <w:delText>, заключаемый по результатам закупки.</w:delText>
        </w:r>
      </w:del>
    </w:p>
    <w:p w:rsidR="00C834B7" w:rsidRPr="00203244" w:rsidRDefault="00452620" w:rsidP="0040134A">
      <w:pPr>
        <w:pStyle w:val="afa"/>
        <w:numPr>
          <w:ilvl w:val="0"/>
          <w:numId w:val="65"/>
        </w:numPr>
        <w:ind w:left="284"/>
        <w:jc w:val="both"/>
        <w:rPr>
          <w:del w:id="5368" w:author="Rinat Gub" w:date="2022-12-06T13:44:00Z"/>
          <w:szCs w:val="22"/>
        </w:rPr>
      </w:pPr>
      <w:del w:id="5369" w:author="Rinat Gub" w:date="2022-12-06T13:44:00Z">
        <w:r w:rsidRPr="00203244">
          <w:delText xml:space="preserve">Форма должна быть подписана и </w:delText>
        </w:r>
        <w:r w:rsidR="00693DAC" w:rsidRPr="00203244">
          <w:delText xml:space="preserve">скреплена оттиском печати </w:delText>
        </w:r>
        <w:r w:rsidR="00693DAC">
          <w:delText>(при наличии)</w:delText>
        </w:r>
        <w:r w:rsidR="00693DAC" w:rsidRPr="00203244">
          <w:delText>.</w:delText>
        </w:r>
      </w:del>
    </w:p>
    <w:p w:rsidR="00C834B7" w:rsidRPr="00203244" w:rsidRDefault="00452620" w:rsidP="0040134A">
      <w:pPr>
        <w:pStyle w:val="afa"/>
        <w:numPr>
          <w:ilvl w:val="0"/>
          <w:numId w:val="65"/>
        </w:numPr>
        <w:ind w:left="284"/>
        <w:jc w:val="both"/>
        <w:rPr>
          <w:del w:id="5370" w:author="Rinat Gub" w:date="2022-12-06T13:44:00Z"/>
          <w:szCs w:val="22"/>
        </w:rPr>
      </w:pPr>
      <w:del w:id="5371" w:author="Rinat Gub" w:date="2022-12-06T13:44:00Z">
        <w:r w:rsidRPr="00203244">
          <w:delTex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delText>
        </w:r>
      </w:del>
    </w:p>
    <w:p w:rsidR="007A3337" w:rsidRPr="00203244" w:rsidRDefault="007A3337" w:rsidP="00EA6BA5">
      <w:pPr>
        <w:pStyle w:val="-30"/>
        <w:rPr>
          <w:del w:id="5372" w:author="Rinat Gub" w:date="2022-12-06T13:44:00Z"/>
        </w:rPr>
        <w:sectPr w:rsidR="007A3337" w:rsidRPr="00203244" w:rsidSect="00694DD2">
          <w:headerReference w:type="even" r:id="rId60"/>
          <w:headerReference w:type="default" r:id="rId61"/>
          <w:headerReference w:type="first" r:id="rId62"/>
          <w:pgSz w:w="16838" w:h="11906" w:orient="landscape" w:code="9"/>
          <w:pgMar w:top="1247" w:right="567" w:bottom="1021" w:left="510" w:header="737" w:footer="680" w:gutter="0"/>
          <w:cols w:space="708"/>
          <w:docGrid w:linePitch="360"/>
        </w:sectPr>
      </w:pPr>
    </w:p>
    <w:p w:rsidR="00625DAC" w:rsidRDefault="00B34989" w:rsidP="008D033A">
      <w:pPr>
        <w:pStyle w:val="-32"/>
        <w:rPr>
          <w:del w:id="5373" w:author="Rinat Gub" w:date="2022-12-06T13:44:00Z"/>
        </w:rPr>
      </w:pPr>
      <w:bookmarkStart w:id="5374" w:name="_Ref391415757"/>
      <w:bookmarkStart w:id="5375" w:name="_Toc392487720"/>
      <w:bookmarkStart w:id="5376" w:name="_Toc392489424"/>
      <w:del w:id="5377" w:author="Rinat Gub" w:date="2022-12-06T13:44:00Z">
        <w:r w:rsidRPr="00203244">
          <w:lastRenderedPageBreak/>
          <w:delText>К</w:delText>
        </w:r>
        <w:r w:rsidR="00B578FB" w:rsidRPr="00203244">
          <w:delText>оммерческо</w:delText>
        </w:r>
        <w:r w:rsidRPr="00203244">
          <w:delText>е</w:delText>
        </w:r>
        <w:r w:rsidR="00B578FB" w:rsidRPr="00203244">
          <w:delText xml:space="preserve"> </w:delText>
        </w:r>
        <w:r w:rsidRPr="00203244">
          <w:delText xml:space="preserve">предложение </w:delText>
        </w:r>
        <w:r w:rsidR="0027468F" w:rsidRPr="00203244">
          <w:delText>на выполнение</w:delText>
        </w:r>
        <w:r w:rsidR="00B578FB" w:rsidRPr="00203244">
          <w:delText xml:space="preserve"> </w:delText>
        </w:r>
        <w:bookmarkEnd w:id="5374"/>
        <w:bookmarkEnd w:id="5375"/>
        <w:bookmarkEnd w:id="5376"/>
        <w:r w:rsidR="004A28FA" w:rsidRPr="00203244">
          <w:delText>работ</w:delText>
        </w:r>
      </w:del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From w:id="5378" w:author="Rinat Gub" w:date="2022-12-06T13:44:00Z"/>
          <w:b/>
          <w:bCs/>
          <w:color w:val="000000"/>
          <w:spacing w:val="36"/>
          <w:szCs w:val="22"/>
        </w:rPr>
      </w:pPr>
      <w:moveFromRangeStart w:id="5379" w:author="Rinat Gub" w:date="2022-12-06T13:44:00Z" w:name="move121226690"/>
      <w:moveFrom w:id="5380" w:author="Rinat Gub" w:date="2022-12-06T13:44:00Z">
        <w:r>
          <w:rPr>
            <w:b/>
            <w:bCs/>
            <w:color w:val="000000"/>
            <w:spacing w:val="36"/>
            <w:szCs w:val="22"/>
          </w:rPr>
          <w:t>начало</w:t>
        </w:r>
        <w:r w:rsidRPr="00203244">
          <w:rPr>
            <w:b/>
            <w:bCs/>
            <w:color w:val="000000"/>
            <w:spacing w:val="36"/>
            <w:szCs w:val="22"/>
          </w:rPr>
          <w:t xml:space="preserve"> </w:t>
        </w:r>
        <w:r w:rsidRPr="00326EC6">
          <w:rPr>
            <w:b/>
            <w:bCs/>
            <w:color w:val="000000"/>
            <w:spacing w:val="36"/>
            <w:szCs w:val="22"/>
          </w:rPr>
          <w:t>формы</w:t>
        </w:r>
      </w:moveFrom>
    </w:p>
    <w:moveFromRangeEnd w:id="5379"/>
    <w:p w:rsidR="00C834B7" w:rsidRPr="00203244" w:rsidRDefault="00CA3085">
      <w:pPr>
        <w:ind w:firstLine="0"/>
        <w:rPr>
          <w:del w:id="5381" w:author="Rinat Gub" w:date="2022-12-06T13:44:00Z"/>
        </w:rPr>
      </w:pPr>
      <w:del w:id="5382" w:author="Rinat Gub" w:date="2022-12-06T13:44:00Z">
        <w:r w:rsidRPr="00203244">
          <w:delText>Форма 10</w:delText>
        </w:r>
        <w:r w:rsidR="00A33EF4" w:rsidRPr="00203244">
          <w:delText>б</w:delText>
        </w:r>
        <w:r w:rsidR="007776A2">
          <w:rPr>
            <w:rStyle w:val="afc"/>
          </w:rPr>
          <w:footnoteReference w:id="10"/>
        </w:r>
        <w:r w:rsidR="005A0964">
          <w:delText xml:space="preserve"> (форма не используется)</w:delText>
        </w:r>
      </w:del>
    </w:p>
    <w:p w:rsidR="00B578FB" w:rsidRPr="00203244" w:rsidRDefault="00B578FB" w:rsidP="00B578FB">
      <w:pPr>
        <w:rPr>
          <w:del w:id="5385" w:author="Rinat Gub" w:date="2022-12-06T13:44:00Z"/>
        </w:rPr>
      </w:pPr>
    </w:p>
    <w:p w:rsidR="00075F3C" w:rsidRPr="00203244" w:rsidRDefault="00075F3C" w:rsidP="00075F3C">
      <w:pPr>
        <w:ind w:firstLine="0"/>
        <w:rPr>
          <w:del w:id="5386" w:author="Rinat Gub" w:date="2022-12-06T13:44:00Z"/>
        </w:rPr>
      </w:pPr>
      <w:del w:id="5387" w:author="Rinat Gub" w:date="2022-12-06T13:44:00Z">
        <w:r w:rsidRPr="00203244">
          <w:delText xml:space="preserve">Наименование Участника закупки: </w:delText>
        </w:r>
        <w:r w:rsidR="00C87AB7" w:rsidRPr="00203244">
          <w:rPr>
            <w:i/>
            <w:iCs/>
            <w:color w:val="333399"/>
            <w:szCs w:val="22"/>
          </w:rPr>
          <w:delText>(указать краткое наименование)</w:delText>
        </w:r>
      </w:del>
    </w:p>
    <w:p w:rsidR="00075F3C" w:rsidRPr="00203244" w:rsidRDefault="00075F3C" w:rsidP="00075F3C">
      <w:pPr>
        <w:ind w:firstLine="0"/>
        <w:rPr>
          <w:del w:id="5388" w:author="Rinat Gub" w:date="2022-12-06T13:44:00Z"/>
        </w:rPr>
      </w:pPr>
      <w:del w:id="5389" w:author="Rinat Gub" w:date="2022-12-06T13:44:00Z">
        <w:r w:rsidRPr="00203244">
          <w:delText xml:space="preserve">ИНН (или иной идентификационный номер) Участника закупки: </w:delText>
        </w:r>
        <w:r w:rsidRPr="00203244">
          <w:rPr>
            <w:i/>
            <w:iCs/>
            <w:color w:val="333399"/>
            <w:szCs w:val="22"/>
          </w:rPr>
          <w:delText>(указать при наличии)</w:delText>
        </w:r>
      </w:del>
    </w:p>
    <w:p w:rsidR="00075F3C" w:rsidRPr="00FA013A" w:rsidRDefault="00075F3C" w:rsidP="00075F3C">
      <w:pPr>
        <w:ind w:firstLine="0"/>
        <w:rPr>
          <w:del w:id="5390" w:author="Rinat Gub" w:date="2022-12-06T13:44:00Z"/>
          <w:i/>
          <w:iCs/>
          <w:color w:val="333399"/>
          <w:szCs w:val="22"/>
        </w:rPr>
      </w:pPr>
      <w:del w:id="5391" w:author="Rinat Gub" w:date="2022-12-06T13:44:00Z">
        <w:r w:rsidRPr="00203244">
          <w:delText xml:space="preserve">Номер </w:delText>
        </w:r>
        <w:r w:rsidR="005B57DE">
          <w:delText xml:space="preserve">лота </w:delText>
        </w:r>
        <w:r w:rsidRPr="00203244">
          <w:delText xml:space="preserve">и наименование предмета </w:delText>
        </w:r>
        <w:r w:rsidR="0016112C" w:rsidRPr="00203244">
          <w:delText>Договор</w:delText>
        </w:r>
        <w:r w:rsidRPr="00203244">
          <w:delText>а</w:delText>
        </w:r>
        <w:r w:rsidR="00342EF5">
          <w:delText xml:space="preserve"> </w:delText>
        </w:r>
        <w:r w:rsidRPr="00203244">
          <w:delText>(</w:delText>
        </w:r>
        <w:r w:rsidRPr="00FA013A">
          <w:rPr>
            <w:i/>
            <w:iCs/>
            <w:color w:val="333399"/>
            <w:szCs w:val="22"/>
          </w:rPr>
          <w:delText xml:space="preserve">указать номер и наименование предмета </w:delText>
        </w:r>
        <w:r w:rsidR="0016112C" w:rsidRPr="00FA013A">
          <w:rPr>
            <w:i/>
            <w:iCs/>
            <w:color w:val="333399"/>
            <w:szCs w:val="22"/>
          </w:rPr>
          <w:delText>Договор</w:delText>
        </w:r>
        <w:r w:rsidR="00507589">
          <w:rPr>
            <w:i/>
            <w:iCs/>
            <w:color w:val="333399"/>
            <w:szCs w:val="22"/>
          </w:rPr>
          <w:delText>а</w:delText>
        </w:r>
        <w:r w:rsidRPr="00FA013A">
          <w:rPr>
            <w:i/>
            <w:iCs/>
            <w:color w:val="333399"/>
            <w:szCs w:val="22"/>
          </w:rPr>
          <w:delText>)</w:delText>
        </w:r>
        <w:r w:rsidR="009221CA" w:rsidRPr="00FA013A">
          <w:rPr>
            <w:i/>
            <w:iCs/>
            <w:color w:val="333399"/>
            <w:szCs w:val="22"/>
          </w:rPr>
          <w:delText>.</w:delText>
        </w:r>
      </w:del>
    </w:p>
    <w:p w:rsidR="00B578FB" w:rsidRDefault="00B578FB" w:rsidP="00B578FB">
      <w:pPr>
        <w:pStyle w:val="afff"/>
        <w:rPr>
          <w:del w:id="5392" w:author="Rinat Gub" w:date="2022-12-06T13:44:00Z"/>
        </w:rPr>
      </w:pPr>
      <w:del w:id="5393" w:author="Rinat Gub" w:date="2022-12-06T13:44:00Z">
        <w:r w:rsidRPr="00203244">
          <w:delText>Коммерческое предложение (базисно-индексный метод)</w:delText>
        </w:r>
      </w:del>
    </w:p>
    <w:p w:rsidR="00A94E74" w:rsidRPr="00027B63" w:rsidRDefault="00A94E74" w:rsidP="00A94E74">
      <w:pPr>
        <w:tabs>
          <w:tab w:val="clear" w:pos="1134"/>
        </w:tabs>
        <w:ind w:firstLine="0"/>
        <w:jc w:val="right"/>
        <w:rPr>
          <w:del w:id="5394" w:author="Rinat Gub" w:date="2022-12-06T13:44:00Z"/>
          <w:spacing w:val="-10"/>
        </w:rPr>
      </w:pPr>
      <w:del w:id="5395" w:author="Rinat Gub" w:date="2022-12-06T13:44:00Z">
        <w:r w:rsidRPr="00027B63">
          <w:rPr>
            <w:rStyle w:val="af3"/>
            <w:i w:val="0"/>
            <w:shd w:val="clear" w:color="auto" w:fill="FFFFFF" w:themeFill="background1"/>
          </w:rPr>
          <w:delText>[</w:delText>
        </w:r>
        <w:r w:rsidRPr="000C325C">
          <w:rPr>
            <w:rStyle w:val="af3"/>
            <w:bCs/>
            <w:iCs/>
          </w:rPr>
          <w:delText>указать наименование Заказчика, который будет заключать договор или направлять Акцепт</w:delText>
        </w:r>
        <w:r w:rsidRPr="00027B63">
          <w:rPr>
            <w:rStyle w:val="af3"/>
            <w:i w:val="0"/>
            <w:shd w:val="clear" w:color="auto" w:fill="FFFFFF" w:themeFill="background1"/>
          </w:rPr>
          <w:delText>]</w:delText>
        </w:r>
      </w:del>
    </w:p>
    <w:p w:rsidR="00A94E74" w:rsidRPr="00A94E74" w:rsidRDefault="00A94E74" w:rsidP="00A94E74">
      <w:pPr>
        <w:tabs>
          <w:tab w:val="clear" w:pos="1134"/>
        </w:tabs>
        <w:ind w:right="-1"/>
        <w:jc w:val="right"/>
        <w:rPr>
          <w:del w:id="5396" w:author="Rinat Gub" w:date="2022-12-06T13:44:00Z"/>
        </w:rPr>
      </w:pPr>
      <w:del w:id="5397" w:author="Rinat Gub" w:date="2022-12-06T13:44:00Z">
        <w:r w:rsidRPr="00A124DC">
          <w:rPr>
            <w:szCs w:val="24"/>
            <w:vertAlign w:val="superscript"/>
          </w:rPr>
          <w:delText>(наименование организации)</w:delText>
        </w:r>
      </w:del>
    </w:p>
    <w:p w:rsidR="00C834B7" w:rsidRPr="00203244" w:rsidRDefault="00B578FB">
      <w:pPr>
        <w:ind w:firstLine="0"/>
        <w:rPr>
          <w:del w:id="5398" w:author="Rinat Gub" w:date="2022-12-06T13:44:00Z"/>
        </w:rPr>
      </w:pPr>
      <w:del w:id="5399" w:author="Rinat Gub" w:date="2022-12-06T13:44:00Z">
        <w:r w:rsidRPr="00203244">
          <w:delText>[</w:delText>
        </w:r>
        <w:r w:rsidRPr="00203244">
          <w:rPr>
            <w:rStyle w:val="af3"/>
            <w:bCs/>
            <w:iCs/>
          </w:rPr>
          <w:delText>Форма коммерческого предложения применяется при базисно-индексном методе определения цены предмета закупки; форма коммерческого предложения (ресурсный метод) исключается</w:delText>
        </w:r>
        <w:r w:rsidRPr="00203244">
          <w:delText>]</w:delText>
        </w:r>
        <w:r w:rsidR="009221CA" w:rsidRPr="00203244">
          <w:delText>.</w:delText>
        </w:r>
      </w:del>
    </w:p>
    <w:p w:rsidR="00B578FB" w:rsidRPr="00203244" w:rsidRDefault="00B578FB" w:rsidP="00B578FB">
      <w:pPr>
        <w:rPr>
          <w:del w:id="5400" w:author="Rinat Gub" w:date="2022-12-06T13:44:00Z"/>
        </w:rPr>
      </w:pPr>
    </w:p>
    <w:p w:rsidR="00B578FB" w:rsidRPr="00203244" w:rsidRDefault="00B578FB" w:rsidP="00B578FB">
      <w:pPr>
        <w:rPr>
          <w:del w:id="5401" w:author="Rinat Gub" w:date="2022-12-06T13:44:00Z"/>
          <w:bCs/>
        </w:rPr>
      </w:pPr>
      <w:del w:id="5402" w:author="Rinat Gub" w:date="2022-12-06T13:44:00Z">
        <w:r w:rsidRPr="00203244">
          <w:delText>Наименование объекта: ________________</w:delText>
        </w:r>
        <w:r w:rsidRPr="00203244">
          <w:rPr>
            <w:bCs/>
          </w:rPr>
          <w:delText xml:space="preserve"> [</w:delText>
        </w:r>
        <w:r w:rsidRPr="00203244">
          <w:rPr>
            <w:rStyle w:val="af3"/>
            <w:bCs/>
            <w:iCs/>
          </w:rPr>
          <w:delText>указать наименование объекта</w:delText>
        </w:r>
        <w:r w:rsidRPr="00203244">
          <w:rPr>
            <w:bCs/>
          </w:rPr>
          <w:delText>]</w:delText>
        </w:r>
        <w:r w:rsidR="009221CA" w:rsidRPr="00203244">
          <w:rPr>
            <w:bCs/>
          </w:rPr>
          <w:delText>.</w:delText>
        </w:r>
      </w:del>
    </w:p>
    <w:p w:rsidR="00B578FB" w:rsidRPr="00203244" w:rsidRDefault="00B578FB" w:rsidP="00B578FB">
      <w:pPr>
        <w:jc w:val="center"/>
        <w:rPr>
          <w:del w:id="5403" w:author="Rinat Gub" w:date="2022-12-06T13:44:00Z"/>
          <w:bCs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58"/>
        <w:gridCol w:w="1213"/>
        <w:gridCol w:w="1319"/>
        <w:gridCol w:w="537"/>
        <w:gridCol w:w="569"/>
        <w:gridCol w:w="1298"/>
        <w:gridCol w:w="1126"/>
        <w:gridCol w:w="782"/>
        <w:gridCol w:w="714"/>
        <w:gridCol w:w="923"/>
      </w:tblGrid>
      <w:tr w:rsidR="00B578FB" w:rsidRPr="00203244" w:rsidTr="00507589">
        <w:trPr>
          <w:cantSplit/>
          <w:tblHeader/>
          <w:del w:id="5404" w:author="Rinat Gub" w:date="2022-12-06T13:44:00Z"/>
        </w:trPr>
        <w:tc>
          <w:tcPr>
            <w:tcW w:w="1158" w:type="dxa"/>
            <w:vMerge w:val="restart"/>
            <w:vAlign w:val="center"/>
          </w:tcPr>
          <w:p w:rsidR="00B578FB" w:rsidRPr="00203244" w:rsidRDefault="00B578FB" w:rsidP="00FF6A02">
            <w:pPr>
              <w:pStyle w:val="ae"/>
              <w:jc w:val="both"/>
              <w:rPr>
                <w:del w:id="5405" w:author="Rinat Gub" w:date="2022-12-06T13:44:00Z"/>
                <w:szCs w:val="18"/>
                <w:lang w:bidi="ar-SA"/>
              </w:rPr>
            </w:pPr>
            <w:del w:id="5406" w:author="Rinat Gub" w:date="2022-12-06T13:44:00Z">
              <w:r w:rsidRPr="00203244">
                <w:rPr>
                  <w:bCs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1213" w:type="dxa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5407" w:author="Rinat Gub" w:date="2022-12-06T13:44:00Z"/>
                <w:szCs w:val="18"/>
                <w:lang w:bidi="ar-SA"/>
              </w:rPr>
            </w:pPr>
            <w:del w:id="5408" w:author="Rinat Gub" w:date="2022-12-06T13:44:00Z">
              <w:r w:rsidRPr="00203244">
                <w:rPr>
                  <w:szCs w:val="18"/>
                  <w:lang w:bidi="ar-SA"/>
                </w:rPr>
                <w:delText>Обоснование</w:delText>
              </w:r>
            </w:del>
          </w:p>
        </w:tc>
        <w:tc>
          <w:tcPr>
            <w:tcW w:w="1319" w:type="dxa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5409" w:author="Rinat Gub" w:date="2022-12-06T13:44:00Z"/>
                <w:szCs w:val="18"/>
                <w:lang w:bidi="ar-SA"/>
              </w:rPr>
            </w:pPr>
            <w:del w:id="5410" w:author="Rinat Gub" w:date="2022-12-06T13:44:00Z">
              <w:r w:rsidRPr="00203244">
                <w:rPr>
                  <w:szCs w:val="18"/>
                  <w:lang w:bidi="ar-SA"/>
                </w:rPr>
                <w:delText>Наименование вида работ и затрат</w:delText>
              </w:r>
            </w:del>
          </w:p>
        </w:tc>
        <w:tc>
          <w:tcPr>
            <w:tcW w:w="537" w:type="dxa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5411" w:author="Rinat Gub" w:date="2022-12-06T13:44:00Z"/>
                <w:szCs w:val="18"/>
                <w:lang w:bidi="ar-SA"/>
              </w:rPr>
            </w:pPr>
            <w:del w:id="5412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569" w:type="dxa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5413" w:author="Rinat Gub" w:date="2022-12-06T13:44:00Z"/>
                <w:szCs w:val="18"/>
                <w:lang w:bidi="ar-SA"/>
              </w:rPr>
            </w:pPr>
            <w:del w:id="5414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  <w:tc>
          <w:tcPr>
            <w:tcW w:w="3920" w:type="dxa"/>
            <w:gridSpan w:val="4"/>
            <w:vAlign w:val="center"/>
          </w:tcPr>
          <w:p w:rsidR="00B578FB" w:rsidRPr="00203244" w:rsidRDefault="00B578FB" w:rsidP="00EB2132">
            <w:pPr>
              <w:pStyle w:val="ae"/>
              <w:rPr>
                <w:del w:id="5415" w:author="Rinat Gub" w:date="2022-12-06T13:44:00Z"/>
                <w:szCs w:val="18"/>
                <w:lang w:bidi="ar-SA"/>
              </w:rPr>
            </w:pPr>
            <w:del w:id="5416" w:author="Rinat Gub" w:date="2022-12-06T13:44:00Z">
              <w:r w:rsidRPr="00203244">
                <w:rPr>
                  <w:szCs w:val="18"/>
                  <w:lang w:bidi="ar-SA"/>
                </w:rPr>
                <w:delText xml:space="preserve">Стоимость работ в текущем уровне цен, на день составления </w:delText>
              </w:r>
              <w:r w:rsidR="001A4EC8" w:rsidRPr="00203244">
                <w:rPr>
                  <w:szCs w:val="18"/>
                  <w:lang w:bidi="ar-SA"/>
                </w:rPr>
                <w:delText>Документаци</w:delText>
              </w:r>
              <w:r w:rsidRPr="00203244">
                <w:rPr>
                  <w:szCs w:val="18"/>
                  <w:lang w:bidi="ar-SA"/>
                </w:rPr>
                <w:delText>и, тыс. руб.</w:delText>
              </w:r>
            </w:del>
          </w:p>
        </w:tc>
        <w:tc>
          <w:tcPr>
            <w:tcW w:w="923" w:type="dxa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5417" w:author="Rinat Gub" w:date="2022-12-06T13:44:00Z"/>
                <w:szCs w:val="18"/>
                <w:lang w:bidi="ar-SA"/>
              </w:rPr>
            </w:pPr>
            <w:del w:id="5418" w:author="Rinat Gub" w:date="2022-12-06T13:44:00Z">
              <w:r w:rsidRPr="00203244">
                <w:rPr>
                  <w:szCs w:val="18"/>
                  <w:lang w:bidi="ar-SA"/>
                </w:rPr>
                <w:delText>Стоимость работ (всего), тыс.руб. на период окончания работ</w:delText>
              </w:r>
            </w:del>
          </w:p>
        </w:tc>
      </w:tr>
      <w:tr w:rsidR="00B578FB" w:rsidRPr="00203244" w:rsidTr="00507589">
        <w:trPr>
          <w:cantSplit/>
          <w:tblHeader/>
          <w:del w:id="5419" w:author="Rinat Gub" w:date="2022-12-06T13:44:00Z"/>
        </w:trPr>
        <w:tc>
          <w:tcPr>
            <w:tcW w:w="1158" w:type="dxa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5420" w:author="Rinat Gub" w:date="2022-12-06T13:44:00Z"/>
                <w:szCs w:val="18"/>
                <w:lang w:bidi="ar-SA"/>
              </w:rPr>
            </w:pPr>
          </w:p>
        </w:tc>
        <w:tc>
          <w:tcPr>
            <w:tcW w:w="1213" w:type="dxa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5421" w:author="Rinat Gub" w:date="2022-12-06T13:44:00Z"/>
                <w:szCs w:val="18"/>
                <w:lang w:bidi="ar-SA"/>
              </w:rPr>
            </w:pPr>
          </w:p>
        </w:tc>
        <w:tc>
          <w:tcPr>
            <w:tcW w:w="1319" w:type="dxa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5422" w:author="Rinat Gub" w:date="2022-12-06T13:44:00Z"/>
                <w:szCs w:val="18"/>
                <w:lang w:bidi="ar-SA"/>
              </w:rPr>
            </w:pPr>
          </w:p>
        </w:tc>
        <w:tc>
          <w:tcPr>
            <w:tcW w:w="537" w:type="dxa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5423" w:author="Rinat Gub" w:date="2022-12-06T13:44:00Z"/>
                <w:szCs w:val="18"/>
                <w:lang w:bidi="ar-SA"/>
              </w:rPr>
            </w:pPr>
          </w:p>
        </w:tc>
        <w:tc>
          <w:tcPr>
            <w:tcW w:w="569" w:type="dxa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5424" w:author="Rinat Gub" w:date="2022-12-06T13:44:00Z"/>
                <w:szCs w:val="18"/>
                <w:lang w:bidi="ar-SA"/>
              </w:rPr>
            </w:pPr>
          </w:p>
        </w:tc>
        <w:tc>
          <w:tcPr>
            <w:tcW w:w="1298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25" w:author="Rinat Gub" w:date="2022-12-06T13:44:00Z"/>
                <w:szCs w:val="18"/>
                <w:lang w:bidi="ar-SA"/>
              </w:rPr>
            </w:pPr>
            <w:del w:id="5426" w:author="Rinat Gub" w:date="2022-12-06T13:44:00Z">
              <w:r w:rsidRPr="00203244">
                <w:rPr>
                  <w:szCs w:val="18"/>
                  <w:lang w:bidi="ar-SA"/>
                </w:rPr>
                <w:delText>Строительные работы</w:delText>
              </w:r>
            </w:del>
          </w:p>
        </w:tc>
        <w:tc>
          <w:tcPr>
            <w:tcW w:w="1126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27" w:author="Rinat Gub" w:date="2022-12-06T13:44:00Z"/>
                <w:szCs w:val="18"/>
                <w:lang w:bidi="ar-SA"/>
              </w:rPr>
            </w:pPr>
            <w:del w:id="5428" w:author="Rinat Gub" w:date="2022-12-06T13:44:00Z">
              <w:r w:rsidRPr="00203244">
                <w:rPr>
                  <w:szCs w:val="18"/>
                  <w:lang w:bidi="ar-SA"/>
                </w:rPr>
                <w:delText>Монтажные работы</w:delText>
              </w:r>
            </w:del>
          </w:p>
        </w:tc>
        <w:tc>
          <w:tcPr>
            <w:tcW w:w="782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29" w:author="Rinat Gub" w:date="2022-12-06T13:44:00Z"/>
                <w:szCs w:val="18"/>
                <w:lang w:bidi="ar-SA"/>
              </w:rPr>
            </w:pPr>
            <w:del w:id="5430" w:author="Rinat Gub" w:date="2022-12-06T13:44:00Z">
              <w:r w:rsidRPr="00203244">
                <w:rPr>
                  <w:szCs w:val="18"/>
                  <w:lang w:bidi="ar-SA"/>
                </w:rPr>
                <w:delText>Прочие</w:delText>
              </w:r>
            </w:del>
          </w:p>
        </w:tc>
        <w:tc>
          <w:tcPr>
            <w:tcW w:w="714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31" w:author="Rinat Gub" w:date="2022-12-06T13:44:00Z"/>
                <w:szCs w:val="18"/>
                <w:lang w:bidi="ar-SA"/>
              </w:rPr>
            </w:pPr>
            <w:del w:id="5432" w:author="Rinat Gub" w:date="2022-12-06T13:44:00Z">
              <w:r w:rsidRPr="00203244">
                <w:rPr>
                  <w:szCs w:val="18"/>
                  <w:lang w:bidi="ar-SA"/>
                </w:rPr>
                <w:delText>Итого, тыс. руб.</w:delText>
              </w:r>
            </w:del>
          </w:p>
        </w:tc>
        <w:tc>
          <w:tcPr>
            <w:tcW w:w="923" w:type="dxa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5433" w:author="Rinat Gub" w:date="2022-12-06T13:44:00Z"/>
                <w:szCs w:val="18"/>
                <w:lang w:bidi="ar-SA"/>
              </w:rPr>
            </w:pPr>
          </w:p>
        </w:tc>
      </w:tr>
      <w:tr w:rsidR="00B578FB" w:rsidRPr="00203244" w:rsidTr="00507589">
        <w:trPr>
          <w:cantSplit/>
          <w:tblHeader/>
          <w:del w:id="5434" w:author="Rinat Gub" w:date="2022-12-06T13:44:00Z"/>
        </w:trPr>
        <w:tc>
          <w:tcPr>
            <w:tcW w:w="1158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35" w:author="Rinat Gub" w:date="2022-12-06T13:44:00Z"/>
                <w:szCs w:val="18"/>
                <w:lang w:bidi="ar-SA"/>
              </w:rPr>
            </w:pPr>
            <w:del w:id="5436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1213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37" w:author="Rinat Gub" w:date="2022-12-06T13:44:00Z"/>
                <w:szCs w:val="18"/>
                <w:lang w:bidi="ar-SA"/>
              </w:rPr>
            </w:pPr>
            <w:del w:id="5438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39" w:author="Rinat Gub" w:date="2022-12-06T13:44:00Z"/>
                <w:szCs w:val="18"/>
                <w:lang w:bidi="ar-SA"/>
              </w:rPr>
            </w:pPr>
            <w:del w:id="5440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41" w:author="Rinat Gub" w:date="2022-12-06T13:44:00Z"/>
                <w:szCs w:val="18"/>
                <w:lang w:bidi="ar-SA"/>
              </w:rPr>
            </w:pPr>
            <w:del w:id="5442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43" w:author="Rinat Gub" w:date="2022-12-06T13:44:00Z"/>
                <w:szCs w:val="18"/>
                <w:lang w:bidi="ar-SA"/>
              </w:rPr>
            </w:pPr>
            <w:del w:id="5444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  <w:tc>
          <w:tcPr>
            <w:tcW w:w="1298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45" w:author="Rinat Gub" w:date="2022-12-06T13:44:00Z"/>
                <w:szCs w:val="18"/>
                <w:lang w:bidi="ar-SA"/>
              </w:rPr>
            </w:pPr>
            <w:del w:id="5446" w:author="Rinat Gub" w:date="2022-12-06T13:44:00Z">
              <w:r w:rsidRPr="00203244">
                <w:rPr>
                  <w:szCs w:val="18"/>
                  <w:lang w:bidi="ar-SA"/>
                </w:rPr>
                <w:delText>6</w:delText>
              </w:r>
            </w:del>
          </w:p>
        </w:tc>
        <w:tc>
          <w:tcPr>
            <w:tcW w:w="1126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47" w:author="Rinat Gub" w:date="2022-12-06T13:44:00Z"/>
                <w:szCs w:val="18"/>
                <w:lang w:bidi="ar-SA"/>
              </w:rPr>
            </w:pPr>
            <w:del w:id="5448" w:author="Rinat Gub" w:date="2022-12-06T13:44:00Z">
              <w:r w:rsidRPr="00203244">
                <w:rPr>
                  <w:szCs w:val="18"/>
                  <w:lang w:bidi="ar-SA"/>
                </w:rPr>
                <w:delText>7</w:delText>
              </w:r>
            </w:del>
          </w:p>
        </w:tc>
        <w:tc>
          <w:tcPr>
            <w:tcW w:w="782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49" w:author="Rinat Gub" w:date="2022-12-06T13:44:00Z"/>
                <w:szCs w:val="18"/>
                <w:lang w:bidi="ar-SA"/>
              </w:rPr>
            </w:pPr>
            <w:del w:id="5450" w:author="Rinat Gub" w:date="2022-12-06T13:44:00Z">
              <w:r w:rsidRPr="00203244">
                <w:rPr>
                  <w:szCs w:val="18"/>
                  <w:lang w:bidi="ar-SA"/>
                </w:rPr>
                <w:delText>8</w:delText>
              </w:r>
            </w:del>
          </w:p>
        </w:tc>
        <w:tc>
          <w:tcPr>
            <w:tcW w:w="714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51" w:author="Rinat Gub" w:date="2022-12-06T13:44:00Z"/>
                <w:szCs w:val="18"/>
                <w:lang w:bidi="ar-SA"/>
              </w:rPr>
            </w:pPr>
            <w:del w:id="5452" w:author="Rinat Gub" w:date="2022-12-06T13:44:00Z">
              <w:r w:rsidRPr="00203244">
                <w:rPr>
                  <w:szCs w:val="18"/>
                  <w:lang w:bidi="ar-SA"/>
                </w:rPr>
                <w:delText>9</w:delText>
              </w:r>
            </w:del>
          </w:p>
        </w:tc>
        <w:tc>
          <w:tcPr>
            <w:tcW w:w="923" w:type="dxa"/>
            <w:vAlign w:val="center"/>
          </w:tcPr>
          <w:p w:rsidR="00B578FB" w:rsidRPr="00203244" w:rsidRDefault="00B578FB" w:rsidP="00FF6A02">
            <w:pPr>
              <w:pStyle w:val="ae"/>
              <w:rPr>
                <w:del w:id="5453" w:author="Rinat Gub" w:date="2022-12-06T13:44:00Z"/>
                <w:szCs w:val="18"/>
                <w:lang w:bidi="ar-SA"/>
              </w:rPr>
            </w:pPr>
            <w:del w:id="5454" w:author="Rinat Gub" w:date="2022-12-06T13:44:00Z">
              <w:r w:rsidRPr="00203244">
                <w:rPr>
                  <w:szCs w:val="18"/>
                  <w:lang w:bidi="ar-SA"/>
                </w:rPr>
                <w:delText>10</w:delText>
              </w:r>
            </w:del>
          </w:p>
        </w:tc>
      </w:tr>
      <w:tr w:rsidR="00B578FB" w:rsidRPr="00203244" w:rsidTr="00507589">
        <w:trPr>
          <w:cantSplit/>
          <w:del w:id="5455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56" w:author="Rinat Gub" w:date="2022-12-06T13:44:00Z"/>
              </w:rPr>
            </w:pPr>
            <w:del w:id="5457" w:author="Rinat Gub" w:date="2022-12-06T13:44:00Z">
              <w:r w:rsidRPr="00203244">
                <w:delText>ЗАТРАТЫ ПОДРЯДЧИКА</w:delText>
              </w:r>
            </w:del>
          </w:p>
        </w:tc>
      </w:tr>
      <w:tr w:rsidR="00B578FB" w:rsidRPr="00203244" w:rsidTr="00507589">
        <w:trPr>
          <w:cantSplit/>
          <w:del w:id="5458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59" w:author="Rinat Gub" w:date="2022-12-06T13:44:00Z"/>
              </w:rPr>
            </w:pPr>
            <w:del w:id="5460" w:author="Rinat Gub" w:date="2022-12-06T13:44:00Z">
              <w:r w:rsidRPr="00203244">
                <w:delText>Глава 1. Подготовка территории строительства</w:delText>
              </w:r>
            </w:del>
          </w:p>
        </w:tc>
      </w:tr>
      <w:tr w:rsidR="00B578FB" w:rsidRPr="00203244" w:rsidTr="00507589">
        <w:trPr>
          <w:cantSplit/>
          <w:del w:id="5461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62" w:author="Rinat Gub" w:date="2022-12-06T13:44:00Z"/>
              </w:rPr>
            </w:pPr>
            <w:del w:id="5463" w:author="Rinat Gub" w:date="2022-12-06T13:44:00Z">
              <w:r w:rsidRPr="00203244">
                <w:delText>1.1.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64" w:author="Rinat Gub" w:date="2022-12-06T13:44:00Z"/>
              </w:rPr>
            </w:pPr>
            <w:del w:id="5465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466" w:author="Rinat Gub" w:date="2022-12-06T13:44:00Z"/>
              </w:rPr>
            </w:pPr>
            <w:del w:id="5467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468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469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0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1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2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3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4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475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6" w:author="Rinat Gub" w:date="2022-12-06T13:44:00Z"/>
              </w:rPr>
            </w:pPr>
            <w:del w:id="5477" w:author="Rinat Gub" w:date="2022-12-06T13:44:00Z">
              <w:r w:rsidRPr="00203244">
                <w:delText>1.2.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78" w:author="Rinat Gub" w:date="2022-12-06T13:44:00Z"/>
              </w:rPr>
            </w:pPr>
            <w:del w:id="5479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480" w:author="Rinat Gub" w:date="2022-12-06T13:44:00Z"/>
              </w:rPr>
            </w:pPr>
            <w:del w:id="5481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482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483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84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85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86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87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88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489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0" w:author="Rinat Gub" w:date="2022-12-06T13:44:00Z"/>
              </w:rPr>
            </w:pPr>
            <w:del w:id="5491" w:author="Rinat Gub" w:date="2022-12-06T13:44:00Z">
              <w:r w:rsidRPr="00203244">
                <w:delText>Итого по главе 1.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2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3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4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5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6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7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498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499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00" w:author="Rinat Gub" w:date="2022-12-06T13:44:00Z"/>
              </w:rPr>
            </w:pPr>
            <w:del w:id="5501" w:author="Rinat Gub" w:date="2022-12-06T13:44:00Z">
              <w:r w:rsidRPr="00203244">
                <w:delText>Глава 2. Основные объекты строительства</w:delText>
              </w:r>
            </w:del>
          </w:p>
        </w:tc>
      </w:tr>
      <w:tr w:rsidR="00B578FB" w:rsidRPr="00203244" w:rsidTr="00507589">
        <w:trPr>
          <w:cantSplit/>
          <w:del w:id="5502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03" w:author="Rinat Gub" w:date="2022-12-06T13:44:00Z"/>
              </w:rPr>
            </w:pPr>
            <w:del w:id="5504" w:author="Rinat Gub" w:date="2022-12-06T13:44:00Z">
              <w:r w:rsidRPr="00203244">
                <w:delText>2.1.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05" w:author="Rinat Gub" w:date="2022-12-06T13:44:00Z"/>
              </w:rPr>
            </w:pPr>
            <w:del w:id="5506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07" w:author="Rinat Gub" w:date="2022-12-06T13:44:00Z"/>
              </w:rPr>
            </w:pPr>
            <w:del w:id="5508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09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10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1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2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3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4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5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16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7" w:author="Rinat Gub" w:date="2022-12-06T13:44:00Z"/>
              </w:rPr>
            </w:pPr>
            <w:del w:id="5518" w:author="Rinat Gub" w:date="2022-12-06T13:44:00Z">
              <w:r w:rsidRPr="00203244">
                <w:delText>2.2.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19" w:author="Rinat Gub" w:date="2022-12-06T13:44:00Z"/>
              </w:rPr>
            </w:pPr>
            <w:del w:id="5520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21" w:author="Rinat Gub" w:date="2022-12-06T13:44:00Z"/>
              </w:rPr>
            </w:pPr>
            <w:del w:id="5522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23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2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2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2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2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2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2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30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1" w:author="Rinat Gub" w:date="2022-12-06T13:44:00Z"/>
              </w:rPr>
            </w:pPr>
            <w:del w:id="5532" w:author="Rinat Gub" w:date="2022-12-06T13:44:00Z">
              <w:r w:rsidRPr="00203244">
                <w:delText>Итого по главе 2.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3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3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40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41" w:author="Rinat Gub" w:date="2022-12-06T13:44:00Z"/>
              </w:rPr>
            </w:pPr>
            <w:del w:id="5542" w:author="Rinat Gub" w:date="2022-12-06T13:44:00Z">
              <w:r w:rsidRPr="00203244">
                <w:delText>Глава 3. Объекты подсобного и обслуживающего назначения</w:delText>
              </w:r>
            </w:del>
          </w:p>
        </w:tc>
      </w:tr>
      <w:tr w:rsidR="00B578FB" w:rsidRPr="00203244" w:rsidTr="00507589">
        <w:trPr>
          <w:cantSplit/>
          <w:del w:id="5543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44" w:author="Rinat Gub" w:date="2022-12-06T13:44:00Z"/>
              </w:rPr>
            </w:pPr>
            <w:del w:id="5545" w:author="Rinat Gub" w:date="2022-12-06T13:44:00Z">
              <w:r w:rsidRPr="00203244">
                <w:delText>3.1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46" w:author="Rinat Gub" w:date="2022-12-06T13:44:00Z"/>
              </w:rPr>
            </w:pPr>
            <w:del w:id="5547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48" w:author="Rinat Gub" w:date="2022-12-06T13:44:00Z"/>
              </w:rPr>
            </w:pPr>
            <w:del w:id="5549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50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51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52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53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54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55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56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57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58" w:author="Rinat Gub" w:date="2022-12-06T13:44:00Z"/>
              </w:rPr>
            </w:pPr>
            <w:del w:id="5559" w:author="Rinat Gub" w:date="2022-12-06T13:44:00Z">
              <w:r w:rsidRPr="00203244">
                <w:delText>3.2.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60" w:author="Rinat Gub" w:date="2022-12-06T13:44:00Z"/>
              </w:rPr>
            </w:pPr>
            <w:del w:id="5561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62" w:author="Rinat Gub" w:date="2022-12-06T13:44:00Z"/>
              </w:rPr>
            </w:pPr>
            <w:del w:id="5563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64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65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66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67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68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69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0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71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2" w:author="Rinat Gub" w:date="2022-12-06T13:44:00Z"/>
              </w:rPr>
            </w:pPr>
            <w:del w:id="5573" w:author="Rinat Gub" w:date="2022-12-06T13:44:00Z">
              <w:r w:rsidRPr="00203244">
                <w:delText>Итого по главе 3.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4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5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6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7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8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79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80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81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82" w:author="Rinat Gub" w:date="2022-12-06T13:44:00Z"/>
              </w:rPr>
            </w:pPr>
            <w:del w:id="5583" w:author="Rinat Gub" w:date="2022-12-06T13:44:00Z">
              <w:r w:rsidRPr="00203244">
                <w:delText>Глава 4. Объекты энергетического хозяйства</w:delText>
              </w:r>
            </w:del>
          </w:p>
        </w:tc>
      </w:tr>
      <w:tr w:rsidR="00B578FB" w:rsidRPr="00203244" w:rsidTr="00507589">
        <w:trPr>
          <w:cantSplit/>
          <w:del w:id="5584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85" w:author="Rinat Gub" w:date="2022-12-06T13:44:00Z"/>
              </w:rPr>
            </w:pPr>
            <w:del w:id="5586" w:author="Rinat Gub" w:date="2022-12-06T13:44:00Z">
              <w:r w:rsidRPr="00203244">
                <w:lastRenderedPageBreak/>
                <w:delText>4.1.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87" w:author="Rinat Gub" w:date="2022-12-06T13:44:00Z"/>
              </w:rPr>
            </w:pPr>
            <w:del w:id="5588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89" w:author="Rinat Gub" w:date="2022-12-06T13:44:00Z"/>
              </w:rPr>
            </w:pPr>
            <w:del w:id="5590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91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592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93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94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95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96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97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598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599" w:author="Rinat Gub" w:date="2022-12-06T13:44:00Z"/>
              </w:rPr>
            </w:pPr>
            <w:del w:id="5600" w:author="Rinat Gub" w:date="2022-12-06T13:44:00Z">
              <w:r w:rsidRPr="00203244">
                <w:delText>4.2.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01" w:author="Rinat Gub" w:date="2022-12-06T13:44:00Z"/>
              </w:rPr>
            </w:pPr>
            <w:del w:id="5602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03" w:author="Rinat Gub" w:date="2022-12-06T13:44:00Z"/>
              </w:rPr>
            </w:pPr>
            <w:del w:id="5604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05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06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07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08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09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0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1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12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3" w:author="Rinat Gub" w:date="2022-12-06T13:44:00Z"/>
              </w:rPr>
            </w:pPr>
            <w:del w:id="5614" w:author="Rinat Gub" w:date="2022-12-06T13:44:00Z">
              <w:r w:rsidRPr="00203244">
                <w:delText>Итого по главе 4.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5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6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7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8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19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20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21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22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23" w:author="Rinat Gub" w:date="2022-12-06T13:44:00Z"/>
              </w:rPr>
            </w:pPr>
            <w:del w:id="5624" w:author="Rinat Gub" w:date="2022-12-06T13:44:00Z">
              <w:r w:rsidRPr="00203244">
                <w:delText>Глава 5. Объекты транспортного хозяйства и связи</w:delText>
              </w:r>
            </w:del>
          </w:p>
        </w:tc>
      </w:tr>
      <w:tr w:rsidR="00B578FB" w:rsidRPr="00203244" w:rsidTr="00507589">
        <w:trPr>
          <w:cantSplit/>
          <w:del w:id="5625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26" w:author="Rinat Gub" w:date="2022-12-06T13:44:00Z"/>
              </w:rPr>
            </w:pPr>
            <w:del w:id="5627" w:author="Rinat Gub" w:date="2022-12-06T13:44:00Z">
              <w:r w:rsidRPr="00203244">
                <w:delText>5.1.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28" w:author="Rinat Gub" w:date="2022-12-06T13:44:00Z"/>
              </w:rPr>
            </w:pPr>
            <w:del w:id="5629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30" w:author="Rinat Gub" w:date="2022-12-06T13:44:00Z"/>
              </w:rPr>
            </w:pPr>
            <w:del w:id="5631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32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33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34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35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36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37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38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39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40" w:author="Rinat Gub" w:date="2022-12-06T13:44:00Z"/>
              </w:rPr>
            </w:pPr>
            <w:del w:id="5641" w:author="Rinat Gub" w:date="2022-12-06T13:44:00Z">
              <w:r w:rsidRPr="00203244">
                <w:delText>5.2.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42" w:author="Rinat Gub" w:date="2022-12-06T13:44:00Z"/>
              </w:rPr>
            </w:pPr>
            <w:del w:id="5643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44" w:author="Rinat Gub" w:date="2022-12-06T13:44:00Z"/>
              </w:rPr>
            </w:pPr>
            <w:del w:id="5645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46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47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48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49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0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1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2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53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4" w:author="Rinat Gub" w:date="2022-12-06T13:44:00Z"/>
              </w:rPr>
            </w:pPr>
            <w:del w:id="5655" w:author="Rinat Gub" w:date="2022-12-06T13:44:00Z">
              <w:r w:rsidRPr="00203244">
                <w:delText>Итого по главе 5.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6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7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8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59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60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61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62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63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64" w:author="Rinat Gub" w:date="2022-12-06T13:44:00Z"/>
              </w:rPr>
            </w:pPr>
            <w:del w:id="5665" w:author="Rinat Gub" w:date="2022-12-06T13:44:00Z">
              <w:r w:rsidRPr="00203244">
                <w:delText>Глава 6. Наружные сети и сооружения водоснабжения, канализации и т.д.</w:delText>
              </w:r>
            </w:del>
          </w:p>
        </w:tc>
      </w:tr>
      <w:tr w:rsidR="00B578FB" w:rsidRPr="00203244" w:rsidTr="00507589">
        <w:trPr>
          <w:cantSplit/>
          <w:del w:id="5666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67" w:author="Rinat Gub" w:date="2022-12-06T13:44:00Z"/>
              </w:rPr>
            </w:pPr>
            <w:del w:id="5668" w:author="Rinat Gub" w:date="2022-12-06T13:44:00Z">
              <w:r w:rsidRPr="00203244">
                <w:delText>6.1.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69" w:author="Rinat Gub" w:date="2022-12-06T13:44:00Z"/>
              </w:rPr>
            </w:pPr>
            <w:del w:id="5670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71" w:author="Rinat Gub" w:date="2022-12-06T13:44:00Z"/>
              </w:rPr>
            </w:pPr>
            <w:del w:id="5672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73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7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7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7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7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7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7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80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81" w:author="Rinat Gub" w:date="2022-12-06T13:44:00Z"/>
              </w:rPr>
            </w:pPr>
            <w:del w:id="5682" w:author="Rinat Gub" w:date="2022-12-06T13:44:00Z">
              <w:r w:rsidRPr="00203244">
                <w:delText>6.2.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83" w:author="Rinat Gub" w:date="2022-12-06T13:44:00Z"/>
              </w:rPr>
            </w:pPr>
            <w:del w:id="5684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85" w:author="Rinat Gub" w:date="2022-12-06T13:44:00Z"/>
              </w:rPr>
            </w:pPr>
            <w:del w:id="5686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87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688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89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0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1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2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3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694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5" w:author="Rinat Gub" w:date="2022-12-06T13:44:00Z"/>
              </w:rPr>
            </w:pPr>
            <w:del w:id="5696" w:author="Rinat Gub" w:date="2022-12-06T13:44:00Z">
              <w:r w:rsidRPr="00203244">
                <w:delText>Итого по главе 6.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7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8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699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00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01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02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03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04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05" w:author="Rinat Gub" w:date="2022-12-06T13:44:00Z"/>
              </w:rPr>
            </w:pPr>
            <w:del w:id="5706" w:author="Rinat Gub" w:date="2022-12-06T13:44:00Z">
              <w:r w:rsidRPr="00203244">
                <w:delText>Глава 7. Благоустройство и озеленение территории</w:delText>
              </w:r>
            </w:del>
          </w:p>
        </w:tc>
      </w:tr>
      <w:tr w:rsidR="00B578FB" w:rsidRPr="00203244" w:rsidTr="00507589">
        <w:trPr>
          <w:cantSplit/>
          <w:del w:id="5707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08" w:author="Rinat Gub" w:date="2022-12-06T13:44:00Z"/>
              </w:rPr>
            </w:pPr>
            <w:del w:id="5709" w:author="Rinat Gub" w:date="2022-12-06T13:44:00Z">
              <w:r w:rsidRPr="00203244">
                <w:delText>7.1.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10" w:author="Rinat Gub" w:date="2022-12-06T13:44:00Z"/>
              </w:rPr>
            </w:pPr>
            <w:del w:id="5711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12" w:author="Rinat Gub" w:date="2022-12-06T13:44:00Z"/>
              </w:rPr>
            </w:pPr>
            <w:del w:id="5713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14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15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16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17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18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19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20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21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22" w:author="Rinat Gub" w:date="2022-12-06T13:44:00Z"/>
              </w:rPr>
            </w:pPr>
            <w:del w:id="5723" w:author="Rinat Gub" w:date="2022-12-06T13:44:00Z">
              <w:r w:rsidRPr="00203244">
                <w:delText>7.2. и т.д.</w:delText>
              </w:r>
            </w:del>
          </w:p>
        </w:tc>
        <w:tc>
          <w:tcPr>
            <w:tcW w:w="121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24" w:author="Rinat Gub" w:date="2022-12-06T13:44:00Z"/>
              </w:rPr>
            </w:pPr>
            <w:del w:id="5725" w:author="Rinat Gub" w:date="2022-12-06T13:44:00Z">
              <w:r w:rsidRPr="00203244">
                <w:delText> </w:delText>
              </w:r>
            </w:del>
          </w:p>
        </w:tc>
        <w:tc>
          <w:tcPr>
            <w:tcW w:w="131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26" w:author="Rinat Gub" w:date="2022-12-06T13:44:00Z"/>
              </w:rPr>
            </w:pPr>
            <w:del w:id="5727" w:author="Rinat Gub" w:date="2022-12-06T13:44:00Z">
              <w:r w:rsidRPr="00203244">
                <w:delText> 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28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29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0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1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2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3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4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35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6" w:author="Rinat Gub" w:date="2022-12-06T13:44:00Z"/>
              </w:rPr>
            </w:pPr>
            <w:del w:id="5737" w:author="Rinat Gub" w:date="2022-12-06T13:44:00Z">
              <w:r w:rsidRPr="00203244">
                <w:delText>Итого по главе 7.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8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39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0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1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2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3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4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45" w:author="Rinat Gub" w:date="2022-12-06T13:44:00Z"/>
        </w:trPr>
        <w:tc>
          <w:tcPr>
            <w:tcW w:w="3690" w:type="dxa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5746" w:author="Rinat Gub" w:date="2022-12-06T13:44:00Z"/>
              </w:rPr>
            </w:pPr>
            <w:del w:id="5747" w:author="Rinat Gub" w:date="2022-12-06T13:44:00Z">
              <w:r w:rsidRPr="00203244">
                <w:delText>кроме того, материалы централизованной поставки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8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49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50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51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52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53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54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55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56" w:author="Rinat Gub" w:date="2022-12-06T13:44:00Z"/>
              </w:rPr>
            </w:pPr>
            <w:del w:id="5757" w:author="Rinat Gub" w:date="2022-12-06T13:44:00Z">
              <w:r w:rsidRPr="00203244">
                <w:delText>Глава 8. Временные здания и сооружения</w:delText>
              </w:r>
            </w:del>
          </w:p>
        </w:tc>
      </w:tr>
      <w:tr w:rsidR="00B578FB" w:rsidRPr="00203244" w:rsidTr="00507589">
        <w:trPr>
          <w:cantSplit/>
          <w:del w:id="5758" w:author="Rinat Gub" w:date="2022-12-06T13:44:00Z"/>
        </w:trPr>
        <w:tc>
          <w:tcPr>
            <w:tcW w:w="1158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59" w:author="Rinat Gub" w:date="2022-12-06T13:44:00Z"/>
              </w:rPr>
            </w:pPr>
            <w:del w:id="5760" w:author="Rinat Gub" w:date="2022-12-06T13:44:00Z">
              <w:r w:rsidRPr="00203244">
                <w:delText>8.1</w:delText>
              </w:r>
            </w:del>
          </w:p>
        </w:tc>
        <w:tc>
          <w:tcPr>
            <w:tcW w:w="2532" w:type="dxa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5761" w:author="Rinat Gub" w:date="2022-12-06T13:44:00Z"/>
              </w:rPr>
            </w:pPr>
            <w:del w:id="5762" w:author="Rinat Gub" w:date="2022-12-06T13:44:00Z">
              <w:r w:rsidRPr="00203244">
                <w:delText xml:space="preserve">Временные здания и сооружения 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63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6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6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6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6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6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6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70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1" w:author="Rinat Gub" w:date="2022-12-06T13:44:00Z"/>
              </w:rPr>
            </w:pPr>
            <w:del w:id="5772" w:author="Rinat Gub" w:date="2022-12-06T13:44:00Z">
              <w:r w:rsidRPr="00203244">
                <w:delText>Итого по главе 8.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3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7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80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1" w:author="Rinat Gub" w:date="2022-12-06T13:44:00Z"/>
              </w:rPr>
            </w:pPr>
            <w:del w:id="5782" w:author="Rinat Gub" w:date="2022-12-06T13:44:00Z">
              <w:r w:rsidRPr="00203244">
                <w:delText>Всего по главам 1—8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3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8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790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91" w:author="Rinat Gub" w:date="2022-12-06T13:44:00Z"/>
              </w:rPr>
            </w:pPr>
            <w:del w:id="5792" w:author="Rinat Gub" w:date="2022-12-06T13:44:00Z">
              <w:r w:rsidRPr="00203244">
                <w:delText>Глава 9. Прочие работы и затраты</w:delText>
              </w:r>
            </w:del>
          </w:p>
        </w:tc>
      </w:tr>
      <w:tr w:rsidR="00B578FB" w:rsidRPr="00203244" w:rsidTr="00507589">
        <w:trPr>
          <w:cantSplit/>
          <w:del w:id="5793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794" w:author="Rinat Gub" w:date="2022-12-06T13:44:00Z"/>
              </w:rPr>
            </w:pPr>
            <w:del w:id="5795" w:author="Rinat Gub" w:date="2022-12-06T13:44:00Z">
              <w:r w:rsidRPr="00203244">
                <w:delText>9.1.</w:delText>
              </w:r>
            </w:del>
          </w:p>
        </w:tc>
        <w:tc>
          <w:tcPr>
            <w:tcW w:w="2532" w:type="dxa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5796" w:author="Rinat Gub" w:date="2022-12-06T13:44:00Z"/>
              </w:rPr>
            </w:pPr>
            <w:del w:id="5797" w:author="Rinat Gub" w:date="2022-12-06T13:44:00Z">
              <w:r w:rsidRPr="00203244">
                <w:delText xml:space="preserve">Зимнее удорожание 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98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799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00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01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02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03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04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05" w:author="Rinat Gub" w:date="2022-12-06T13:44:00Z"/>
        </w:trPr>
        <w:tc>
          <w:tcPr>
            <w:tcW w:w="115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06" w:author="Rinat Gub" w:date="2022-12-06T13:44:00Z"/>
              </w:rPr>
            </w:pPr>
            <w:del w:id="5807" w:author="Rinat Gub" w:date="2022-12-06T13:44:00Z">
              <w:r w:rsidRPr="00203244">
                <w:delText>9.2.</w:delText>
              </w:r>
            </w:del>
          </w:p>
        </w:tc>
        <w:tc>
          <w:tcPr>
            <w:tcW w:w="2532" w:type="dxa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5808" w:author="Rinat Gub" w:date="2022-12-06T13:44:00Z"/>
              </w:rPr>
            </w:pPr>
            <w:del w:id="5809" w:author="Rinat Gub" w:date="2022-12-06T13:44:00Z">
              <w:r w:rsidRPr="00203244">
                <w:delText>Прочие лимитированные и нелимитированые затраты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10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11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12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13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14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15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16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17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18" w:author="Rinat Gub" w:date="2022-12-06T13:44:00Z"/>
              </w:rPr>
            </w:pPr>
            <w:del w:id="5819" w:author="Rinat Gub" w:date="2022-12-06T13:44:00Z">
              <w:r w:rsidRPr="00203244">
                <w:delText>Итого по главе 9.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0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1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2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3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4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5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6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27" w:author="Rinat Gub" w:date="2022-12-06T13:44:00Z"/>
        </w:trPr>
        <w:tc>
          <w:tcPr>
            <w:tcW w:w="3690" w:type="dxa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28" w:author="Rinat Gub" w:date="2022-12-06T13:44:00Z"/>
              </w:rPr>
            </w:pPr>
            <w:del w:id="5829" w:author="Rinat Gub" w:date="2022-12-06T13:44:00Z">
              <w:r w:rsidRPr="00203244">
                <w:delText>Всего по главам 1—9</w:delText>
              </w:r>
            </w:del>
          </w:p>
        </w:tc>
        <w:tc>
          <w:tcPr>
            <w:tcW w:w="537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0" w:author="Rinat Gub" w:date="2022-12-06T13:44:00Z"/>
              </w:rPr>
            </w:pPr>
          </w:p>
        </w:tc>
        <w:tc>
          <w:tcPr>
            <w:tcW w:w="569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1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2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3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4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5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36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37" w:author="Rinat Gub" w:date="2022-12-06T13:44:00Z"/>
        </w:trPr>
        <w:tc>
          <w:tcPr>
            <w:tcW w:w="3690" w:type="dxa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5838" w:author="Rinat Gub" w:date="2022-12-06T13:44:00Z"/>
              </w:rPr>
            </w:pPr>
            <w:del w:id="5839" w:author="Rinat Gub" w:date="2022-12-06T13:44:00Z">
              <w:r w:rsidRPr="00203244">
                <w:delText>Резерв подрядчика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40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41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42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43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44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45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46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47" w:author="Rinat Gub" w:date="2022-12-06T13:44:00Z"/>
        </w:trPr>
        <w:tc>
          <w:tcPr>
            <w:tcW w:w="3690" w:type="dxa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5848" w:author="Rinat Gub" w:date="2022-12-06T13:44:00Z"/>
              </w:rPr>
            </w:pPr>
            <w:del w:id="5849" w:author="Rinat Gub" w:date="2022-12-06T13:44:00Z">
              <w:r w:rsidRPr="00203244">
                <w:lastRenderedPageBreak/>
                <w:delText>Итого по главам 1—9 с учетом резерва подрядчика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50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51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52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53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54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55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56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57" w:author="Rinat Gub" w:date="2022-12-06T13:44:00Z"/>
        </w:trPr>
        <w:tc>
          <w:tcPr>
            <w:tcW w:w="9639" w:type="dxa"/>
            <w:gridSpan w:val="10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58" w:author="Rinat Gub" w:date="2022-12-06T13:44:00Z"/>
              </w:rPr>
            </w:pPr>
            <w:del w:id="5859" w:author="Rinat Gub" w:date="2022-12-06T13:44:00Z">
              <w:r w:rsidRPr="00203244">
                <w:delText>Налоги, отчисления, пошлины</w:delText>
              </w:r>
            </w:del>
          </w:p>
        </w:tc>
      </w:tr>
      <w:tr w:rsidR="00B578FB" w:rsidRPr="00203244" w:rsidTr="00507589">
        <w:trPr>
          <w:cantSplit/>
          <w:del w:id="5860" w:author="Rinat Gub" w:date="2022-12-06T13:44:00Z"/>
        </w:trPr>
        <w:tc>
          <w:tcPr>
            <w:tcW w:w="3690" w:type="dxa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5861" w:author="Rinat Gub" w:date="2022-12-06T13:44:00Z"/>
              </w:rPr>
            </w:pPr>
            <w:del w:id="5862" w:author="Rinat Gub" w:date="2022-12-06T13:44:00Z">
              <w:r w:rsidRPr="00203244">
                <w:delText>Налог на добавленную стоимость 18%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63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6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6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6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6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6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69" w:author="Rinat Gub" w:date="2022-12-06T13:44:00Z"/>
              </w:rPr>
            </w:pPr>
          </w:p>
        </w:tc>
      </w:tr>
      <w:tr w:rsidR="00B578FB" w:rsidRPr="00203244" w:rsidTr="00507589">
        <w:trPr>
          <w:cantSplit/>
          <w:del w:id="5870" w:author="Rinat Gub" w:date="2022-12-06T13:44:00Z"/>
        </w:trPr>
        <w:tc>
          <w:tcPr>
            <w:tcW w:w="3690" w:type="dxa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5871" w:author="Rinat Gub" w:date="2022-12-06T13:44:00Z"/>
              </w:rPr>
            </w:pPr>
            <w:del w:id="5872" w:author="Rinat Gub" w:date="2022-12-06T13:44:00Z">
              <w:r w:rsidRPr="00203244">
                <w:delText>ВСЕГО с учетом налога на добавленную стоимость:</w:delText>
              </w:r>
            </w:del>
          </w:p>
        </w:tc>
        <w:tc>
          <w:tcPr>
            <w:tcW w:w="537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73" w:author="Rinat Gub" w:date="2022-12-06T13:44:00Z"/>
              </w:rPr>
            </w:pPr>
          </w:p>
        </w:tc>
        <w:tc>
          <w:tcPr>
            <w:tcW w:w="569" w:type="dxa"/>
            <w:vAlign w:val="center"/>
          </w:tcPr>
          <w:p w:rsidR="00B578FB" w:rsidRPr="00203244" w:rsidRDefault="00B578FB" w:rsidP="00FF6A02">
            <w:pPr>
              <w:pStyle w:val="af0"/>
              <w:rPr>
                <w:del w:id="5874" w:author="Rinat Gub" w:date="2022-12-06T13:44:00Z"/>
              </w:rPr>
            </w:pPr>
          </w:p>
        </w:tc>
        <w:tc>
          <w:tcPr>
            <w:tcW w:w="1298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75" w:author="Rinat Gub" w:date="2022-12-06T13:44:00Z"/>
              </w:rPr>
            </w:pPr>
          </w:p>
        </w:tc>
        <w:tc>
          <w:tcPr>
            <w:tcW w:w="1126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76" w:author="Rinat Gub" w:date="2022-12-06T13:44:00Z"/>
              </w:rPr>
            </w:pPr>
          </w:p>
        </w:tc>
        <w:tc>
          <w:tcPr>
            <w:tcW w:w="782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77" w:author="Rinat Gub" w:date="2022-12-06T13:44:00Z"/>
              </w:rPr>
            </w:pPr>
          </w:p>
        </w:tc>
        <w:tc>
          <w:tcPr>
            <w:tcW w:w="714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78" w:author="Rinat Gub" w:date="2022-12-06T13:44:00Z"/>
              </w:rPr>
            </w:pPr>
          </w:p>
        </w:tc>
        <w:tc>
          <w:tcPr>
            <w:tcW w:w="923" w:type="dxa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5879" w:author="Rinat Gub" w:date="2022-12-06T13:44:00Z"/>
              </w:rPr>
            </w:pPr>
          </w:p>
        </w:tc>
      </w:tr>
    </w:tbl>
    <w:p w:rsidR="00B578FB" w:rsidRPr="00342EF5" w:rsidRDefault="00B578FB" w:rsidP="00B578FB">
      <w:pPr>
        <w:ind w:firstLine="660"/>
        <w:rPr>
          <w:del w:id="5880" w:author="Rinat Gub" w:date="2022-12-06T13:44:00Z"/>
          <w:bCs/>
        </w:rPr>
      </w:pPr>
    </w:p>
    <w:p w:rsidR="00B578FB" w:rsidRPr="00203244" w:rsidRDefault="00B578FB" w:rsidP="00B578FB">
      <w:pPr>
        <w:ind w:firstLine="660"/>
        <w:rPr>
          <w:del w:id="5881" w:author="Rinat Gub" w:date="2022-12-06T13:44:00Z"/>
          <w:bCs/>
        </w:rPr>
      </w:pPr>
      <w:del w:id="5882" w:author="Rinat Gub" w:date="2022-12-06T13:44:00Z">
        <w:r w:rsidRPr="00203244">
          <w:rPr>
            <w:bCs/>
          </w:rPr>
          <w:delText>Справочно стоимость материалов централизованной поставки на __ _________ 20</w:delText>
        </w:r>
        <w:r w:rsidR="004F3CED">
          <w:rPr>
            <w:bCs/>
          </w:rPr>
          <w:delText>__</w:delText>
        </w:r>
        <w:r w:rsidRPr="00203244">
          <w:rPr>
            <w:bCs/>
          </w:rPr>
          <w:delText>г. составляет _________ руб. без НДС.</w:delText>
        </w:r>
      </w:del>
    </w:p>
    <w:p w:rsidR="00B578FB" w:rsidRPr="00203244" w:rsidRDefault="00B578FB" w:rsidP="00B578FB">
      <w:pPr>
        <w:ind w:firstLine="660"/>
        <w:rPr>
          <w:del w:id="5883" w:author="Rinat Gub" w:date="2022-12-06T13:44:00Z"/>
          <w:bCs/>
        </w:rPr>
      </w:pPr>
    </w:p>
    <w:p w:rsidR="00B578FB" w:rsidRPr="00203244" w:rsidRDefault="00B578FB" w:rsidP="00B578FB">
      <w:pPr>
        <w:rPr>
          <w:del w:id="5884" w:author="Rinat Gub" w:date="2022-12-06T13:44:00Z"/>
          <w:b/>
        </w:rPr>
      </w:pPr>
    </w:p>
    <w:p w:rsidR="00B578FB" w:rsidRPr="00203244" w:rsidRDefault="00B578FB" w:rsidP="0019059B">
      <w:pPr>
        <w:keepNext/>
        <w:spacing w:before="120"/>
        <w:ind w:left="426" w:right="4845" w:firstLine="0"/>
        <w:rPr>
          <w:del w:id="5885" w:author="Rinat Gub" w:date="2022-12-06T13:44:00Z"/>
        </w:rPr>
      </w:pPr>
      <w:del w:id="5886" w:author="Rinat Gub" w:date="2022-12-06T13:44:00Z">
        <w:r w:rsidRPr="00203244">
          <w:rPr>
            <w:color w:val="000000"/>
          </w:rPr>
          <w:delText>__________________</w:delText>
        </w:r>
        <w:r w:rsidRPr="00203244">
          <w:delText>_______________</w:delText>
        </w:r>
      </w:del>
    </w:p>
    <w:p w:rsidR="00B578FB" w:rsidRPr="00203244" w:rsidRDefault="00B578FB" w:rsidP="00B578FB">
      <w:pPr>
        <w:keepNext/>
        <w:ind w:right="4845"/>
        <w:jc w:val="center"/>
        <w:rPr>
          <w:del w:id="5887" w:author="Rinat Gub" w:date="2022-12-06T13:44:00Z"/>
          <w:vertAlign w:val="superscript"/>
        </w:rPr>
      </w:pPr>
      <w:del w:id="5888" w:author="Rinat Gub" w:date="2022-12-06T13:44:00Z">
        <w:r w:rsidRPr="00203244">
          <w:rPr>
            <w:vertAlign w:val="superscript"/>
          </w:rPr>
          <w:delText>(подпись, М.П.)</w:delText>
        </w:r>
      </w:del>
    </w:p>
    <w:p w:rsidR="00B578FB" w:rsidRPr="00203244" w:rsidRDefault="00B578FB" w:rsidP="0019059B">
      <w:pPr>
        <w:keepNext/>
        <w:spacing w:before="120"/>
        <w:ind w:left="426" w:right="4845" w:firstLine="0"/>
        <w:rPr>
          <w:del w:id="5889" w:author="Rinat Gub" w:date="2022-12-06T13:44:00Z"/>
        </w:rPr>
      </w:pPr>
      <w:del w:id="5890" w:author="Rinat Gub" w:date="2022-12-06T13:44:00Z">
        <w:r w:rsidRPr="00203244">
          <w:delText>__________________________________</w:delText>
        </w:r>
      </w:del>
    </w:p>
    <w:p w:rsidR="00B578FB" w:rsidRPr="00203244" w:rsidRDefault="00B578FB" w:rsidP="00B578FB">
      <w:pPr>
        <w:keepNext/>
        <w:ind w:right="4845"/>
        <w:jc w:val="center"/>
        <w:rPr>
          <w:del w:id="5891" w:author="Rinat Gub" w:date="2022-12-06T13:44:00Z"/>
          <w:vertAlign w:val="superscript"/>
        </w:rPr>
      </w:pPr>
      <w:del w:id="5892" w:author="Rinat Gub" w:date="2022-12-06T13:44:00Z">
        <w:r w:rsidRPr="00203244">
          <w:rPr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B578FB">
      <w:pPr>
        <w:rPr>
          <w:del w:id="5893" w:author="Rinat Gub" w:date="2022-12-06T13:44:00Z"/>
          <w:b/>
          <w:bCs/>
          <w:sz w:val="16"/>
        </w:rPr>
        <w:sectPr w:rsidR="00B578FB" w:rsidRPr="00203244" w:rsidSect="00694DD2">
          <w:headerReference w:type="even" r:id="rId63"/>
          <w:headerReference w:type="default" r:id="rId64"/>
          <w:footerReference w:type="default" r:id="rId65"/>
          <w:headerReference w:type="first" r:id="rId66"/>
          <w:footerReference w:type="first" r:id="rId67"/>
          <w:footnotePr>
            <w:numRestart w:val="eachPage"/>
          </w:footnotePr>
          <w:pgSz w:w="11906" w:h="16838"/>
          <w:pgMar w:top="510" w:right="1021" w:bottom="567" w:left="1247" w:header="737" w:footer="680" w:gutter="0"/>
          <w:cols w:space="708"/>
          <w:docGrid w:linePitch="360"/>
        </w:sectPr>
      </w:pPr>
    </w:p>
    <w:p w:rsidR="00B578FB" w:rsidRPr="00203244" w:rsidRDefault="00B578FB" w:rsidP="00EA6BA5">
      <w:pPr>
        <w:pStyle w:val="afff"/>
        <w:spacing w:before="0"/>
        <w:rPr>
          <w:del w:id="5908" w:author="Rinat Gub" w:date="2022-12-06T13:44:00Z"/>
        </w:rPr>
      </w:pPr>
      <w:del w:id="5909" w:author="Rinat Gub" w:date="2022-12-06T13:44:00Z">
        <w:r w:rsidRPr="00203244">
          <w:lastRenderedPageBreak/>
          <w:delText xml:space="preserve">Перерасчет стоимости из уровня цен на дату составления сводного сметного расчета в текущий уровень цен, на дату составления </w:delText>
        </w:r>
        <w:r w:rsidR="001A4EC8" w:rsidRPr="00203244">
          <w:delText>Документаци</w:delText>
        </w:r>
        <w:r w:rsidRPr="00203244">
          <w:delText>и (Форма 2.1)</w:delText>
        </w:r>
      </w:del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70"/>
        <w:gridCol w:w="1235"/>
        <w:gridCol w:w="1971"/>
        <w:gridCol w:w="751"/>
        <w:gridCol w:w="751"/>
        <w:gridCol w:w="1661"/>
        <w:gridCol w:w="1426"/>
        <w:gridCol w:w="862"/>
        <w:gridCol w:w="941"/>
        <w:gridCol w:w="1564"/>
        <w:gridCol w:w="1354"/>
        <w:gridCol w:w="793"/>
        <w:gridCol w:w="1256"/>
      </w:tblGrid>
      <w:tr w:rsidR="00B578FB" w:rsidRPr="00203244" w:rsidTr="001D6D76">
        <w:trPr>
          <w:cantSplit/>
          <w:tblHeader/>
          <w:del w:id="5910" w:author="Rinat Gub" w:date="2022-12-06T13:44:00Z"/>
        </w:trPr>
        <w:tc>
          <w:tcPr>
            <w:tcW w:w="1170" w:type="dxa"/>
            <w:vMerge w:val="restart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jc w:val="both"/>
              <w:rPr>
                <w:del w:id="5911" w:author="Rinat Gub" w:date="2022-12-06T13:44:00Z"/>
                <w:szCs w:val="18"/>
                <w:lang w:bidi="ar-SA"/>
              </w:rPr>
            </w:pPr>
            <w:del w:id="5912" w:author="Rinat Gub" w:date="2022-12-06T13:44:00Z">
              <w:r w:rsidRPr="00203244">
                <w:rPr>
                  <w:bCs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1235" w:type="dxa"/>
            <w:vMerge w:val="restart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13" w:author="Rinat Gub" w:date="2022-12-06T13:44:00Z"/>
                <w:szCs w:val="18"/>
                <w:lang w:bidi="ar-SA"/>
              </w:rPr>
            </w:pPr>
            <w:del w:id="5914" w:author="Rinat Gub" w:date="2022-12-06T13:44:00Z">
              <w:r w:rsidRPr="00203244">
                <w:rPr>
                  <w:szCs w:val="18"/>
                  <w:lang w:bidi="ar-SA"/>
                </w:rPr>
                <w:delText>Обоснование</w:delText>
              </w:r>
            </w:del>
          </w:p>
        </w:tc>
        <w:tc>
          <w:tcPr>
            <w:tcW w:w="1971" w:type="dxa"/>
            <w:vMerge w:val="restart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15" w:author="Rinat Gub" w:date="2022-12-06T13:44:00Z"/>
                <w:szCs w:val="18"/>
                <w:lang w:bidi="ar-SA"/>
              </w:rPr>
            </w:pPr>
            <w:del w:id="5916" w:author="Rinat Gub" w:date="2022-12-06T13:44:00Z">
              <w:r w:rsidRPr="00203244">
                <w:rPr>
                  <w:szCs w:val="18"/>
                  <w:lang w:bidi="ar-SA"/>
                </w:rPr>
                <w:delText>Наименование вида работ и затрат</w:delText>
              </w:r>
            </w:del>
          </w:p>
        </w:tc>
        <w:tc>
          <w:tcPr>
            <w:tcW w:w="751" w:type="dxa"/>
            <w:vMerge w:val="restart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17" w:author="Rinat Gub" w:date="2022-12-06T13:44:00Z"/>
                <w:szCs w:val="18"/>
                <w:lang w:bidi="ar-SA"/>
              </w:rPr>
            </w:pPr>
            <w:del w:id="5918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751" w:type="dxa"/>
            <w:vMerge w:val="restart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19" w:author="Rinat Gub" w:date="2022-12-06T13:44:00Z"/>
                <w:szCs w:val="18"/>
                <w:lang w:bidi="ar-SA"/>
              </w:rPr>
            </w:pPr>
            <w:del w:id="5920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  <w:tc>
          <w:tcPr>
            <w:tcW w:w="4890" w:type="dxa"/>
            <w:gridSpan w:val="4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21" w:author="Rinat Gub" w:date="2022-12-06T13:44:00Z"/>
                <w:szCs w:val="18"/>
                <w:lang w:bidi="ar-SA"/>
              </w:rPr>
            </w:pPr>
            <w:del w:id="5922" w:author="Rinat Gub" w:date="2022-12-06T13:44:00Z">
              <w:r w:rsidRPr="00203244">
                <w:rPr>
                  <w:szCs w:val="18"/>
                  <w:lang w:bidi="ar-SA"/>
                </w:rPr>
                <w:delText>Стоимость работ в уровне цен составления сводного сметного расчета, тыс. руб.</w:delText>
              </w:r>
            </w:del>
          </w:p>
        </w:tc>
        <w:tc>
          <w:tcPr>
            <w:tcW w:w="4967" w:type="dxa"/>
            <w:gridSpan w:val="4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23" w:author="Rinat Gub" w:date="2022-12-06T13:44:00Z"/>
                <w:szCs w:val="18"/>
                <w:lang w:bidi="ar-SA"/>
              </w:rPr>
            </w:pPr>
            <w:del w:id="5924" w:author="Rinat Gub" w:date="2022-12-06T13:44:00Z">
              <w:r w:rsidRPr="00203244">
                <w:rPr>
                  <w:szCs w:val="18"/>
                  <w:lang w:bidi="ar-SA"/>
                </w:rPr>
                <w:delText xml:space="preserve">Стоимость работ в текущем уровне цен, на день составления </w:delText>
              </w:r>
              <w:r w:rsidR="001A4EC8" w:rsidRPr="00203244">
                <w:rPr>
                  <w:szCs w:val="18"/>
                  <w:lang w:bidi="ar-SA"/>
                </w:rPr>
                <w:delText>Документаци</w:delText>
              </w:r>
              <w:r w:rsidRPr="00203244">
                <w:rPr>
                  <w:szCs w:val="18"/>
                  <w:lang w:bidi="ar-SA"/>
                </w:rPr>
                <w:delText>и, тыс. руб.</w:delText>
              </w:r>
            </w:del>
          </w:p>
        </w:tc>
      </w:tr>
      <w:tr w:rsidR="00B578FB" w:rsidRPr="00203244" w:rsidTr="001D6D76">
        <w:trPr>
          <w:cantSplit/>
          <w:tblHeader/>
          <w:del w:id="5925" w:author="Rinat Gub" w:date="2022-12-06T13:44:00Z"/>
        </w:trPr>
        <w:tc>
          <w:tcPr>
            <w:tcW w:w="1170" w:type="dxa"/>
            <w:vMerge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26" w:author="Rinat Gub" w:date="2022-12-06T13:44:00Z"/>
                <w:szCs w:val="18"/>
                <w:lang w:bidi="ar-SA"/>
              </w:rPr>
            </w:pPr>
          </w:p>
        </w:tc>
        <w:tc>
          <w:tcPr>
            <w:tcW w:w="1235" w:type="dxa"/>
            <w:vMerge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27" w:author="Rinat Gub" w:date="2022-12-06T13:44:00Z"/>
                <w:szCs w:val="18"/>
                <w:lang w:bidi="ar-SA"/>
              </w:rPr>
            </w:pPr>
          </w:p>
        </w:tc>
        <w:tc>
          <w:tcPr>
            <w:tcW w:w="1971" w:type="dxa"/>
            <w:vMerge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28" w:author="Rinat Gub" w:date="2022-12-06T13:44:00Z"/>
                <w:szCs w:val="18"/>
                <w:lang w:bidi="ar-SA"/>
              </w:rPr>
            </w:pPr>
          </w:p>
        </w:tc>
        <w:tc>
          <w:tcPr>
            <w:tcW w:w="751" w:type="dxa"/>
            <w:vMerge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29" w:author="Rinat Gub" w:date="2022-12-06T13:44:00Z"/>
                <w:szCs w:val="18"/>
                <w:lang w:bidi="ar-SA"/>
              </w:rPr>
            </w:pPr>
          </w:p>
        </w:tc>
        <w:tc>
          <w:tcPr>
            <w:tcW w:w="751" w:type="dxa"/>
            <w:vMerge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30" w:author="Rinat Gub" w:date="2022-12-06T13:44:00Z"/>
                <w:szCs w:val="18"/>
                <w:lang w:bidi="ar-SA"/>
              </w:rPr>
            </w:pPr>
          </w:p>
        </w:tc>
        <w:tc>
          <w:tcPr>
            <w:tcW w:w="166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31" w:author="Rinat Gub" w:date="2022-12-06T13:44:00Z"/>
                <w:szCs w:val="18"/>
                <w:lang w:bidi="ar-SA"/>
              </w:rPr>
            </w:pPr>
            <w:del w:id="5932" w:author="Rinat Gub" w:date="2022-12-06T13:44:00Z">
              <w:r w:rsidRPr="00203244">
                <w:rPr>
                  <w:szCs w:val="18"/>
                  <w:lang w:bidi="ar-SA"/>
                </w:rPr>
                <w:delText>Строительные работы</w:delText>
              </w:r>
            </w:del>
          </w:p>
        </w:tc>
        <w:tc>
          <w:tcPr>
            <w:tcW w:w="1426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33" w:author="Rinat Gub" w:date="2022-12-06T13:44:00Z"/>
                <w:szCs w:val="18"/>
                <w:lang w:bidi="ar-SA"/>
              </w:rPr>
            </w:pPr>
            <w:del w:id="5934" w:author="Rinat Gub" w:date="2022-12-06T13:44:00Z">
              <w:r w:rsidRPr="00203244">
                <w:rPr>
                  <w:szCs w:val="18"/>
                  <w:lang w:bidi="ar-SA"/>
                </w:rPr>
                <w:delText>Монтажные работы</w:delText>
              </w:r>
            </w:del>
          </w:p>
        </w:tc>
        <w:tc>
          <w:tcPr>
            <w:tcW w:w="862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35" w:author="Rinat Gub" w:date="2022-12-06T13:44:00Z"/>
                <w:szCs w:val="18"/>
                <w:lang w:bidi="ar-SA"/>
              </w:rPr>
            </w:pPr>
            <w:del w:id="5936" w:author="Rinat Gub" w:date="2022-12-06T13:44:00Z">
              <w:r w:rsidRPr="00203244">
                <w:rPr>
                  <w:szCs w:val="18"/>
                  <w:lang w:bidi="ar-SA"/>
                </w:rPr>
                <w:delText>Прочие</w:delText>
              </w:r>
            </w:del>
          </w:p>
        </w:tc>
        <w:tc>
          <w:tcPr>
            <w:tcW w:w="94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37" w:author="Rinat Gub" w:date="2022-12-06T13:44:00Z"/>
                <w:szCs w:val="18"/>
                <w:lang w:bidi="ar-SA"/>
              </w:rPr>
            </w:pPr>
            <w:del w:id="5938" w:author="Rinat Gub" w:date="2022-12-06T13:44:00Z">
              <w:r w:rsidRPr="00203244">
                <w:rPr>
                  <w:szCs w:val="18"/>
                  <w:lang w:bidi="ar-SA"/>
                </w:rPr>
                <w:delText>Итого, тыс. руб.</w:delText>
              </w:r>
            </w:del>
          </w:p>
        </w:tc>
        <w:tc>
          <w:tcPr>
            <w:tcW w:w="1564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39" w:author="Rinat Gub" w:date="2022-12-06T13:44:00Z"/>
                <w:szCs w:val="18"/>
                <w:lang w:bidi="ar-SA"/>
              </w:rPr>
            </w:pPr>
            <w:del w:id="5940" w:author="Rinat Gub" w:date="2022-12-06T13:44:00Z">
              <w:r w:rsidRPr="00203244">
                <w:rPr>
                  <w:szCs w:val="18"/>
                  <w:lang w:bidi="ar-SA"/>
                </w:rPr>
                <w:delText>Строительные работы</w:delText>
              </w:r>
            </w:del>
          </w:p>
        </w:tc>
        <w:tc>
          <w:tcPr>
            <w:tcW w:w="1354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41" w:author="Rinat Gub" w:date="2022-12-06T13:44:00Z"/>
                <w:szCs w:val="18"/>
                <w:lang w:bidi="ar-SA"/>
              </w:rPr>
            </w:pPr>
            <w:del w:id="5942" w:author="Rinat Gub" w:date="2022-12-06T13:44:00Z">
              <w:r w:rsidRPr="00203244">
                <w:rPr>
                  <w:szCs w:val="18"/>
                  <w:lang w:bidi="ar-SA"/>
                </w:rPr>
                <w:delText>Монтажные работы</w:delText>
              </w:r>
            </w:del>
          </w:p>
        </w:tc>
        <w:tc>
          <w:tcPr>
            <w:tcW w:w="793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43" w:author="Rinat Gub" w:date="2022-12-06T13:44:00Z"/>
                <w:szCs w:val="18"/>
                <w:lang w:bidi="ar-SA"/>
              </w:rPr>
            </w:pPr>
            <w:del w:id="5944" w:author="Rinat Gub" w:date="2022-12-06T13:44:00Z">
              <w:r w:rsidRPr="00203244">
                <w:rPr>
                  <w:szCs w:val="18"/>
                  <w:lang w:bidi="ar-SA"/>
                </w:rPr>
                <w:delText>Прочие</w:delText>
              </w:r>
            </w:del>
          </w:p>
        </w:tc>
        <w:tc>
          <w:tcPr>
            <w:tcW w:w="1256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45" w:author="Rinat Gub" w:date="2022-12-06T13:44:00Z"/>
                <w:szCs w:val="18"/>
                <w:lang w:bidi="ar-SA"/>
              </w:rPr>
            </w:pPr>
            <w:del w:id="5946" w:author="Rinat Gub" w:date="2022-12-06T13:44:00Z">
              <w:r w:rsidRPr="00203244">
                <w:rPr>
                  <w:szCs w:val="18"/>
                  <w:lang w:bidi="ar-SA"/>
                </w:rPr>
                <w:delText>Итого с учетом коэффициента пересчета в текущий уровень цен, тыс. руб.</w:delText>
              </w:r>
            </w:del>
          </w:p>
        </w:tc>
      </w:tr>
      <w:tr w:rsidR="00B578FB" w:rsidRPr="00203244" w:rsidTr="001D6D76">
        <w:trPr>
          <w:cantSplit/>
          <w:tblHeader/>
          <w:del w:id="5947" w:author="Rinat Gub" w:date="2022-12-06T13:44:00Z"/>
        </w:trPr>
        <w:tc>
          <w:tcPr>
            <w:tcW w:w="1170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48" w:author="Rinat Gub" w:date="2022-12-06T13:44:00Z"/>
                <w:szCs w:val="18"/>
                <w:lang w:bidi="ar-SA"/>
              </w:rPr>
            </w:pPr>
            <w:del w:id="5949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1235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50" w:author="Rinat Gub" w:date="2022-12-06T13:44:00Z"/>
                <w:szCs w:val="18"/>
                <w:lang w:bidi="ar-SA"/>
              </w:rPr>
            </w:pPr>
            <w:del w:id="5951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52" w:author="Rinat Gub" w:date="2022-12-06T13:44:00Z"/>
                <w:szCs w:val="18"/>
                <w:lang w:bidi="ar-SA"/>
              </w:rPr>
            </w:pPr>
            <w:del w:id="5953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54" w:author="Rinat Gub" w:date="2022-12-06T13:44:00Z"/>
                <w:szCs w:val="18"/>
                <w:lang w:bidi="ar-SA"/>
              </w:rPr>
            </w:pPr>
            <w:del w:id="5955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56" w:author="Rinat Gub" w:date="2022-12-06T13:44:00Z"/>
                <w:szCs w:val="18"/>
                <w:lang w:bidi="ar-SA"/>
              </w:rPr>
            </w:pPr>
            <w:del w:id="5957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  <w:tc>
          <w:tcPr>
            <w:tcW w:w="166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58" w:author="Rinat Gub" w:date="2022-12-06T13:44:00Z"/>
                <w:szCs w:val="18"/>
                <w:lang w:bidi="ar-SA"/>
              </w:rPr>
            </w:pPr>
            <w:del w:id="5959" w:author="Rinat Gub" w:date="2022-12-06T13:44:00Z">
              <w:r w:rsidRPr="00203244">
                <w:rPr>
                  <w:szCs w:val="18"/>
                  <w:lang w:bidi="ar-SA"/>
                </w:rPr>
                <w:delText>6</w:delText>
              </w:r>
            </w:del>
          </w:p>
        </w:tc>
        <w:tc>
          <w:tcPr>
            <w:tcW w:w="1426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60" w:author="Rinat Gub" w:date="2022-12-06T13:44:00Z"/>
                <w:szCs w:val="18"/>
                <w:lang w:bidi="ar-SA"/>
              </w:rPr>
            </w:pPr>
            <w:del w:id="5961" w:author="Rinat Gub" w:date="2022-12-06T13:44:00Z">
              <w:r w:rsidRPr="00203244">
                <w:rPr>
                  <w:szCs w:val="18"/>
                  <w:lang w:bidi="ar-SA"/>
                </w:rPr>
                <w:delText>7</w:delText>
              </w:r>
            </w:del>
          </w:p>
        </w:tc>
        <w:tc>
          <w:tcPr>
            <w:tcW w:w="862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62" w:author="Rinat Gub" w:date="2022-12-06T13:44:00Z"/>
                <w:szCs w:val="18"/>
                <w:lang w:bidi="ar-SA"/>
              </w:rPr>
            </w:pPr>
            <w:del w:id="5963" w:author="Rinat Gub" w:date="2022-12-06T13:44:00Z">
              <w:r w:rsidRPr="00203244">
                <w:rPr>
                  <w:szCs w:val="18"/>
                  <w:lang w:bidi="ar-SA"/>
                </w:rPr>
                <w:delText>8</w:delText>
              </w:r>
            </w:del>
          </w:p>
        </w:tc>
        <w:tc>
          <w:tcPr>
            <w:tcW w:w="941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64" w:author="Rinat Gub" w:date="2022-12-06T13:44:00Z"/>
                <w:szCs w:val="18"/>
                <w:lang w:bidi="ar-SA"/>
              </w:rPr>
            </w:pPr>
            <w:del w:id="5965" w:author="Rinat Gub" w:date="2022-12-06T13:44:00Z">
              <w:r w:rsidRPr="00203244">
                <w:rPr>
                  <w:szCs w:val="18"/>
                  <w:lang w:bidi="ar-SA"/>
                </w:rPr>
                <w:delText>9</w:delText>
              </w:r>
            </w:del>
          </w:p>
        </w:tc>
        <w:tc>
          <w:tcPr>
            <w:tcW w:w="1564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66" w:author="Rinat Gub" w:date="2022-12-06T13:44:00Z"/>
                <w:szCs w:val="18"/>
                <w:lang w:bidi="ar-SA"/>
              </w:rPr>
            </w:pPr>
            <w:del w:id="5967" w:author="Rinat Gub" w:date="2022-12-06T13:44:00Z">
              <w:r w:rsidRPr="00203244">
                <w:rPr>
                  <w:szCs w:val="18"/>
                  <w:lang w:bidi="ar-SA"/>
                </w:rPr>
                <w:delText>10</w:delText>
              </w:r>
            </w:del>
          </w:p>
        </w:tc>
        <w:tc>
          <w:tcPr>
            <w:tcW w:w="1354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68" w:author="Rinat Gub" w:date="2022-12-06T13:44:00Z"/>
                <w:szCs w:val="18"/>
                <w:lang w:bidi="ar-SA"/>
              </w:rPr>
            </w:pPr>
            <w:del w:id="5969" w:author="Rinat Gub" w:date="2022-12-06T13:44:00Z">
              <w:r w:rsidRPr="00203244">
                <w:rPr>
                  <w:szCs w:val="18"/>
                  <w:lang w:bidi="ar-SA"/>
                </w:rPr>
                <w:delText>11</w:delText>
              </w:r>
            </w:del>
          </w:p>
        </w:tc>
        <w:tc>
          <w:tcPr>
            <w:tcW w:w="793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70" w:author="Rinat Gub" w:date="2022-12-06T13:44:00Z"/>
                <w:szCs w:val="18"/>
                <w:lang w:bidi="ar-SA"/>
              </w:rPr>
            </w:pPr>
            <w:del w:id="5971" w:author="Rinat Gub" w:date="2022-12-06T13:44:00Z">
              <w:r w:rsidRPr="00203244">
                <w:rPr>
                  <w:szCs w:val="18"/>
                  <w:lang w:bidi="ar-SA"/>
                </w:rPr>
                <w:delText>12</w:delText>
              </w:r>
            </w:del>
          </w:p>
        </w:tc>
        <w:tc>
          <w:tcPr>
            <w:tcW w:w="1256" w:type="dxa"/>
            <w:vAlign w:val="center"/>
          </w:tcPr>
          <w:p w:rsidR="00B578FB" w:rsidRPr="00203244" w:rsidRDefault="00B578FB" w:rsidP="001D6D76">
            <w:pPr>
              <w:pStyle w:val="ae"/>
              <w:spacing w:before="0" w:after="0"/>
              <w:rPr>
                <w:del w:id="5972" w:author="Rinat Gub" w:date="2022-12-06T13:44:00Z"/>
                <w:szCs w:val="18"/>
                <w:lang w:bidi="ar-SA"/>
              </w:rPr>
            </w:pPr>
            <w:del w:id="5973" w:author="Rinat Gub" w:date="2022-12-06T13:44:00Z">
              <w:r w:rsidRPr="00203244">
                <w:rPr>
                  <w:szCs w:val="18"/>
                  <w:lang w:bidi="ar-SA"/>
                </w:rPr>
                <w:delText>13</w:delText>
              </w:r>
            </w:del>
          </w:p>
        </w:tc>
      </w:tr>
      <w:tr w:rsidR="00B578FB" w:rsidRPr="00203244" w:rsidTr="001D6D76">
        <w:trPr>
          <w:cantSplit/>
          <w:del w:id="5974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75" w:author="Rinat Gub" w:date="2022-12-06T13:44:00Z"/>
              </w:rPr>
            </w:pPr>
            <w:del w:id="5976" w:author="Rinat Gub" w:date="2022-12-06T13:44:00Z">
              <w:r w:rsidRPr="00203244">
                <w:delText>ЗАТРАТЫ ПОДРЯДЧИКА</w:delText>
              </w:r>
            </w:del>
          </w:p>
        </w:tc>
      </w:tr>
      <w:tr w:rsidR="00B578FB" w:rsidRPr="00203244" w:rsidTr="001D6D76">
        <w:trPr>
          <w:cantSplit/>
          <w:del w:id="597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78" w:author="Rinat Gub" w:date="2022-12-06T13:44:00Z"/>
              </w:rPr>
            </w:pPr>
            <w:del w:id="5979" w:author="Rinat Gub" w:date="2022-12-06T13:44:00Z">
              <w:r w:rsidRPr="00203244">
                <w:delText>Глава 1. Подготовка территории строительства</w:delText>
              </w:r>
            </w:del>
          </w:p>
        </w:tc>
      </w:tr>
      <w:tr w:rsidR="00B578FB" w:rsidRPr="00203244" w:rsidTr="001D6D76">
        <w:trPr>
          <w:cantSplit/>
          <w:del w:id="598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81" w:author="Rinat Gub" w:date="2022-12-06T13:44:00Z"/>
              </w:rPr>
            </w:pPr>
            <w:del w:id="5982" w:author="Rinat Gub" w:date="2022-12-06T13:44:00Z">
              <w:r w:rsidRPr="00203244">
                <w:delText>1.1.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83" w:author="Rinat Gub" w:date="2022-12-06T13:44:00Z"/>
              </w:rPr>
            </w:pPr>
            <w:del w:id="598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85" w:author="Rinat Gub" w:date="2022-12-06T13:44:00Z"/>
              </w:rPr>
            </w:pPr>
            <w:del w:id="598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8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8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8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599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5998" w:author="Rinat Gub" w:date="2022-12-06T13:44:00Z"/>
              </w:rPr>
            </w:pPr>
            <w:del w:id="5999" w:author="Rinat Gub" w:date="2022-12-06T13:44:00Z">
              <w:r w:rsidRPr="00203244">
                <w:delText>1.2.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0" w:author="Rinat Gub" w:date="2022-12-06T13:44:00Z"/>
              </w:rPr>
            </w:pPr>
            <w:del w:id="600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2" w:author="Rinat Gub" w:date="2022-12-06T13:44:00Z"/>
              </w:rPr>
            </w:pPr>
            <w:del w:id="600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0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01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5" w:author="Rinat Gub" w:date="2022-12-06T13:44:00Z"/>
              </w:rPr>
            </w:pPr>
            <w:del w:id="6016" w:author="Rinat Gub" w:date="2022-12-06T13:44:00Z">
              <w:r w:rsidRPr="00203244">
                <w:delText>Итого по главе 1.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1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02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28" w:author="Rinat Gub" w:date="2022-12-06T13:44:00Z"/>
              </w:rPr>
            </w:pPr>
            <w:del w:id="6029" w:author="Rinat Gub" w:date="2022-12-06T13:44:00Z">
              <w:r w:rsidRPr="00203244">
                <w:delText>Глава 2. Основные объекты строительства</w:delText>
              </w:r>
            </w:del>
          </w:p>
        </w:tc>
      </w:tr>
      <w:tr w:rsidR="00B578FB" w:rsidRPr="00203244" w:rsidTr="001D6D76">
        <w:trPr>
          <w:cantSplit/>
          <w:del w:id="603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31" w:author="Rinat Gub" w:date="2022-12-06T13:44:00Z"/>
              </w:rPr>
            </w:pPr>
            <w:del w:id="6032" w:author="Rinat Gub" w:date="2022-12-06T13:44:00Z">
              <w:r w:rsidRPr="00203244">
                <w:delText>2.1.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33" w:author="Rinat Gub" w:date="2022-12-06T13:44:00Z"/>
              </w:rPr>
            </w:pPr>
            <w:del w:id="603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35" w:author="Rinat Gub" w:date="2022-12-06T13:44:00Z"/>
              </w:rPr>
            </w:pPr>
            <w:del w:id="603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3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3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3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04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48" w:author="Rinat Gub" w:date="2022-12-06T13:44:00Z"/>
              </w:rPr>
            </w:pPr>
            <w:del w:id="6049" w:author="Rinat Gub" w:date="2022-12-06T13:44:00Z">
              <w:r w:rsidRPr="00203244">
                <w:delText>2.2.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0" w:author="Rinat Gub" w:date="2022-12-06T13:44:00Z"/>
              </w:rPr>
            </w:pPr>
            <w:del w:id="605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2" w:author="Rinat Gub" w:date="2022-12-06T13:44:00Z"/>
              </w:rPr>
            </w:pPr>
            <w:del w:id="605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5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06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5" w:author="Rinat Gub" w:date="2022-12-06T13:44:00Z"/>
              </w:rPr>
            </w:pPr>
            <w:del w:id="6066" w:author="Rinat Gub" w:date="2022-12-06T13:44:00Z">
              <w:r w:rsidRPr="00203244">
                <w:delText>Итого по главе 2.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6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07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78" w:author="Rinat Gub" w:date="2022-12-06T13:44:00Z"/>
              </w:rPr>
            </w:pPr>
            <w:del w:id="6079" w:author="Rinat Gub" w:date="2022-12-06T13:44:00Z">
              <w:r w:rsidRPr="00203244">
                <w:delText>Глава 3. Объекты подсобного и обслуживающего назначения</w:delText>
              </w:r>
            </w:del>
          </w:p>
        </w:tc>
      </w:tr>
      <w:tr w:rsidR="00B578FB" w:rsidRPr="00203244" w:rsidTr="001D6D76">
        <w:trPr>
          <w:cantSplit/>
          <w:del w:id="608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81" w:author="Rinat Gub" w:date="2022-12-06T13:44:00Z"/>
              </w:rPr>
            </w:pPr>
            <w:del w:id="6082" w:author="Rinat Gub" w:date="2022-12-06T13:44:00Z">
              <w:r w:rsidRPr="00203244">
                <w:delText>3.1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83" w:author="Rinat Gub" w:date="2022-12-06T13:44:00Z"/>
              </w:rPr>
            </w:pPr>
            <w:del w:id="608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85" w:author="Rinat Gub" w:date="2022-12-06T13:44:00Z"/>
              </w:rPr>
            </w:pPr>
            <w:del w:id="608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8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8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8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09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098" w:author="Rinat Gub" w:date="2022-12-06T13:44:00Z"/>
              </w:rPr>
            </w:pPr>
            <w:del w:id="6099" w:author="Rinat Gub" w:date="2022-12-06T13:44:00Z">
              <w:r w:rsidRPr="00203244">
                <w:delText>3.2.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0" w:author="Rinat Gub" w:date="2022-12-06T13:44:00Z"/>
              </w:rPr>
            </w:pPr>
            <w:del w:id="610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2" w:author="Rinat Gub" w:date="2022-12-06T13:44:00Z"/>
              </w:rPr>
            </w:pPr>
            <w:del w:id="610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0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11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5" w:author="Rinat Gub" w:date="2022-12-06T13:44:00Z"/>
              </w:rPr>
            </w:pPr>
            <w:del w:id="6116" w:author="Rinat Gub" w:date="2022-12-06T13:44:00Z">
              <w:r w:rsidRPr="00203244">
                <w:delText>Итого по главе 3.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1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12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28" w:author="Rinat Gub" w:date="2022-12-06T13:44:00Z"/>
              </w:rPr>
            </w:pPr>
            <w:del w:id="6129" w:author="Rinat Gub" w:date="2022-12-06T13:44:00Z">
              <w:r w:rsidRPr="00203244">
                <w:delText>Глава 4. Объекты энергетического хозяйства</w:delText>
              </w:r>
            </w:del>
          </w:p>
        </w:tc>
      </w:tr>
      <w:tr w:rsidR="00B578FB" w:rsidRPr="00203244" w:rsidTr="001D6D76">
        <w:trPr>
          <w:cantSplit/>
          <w:del w:id="613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31" w:author="Rinat Gub" w:date="2022-12-06T13:44:00Z"/>
              </w:rPr>
            </w:pPr>
            <w:del w:id="6132" w:author="Rinat Gub" w:date="2022-12-06T13:44:00Z">
              <w:r w:rsidRPr="00203244">
                <w:delText>4.1.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33" w:author="Rinat Gub" w:date="2022-12-06T13:44:00Z"/>
              </w:rPr>
            </w:pPr>
            <w:del w:id="613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35" w:author="Rinat Gub" w:date="2022-12-06T13:44:00Z"/>
              </w:rPr>
            </w:pPr>
            <w:del w:id="613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3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3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3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14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48" w:author="Rinat Gub" w:date="2022-12-06T13:44:00Z"/>
              </w:rPr>
            </w:pPr>
            <w:del w:id="6149" w:author="Rinat Gub" w:date="2022-12-06T13:44:00Z">
              <w:r w:rsidRPr="00203244">
                <w:delText>4.2.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0" w:author="Rinat Gub" w:date="2022-12-06T13:44:00Z"/>
              </w:rPr>
            </w:pPr>
            <w:del w:id="615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2" w:author="Rinat Gub" w:date="2022-12-06T13:44:00Z"/>
              </w:rPr>
            </w:pPr>
            <w:del w:id="615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5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16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5" w:author="Rinat Gub" w:date="2022-12-06T13:44:00Z"/>
              </w:rPr>
            </w:pPr>
            <w:del w:id="6166" w:author="Rinat Gub" w:date="2022-12-06T13:44:00Z">
              <w:r w:rsidRPr="00203244">
                <w:delText>Итого по главе 4.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6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17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78" w:author="Rinat Gub" w:date="2022-12-06T13:44:00Z"/>
              </w:rPr>
            </w:pPr>
            <w:del w:id="6179" w:author="Rinat Gub" w:date="2022-12-06T13:44:00Z">
              <w:r w:rsidRPr="00203244">
                <w:delText>Глава 5. Объекты транспортного хозяйства и связи</w:delText>
              </w:r>
            </w:del>
          </w:p>
        </w:tc>
      </w:tr>
      <w:tr w:rsidR="00B578FB" w:rsidRPr="00203244" w:rsidTr="001D6D76">
        <w:trPr>
          <w:cantSplit/>
          <w:del w:id="618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81" w:author="Rinat Gub" w:date="2022-12-06T13:44:00Z"/>
              </w:rPr>
            </w:pPr>
            <w:del w:id="6182" w:author="Rinat Gub" w:date="2022-12-06T13:44:00Z">
              <w:r w:rsidRPr="00203244">
                <w:delText>5.1.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83" w:author="Rinat Gub" w:date="2022-12-06T13:44:00Z"/>
              </w:rPr>
            </w:pPr>
            <w:del w:id="618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85" w:author="Rinat Gub" w:date="2022-12-06T13:44:00Z"/>
              </w:rPr>
            </w:pPr>
            <w:del w:id="618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8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8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8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19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198" w:author="Rinat Gub" w:date="2022-12-06T13:44:00Z"/>
              </w:rPr>
            </w:pPr>
            <w:del w:id="6199" w:author="Rinat Gub" w:date="2022-12-06T13:44:00Z">
              <w:r w:rsidRPr="00203244">
                <w:lastRenderedPageBreak/>
                <w:delText>5.2.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0" w:author="Rinat Gub" w:date="2022-12-06T13:44:00Z"/>
              </w:rPr>
            </w:pPr>
            <w:del w:id="620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2" w:author="Rinat Gub" w:date="2022-12-06T13:44:00Z"/>
              </w:rPr>
            </w:pPr>
            <w:del w:id="620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0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21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5" w:author="Rinat Gub" w:date="2022-12-06T13:44:00Z"/>
              </w:rPr>
            </w:pPr>
            <w:del w:id="6216" w:author="Rinat Gub" w:date="2022-12-06T13:44:00Z">
              <w:r w:rsidRPr="00203244">
                <w:delText>Итого по главе 5.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1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22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28" w:author="Rinat Gub" w:date="2022-12-06T13:44:00Z"/>
              </w:rPr>
            </w:pPr>
            <w:del w:id="6229" w:author="Rinat Gub" w:date="2022-12-06T13:44:00Z">
              <w:r w:rsidRPr="00203244">
                <w:delText>Глава 6. Наружные сети и сооружения водоснабжения, канализации и т.д.</w:delText>
              </w:r>
            </w:del>
          </w:p>
        </w:tc>
      </w:tr>
      <w:tr w:rsidR="00B578FB" w:rsidRPr="00203244" w:rsidTr="001D6D76">
        <w:trPr>
          <w:cantSplit/>
          <w:del w:id="623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31" w:author="Rinat Gub" w:date="2022-12-06T13:44:00Z"/>
              </w:rPr>
            </w:pPr>
            <w:del w:id="6232" w:author="Rinat Gub" w:date="2022-12-06T13:44:00Z">
              <w:r w:rsidRPr="00203244">
                <w:delText>6.1.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33" w:author="Rinat Gub" w:date="2022-12-06T13:44:00Z"/>
              </w:rPr>
            </w:pPr>
            <w:del w:id="623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35" w:author="Rinat Gub" w:date="2022-12-06T13:44:00Z"/>
              </w:rPr>
            </w:pPr>
            <w:del w:id="623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3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3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3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24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48" w:author="Rinat Gub" w:date="2022-12-06T13:44:00Z"/>
              </w:rPr>
            </w:pPr>
            <w:del w:id="6249" w:author="Rinat Gub" w:date="2022-12-06T13:44:00Z">
              <w:r w:rsidRPr="00203244">
                <w:delText>6.2.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0" w:author="Rinat Gub" w:date="2022-12-06T13:44:00Z"/>
              </w:rPr>
            </w:pPr>
            <w:del w:id="625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2" w:author="Rinat Gub" w:date="2022-12-06T13:44:00Z"/>
              </w:rPr>
            </w:pPr>
            <w:del w:id="625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5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26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5" w:author="Rinat Gub" w:date="2022-12-06T13:44:00Z"/>
              </w:rPr>
            </w:pPr>
            <w:del w:id="6266" w:author="Rinat Gub" w:date="2022-12-06T13:44:00Z">
              <w:r w:rsidRPr="00203244">
                <w:delText>Итого по главе 6.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6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277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78" w:author="Rinat Gub" w:date="2022-12-06T13:44:00Z"/>
              </w:rPr>
            </w:pPr>
            <w:del w:id="6279" w:author="Rinat Gub" w:date="2022-12-06T13:44:00Z">
              <w:r w:rsidRPr="00203244">
                <w:delText>Глава 7. Благоустройство и озеленение территории</w:delText>
              </w:r>
            </w:del>
          </w:p>
        </w:tc>
      </w:tr>
      <w:tr w:rsidR="00B578FB" w:rsidRPr="00203244" w:rsidTr="001D6D76">
        <w:trPr>
          <w:cantSplit/>
          <w:del w:id="6280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81" w:author="Rinat Gub" w:date="2022-12-06T13:44:00Z"/>
              </w:rPr>
            </w:pPr>
            <w:del w:id="6282" w:author="Rinat Gub" w:date="2022-12-06T13:44:00Z">
              <w:r w:rsidRPr="00203244">
                <w:delText>7.1.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83" w:author="Rinat Gub" w:date="2022-12-06T13:44:00Z"/>
              </w:rPr>
            </w:pPr>
            <w:del w:id="6284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85" w:author="Rinat Gub" w:date="2022-12-06T13:44:00Z"/>
              </w:rPr>
            </w:pPr>
            <w:del w:id="6286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8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8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8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29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298" w:author="Rinat Gub" w:date="2022-12-06T13:44:00Z"/>
              </w:rPr>
            </w:pPr>
            <w:del w:id="6299" w:author="Rinat Gub" w:date="2022-12-06T13:44:00Z">
              <w:r w:rsidRPr="00203244">
                <w:delText>7.2. и т.д.</w:delText>
              </w:r>
            </w:del>
          </w:p>
        </w:tc>
        <w:tc>
          <w:tcPr>
            <w:tcW w:w="1235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0" w:author="Rinat Gub" w:date="2022-12-06T13:44:00Z"/>
              </w:rPr>
            </w:pPr>
            <w:del w:id="6301" w:author="Rinat Gub" w:date="2022-12-06T13:44:00Z">
              <w:r w:rsidRPr="00203244">
                <w:delText> </w:delText>
              </w:r>
            </w:del>
          </w:p>
        </w:tc>
        <w:tc>
          <w:tcPr>
            <w:tcW w:w="197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2" w:author="Rinat Gub" w:date="2022-12-06T13:44:00Z"/>
              </w:rPr>
            </w:pPr>
            <w:del w:id="6303" w:author="Rinat Gub" w:date="2022-12-06T13:44:00Z">
              <w:r w:rsidRPr="00203244">
                <w:delText> 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4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0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314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5" w:author="Rinat Gub" w:date="2022-12-06T13:44:00Z"/>
              </w:rPr>
            </w:pPr>
            <w:del w:id="6316" w:author="Rinat Gub" w:date="2022-12-06T13:44:00Z">
              <w:r w:rsidRPr="00203244">
                <w:delText>Итого по главе 7.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7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1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327" w:author="Rinat Gub" w:date="2022-12-06T13:44:00Z"/>
        </w:trPr>
        <w:tc>
          <w:tcPr>
            <w:tcW w:w="4376" w:type="dxa"/>
            <w:gridSpan w:val="3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28" w:author="Rinat Gub" w:date="2022-12-06T13:44:00Z"/>
              </w:rPr>
            </w:pPr>
            <w:del w:id="6329" w:author="Rinat Gub" w:date="2022-12-06T13:44:00Z">
              <w:r w:rsidRPr="00203244">
                <w:delText>кроме того, материалы централизованной поставки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0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1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2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3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4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5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6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7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8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39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340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41" w:author="Rinat Gub" w:date="2022-12-06T13:44:00Z"/>
              </w:rPr>
            </w:pPr>
            <w:del w:id="6342" w:author="Rinat Gub" w:date="2022-12-06T13:44:00Z">
              <w:r w:rsidRPr="00203244">
                <w:delText>Глава 8. Временные здания и сооружения</w:delText>
              </w:r>
            </w:del>
          </w:p>
        </w:tc>
      </w:tr>
      <w:tr w:rsidR="00B578FB" w:rsidRPr="00203244" w:rsidTr="001D6D76">
        <w:trPr>
          <w:cantSplit/>
          <w:del w:id="6343" w:author="Rinat Gub" w:date="2022-12-06T13:44:00Z"/>
        </w:trPr>
        <w:tc>
          <w:tcPr>
            <w:tcW w:w="1170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44" w:author="Rinat Gub" w:date="2022-12-06T13:44:00Z"/>
              </w:rPr>
            </w:pPr>
            <w:del w:id="6345" w:author="Rinat Gub" w:date="2022-12-06T13:44:00Z">
              <w:r w:rsidRPr="00203244">
                <w:delText>8.1</w:delText>
              </w:r>
            </w:del>
          </w:p>
        </w:tc>
        <w:tc>
          <w:tcPr>
            <w:tcW w:w="3206" w:type="dxa"/>
            <w:gridSpan w:val="2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46" w:author="Rinat Gub" w:date="2022-12-06T13:44:00Z"/>
              </w:rPr>
            </w:pPr>
            <w:del w:id="6347" w:author="Rinat Gub" w:date="2022-12-06T13:44:00Z">
              <w:r w:rsidRPr="00203244">
                <w:delText xml:space="preserve">Временные здания и сооружения 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48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49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0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1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2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3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4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5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6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7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358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59" w:author="Rinat Gub" w:date="2022-12-06T13:44:00Z"/>
              </w:rPr>
            </w:pPr>
            <w:del w:id="6360" w:author="Rinat Gub" w:date="2022-12-06T13:44:00Z">
              <w:r w:rsidRPr="00203244">
                <w:delText>Итого по главе 8.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1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2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3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4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5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6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7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8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69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0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371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2" w:author="Rinat Gub" w:date="2022-12-06T13:44:00Z"/>
              </w:rPr>
            </w:pPr>
            <w:del w:id="6373" w:author="Rinat Gub" w:date="2022-12-06T13:44:00Z">
              <w:r w:rsidRPr="00203244">
                <w:delText>Всего по главам 1—8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4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5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6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7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8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79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80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81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82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83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384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85" w:author="Rinat Gub" w:date="2022-12-06T13:44:00Z"/>
              </w:rPr>
            </w:pPr>
            <w:del w:id="6386" w:author="Rinat Gub" w:date="2022-12-06T13:44:00Z">
              <w:r w:rsidRPr="00203244">
                <w:delText>Глава 9. Прочие работы и затраты</w:delText>
              </w:r>
            </w:del>
          </w:p>
        </w:tc>
      </w:tr>
      <w:tr w:rsidR="00B578FB" w:rsidRPr="00203244" w:rsidTr="001D6D76">
        <w:trPr>
          <w:cantSplit/>
          <w:del w:id="6387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88" w:author="Rinat Gub" w:date="2022-12-06T13:44:00Z"/>
              </w:rPr>
            </w:pPr>
            <w:del w:id="6389" w:author="Rinat Gub" w:date="2022-12-06T13:44:00Z">
              <w:r w:rsidRPr="00203244">
                <w:delText>9.1.</w:delText>
              </w:r>
            </w:del>
          </w:p>
        </w:tc>
        <w:tc>
          <w:tcPr>
            <w:tcW w:w="3206" w:type="dxa"/>
            <w:gridSpan w:val="2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0" w:author="Rinat Gub" w:date="2022-12-06T13:44:00Z"/>
              </w:rPr>
            </w:pPr>
            <w:del w:id="6391" w:author="Rinat Gub" w:date="2022-12-06T13:44:00Z">
              <w:r w:rsidRPr="00203244">
                <w:delText xml:space="preserve">Зимнее удорожание 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2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3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4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5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6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7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8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399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0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1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02" w:author="Rinat Gub" w:date="2022-12-06T13:44:00Z"/>
        </w:trPr>
        <w:tc>
          <w:tcPr>
            <w:tcW w:w="1170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3" w:author="Rinat Gub" w:date="2022-12-06T13:44:00Z"/>
              </w:rPr>
            </w:pPr>
            <w:del w:id="6404" w:author="Rinat Gub" w:date="2022-12-06T13:44:00Z">
              <w:r w:rsidRPr="00203244">
                <w:delText>9.2.</w:delText>
              </w:r>
            </w:del>
          </w:p>
        </w:tc>
        <w:tc>
          <w:tcPr>
            <w:tcW w:w="3206" w:type="dxa"/>
            <w:gridSpan w:val="2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5" w:author="Rinat Gub" w:date="2022-12-06T13:44:00Z"/>
              </w:rPr>
            </w:pPr>
            <w:del w:id="6406" w:author="Rinat Gub" w:date="2022-12-06T13:44:00Z">
              <w:r w:rsidRPr="00203244">
                <w:delText>Прочие лимитированные и нелимитированые затраты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7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8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09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0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1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2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3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4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5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6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17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18" w:author="Rinat Gub" w:date="2022-12-06T13:44:00Z"/>
              </w:rPr>
            </w:pPr>
            <w:del w:id="6419" w:author="Rinat Gub" w:date="2022-12-06T13:44:00Z">
              <w:r w:rsidRPr="00203244">
                <w:delText>Итого по главе 9.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0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1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2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3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4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5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6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7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8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29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30" w:author="Rinat Gub" w:date="2022-12-06T13:44:00Z"/>
        </w:trPr>
        <w:tc>
          <w:tcPr>
            <w:tcW w:w="4376" w:type="dxa"/>
            <w:gridSpan w:val="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1" w:author="Rinat Gub" w:date="2022-12-06T13:44:00Z"/>
              </w:rPr>
            </w:pPr>
            <w:del w:id="6432" w:author="Rinat Gub" w:date="2022-12-06T13:44:00Z">
              <w:r w:rsidRPr="00203244">
                <w:lastRenderedPageBreak/>
                <w:delText>Всего по главам 1—9</w:delText>
              </w:r>
            </w:del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3" w:author="Rinat Gub" w:date="2022-12-06T13:44:00Z"/>
              </w:rPr>
            </w:pPr>
          </w:p>
        </w:tc>
        <w:tc>
          <w:tcPr>
            <w:tcW w:w="75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4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5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6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7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8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39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0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1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2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43" w:author="Rinat Gub" w:date="2022-12-06T13:44:00Z"/>
        </w:trPr>
        <w:tc>
          <w:tcPr>
            <w:tcW w:w="4376" w:type="dxa"/>
            <w:gridSpan w:val="3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4" w:author="Rinat Gub" w:date="2022-12-06T13:44:00Z"/>
              </w:rPr>
            </w:pPr>
            <w:del w:id="6445" w:author="Rinat Gub" w:date="2022-12-06T13:44:00Z">
              <w:r w:rsidRPr="00203244">
                <w:delText>Резерв подрядчика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6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7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8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49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0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1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2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3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4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5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56" w:author="Rinat Gub" w:date="2022-12-06T13:44:00Z"/>
        </w:trPr>
        <w:tc>
          <w:tcPr>
            <w:tcW w:w="4376" w:type="dxa"/>
            <w:gridSpan w:val="3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7" w:author="Rinat Gub" w:date="2022-12-06T13:44:00Z"/>
              </w:rPr>
            </w:pPr>
            <w:del w:id="6458" w:author="Rinat Gub" w:date="2022-12-06T13:44:00Z">
              <w:r w:rsidRPr="00203244">
                <w:delText>Итого по главам 1—9 с учетом резерва подрядчика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59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0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1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2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3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4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5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6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7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68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69" w:author="Rinat Gub" w:date="2022-12-06T13:44:00Z"/>
        </w:trPr>
        <w:tc>
          <w:tcPr>
            <w:tcW w:w="15735" w:type="dxa"/>
            <w:gridSpan w:val="13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0" w:author="Rinat Gub" w:date="2022-12-06T13:44:00Z"/>
              </w:rPr>
            </w:pPr>
            <w:del w:id="6471" w:author="Rinat Gub" w:date="2022-12-06T13:44:00Z">
              <w:r w:rsidRPr="00203244">
                <w:delText>Налоги, отчисления, пошлины</w:delText>
              </w:r>
            </w:del>
          </w:p>
        </w:tc>
      </w:tr>
      <w:tr w:rsidR="00B578FB" w:rsidRPr="00203244" w:rsidTr="001D6D76">
        <w:trPr>
          <w:cantSplit/>
          <w:del w:id="6472" w:author="Rinat Gub" w:date="2022-12-06T13:44:00Z"/>
        </w:trPr>
        <w:tc>
          <w:tcPr>
            <w:tcW w:w="4376" w:type="dxa"/>
            <w:gridSpan w:val="3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3" w:author="Rinat Gub" w:date="2022-12-06T13:44:00Z"/>
              </w:rPr>
            </w:pPr>
            <w:del w:id="6474" w:author="Rinat Gub" w:date="2022-12-06T13:44:00Z">
              <w:r w:rsidRPr="00203244">
                <w:delText>Налог на добавленную стоимость 18%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5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6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7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8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79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0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1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2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3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4" w:author="Rinat Gub" w:date="2022-12-06T13:44:00Z"/>
              </w:rPr>
            </w:pPr>
          </w:p>
        </w:tc>
      </w:tr>
      <w:tr w:rsidR="00B578FB" w:rsidRPr="00203244" w:rsidTr="001D6D76">
        <w:trPr>
          <w:cantSplit/>
          <w:del w:id="6485" w:author="Rinat Gub" w:date="2022-12-06T13:44:00Z"/>
        </w:trPr>
        <w:tc>
          <w:tcPr>
            <w:tcW w:w="4376" w:type="dxa"/>
            <w:gridSpan w:val="3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6" w:author="Rinat Gub" w:date="2022-12-06T13:44:00Z"/>
              </w:rPr>
            </w:pPr>
            <w:del w:id="6487" w:author="Rinat Gub" w:date="2022-12-06T13:44:00Z">
              <w:r w:rsidRPr="00203244">
                <w:delText>ВСЕГО с учетом налога на добавленную стоимость:</w:delText>
              </w:r>
            </w:del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8" w:author="Rinat Gub" w:date="2022-12-06T13:44:00Z"/>
              </w:rPr>
            </w:pPr>
          </w:p>
        </w:tc>
        <w:tc>
          <w:tcPr>
            <w:tcW w:w="751" w:type="dxa"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89" w:author="Rinat Gub" w:date="2022-12-06T13:44:00Z"/>
              </w:rPr>
            </w:pPr>
          </w:p>
        </w:tc>
        <w:tc>
          <w:tcPr>
            <w:tcW w:w="166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0" w:author="Rinat Gub" w:date="2022-12-06T13:44:00Z"/>
              </w:rPr>
            </w:pPr>
          </w:p>
        </w:tc>
        <w:tc>
          <w:tcPr>
            <w:tcW w:w="142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1" w:author="Rinat Gub" w:date="2022-12-06T13:44:00Z"/>
              </w:rPr>
            </w:pPr>
          </w:p>
        </w:tc>
        <w:tc>
          <w:tcPr>
            <w:tcW w:w="862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2" w:author="Rinat Gub" w:date="2022-12-06T13:44:00Z"/>
              </w:rPr>
            </w:pPr>
          </w:p>
        </w:tc>
        <w:tc>
          <w:tcPr>
            <w:tcW w:w="941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3" w:author="Rinat Gub" w:date="2022-12-06T13:44:00Z"/>
              </w:rPr>
            </w:pPr>
          </w:p>
        </w:tc>
        <w:tc>
          <w:tcPr>
            <w:tcW w:w="156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4" w:author="Rinat Gub" w:date="2022-12-06T13:44:00Z"/>
              </w:rPr>
            </w:pPr>
          </w:p>
        </w:tc>
        <w:tc>
          <w:tcPr>
            <w:tcW w:w="1354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5" w:author="Rinat Gub" w:date="2022-12-06T13:44:00Z"/>
              </w:rPr>
            </w:pPr>
          </w:p>
        </w:tc>
        <w:tc>
          <w:tcPr>
            <w:tcW w:w="793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6" w:author="Rinat Gub" w:date="2022-12-06T13:44:00Z"/>
              </w:rPr>
            </w:pPr>
          </w:p>
        </w:tc>
        <w:tc>
          <w:tcPr>
            <w:tcW w:w="1256" w:type="dxa"/>
            <w:noWrap/>
            <w:vAlign w:val="center"/>
          </w:tcPr>
          <w:p w:rsidR="00B578FB" w:rsidRPr="00203244" w:rsidRDefault="00B578FB" w:rsidP="001D6D76">
            <w:pPr>
              <w:pStyle w:val="af0"/>
              <w:spacing w:before="0" w:after="0"/>
              <w:rPr>
                <w:del w:id="6497" w:author="Rinat Gub" w:date="2022-12-06T13:44:00Z"/>
              </w:rPr>
            </w:pPr>
          </w:p>
        </w:tc>
      </w:tr>
    </w:tbl>
    <w:p w:rsidR="00B578FB" w:rsidRPr="00203244" w:rsidRDefault="00B578FB" w:rsidP="00B578FB">
      <w:pPr>
        <w:keepNext/>
        <w:spacing w:before="120"/>
        <w:ind w:right="10034" w:firstLine="0"/>
        <w:rPr>
          <w:del w:id="6498" w:author="Rinat Gub" w:date="2022-12-06T13:44:00Z"/>
          <w:szCs w:val="24"/>
        </w:rPr>
      </w:pPr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6499" w:author="Rinat Gub" w:date="2022-12-06T13:44:00Z"/>
          <w:szCs w:val="24"/>
        </w:rPr>
      </w:pPr>
      <w:del w:id="6500" w:author="Rinat Gub" w:date="2022-12-06T13:44:00Z">
        <w:r w:rsidRPr="00203244">
          <w:rPr>
            <w:szCs w:val="24"/>
          </w:rPr>
          <w:delText>___________________________________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6501" w:author="Rinat Gub" w:date="2022-12-06T13:44:00Z"/>
          <w:szCs w:val="24"/>
          <w:vertAlign w:val="superscript"/>
        </w:rPr>
      </w:pPr>
      <w:del w:id="6502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6503" w:author="Rinat Gub" w:date="2022-12-06T13:44:00Z"/>
          <w:szCs w:val="24"/>
        </w:rPr>
      </w:pPr>
      <w:del w:id="6504" w:author="Rinat Gub" w:date="2022-12-06T13:44:00Z">
        <w:r w:rsidRPr="00203244">
          <w:rPr>
            <w:szCs w:val="24"/>
          </w:rPr>
          <w:delText>____________________________________</w:delText>
        </w:r>
      </w:del>
    </w:p>
    <w:p w:rsidR="00B578FB" w:rsidRPr="00386F1B" w:rsidRDefault="00B578FB" w:rsidP="0019059B">
      <w:pPr>
        <w:keepNext/>
        <w:ind w:right="10034" w:firstLine="0"/>
        <w:jc w:val="center"/>
        <w:rPr>
          <w:del w:id="6505" w:author="Rinat Gub" w:date="2022-12-06T13:44:00Z"/>
          <w:szCs w:val="24"/>
          <w:vertAlign w:val="superscript"/>
          <w:lang w:val="en-US"/>
        </w:rPr>
      </w:pPr>
      <w:del w:id="6506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EA6BA5">
      <w:pPr>
        <w:pStyle w:val="afff"/>
        <w:pageBreakBefore/>
        <w:spacing w:before="0"/>
        <w:rPr>
          <w:del w:id="6507" w:author="Rinat Gub" w:date="2022-12-06T13:44:00Z"/>
          <w:rStyle w:val="afc"/>
          <w:rFonts w:ascii="Arial" w:hAnsi="Arial" w:cs="Arial"/>
          <w:b w:val="0"/>
          <w:sz w:val="16"/>
          <w:szCs w:val="16"/>
        </w:rPr>
      </w:pPr>
      <w:del w:id="6508" w:author="Rinat Gub" w:date="2022-12-06T13:44:00Z">
        <w:r w:rsidRPr="00203244">
          <w:lastRenderedPageBreak/>
          <w:delText>Расчет стоимости производства работ с учетом периода производства работ и инфляционных ожиданий (Форма 2.2)</w:delText>
        </w:r>
      </w:del>
    </w:p>
    <w:tbl>
      <w:tblPr>
        <w:tblW w:w="4880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8"/>
        <w:gridCol w:w="1599"/>
        <w:gridCol w:w="3096"/>
        <w:gridCol w:w="587"/>
        <w:gridCol w:w="596"/>
        <w:gridCol w:w="1983"/>
        <w:gridCol w:w="852"/>
        <w:gridCol w:w="852"/>
        <w:gridCol w:w="858"/>
        <w:gridCol w:w="569"/>
        <w:gridCol w:w="572"/>
        <w:gridCol w:w="686"/>
        <w:gridCol w:w="1915"/>
      </w:tblGrid>
      <w:tr w:rsidR="00B578FB" w:rsidRPr="00203244" w:rsidTr="00862F3A">
        <w:trPr>
          <w:cantSplit/>
          <w:tblHeader/>
          <w:del w:id="6509" w:author="Rinat Gub" w:date="2022-12-06T13:44:00Z"/>
        </w:trPr>
        <w:tc>
          <w:tcPr>
            <w:tcW w:w="393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jc w:val="both"/>
              <w:rPr>
                <w:del w:id="6510" w:author="Rinat Gub" w:date="2022-12-06T13:44:00Z"/>
                <w:szCs w:val="18"/>
                <w:lang w:bidi="ar-SA"/>
              </w:rPr>
            </w:pPr>
            <w:del w:id="6511" w:author="Rinat Gub" w:date="2022-12-06T13:44:00Z">
              <w:r w:rsidRPr="00203244">
                <w:rPr>
                  <w:bCs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520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6512" w:author="Rinat Gub" w:date="2022-12-06T13:44:00Z"/>
                <w:szCs w:val="18"/>
                <w:lang w:bidi="ar-SA"/>
              </w:rPr>
            </w:pPr>
            <w:del w:id="6513" w:author="Rinat Gub" w:date="2022-12-06T13:44:00Z">
              <w:r w:rsidRPr="00203244">
                <w:rPr>
                  <w:szCs w:val="18"/>
                  <w:lang w:bidi="ar-SA"/>
                </w:rPr>
                <w:delText>Обоснование</w:delText>
              </w:r>
            </w:del>
          </w:p>
        </w:tc>
        <w:tc>
          <w:tcPr>
            <w:tcW w:w="1007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6514" w:author="Rinat Gub" w:date="2022-12-06T13:44:00Z"/>
                <w:szCs w:val="18"/>
                <w:lang w:bidi="ar-SA"/>
              </w:rPr>
            </w:pPr>
            <w:del w:id="6515" w:author="Rinat Gub" w:date="2022-12-06T13:44:00Z">
              <w:r w:rsidRPr="00203244">
                <w:rPr>
                  <w:szCs w:val="18"/>
                  <w:lang w:bidi="ar-SA"/>
                </w:rPr>
                <w:delText>Наименование вида работ и затрат</w:delText>
              </w:r>
            </w:del>
          </w:p>
        </w:tc>
        <w:tc>
          <w:tcPr>
            <w:tcW w:w="191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6516" w:author="Rinat Gub" w:date="2022-12-06T13:44:00Z"/>
                <w:szCs w:val="18"/>
                <w:lang w:bidi="ar-SA"/>
              </w:rPr>
            </w:pPr>
            <w:del w:id="6517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194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6518" w:author="Rinat Gub" w:date="2022-12-06T13:44:00Z"/>
                <w:szCs w:val="18"/>
                <w:lang w:bidi="ar-SA"/>
              </w:rPr>
            </w:pPr>
            <w:del w:id="6519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  <w:tc>
          <w:tcPr>
            <w:tcW w:w="645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6520" w:author="Rinat Gub" w:date="2022-12-06T13:44:00Z"/>
                <w:szCs w:val="18"/>
                <w:lang w:bidi="ar-SA"/>
              </w:rPr>
            </w:pPr>
            <w:del w:id="6521" w:author="Rinat Gub" w:date="2022-12-06T13:44:00Z">
              <w:r w:rsidRPr="00203244">
                <w:rPr>
                  <w:szCs w:val="18"/>
                  <w:lang w:bidi="ar-SA"/>
                </w:rPr>
                <w:delText>Итого с учетом коэффициента пересчета в текущий уровень цен</w:delText>
              </w:r>
            </w:del>
          </w:p>
        </w:tc>
        <w:tc>
          <w:tcPr>
            <w:tcW w:w="833" w:type="pct"/>
            <w:gridSpan w:val="3"/>
            <w:vAlign w:val="center"/>
          </w:tcPr>
          <w:p w:rsidR="00B578FB" w:rsidRPr="00203244" w:rsidRDefault="00B578FB" w:rsidP="00FF6A02">
            <w:pPr>
              <w:pStyle w:val="ae"/>
              <w:rPr>
                <w:del w:id="6522" w:author="Rinat Gub" w:date="2022-12-06T13:44:00Z"/>
                <w:szCs w:val="18"/>
                <w:lang w:bidi="ar-SA"/>
              </w:rPr>
            </w:pPr>
            <w:del w:id="6523" w:author="Rinat Gub" w:date="2022-12-06T13:44:00Z">
              <w:r w:rsidRPr="00203244">
                <w:rPr>
                  <w:szCs w:val="18"/>
                  <w:lang w:bidi="ar-SA"/>
                </w:rPr>
                <w:delText>Процентное отношение объема выполняемых работ</w:delText>
              </w:r>
            </w:del>
          </w:p>
        </w:tc>
        <w:tc>
          <w:tcPr>
            <w:tcW w:w="593" w:type="pct"/>
            <w:gridSpan w:val="3"/>
            <w:vAlign w:val="center"/>
          </w:tcPr>
          <w:p w:rsidR="00B578FB" w:rsidRPr="00203244" w:rsidRDefault="00B578FB" w:rsidP="00FF6A02">
            <w:pPr>
              <w:pStyle w:val="ae"/>
              <w:rPr>
                <w:del w:id="6524" w:author="Rinat Gub" w:date="2022-12-06T13:44:00Z"/>
                <w:szCs w:val="18"/>
                <w:lang w:bidi="ar-SA"/>
              </w:rPr>
            </w:pPr>
            <w:del w:id="6525" w:author="Rinat Gub" w:date="2022-12-06T13:44:00Z">
              <w:r w:rsidRPr="00203244">
                <w:rPr>
                  <w:szCs w:val="18"/>
                  <w:lang w:bidi="ar-SA"/>
                </w:rPr>
                <w:delText>Период производства работ (год)</w:delText>
              </w:r>
            </w:del>
          </w:p>
        </w:tc>
        <w:tc>
          <w:tcPr>
            <w:tcW w:w="624" w:type="pct"/>
            <w:vMerge w:val="restart"/>
            <w:vAlign w:val="center"/>
          </w:tcPr>
          <w:p w:rsidR="00B578FB" w:rsidRPr="00203244" w:rsidRDefault="00B578FB" w:rsidP="00FF6A02">
            <w:pPr>
              <w:pStyle w:val="ae"/>
              <w:rPr>
                <w:del w:id="6526" w:author="Rinat Gub" w:date="2022-12-06T13:44:00Z"/>
                <w:szCs w:val="18"/>
                <w:lang w:bidi="ar-SA"/>
              </w:rPr>
            </w:pPr>
            <w:del w:id="6527" w:author="Rinat Gub" w:date="2022-12-06T13:44:00Z">
              <w:r w:rsidRPr="00203244">
                <w:rPr>
                  <w:szCs w:val="18"/>
                  <w:lang w:bidi="ar-SA"/>
                </w:rPr>
                <w:delText>Стоимость работ (всего), тыс.руб. на период окончания работ</w:delText>
              </w:r>
            </w:del>
          </w:p>
        </w:tc>
      </w:tr>
      <w:tr w:rsidR="00B578FB" w:rsidRPr="00203244" w:rsidTr="00862F3A">
        <w:trPr>
          <w:cantSplit/>
          <w:tblHeader/>
          <w:del w:id="6528" w:author="Rinat Gub" w:date="2022-12-06T13:44:00Z"/>
        </w:trPr>
        <w:tc>
          <w:tcPr>
            <w:tcW w:w="393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29" w:author="Rinat Gub" w:date="2022-12-06T13:44:00Z"/>
                <w:szCs w:val="18"/>
                <w:lang w:bidi="ar-SA"/>
              </w:rPr>
            </w:pPr>
          </w:p>
        </w:tc>
        <w:tc>
          <w:tcPr>
            <w:tcW w:w="520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30" w:author="Rinat Gub" w:date="2022-12-06T13:44:00Z"/>
                <w:szCs w:val="18"/>
                <w:lang w:bidi="ar-SA"/>
              </w:rPr>
            </w:pPr>
          </w:p>
        </w:tc>
        <w:tc>
          <w:tcPr>
            <w:tcW w:w="1007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31" w:author="Rinat Gub" w:date="2022-12-06T13:44:00Z"/>
                <w:szCs w:val="18"/>
                <w:lang w:bidi="ar-SA"/>
              </w:rPr>
            </w:pPr>
          </w:p>
        </w:tc>
        <w:tc>
          <w:tcPr>
            <w:tcW w:w="191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32" w:author="Rinat Gub" w:date="2022-12-06T13:44:00Z"/>
                <w:szCs w:val="18"/>
                <w:lang w:bidi="ar-SA"/>
              </w:rPr>
            </w:pPr>
          </w:p>
        </w:tc>
        <w:tc>
          <w:tcPr>
            <w:tcW w:w="194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33" w:author="Rinat Gub" w:date="2022-12-06T13:44:00Z"/>
                <w:szCs w:val="18"/>
                <w:lang w:bidi="ar-SA"/>
              </w:rPr>
            </w:pPr>
          </w:p>
        </w:tc>
        <w:tc>
          <w:tcPr>
            <w:tcW w:w="645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34" w:author="Rinat Gub" w:date="2022-12-06T13:44:00Z"/>
                <w:szCs w:val="18"/>
                <w:lang w:bidi="ar-SA"/>
              </w:rPr>
            </w:pPr>
          </w:p>
        </w:tc>
        <w:tc>
          <w:tcPr>
            <w:tcW w:w="277" w:type="pct"/>
            <w:vMerge w:val="restart"/>
            <w:vAlign w:val="center"/>
          </w:tcPr>
          <w:p w:rsidR="00B578FB" w:rsidRPr="00203244" w:rsidRDefault="00B578FB" w:rsidP="004F3CED">
            <w:pPr>
              <w:pStyle w:val="ae"/>
              <w:rPr>
                <w:del w:id="6535" w:author="Rinat Gub" w:date="2022-12-06T13:44:00Z"/>
                <w:szCs w:val="18"/>
                <w:lang w:bidi="ar-SA"/>
              </w:rPr>
            </w:pPr>
            <w:del w:id="6536" w:author="Rinat Gub" w:date="2022-12-06T13:44:00Z">
              <w:r w:rsidRPr="00203244">
                <w:rPr>
                  <w:szCs w:val="18"/>
                  <w:lang w:bidi="ar-SA"/>
                </w:rPr>
                <w:delText>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</w:del>
          </w:p>
        </w:tc>
        <w:tc>
          <w:tcPr>
            <w:tcW w:w="277" w:type="pct"/>
            <w:vMerge w:val="restart"/>
            <w:vAlign w:val="center"/>
          </w:tcPr>
          <w:p w:rsidR="00B578FB" w:rsidRPr="00203244" w:rsidRDefault="00B578FB" w:rsidP="004F3CED">
            <w:pPr>
              <w:pStyle w:val="ae"/>
              <w:rPr>
                <w:del w:id="6537" w:author="Rinat Gub" w:date="2022-12-06T13:44:00Z"/>
                <w:szCs w:val="18"/>
                <w:lang w:bidi="ar-SA"/>
              </w:rPr>
            </w:pPr>
            <w:del w:id="6538" w:author="Rinat Gub" w:date="2022-12-06T13:44:00Z">
              <w:r w:rsidRPr="00203244">
                <w:rPr>
                  <w:szCs w:val="18"/>
                  <w:lang w:bidi="ar-SA"/>
                </w:rPr>
                <w:delText>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</w:del>
          </w:p>
        </w:tc>
        <w:tc>
          <w:tcPr>
            <w:tcW w:w="279" w:type="pct"/>
            <w:vMerge w:val="restart"/>
            <w:vAlign w:val="center"/>
          </w:tcPr>
          <w:p w:rsidR="00B578FB" w:rsidRPr="00203244" w:rsidRDefault="00B578FB" w:rsidP="004F3CED">
            <w:pPr>
              <w:pStyle w:val="ae"/>
              <w:rPr>
                <w:del w:id="6539" w:author="Rinat Gub" w:date="2022-12-06T13:44:00Z"/>
                <w:szCs w:val="18"/>
                <w:lang w:bidi="ar-SA"/>
              </w:rPr>
            </w:pPr>
            <w:del w:id="6540" w:author="Rinat Gub" w:date="2022-12-06T13:44:00Z">
              <w:r w:rsidRPr="00203244">
                <w:rPr>
                  <w:szCs w:val="18"/>
                  <w:lang w:bidi="ar-SA"/>
                </w:rPr>
                <w:delText>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</w:del>
          </w:p>
        </w:tc>
        <w:tc>
          <w:tcPr>
            <w:tcW w:w="185" w:type="pct"/>
            <w:vAlign w:val="center"/>
          </w:tcPr>
          <w:p w:rsidR="00B578FB" w:rsidRPr="00203244" w:rsidRDefault="00B578FB" w:rsidP="004F3CED">
            <w:pPr>
              <w:pStyle w:val="ae"/>
              <w:rPr>
                <w:del w:id="6541" w:author="Rinat Gub" w:date="2022-12-06T13:44:00Z"/>
                <w:szCs w:val="18"/>
                <w:lang w:bidi="ar-SA"/>
              </w:rPr>
            </w:pPr>
            <w:del w:id="6542" w:author="Rinat Gub" w:date="2022-12-06T13:44:00Z">
              <w:r w:rsidRPr="00203244">
                <w:rPr>
                  <w:szCs w:val="18"/>
                  <w:lang w:bidi="ar-SA"/>
                </w:rPr>
                <w:delText>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</w:del>
          </w:p>
        </w:tc>
        <w:tc>
          <w:tcPr>
            <w:tcW w:w="186" w:type="pct"/>
            <w:vAlign w:val="center"/>
          </w:tcPr>
          <w:p w:rsidR="00B578FB" w:rsidRPr="00203244" w:rsidRDefault="00B578FB" w:rsidP="004F3CED">
            <w:pPr>
              <w:pStyle w:val="ae"/>
              <w:rPr>
                <w:del w:id="6543" w:author="Rinat Gub" w:date="2022-12-06T13:44:00Z"/>
                <w:szCs w:val="18"/>
                <w:lang w:bidi="ar-SA"/>
              </w:rPr>
            </w:pPr>
            <w:del w:id="6544" w:author="Rinat Gub" w:date="2022-12-06T13:44:00Z">
              <w:r w:rsidRPr="00203244">
                <w:rPr>
                  <w:szCs w:val="18"/>
                  <w:lang w:bidi="ar-SA"/>
                </w:rPr>
                <w:delText>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</w:del>
          </w:p>
        </w:tc>
        <w:tc>
          <w:tcPr>
            <w:tcW w:w="223" w:type="pct"/>
            <w:vAlign w:val="center"/>
          </w:tcPr>
          <w:p w:rsidR="00B578FB" w:rsidRPr="00203244" w:rsidRDefault="00B578FB" w:rsidP="004F3CED">
            <w:pPr>
              <w:pStyle w:val="ae"/>
              <w:rPr>
                <w:del w:id="6545" w:author="Rinat Gub" w:date="2022-12-06T13:44:00Z"/>
                <w:szCs w:val="18"/>
                <w:lang w:bidi="ar-SA"/>
              </w:rPr>
            </w:pPr>
            <w:del w:id="6546" w:author="Rinat Gub" w:date="2022-12-06T13:44:00Z">
              <w:r w:rsidRPr="00203244">
                <w:rPr>
                  <w:szCs w:val="18"/>
                  <w:lang w:bidi="ar-SA"/>
                </w:rPr>
                <w:delText>20</w:delText>
              </w:r>
              <w:r w:rsidR="004F3CED">
                <w:rPr>
                  <w:szCs w:val="18"/>
                  <w:lang w:bidi="ar-SA"/>
                </w:rPr>
                <w:delText>__</w:delText>
              </w:r>
            </w:del>
          </w:p>
        </w:tc>
        <w:tc>
          <w:tcPr>
            <w:tcW w:w="624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47" w:author="Rinat Gub" w:date="2022-12-06T13:44:00Z"/>
                <w:szCs w:val="18"/>
                <w:lang w:bidi="ar-SA"/>
              </w:rPr>
            </w:pPr>
          </w:p>
        </w:tc>
      </w:tr>
      <w:tr w:rsidR="00B578FB" w:rsidRPr="00203244" w:rsidTr="00862F3A">
        <w:trPr>
          <w:cantSplit/>
          <w:tblHeader/>
          <w:del w:id="6548" w:author="Rinat Gub" w:date="2022-12-06T13:44:00Z"/>
        </w:trPr>
        <w:tc>
          <w:tcPr>
            <w:tcW w:w="393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49" w:author="Rinat Gub" w:date="2022-12-06T13:44:00Z"/>
                <w:szCs w:val="18"/>
                <w:lang w:bidi="ar-SA"/>
              </w:rPr>
            </w:pPr>
          </w:p>
        </w:tc>
        <w:tc>
          <w:tcPr>
            <w:tcW w:w="520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0" w:author="Rinat Gub" w:date="2022-12-06T13:44:00Z"/>
                <w:szCs w:val="18"/>
                <w:lang w:bidi="ar-SA"/>
              </w:rPr>
            </w:pPr>
          </w:p>
        </w:tc>
        <w:tc>
          <w:tcPr>
            <w:tcW w:w="1007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1" w:author="Rinat Gub" w:date="2022-12-06T13:44:00Z"/>
                <w:szCs w:val="18"/>
                <w:lang w:bidi="ar-SA"/>
              </w:rPr>
            </w:pPr>
          </w:p>
        </w:tc>
        <w:tc>
          <w:tcPr>
            <w:tcW w:w="191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2" w:author="Rinat Gub" w:date="2022-12-06T13:44:00Z"/>
                <w:szCs w:val="18"/>
                <w:lang w:bidi="ar-SA"/>
              </w:rPr>
            </w:pPr>
          </w:p>
        </w:tc>
        <w:tc>
          <w:tcPr>
            <w:tcW w:w="194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3" w:author="Rinat Gub" w:date="2022-12-06T13:44:00Z"/>
                <w:szCs w:val="18"/>
                <w:lang w:bidi="ar-SA"/>
              </w:rPr>
            </w:pPr>
          </w:p>
        </w:tc>
        <w:tc>
          <w:tcPr>
            <w:tcW w:w="645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4" w:author="Rinat Gub" w:date="2022-12-06T13:44:00Z"/>
                <w:szCs w:val="18"/>
                <w:lang w:bidi="ar-SA"/>
              </w:rPr>
            </w:pPr>
          </w:p>
        </w:tc>
        <w:tc>
          <w:tcPr>
            <w:tcW w:w="277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5" w:author="Rinat Gub" w:date="2022-12-06T13:44:00Z"/>
                <w:szCs w:val="18"/>
                <w:lang w:bidi="ar-SA"/>
              </w:rPr>
            </w:pPr>
          </w:p>
        </w:tc>
        <w:tc>
          <w:tcPr>
            <w:tcW w:w="277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6" w:author="Rinat Gub" w:date="2022-12-06T13:44:00Z"/>
                <w:szCs w:val="18"/>
                <w:lang w:bidi="ar-SA"/>
              </w:rPr>
            </w:pPr>
          </w:p>
        </w:tc>
        <w:tc>
          <w:tcPr>
            <w:tcW w:w="279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57" w:author="Rinat Gub" w:date="2022-12-06T13:44:00Z"/>
                <w:szCs w:val="18"/>
                <w:lang w:bidi="ar-SA"/>
              </w:rPr>
            </w:pPr>
          </w:p>
        </w:tc>
        <w:tc>
          <w:tcPr>
            <w:tcW w:w="185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58" w:author="Rinat Gub" w:date="2022-12-06T13:44:00Z"/>
                <w:szCs w:val="18"/>
                <w:lang w:bidi="ar-SA"/>
              </w:rPr>
            </w:pPr>
            <w:del w:id="6559" w:author="Rinat Gub" w:date="2022-12-06T13:44:00Z">
              <w:r w:rsidRPr="00203244">
                <w:rPr>
                  <w:szCs w:val="18"/>
                  <w:lang w:bidi="ar-SA"/>
                </w:rPr>
                <w:delText>a</w:delText>
              </w:r>
            </w:del>
          </w:p>
        </w:tc>
        <w:tc>
          <w:tcPr>
            <w:tcW w:w="186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60" w:author="Rinat Gub" w:date="2022-12-06T13:44:00Z"/>
                <w:szCs w:val="18"/>
                <w:lang w:bidi="ar-SA"/>
              </w:rPr>
            </w:pPr>
            <w:del w:id="6561" w:author="Rinat Gub" w:date="2022-12-06T13:44:00Z">
              <w:r w:rsidRPr="00203244">
                <w:rPr>
                  <w:szCs w:val="18"/>
                  <w:lang w:bidi="ar-SA"/>
                </w:rPr>
                <w:delText>a*b</w:delText>
              </w:r>
            </w:del>
          </w:p>
        </w:tc>
        <w:tc>
          <w:tcPr>
            <w:tcW w:w="223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62" w:author="Rinat Gub" w:date="2022-12-06T13:44:00Z"/>
                <w:szCs w:val="18"/>
                <w:lang w:bidi="ar-SA"/>
              </w:rPr>
            </w:pPr>
            <w:del w:id="6563" w:author="Rinat Gub" w:date="2022-12-06T13:44:00Z">
              <w:r w:rsidRPr="00203244">
                <w:rPr>
                  <w:szCs w:val="18"/>
                  <w:lang w:bidi="ar-SA"/>
                </w:rPr>
                <w:delText>a*b*c</w:delText>
              </w:r>
            </w:del>
          </w:p>
        </w:tc>
        <w:tc>
          <w:tcPr>
            <w:tcW w:w="624" w:type="pct"/>
            <w:vMerge/>
            <w:vAlign w:val="center"/>
          </w:tcPr>
          <w:p w:rsidR="00B578FB" w:rsidRPr="00203244" w:rsidRDefault="00B578FB" w:rsidP="00FF6A02">
            <w:pPr>
              <w:pStyle w:val="ae"/>
              <w:rPr>
                <w:del w:id="6564" w:author="Rinat Gub" w:date="2022-12-06T13:44:00Z"/>
                <w:szCs w:val="18"/>
                <w:lang w:bidi="ar-SA"/>
              </w:rPr>
            </w:pPr>
          </w:p>
        </w:tc>
      </w:tr>
      <w:tr w:rsidR="00B578FB" w:rsidRPr="00203244" w:rsidTr="00862F3A">
        <w:trPr>
          <w:cantSplit/>
          <w:tblHeader/>
          <w:del w:id="6565" w:author="Rinat Gub" w:date="2022-12-06T13:44:00Z"/>
        </w:trPr>
        <w:tc>
          <w:tcPr>
            <w:tcW w:w="393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66" w:author="Rinat Gub" w:date="2022-12-06T13:44:00Z"/>
                <w:szCs w:val="18"/>
                <w:lang w:bidi="ar-SA"/>
              </w:rPr>
            </w:pPr>
            <w:del w:id="6567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520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68" w:author="Rinat Gub" w:date="2022-12-06T13:44:00Z"/>
                <w:szCs w:val="18"/>
                <w:lang w:bidi="ar-SA"/>
              </w:rPr>
            </w:pPr>
            <w:del w:id="6569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70" w:author="Rinat Gub" w:date="2022-12-06T13:44:00Z"/>
                <w:szCs w:val="18"/>
                <w:lang w:bidi="ar-SA"/>
              </w:rPr>
            </w:pPr>
            <w:del w:id="6571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72" w:author="Rinat Gub" w:date="2022-12-06T13:44:00Z"/>
                <w:szCs w:val="18"/>
                <w:lang w:bidi="ar-SA"/>
              </w:rPr>
            </w:pPr>
            <w:del w:id="6573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74" w:author="Rinat Gub" w:date="2022-12-06T13:44:00Z"/>
                <w:szCs w:val="18"/>
                <w:lang w:bidi="ar-SA"/>
              </w:rPr>
            </w:pPr>
            <w:del w:id="6575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  <w:tc>
          <w:tcPr>
            <w:tcW w:w="645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76" w:author="Rinat Gub" w:date="2022-12-06T13:44:00Z"/>
                <w:szCs w:val="18"/>
                <w:lang w:bidi="ar-SA"/>
              </w:rPr>
            </w:pPr>
            <w:del w:id="6577" w:author="Rinat Gub" w:date="2022-12-06T13:44:00Z">
              <w:r w:rsidRPr="00203244">
                <w:rPr>
                  <w:szCs w:val="18"/>
                  <w:lang w:bidi="ar-SA"/>
                </w:rPr>
                <w:delText>6</w:delText>
              </w:r>
            </w:del>
          </w:p>
        </w:tc>
        <w:tc>
          <w:tcPr>
            <w:tcW w:w="277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78" w:author="Rinat Gub" w:date="2022-12-06T13:44:00Z"/>
                <w:szCs w:val="18"/>
                <w:lang w:bidi="ar-SA"/>
              </w:rPr>
            </w:pPr>
            <w:del w:id="6579" w:author="Rinat Gub" w:date="2022-12-06T13:44:00Z">
              <w:r w:rsidRPr="00203244">
                <w:rPr>
                  <w:szCs w:val="18"/>
                  <w:lang w:bidi="ar-SA"/>
                </w:rPr>
                <w:delText>7</w:delText>
              </w:r>
            </w:del>
          </w:p>
        </w:tc>
        <w:tc>
          <w:tcPr>
            <w:tcW w:w="277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80" w:author="Rinat Gub" w:date="2022-12-06T13:44:00Z"/>
                <w:szCs w:val="18"/>
                <w:lang w:bidi="ar-SA"/>
              </w:rPr>
            </w:pPr>
            <w:del w:id="6581" w:author="Rinat Gub" w:date="2022-12-06T13:44:00Z">
              <w:r w:rsidRPr="00203244">
                <w:rPr>
                  <w:szCs w:val="18"/>
                  <w:lang w:bidi="ar-SA"/>
                </w:rPr>
                <w:delText>8</w:delText>
              </w:r>
            </w:del>
          </w:p>
        </w:tc>
        <w:tc>
          <w:tcPr>
            <w:tcW w:w="279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82" w:author="Rinat Gub" w:date="2022-12-06T13:44:00Z"/>
                <w:szCs w:val="18"/>
                <w:lang w:bidi="ar-SA"/>
              </w:rPr>
            </w:pPr>
            <w:del w:id="6583" w:author="Rinat Gub" w:date="2022-12-06T13:44:00Z">
              <w:r w:rsidRPr="00203244">
                <w:rPr>
                  <w:szCs w:val="18"/>
                  <w:lang w:bidi="ar-SA"/>
                </w:rPr>
                <w:delText>9</w:delText>
              </w:r>
            </w:del>
          </w:p>
        </w:tc>
        <w:tc>
          <w:tcPr>
            <w:tcW w:w="185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84" w:author="Rinat Gub" w:date="2022-12-06T13:44:00Z"/>
                <w:szCs w:val="18"/>
                <w:lang w:bidi="ar-SA"/>
              </w:rPr>
            </w:pPr>
            <w:del w:id="6585" w:author="Rinat Gub" w:date="2022-12-06T13:44:00Z">
              <w:r w:rsidRPr="00203244">
                <w:rPr>
                  <w:szCs w:val="18"/>
                  <w:lang w:bidi="ar-SA"/>
                </w:rPr>
                <w:delText>10</w:delText>
              </w:r>
            </w:del>
          </w:p>
        </w:tc>
        <w:tc>
          <w:tcPr>
            <w:tcW w:w="186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86" w:author="Rinat Gub" w:date="2022-12-06T13:44:00Z"/>
                <w:szCs w:val="18"/>
                <w:lang w:bidi="ar-SA"/>
              </w:rPr>
            </w:pPr>
            <w:del w:id="6587" w:author="Rinat Gub" w:date="2022-12-06T13:44:00Z">
              <w:r w:rsidRPr="00203244">
                <w:rPr>
                  <w:szCs w:val="18"/>
                  <w:lang w:bidi="ar-SA"/>
                </w:rPr>
                <w:delText>11</w:delText>
              </w:r>
            </w:del>
          </w:p>
        </w:tc>
        <w:tc>
          <w:tcPr>
            <w:tcW w:w="223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88" w:author="Rinat Gub" w:date="2022-12-06T13:44:00Z"/>
                <w:szCs w:val="18"/>
                <w:lang w:bidi="ar-SA"/>
              </w:rPr>
            </w:pPr>
            <w:del w:id="6589" w:author="Rinat Gub" w:date="2022-12-06T13:44:00Z">
              <w:r w:rsidRPr="00203244">
                <w:rPr>
                  <w:szCs w:val="18"/>
                  <w:lang w:bidi="ar-SA"/>
                </w:rPr>
                <w:delText>12</w:delText>
              </w:r>
            </w:del>
          </w:p>
        </w:tc>
        <w:tc>
          <w:tcPr>
            <w:tcW w:w="624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6590" w:author="Rinat Gub" w:date="2022-12-06T13:44:00Z"/>
                <w:szCs w:val="18"/>
                <w:lang w:bidi="ar-SA"/>
              </w:rPr>
            </w:pPr>
            <w:del w:id="6591" w:author="Rinat Gub" w:date="2022-12-06T13:44:00Z">
              <w:r w:rsidRPr="00203244">
                <w:rPr>
                  <w:szCs w:val="18"/>
                  <w:lang w:bidi="ar-SA"/>
                </w:rPr>
                <w:delText>13</w:delText>
              </w:r>
            </w:del>
          </w:p>
        </w:tc>
      </w:tr>
      <w:tr w:rsidR="00B578FB" w:rsidRPr="00203244" w:rsidTr="00862F3A">
        <w:trPr>
          <w:cantSplit/>
          <w:del w:id="6592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593" w:author="Rinat Gub" w:date="2022-12-06T13:44:00Z"/>
              </w:rPr>
            </w:pPr>
            <w:del w:id="6594" w:author="Rinat Gub" w:date="2022-12-06T13:44:00Z">
              <w:r w:rsidRPr="00203244">
                <w:delText>ЗАТРАТЫ ПОДРЯДЧИКА</w:delText>
              </w:r>
            </w:del>
          </w:p>
        </w:tc>
      </w:tr>
      <w:tr w:rsidR="00B578FB" w:rsidRPr="00203244" w:rsidTr="00862F3A">
        <w:trPr>
          <w:cantSplit/>
          <w:del w:id="6595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596" w:author="Rinat Gub" w:date="2022-12-06T13:44:00Z"/>
              </w:rPr>
            </w:pPr>
            <w:del w:id="6597" w:author="Rinat Gub" w:date="2022-12-06T13:44:00Z">
              <w:r w:rsidRPr="00203244">
                <w:delText>Глава 1. Подготовка территории строительства</w:delText>
              </w:r>
            </w:del>
          </w:p>
        </w:tc>
      </w:tr>
      <w:tr w:rsidR="00B578FB" w:rsidRPr="00203244" w:rsidTr="00862F3A">
        <w:trPr>
          <w:cantSplit/>
          <w:del w:id="6598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599" w:author="Rinat Gub" w:date="2022-12-06T13:44:00Z"/>
              </w:rPr>
            </w:pPr>
            <w:del w:id="6600" w:author="Rinat Gub" w:date="2022-12-06T13:44:00Z">
              <w:r w:rsidRPr="00203244">
                <w:delText>1.1.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01" w:author="Rinat Gub" w:date="2022-12-06T13:44:00Z"/>
              </w:rPr>
            </w:pPr>
            <w:del w:id="6602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03" w:author="Rinat Gub" w:date="2022-12-06T13:44:00Z"/>
              </w:rPr>
            </w:pPr>
            <w:del w:id="6604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05" w:author="Rinat Gub" w:date="2022-12-06T13:44:00Z"/>
              </w:rPr>
            </w:pPr>
            <w:del w:id="660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07" w:author="Rinat Gub" w:date="2022-12-06T13:44:00Z"/>
              </w:rPr>
            </w:pPr>
            <w:del w:id="660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0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617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18" w:author="Rinat Gub" w:date="2022-12-06T13:44:00Z"/>
              </w:rPr>
            </w:pPr>
            <w:del w:id="6619" w:author="Rinat Gub" w:date="2022-12-06T13:44:00Z">
              <w:r w:rsidRPr="00203244">
                <w:delText>1.2.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20" w:author="Rinat Gub" w:date="2022-12-06T13:44:00Z"/>
              </w:rPr>
            </w:pPr>
            <w:del w:id="6621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22" w:author="Rinat Gub" w:date="2022-12-06T13:44:00Z"/>
              </w:rPr>
            </w:pPr>
            <w:del w:id="6623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24" w:author="Rinat Gub" w:date="2022-12-06T13:44:00Z"/>
              </w:rPr>
            </w:pPr>
            <w:del w:id="6625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26" w:author="Rinat Gub" w:date="2022-12-06T13:44:00Z"/>
              </w:rPr>
            </w:pPr>
            <w:del w:id="6627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28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2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0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1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2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3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4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5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636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7" w:author="Rinat Gub" w:date="2022-12-06T13:44:00Z"/>
              </w:rPr>
            </w:pPr>
            <w:del w:id="6638" w:author="Rinat Gub" w:date="2022-12-06T13:44:00Z">
              <w:r w:rsidRPr="00203244">
                <w:delText>Итого по главе 1.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39" w:author="Rinat Gub" w:date="2022-12-06T13:44:00Z"/>
              </w:rPr>
            </w:pPr>
            <w:del w:id="6640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1" w:author="Rinat Gub" w:date="2022-12-06T13:44:00Z"/>
              </w:rPr>
            </w:pPr>
            <w:del w:id="6642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3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5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6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7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8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49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50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651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52" w:author="Rinat Gub" w:date="2022-12-06T13:44:00Z"/>
              </w:rPr>
            </w:pPr>
            <w:del w:id="6653" w:author="Rinat Gub" w:date="2022-12-06T13:44:00Z">
              <w:r w:rsidRPr="00203244">
                <w:delText>Глава 2. Основные объекты строительства</w:delText>
              </w:r>
            </w:del>
          </w:p>
        </w:tc>
      </w:tr>
      <w:tr w:rsidR="00B578FB" w:rsidRPr="00203244" w:rsidTr="00862F3A">
        <w:trPr>
          <w:cantSplit/>
          <w:del w:id="6654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55" w:author="Rinat Gub" w:date="2022-12-06T13:44:00Z"/>
              </w:rPr>
            </w:pPr>
            <w:del w:id="6656" w:author="Rinat Gub" w:date="2022-12-06T13:44:00Z">
              <w:r w:rsidRPr="00203244">
                <w:delText>2.1.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57" w:author="Rinat Gub" w:date="2022-12-06T13:44:00Z"/>
              </w:rPr>
            </w:pPr>
            <w:del w:id="6658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59" w:author="Rinat Gub" w:date="2022-12-06T13:44:00Z"/>
              </w:rPr>
            </w:pPr>
            <w:del w:id="6660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61" w:author="Rinat Gub" w:date="2022-12-06T13:44:00Z"/>
              </w:rPr>
            </w:pPr>
            <w:del w:id="6662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63" w:author="Rinat Gub" w:date="2022-12-06T13:44:00Z"/>
              </w:rPr>
            </w:pPr>
            <w:del w:id="6664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6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6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67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68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69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70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71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72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673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74" w:author="Rinat Gub" w:date="2022-12-06T13:44:00Z"/>
              </w:rPr>
            </w:pPr>
            <w:del w:id="6675" w:author="Rinat Gub" w:date="2022-12-06T13:44:00Z">
              <w:r w:rsidRPr="00203244">
                <w:delText>2.2.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76" w:author="Rinat Gub" w:date="2022-12-06T13:44:00Z"/>
              </w:rPr>
            </w:pPr>
            <w:del w:id="6677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78" w:author="Rinat Gub" w:date="2022-12-06T13:44:00Z"/>
              </w:rPr>
            </w:pPr>
            <w:del w:id="6679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80" w:author="Rinat Gub" w:date="2022-12-06T13:44:00Z"/>
              </w:rPr>
            </w:pPr>
            <w:del w:id="6681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682" w:author="Rinat Gub" w:date="2022-12-06T13:44:00Z"/>
              </w:rPr>
            </w:pPr>
            <w:del w:id="6683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8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8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86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87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88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89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90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91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692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93" w:author="Rinat Gub" w:date="2022-12-06T13:44:00Z"/>
              </w:rPr>
            </w:pPr>
            <w:del w:id="6694" w:author="Rinat Gub" w:date="2022-12-06T13:44:00Z">
              <w:r w:rsidRPr="00203244">
                <w:delText>Итого по главе 2.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95" w:author="Rinat Gub" w:date="2022-12-06T13:44:00Z"/>
              </w:rPr>
            </w:pPr>
            <w:del w:id="669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97" w:author="Rinat Gub" w:date="2022-12-06T13:44:00Z"/>
              </w:rPr>
            </w:pPr>
            <w:del w:id="669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69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707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08" w:author="Rinat Gub" w:date="2022-12-06T13:44:00Z"/>
              </w:rPr>
            </w:pPr>
            <w:del w:id="6709" w:author="Rinat Gub" w:date="2022-12-06T13:44:00Z">
              <w:r w:rsidRPr="00203244">
                <w:delText>Глава 3. Объекты подсобного и обслуживающего назначения</w:delText>
              </w:r>
            </w:del>
          </w:p>
        </w:tc>
      </w:tr>
      <w:tr w:rsidR="00B578FB" w:rsidRPr="00203244" w:rsidTr="00862F3A">
        <w:trPr>
          <w:cantSplit/>
          <w:del w:id="6710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11" w:author="Rinat Gub" w:date="2022-12-06T13:44:00Z"/>
              </w:rPr>
            </w:pPr>
            <w:del w:id="6712" w:author="Rinat Gub" w:date="2022-12-06T13:44:00Z">
              <w:r w:rsidRPr="00203244">
                <w:delText>3.1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13" w:author="Rinat Gub" w:date="2022-12-06T13:44:00Z"/>
              </w:rPr>
            </w:pPr>
            <w:del w:id="6714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15" w:author="Rinat Gub" w:date="2022-12-06T13:44:00Z"/>
              </w:rPr>
            </w:pPr>
            <w:del w:id="6716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17" w:author="Rinat Gub" w:date="2022-12-06T13:44:00Z"/>
              </w:rPr>
            </w:pPr>
            <w:del w:id="6718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19" w:author="Rinat Gub" w:date="2022-12-06T13:44:00Z"/>
              </w:rPr>
            </w:pPr>
            <w:del w:id="6720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1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2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3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4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5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6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7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28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729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30" w:author="Rinat Gub" w:date="2022-12-06T13:44:00Z"/>
              </w:rPr>
            </w:pPr>
            <w:del w:id="6731" w:author="Rinat Gub" w:date="2022-12-06T13:44:00Z">
              <w:r w:rsidRPr="00203244">
                <w:delText>3.2.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32" w:author="Rinat Gub" w:date="2022-12-06T13:44:00Z"/>
              </w:rPr>
            </w:pPr>
            <w:del w:id="6733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34" w:author="Rinat Gub" w:date="2022-12-06T13:44:00Z"/>
              </w:rPr>
            </w:pPr>
            <w:del w:id="6735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36" w:author="Rinat Gub" w:date="2022-12-06T13:44:00Z"/>
              </w:rPr>
            </w:pPr>
            <w:del w:id="6737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38" w:author="Rinat Gub" w:date="2022-12-06T13:44:00Z"/>
              </w:rPr>
            </w:pPr>
            <w:del w:id="6739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1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2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3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4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5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6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7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748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49" w:author="Rinat Gub" w:date="2022-12-06T13:44:00Z"/>
              </w:rPr>
            </w:pPr>
            <w:del w:id="6750" w:author="Rinat Gub" w:date="2022-12-06T13:44:00Z">
              <w:r w:rsidRPr="00203244">
                <w:delText>Итого по главе 3.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1" w:author="Rinat Gub" w:date="2022-12-06T13:44:00Z"/>
              </w:rPr>
            </w:pPr>
            <w:del w:id="6752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3" w:author="Rinat Gub" w:date="2022-12-06T13:44:00Z"/>
              </w:rPr>
            </w:pPr>
            <w:del w:id="6754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7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8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59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60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61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62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763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64" w:author="Rinat Gub" w:date="2022-12-06T13:44:00Z"/>
              </w:rPr>
            </w:pPr>
            <w:del w:id="6765" w:author="Rinat Gub" w:date="2022-12-06T13:44:00Z">
              <w:r w:rsidRPr="00203244">
                <w:delText>Глава 4. Объекты энергетического хозяйства</w:delText>
              </w:r>
            </w:del>
          </w:p>
        </w:tc>
      </w:tr>
      <w:tr w:rsidR="00B578FB" w:rsidRPr="00203244" w:rsidTr="00862F3A">
        <w:trPr>
          <w:cantSplit/>
          <w:del w:id="6766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67" w:author="Rinat Gub" w:date="2022-12-06T13:44:00Z"/>
              </w:rPr>
            </w:pPr>
            <w:del w:id="6768" w:author="Rinat Gub" w:date="2022-12-06T13:44:00Z">
              <w:r w:rsidRPr="00203244">
                <w:delText>4.1.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69" w:author="Rinat Gub" w:date="2022-12-06T13:44:00Z"/>
              </w:rPr>
            </w:pPr>
            <w:del w:id="6770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71" w:author="Rinat Gub" w:date="2022-12-06T13:44:00Z"/>
              </w:rPr>
            </w:pPr>
            <w:del w:id="6772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73" w:author="Rinat Gub" w:date="2022-12-06T13:44:00Z"/>
              </w:rPr>
            </w:pPr>
            <w:del w:id="6774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75" w:author="Rinat Gub" w:date="2022-12-06T13:44:00Z"/>
              </w:rPr>
            </w:pPr>
            <w:del w:id="6776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77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78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79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0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1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2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3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4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785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6" w:author="Rinat Gub" w:date="2022-12-06T13:44:00Z"/>
              </w:rPr>
            </w:pPr>
            <w:del w:id="6787" w:author="Rinat Gub" w:date="2022-12-06T13:44:00Z">
              <w:r w:rsidRPr="00203244">
                <w:lastRenderedPageBreak/>
                <w:delText>4.2.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88" w:author="Rinat Gub" w:date="2022-12-06T13:44:00Z"/>
              </w:rPr>
            </w:pPr>
            <w:del w:id="6789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90" w:author="Rinat Gub" w:date="2022-12-06T13:44:00Z"/>
              </w:rPr>
            </w:pPr>
            <w:del w:id="6791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92" w:author="Rinat Gub" w:date="2022-12-06T13:44:00Z"/>
              </w:rPr>
            </w:pPr>
            <w:del w:id="6793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794" w:author="Rinat Gub" w:date="2022-12-06T13:44:00Z"/>
              </w:rPr>
            </w:pPr>
            <w:del w:id="6795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9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97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98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799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0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1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2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3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804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5" w:author="Rinat Gub" w:date="2022-12-06T13:44:00Z"/>
              </w:rPr>
            </w:pPr>
            <w:del w:id="6806" w:author="Rinat Gub" w:date="2022-12-06T13:44:00Z">
              <w:r w:rsidRPr="00203244">
                <w:delText>Итого по главе 4.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7" w:author="Rinat Gub" w:date="2022-12-06T13:44:00Z"/>
              </w:rPr>
            </w:pPr>
            <w:del w:id="6808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09" w:author="Rinat Gub" w:date="2022-12-06T13:44:00Z"/>
              </w:rPr>
            </w:pPr>
            <w:del w:id="6810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1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2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3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4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5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6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7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18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819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20" w:author="Rinat Gub" w:date="2022-12-06T13:44:00Z"/>
              </w:rPr>
            </w:pPr>
            <w:del w:id="6821" w:author="Rinat Gub" w:date="2022-12-06T13:44:00Z">
              <w:r w:rsidRPr="00203244">
                <w:delText>Глава 5. Объекты транспортного хозяйства и связи</w:delText>
              </w:r>
            </w:del>
          </w:p>
        </w:tc>
      </w:tr>
      <w:tr w:rsidR="00B578FB" w:rsidRPr="00203244" w:rsidTr="00862F3A">
        <w:trPr>
          <w:cantSplit/>
          <w:del w:id="6822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23" w:author="Rinat Gub" w:date="2022-12-06T13:44:00Z"/>
              </w:rPr>
            </w:pPr>
            <w:del w:id="6824" w:author="Rinat Gub" w:date="2022-12-06T13:44:00Z">
              <w:r w:rsidRPr="00203244">
                <w:delText>5.1.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25" w:author="Rinat Gub" w:date="2022-12-06T13:44:00Z"/>
              </w:rPr>
            </w:pPr>
            <w:del w:id="6826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27" w:author="Rinat Gub" w:date="2022-12-06T13:44:00Z"/>
              </w:rPr>
            </w:pPr>
            <w:del w:id="6828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29" w:author="Rinat Gub" w:date="2022-12-06T13:44:00Z"/>
              </w:rPr>
            </w:pPr>
            <w:del w:id="6830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31" w:author="Rinat Gub" w:date="2022-12-06T13:44:00Z"/>
              </w:rPr>
            </w:pPr>
            <w:del w:id="6832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3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5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6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7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8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39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40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841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42" w:author="Rinat Gub" w:date="2022-12-06T13:44:00Z"/>
              </w:rPr>
            </w:pPr>
            <w:del w:id="6843" w:author="Rinat Gub" w:date="2022-12-06T13:44:00Z">
              <w:r w:rsidRPr="00203244">
                <w:delText>5.2.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44" w:author="Rinat Gub" w:date="2022-12-06T13:44:00Z"/>
              </w:rPr>
            </w:pPr>
            <w:del w:id="6845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46" w:author="Rinat Gub" w:date="2022-12-06T13:44:00Z"/>
              </w:rPr>
            </w:pPr>
            <w:del w:id="6847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48" w:author="Rinat Gub" w:date="2022-12-06T13:44:00Z"/>
              </w:rPr>
            </w:pPr>
            <w:del w:id="6849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50" w:author="Rinat Gub" w:date="2022-12-06T13:44:00Z"/>
              </w:rPr>
            </w:pPr>
            <w:del w:id="6851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2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3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4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5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6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7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8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59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860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61" w:author="Rinat Gub" w:date="2022-12-06T13:44:00Z"/>
              </w:rPr>
            </w:pPr>
            <w:del w:id="6862" w:author="Rinat Gub" w:date="2022-12-06T13:44:00Z">
              <w:r w:rsidRPr="00203244">
                <w:delText>Итого по главе 5.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63" w:author="Rinat Gub" w:date="2022-12-06T13:44:00Z"/>
              </w:rPr>
            </w:pPr>
            <w:del w:id="6864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65" w:author="Rinat Gub" w:date="2022-12-06T13:44:00Z"/>
              </w:rPr>
            </w:pPr>
            <w:del w:id="6866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67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68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69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0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1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2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3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4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875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6" w:author="Rinat Gub" w:date="2022-12-06T13:44:00Z"/>
              </w:rPr>
            </w:pPr>
            <w:del w:id="6877" w:author="Rinat Gub" w:date="2022-12-06T13:44:00Z">
              <w:r w:rsidRPr="00203244">
                <w:delText>Глава 6. Наружные сети и сооружения водоснабжения, канализации и т.д.</w:delText>
              </w:r>
            </w:del>
          </w:p>
        </w:tc>
      </w:tr>
      <w:tr w:rsidR="00B578FB" w:rsidRPr="00203244" w:rsidTr="00862F3A">
        <w:trPr>
          <w:cantSplit/>
          <w:del w:id="6878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79" w:author="Rinat Gub" w:date="2022-12-06T13:44:00Z"/>
              </w:rPr>
            </w:pPr>
            <w:del w:id="6880" w:author="Rinat Gub" w:date="2022-12-06T13:44:00Z">
              <w:r w:rsidRPr="00203244">
                <w:delText>6.1.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81" w:author="Rinat Gub" w:date="2022-12-06T13:44:00Z"/>
              </w:rPr>
            </w:pPr>
            <w:del w:id="6882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83" w:author="Rinat Gub" w:date="2022-12-06T13:44:00Z"/>
              </w:rPr>
            </w:pPr>
            <w:del w:id="6884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85" w:author="Rinat Gub" w:date="2022-12-06T13:44:00Z"/>
              </w:rPr>
            </w:pPr>
            <w:del w:id="688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887" w:author="Rinat Gub" w:date="2022-12-06T13:44:00Z"/>
              </w:rPr>
            </w:pPr>
            <w:del w:id="688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8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897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898" w:author="Rinat Gub" w:date="2022-12-06T13:44:00Z"/>
              </w:rPr>
            </w:pPr>
            <w:del w:id="6899" w:author="Rinat Gub" w:date="2022-12-06T13:44:00Z">
              <w:r w:rsidRPr="00203244">
                <w:delText>6.2.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00" w:author="Rinat Gub" w:date="2022-12-06T13:44:00Z"/>
              </w:rPr>
            </w:pPr>
            <w:del w:id="6901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02" w:author="Rinat Gub" w:date="2022-12-06T13:44:00Z"/>
              </w:rPr>
            </w:pPr>
            <w:del w:id="6903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04" w:author="Rinat Gub" w:date="2022-12-06T13:44:00Z"/>
              </w:rPr>
            </w:pPr>
            <w:del w:id="6905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06" w:author="Rinat Gub" w:date="2022-12-06T13:44:00Z"/>
              </w:rPr>
            </w:pPr>
            <w:del w:id="6907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08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0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0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1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2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3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4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5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916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7" w:author="Rinat Gub" w:date="2022-12-06T13:44:00Z"/>
              </w:rPr>
            </w:pPr>
            <w:del w:id="6918" w:author="Rinat Gub" w:date="2022-12-06T13:44:00Z">
              <w:r w:rsidRPr="00203244">
                <w:delText>Итого по главе 6.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19" w:author="Rinat Gub" w:date="2022-12-06T13:44:00Z"/>
              </w:rPr>
            </w:pPr>
            <w:del w:id="6920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1" w:author="Rinat Gub" w:date="2022-12-06T13:44:00Z"/>
              </w:rPr>
            </w:pPr>
            <w:del w:id="6922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3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5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6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7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8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29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30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931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32" w:author="Rinat Gub" w:date="2022-12-06T13:44:00Z"/>
              </w:rPr>
            </w:pPr>
            <w:del w:id="6933" w:author="Rinat Gub" w:date="2022-12-06T13:44:00Z">
              <w:r w:rsidRPr="00203244">
                <w:delText>Глава 7. Благоустройство и озеленение территории</w:delText>
              </w:r>
            </w:del>
          </w:p>
        </w:tc>
      </w:tr>
      <w:tr w:rsidR="00B578FB" w:rsidRPr="00203244" w:rsidTr="00862F3A">
        <w:trPr>
          <w:cantSplit/>
          <w:del w:id="6934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35" w:author="Rinat Gub" w:date="2022-12-06T13:44:00Z"/>
              </w:rPr>
            </w:pPr>
            <w:del w:id="6936" w:author="Rinat Gub" w:date="2022-12-06T13:44:00Z">
              <w:r w:rsidRPr="00203244">
                <w:delText>7.1.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37" w:author="Rinat Gub" w:date="2022-12-06T13:44:00Z"/>
              </w:rPr>
            </w:pPr>
            <w:del w:id="6938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39" w:author="Rinat Gub" w:date="2022-12-06T13:44:00Z"/>
              </w:rPr>
            </w:pPr>
            <w:del w:id="6940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41" w:author="Rinat Gub" w:date="2022-12-06T13:44:00Z"/>
              </w:rPr>
            </w:pPr>
            <w:del w:id="6942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43" w:author="Rinat Gub" w:date="2022-12-06T13:44:00Z"/>
              </w:rPr>
            </w:pPr>
            <w:del w:id="6944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4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4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47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48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49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50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51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52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953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54" w:author="Rinat Gub" w:date="2022-12-06T13:44:00Z"/>
              </w:rPr>
            </w:pPr>
            <w:del w:id="6955" w:author="Rinat Gub" w:date="2022-12-06T13:44:00Z">
              <w:r w:rsidRPr="00203244">
                <w:delText>7.2. и т.д.</w:delText>
              </w:r>
            </w:del>
          </w:p>
        </w:tc>
        <w:tc>
          <w:tcPr>
            <w:tcW w:w="520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56" w:author="Rinat Gub" w:date="2022-12-06T13:44:00Z"/>
              </w:rPr>
            </w:pPr>
            <w:del w:id="6957" w:author="Rinat Gub" w:date="2022-12-06T13:44:00Z">
              <w:r w:rsidRPr="00203244">
                <w:delText> </w:delText>
              </w:r>
            </w:del>
          </w:p>
        </w:tc>
        <w:tc>
          <w:tcPr>
            <w:tcW w:w="1007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58" w:author="Rinat Gub" w:date="2022-12-06T13:44:00Z"/>
              </w:rPr>
            </w:pPr>
            <w:del w:id="6959" w:author="Rinat Gub" w:date="2022-12-06T13:44:00Z">
              <w:r w:rsidRPr="00203244">
                <w:delText> 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60" w:author="Rinat Gub" w:date="2022-12-06T13:44:00Z"/>
              </w:rPr>
            </w:pPr>
            <w:del w:id="6961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62" w:author="Rinat Gub" w:date="2022-12-06T13:44:00Z"/>
              </w:rPr>
            </w:pPr>
            <w:del w:id="6963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6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6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66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67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68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69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70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71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972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73" w:author="Rinat Gub" w:date="2022-12-06T13:44:00Z"/>
              </w:rPr>
            </w:pPr>
            <w:del w:id="6974" w:author="Rinat Gub" w:date="2022-12-06T13:44:00Z">
              <w:r w:rsidRPr="00203244">
                <w:delText>Итого по главе 7.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75" w:author="Rinat Gub" w:date="2022-12-06T13:44:00Z"/>
              </w:rPr>
            </w:pPr>
            <w:del w:id="697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77" w:author="Rinat Gub" w:date="2022-12-06T13:44:00Z"/>
              </w:rPr>
            </w:pPr>
            <w:del w:id="697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7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8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6987" w:author="Rinat Gub" w:date="2022-12-06T13:44:00Z"/>
        </w:trPr>
        <w:tc>
          <w:tcPr>
            <w:tcW w:w="1920" w:type="pct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6988" w:author="Rinat Gub" w:date="2022-12-06T13:44:00Z"/>
              </w:rPr>
            </w:pPr>
            <w:del w:id="6989" w:author="Rinat Gub" w:date="2022-12-06T13:44:00Z">
              <w:r w:rsidRPr="00203244">
                <w:delText xml:space="preserve">Всего по главам 1—7 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90" w:author="Rinat Gub" w:date="2022-12-06T13:44:00Z"/>
              </w:rPr>
            </w:pPr>
            <w:del w:id="6991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6992" w:author="Rinat Gub" w:date="2022-12-06T13:44:00Z"/>
              </w:rPr>
            </w:pPr>
            <w:del w:id="6993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9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9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96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97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98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6999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00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01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002" w:author="Rinat Gub" w:date="2022-12-06T13:44:00Z"/>
        </w:trPr>
        <w:tc>
          <w:tcPr>
            <w:tcW w:w="1920" w:type="pct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7003" w:author="Rinat Gub" w:date="2022-12-06T13:44:00Z"/>
              </w:rPr>
            </w:pPr>
            <w:del w:id="7004" w:author="Rinat Gub" w:date="2022-12-06T13:44:00Z">
              <w:r w:rsidRPr="00203244">
                <w:delText>кроме того, материалы централизованной поставки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05" w:author="Rinat Gub" w:date="2022-12-06T13:44:00Z"/>
              </w:rPr>
            </w:pPr>
            <w:del w:id="700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07" w:author="Rinat Gub" w:date="2022-12-06T13:44:00Z"/>
              </w:rPr>
            </w:pPr>
            <w:del w:id="700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0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017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18" w:author="Rinat Gub" w:date="2022-12-06T13:44:00Z"/>
              </w:rPr>
            </w:pPr>
            <w:del w:id="7019" w:author="Rinat Gub" w:date="2022-12-06T13:44:00Z">
              <w:r w:rsidRPr="00203244">
                <w:delText>Глава 8. Временные здания и сооружения</w:delText>
              </w:r>
            </w:del>
          </w:p>
        </w:tc>
      </w:tr>
      <w:tr w:rsidR="00B578FB" w:rsidRPr="00203244" w:rsidTr="00862F3A">
        <w:trPr>
          <w:cantSplit/>
          <w:del w:id="7020" w:author="Rinat Gub" w:date="2022-12-06T13:44:00Z"/>
        </w:trPr>
        <w:tc>
          <w:tcPr>
            <w:tcW w:w="393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21" w:author="Rinat Gub" w:date="2022-12-06T13:44:00Z"/>
              </w:rPr>
            </w:pPr>
            <w:del w:id="7022" w:author="Rinat Gub" w:date="2022-12-06T13:44:00Z">
              <w:r w:rsidRPr="00203244">
                <w:lastRenderedPageBreak/>
                <w:delText>8.1</w:delText>
              </w:r>
            </w:del>
          </w:p>
        </w:tc>
        <w:tc>
          <w:tcPr>
            <w:tcW w:w="1527" w:type="pct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7023" w:author="Rinat Gub" w:date="2022-12-06T13:44:00Z"/>
              </w:rPr>
            </w:pPr>
            <w:del w:id="7024" w:author="Rinat Gub" w:date="2022-12-06T13:44:00Z">
              <w:r w:rsidRPr="00203244">
                <w:delText xml:space="preserve">Временные здания и сооружения 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25" w:author="Rinat Gub" w:date="2022-12-06T13:44:00Z"/>
              </w:rPr>
            </w:pPr>
            <w:del w:id="702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27" w:author="Rinat Gub" w:date="2022-12-06T13:44:00Z"/>
              </w:rPr>
            </w:pPr>
            <w:del w:id="702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2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037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38" w:author="Rinat Gub" w:date="2022-12-06T13:44:00Z"/>
              </w:rPr>
            </w:pPr>
            <w:del w:id="7039" w:author="Rinat Gub" w:date="2022-12-06T13:44:00Z">
              <w:r w:rsidRPr="00203244">
                <w:delText>Итого по главе 8.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0" w:author="Rinat Gub" w:date="2022-12-06T13:44:00Z"/>
              </w:rPr>
            </w:pPr>
            <w:del w:id="7041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2" w:author="Rinat Gub" w:date="2022-12-06T13:44:00Z"/>
              </w:rPr>
            </w:pPr>
            <w:del w:id="7043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6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7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8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49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50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51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052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53" w:author="Rinat Gub" w:date="2022-12-06T13:44:00Z"/>
              </w:rPr>
            </w:pPr>
            <w:del w:id="7054" w:author="Rinat Gub" w:date="2022-12-06T13:44:00Z">
              <w:r w:rsidRPr="00203244">
                <w:delText>Всего по главам 1—8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55" w:author="Rinat Gub" w:date="2022-12-06T13:44:00Z"/>
              </w:rPr>
            </w:pPr>
            <w:del w:id="705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57" w:author="Rinat Gub" w:date="2022-12-06T13:44:00Z"/>
              </w:rPr>
            </w:pPr>
            <w:del w:id="705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5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067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68" w:author="Rinat Gub" w:date="2022-12-06T13:44:00Z"/>
              </w:rPr>
            </w:pPr>
            <w:del w:id="7069" w:author="Rinat Gub" w:date="2022-12-06T13:44:00Z">
              <w:r w:rsidRPr="00203244">
                <w:delText>Глава 9. Прочие работы и затраты</w:delText>
              </w:r>
            </w:del>
          </w:p>
        </w:tc>
      </w:tr>
      <w:tr w:rsidR="00B578FB" w:rsidRPr="00203244" w:rsidTr="00862F3A">
        <w:trPr>
          <w:cantSplit/>
          <w:del w:id="7070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71" w:author="Rinat Gub" w:date="2022-12-06T13:44:00Z"/>
              </w:rPr>
            </w:pPr>
            <w:del w:id="7072" w:author="Rinat Gub" w:date="2022-12-06T13:44:00Z">
              <w:r w:rsidRPr="00203244">
                <w:delText>9.1.</w:delText>
              </w:r>
            </w:del>
          </w:p>
        </w:tc>
        <w:tc>
          <w:tcPr>
            <w:tcW w:w="1527" w:type="pct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7073" w:author="Rinat Gub" w:date="2022-12-06T13:44:00Z"/>
              </w:rPr>
            </w:pPr>
            <w:del w:id="7074" w:author="Rinat Gub" w:date="2022-12-06T13:44:00Z">
              <w:r w:rsidRPr="00203244">
                <w:delText xml:space="preserve">Зимнее удорожание 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75" w:author="Rinat Gub" w:date="2022-12-06T13:44:00Z"/>
              </w:rPr>
            </w:pPr>
            <w:del w:id="707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77" w:author="Rinat Gub" w:date="2022-12-06T13:44:00Z"/>
              </w:rPr>
            </w:pPr>
            <w:del w:id="707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7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6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087" w:author="Rinat Gub" w:date="2022-12-06T13:44:00Z"/>
        </w:trPr>
        <w:tc>
          <w:tcPr>
            <w:tcW w:w="39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88" w:author="Rinat Gub" w:date="2022-12-06T13:44:00Z"/>
              </w:rPr>
            </w:pPr>
            <w:del w:id="7089" w:author="Rinat Gub" w:date="2022-12-06T13:44:00Z">
              <w:r w:rsidRPr="00203244">
                <w:delText>9.2.</w:delText>
              </w:r>
            </w:del>
          </w:p>
        </w:tc>
        <w:tc>
          <w:tcPr>
            <w:tcW w:w="1527" w:type="pct"/>
            <w:gridSpan w:val="2"/>
            <w:vAlign w:val="center"/>
          </w:tcPr>
          <w:p w:rsidR="00B578FB" w:rsidRPr="00203244" w:rsidRDefault="00B578FB" w:rsidP="00FF6A02">
            <w:pPr>
              <w:pStyle w:val="af0"/>
              <w:rPr>
                <w:del w:id="7090" w:author="Rinat Gub" w:date="2022-12-06T13:44:00Z"/>
              </w:rPr>
            </w:pPr>
            <w:del w:id="7091" w:author="Rinat Gub" w:date="2022-12-06T13:44:00Z">
              <w:r w:rsidRPr="00203244">
                <w:delText>Прочие лимитированные и нелимитированые затраты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92" w:author="Rinat Gub" w:date="2022-12-06T13:44:00Z"/>
              </w:rPr>
            </w:pPr>
            <w:del w:id="7093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094" w:author="Rinat Gub" w:date="2022-12-06T13:44:00Z"/>
              </w:rPr>
            </w:pPr>
            <w:del w:id="7095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9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97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98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099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0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1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2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3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104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5" w:author="Rinat Gub" w:date="2022-12-06T13:44:00Z"/>
              </w:rPr>
            </w:pPr>
            <w:del w:id="7106" w:author="Rinat Gub" w:date="2022-12-06T13:44:00Z">
              <w:r w:rsidRPr="00203244">
                <w:delText>Итого по главе 9.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7" w:author="Rinat Gub" w:date="2022-12-06T13:44:00Z"/>
              </w:rPr>
            </w:pPr>
            <w:del w:id="7108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09" w:author="Rinat Gub" w:date="2022-12-06T13:44:00Z"/>
              </w:rPr>
            </w:pPr>
            <w:del w:id="7110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1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2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3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4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5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6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7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18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119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0" w:author="Rinat Gub" w:date="2022-12-06T13:44:00Z"/>
              </w:rPr>
            </w:pPr>
            <w:del w:id="7121" w:author="Rinat Gub" w:date="2022-12-06T13:44:00Z">
              <w:r w:rsidRPr="00203244">
                <w:delText>Всего по главам 1—9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2" w:author="Rinat Gub" w:date="2022-12-06T13:44:00Z"/>
              </w:rPr>
            </w:pPr>
            <w:del w:id="7123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4" w:author="Rinat Gub" w:date="2022-12-06T13:44:00Z"/>
              </w:rPr>
            </w:pPr>
            <w:del w:id="7125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7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8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29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30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31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32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33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134" w:author="Rinat Gub" w:date="2022-12-06T13:44:00Z"/>
        </w:trPr>
        <w:tc>
          <w:tcPr>
            <w:tcW w:w="1920" w:type="pct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7135" w:author="Rinat Gub" w:date="2022-12-06T13:44:00Z"/>
              </w:rPr>
            </w:pPr>
            <w:del w:id="7136" w:author="Rinat Gub" w:date="2022-12-06T13:44:00Z">
              <w:r w:rsidRPr="00203244">
                <w:delText>Резерв подрядчика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137" w:author="Rinat Gub" w:date="2022-12-06T13:44:00Z"/>
              </w:rPr>
            </w:pPr>
            <w:del w:id="7138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139" w:author="Rinat Gub" w:date="2022-12-06T13:44:00Z"/>
              </w:rPr>
            </w:pPr>
            <w:del w:id="7140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1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2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3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4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5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6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7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48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149" w:author="Rinat Gub" w:date="2022-12-06T13:44:00Z"/>
        </w:trPr>
        <w:tc>
          <w:tcPr>
            <w:tcW w:w="1920" w:type="pct"/>
            <w:gridSpan w:val="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0" w:author="Rinat Gub" w:date="2022-12-06T13:44:00Z"/>
              </w:rPr>
            </w:pPr>
            <w:del w:id="7151" w:author="Rinat Gub" w:date="2022-12-06T13:44:00Z">
              <w:r w:rsidRPr="00203244">
                <w:delText>Итого по главам 1-9 с учетом резерва подрядчика</w:delText>
              </w:r>
            </w:del>
          </w:p>
        </w:tc>
        <w:tc>
          <w:tcPr>
            <w:tcW w:w="19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2" w:author="Rinat Gub" w:date="2022-12-06T13:44:00Z"/>
              </w:rPr>
            </w:pPr>
            <w:del w:id="7153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4" w:author="Rinat Gub" w:date="2022-12-06T13:44:00Z"/>
              </w:rPr>
            </w:pPr>
            <w:del w:id="7155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6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7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8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59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60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61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62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63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164" w:author="Rinat Gub" w:date="2022-12-06T13:44:00Z"/>
        </w:trPr>
        <w:tc>
          <w:tcPr>
            <w:tcW w:w="5000" w:type="pct"/>
            <w:gridSpan w:val="13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65" w:author="Rinat Gub" w:date="2022-12-06T13:44:00Z"/>
              </w:rPr>
            </w:pPr>
            <w:del w:id="7166" w:author="Rinat Gub" w:date="2022-12-06T13:44:00Z">
              <w:r w:rsidRPr="00203244">
                <w:delText>Налоги, отчисления, пошлины</w:delText>
              </w:r>
            </w:del>
          </w:p>
        </w:tc>
      </w:tr>
      <w:tr w:rsidR="00B578FB" w:rsidRPr="00203244" w:rsidTr="00862F3A">
        <w:trPr>
          <w:cantSplit/>
          <w:del w:id="7167" w:author="Rinat Gub" w:date="2022-12-06T13:44:00Z"/>
        </w:trPr>
        <w:tc>
          <w:tcPr>
            <w:tcW w:w="1920" w:type="pct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7168" w:author="Rinat Gub" w:date="2022-12-06T13:44:00Z"/>
              </w:rPr>
            </w:pPr>
            <w:del w:id="7169" w:author="Rinat Gub" w:date="2022-12-06T13:44:00Z">
              <w:r w:rsidRPr="00203244">
                <w:delText>Налог на добавленную стоимость 18%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170" w:author="Rinat Gub" w:date="2022-12-06T13:44:00Z"/>
              </w:rPr>
            </w:pPr>
            <w:del w:id="7171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172" w:author="Rinat Gub" w:date="2022-12-06T13:44:00Z"/>
              </w:rPr>
            </w:pPr>
            <w:del w:id="7173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74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75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76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77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78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79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80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81" w:author="Rinat Gub" w:date="2022-12-06T13:44:00Z"/>
              </w:rPr>
            </w:pPr>
          </w:p>
        </w:tc>
      </w:tr>
      <w:tr w:rsidR="00B578FB" w:rsidRPr="00203244" w:rsidTr="00862F3A">
        <w:trPr>
          <w:cantSplit/>
          <w:del w:id="7182" w:author="Rinat Gub" w:date="2022-12-06T13:44:00Z"/>
        </w:trPr>
        <w:tc>
          <w:tcPr>
            <w:tcW w:w="1920" w:type="pct"/>
            <w:gridSpan w:val="3"/>
            <w:vAlign w:val="center"/>
          </w:tcPr>
          <w:p w:rsidR="00B578FB" w:rsidRPr="00203244" w:rsidRDefault="00B578FB" w:rsidP="00FF6A02">
            <w:pPr>
              <w:pStyle w:val="af0"/>
              <w:rPr>
                <w:del w:id="7183" w:author="Rinat Gub" w:date="2022-12-06T13:44:00Z"/>
              </w:rPr>
            </w:pPr>
            <w:del w:id="7184" w:author="Rinat Gub" w:date="2022-12-06T13:44:00Z">
              <w:r w:rsidRPr="00203244">
                <w:delText>ВСЕГО с учетом налога на добавленную стоимость:</w:delText>
              </w:r>
            </w:del>
          </w:p>
        </w:tc>
        <w:tc>
          <w:tcPr>
            <w:tcW w:w="191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185" w:author="Rinat Gub" w:date="2022-12-06T13:44:00Z"/>
              </w:rPr>
            </w:pPr>
            <w:del w:id="7186" w:author="Rinat Gub" w:date="2022-12-06T13:44:00Z">
              <w:r w:rsidRPr="00203244">
                <w:delText> </w:delText>
              </w:r>
            </w:del>
          </w:p>
        </w:tc>
        <w:tc>
          <w:tcPr>
            <w:tcW w:w="1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187" w:author="Rinat Gub" w:date="2022-12-06T13:44:00Z"/>
              </w:rPr>
            </w:pPr>
            <w:del w:id="7188" w:author="Rinat Gub" w:date="2022-12-06T13:44:00Z">
              <w:r w:rsidRPr="00203244">
                <w:delText> </w:delText>
              </w:r>
            </w:del>
          </w:p>
        </w:tc>
        <w:tc>
          <w:tcPr>
            <w:tcW w:w="64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89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0" w:author="Rinat Gub" w:date="2022-12-06T13:44:00Z"/>
              </w:rPr>
            </w:pPr>
          </w:p>
        </w:tc>
        <w:tc>
          <w:tcPr>
            <w:tcW w:w="277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1" w:author="Rinat Gub" w:date="2022-12-06T13:44:00Z"/>
              </w:rPr>
            </w:pPr>
          </w:p>
        </w:tc>
        <w:tc>
          <w:tcPr>
            <w:tcW w:w="279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2" w:author="Rinat Gub" w:date="2022-12-06T13:44:00Z"/>
              </w:rPr>
            </w:pPr>
          </w:p>
        </w:tc>
        <w:tc>
          <w:tcPr>
            <w:tcW w:w="185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3" w:author="Rinat Gub" w:date="2022-12-06T13:44:00Z"/>
              </w:rPr>
            </w:pPr>
          </w:p>
        </w:tc>
        <w:tc>
          <w:tcPr>
            <w:tcW w:w="186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4" w:author="Rinat Gub" w:date="2022-12-06T13:44:00Z"/>
              </w:rPr>
            </w:pPr>
          </w:p>
        </w:tc>
        <w:tc>
          <w:tcPr>
            <w:tcW w:w="223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5" w:author="Rinat Gub" w:date="2022-12-06T13:44:00Z"/>
              </w:rPr>
            </w:pPr>
          </w:p>
        </w:tc>
        <w:tc>
          <w:tcPr>
            <w:tcW w:w="624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196" w:author="Rinat Gub" w:date="2022-12-06T13:44:00Z"/>
              </w:rPr>
            </w:pPr>
          </w:p>
        </w:tc>
      </w:tr>
    </w:tbl>
    <w:p w:rsidR="00B578FB" w:rsidRPr="00203244" w:rsidRDefault="00B578FB" w:rsidP="00B578FB">
      <w:pPr>
        <w:rPr>
          <w:del w:id="7197" w:author="Rinat Gub" w:date="2022-12-06T13:44:00Z"/>
        </w:rPr>
      </w:pPr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7198" w:author="Rinat Gub" w:date="2022-12-06T13:44:00Z"/>
          <w:szCs w:val="24"/>
        </w:rPr>
      </w:pPr>
      <w:del w:id="7199" w:author="Rinat Gub" w:date="2022-12-06T13:44:00Z">
        <w:r w:rsidRPr="00203244">
          <w:rPr>
            <w:szCs w:val="24"/>
          </w:rPr>
          <w:delText>___________________________________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7200" w:author="Rinat Gub" w:date="2022-12-06T13:44:00Z"/>
          <w:szCs w:val="24"/>
          <w:vertAlign w:val="superscript"/>
        </w:rPr>
      </w:pPr>
      <w:del w:id="7201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19059B">
      <w:pPr>
        <w:keepNext/>
        <w:spacing w:before="120"/>
        <w:ind w:left="709" w:right="10034" w:firstLine="0"/>
        <w:rPr>
          <w:del w:id="7202" w:author="Rinat Gub" w:date="2022-12-06T13:44:00Z"/>
          <w:szCs w:val="24"/>
        </w:rPr>
      </w:pPr>
      <w:del w:id="7203" w:author="Rinat Gub" w:date="2022-12-06T13:44:00Z">
        <w:r w:rsidRPr="00203244">
          <w:rPr>
            <w:szCs w:val="24"/>
          </w:rPr>
          <w:delText>____________________________________</w:delText>
        </w:r>
      </w:del>
    </w:p>
    <w:p w:rsidR="00B578FB" w:rsidRPr="00203244" w:rsidRDefault="00B578FB" w:rsidP="0019059B">
      <w:pPr>
        <w:keepNext/>
        <w:ind w:right="10034" w:firstLine="0"/>
        <w:jc w:val="center"/>
        <w:rPr>
          <w:del w:id="7204" w:author="Rinat Gub" w:date="2022-12-06T13:44:00Z"/>
          <w:szCs w:val="24"/>
          <w:vertAlign w:val="superscript"/>
        </w:rPr>
      </w:pPr>
      <w:del w:id="7205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B578FB" w:rsidRPr="00203244" w:rsidRDefault="00B578FB" w:rsidP="0019059B">
      <w:pPr>
        <w:ind w:right="9890" w:firstLine="0"/>
        <w:rPr>
          <w:del w:id="7206" w:author="Rinat Gub" w:date="2022-12-06T13:44:00Z"/>
          <w:b/>
          <w:i/>
        </w:rPr>
        <w:sectPr w:rsidR="00B578FB" w:rsidRPr="00203244" w:rsidSect="00694DD2">
          <w:headerReference w:type="even" r:id="rId68"/>
          <w:headerReference w:type="default" r:id="rId69"/>
          <w:footerReference w:type="default" r:id="rId70"/>
          <w:headerReference w:type="first" r:id="rId71"/>
          <w:footnotePr>
            <w:numRestart w:val="eachPage"/>
          </w:footnotePr>
          <w:pgSz w:w="16838" w:h="11906" w:orient="landscape"/>
          <w:pgMar w:top="1247" w:right="567" w:bottom="1021" w:left="510" w:header="737" w:footer="680" w:gutter="0"/>
          <w:cols w:space="708"/>
          <w:docGrid w:linePitch="360"/>
        </w:sectPr>
      </w:pPr>
    </w:p>
    <w:p w:rsidR="00B578FB" w:rsidRPr="00203244" w:rsidRDefault="00B578FB" w:rsidP="00EA6BA5">
      <w:pPr>
        <w:pStyle w:val="afff"/>
        <w:spacing w:before="0"/>
        <w:rPr>
          <w:del w:id="7221" w:author="Rinat Gub" w:date="2022-12-06T13:44:00Z"/>
        </w:rPr>
      </w:pPr>
      <w:del w:id="7222" w:author="Rinat Gub" w:date="2022-12-06T13:44:00Z">
        <w:r w:rsidRPr="00203244">
          <w:lastRenderedPageBreak/>
          <w:delText>перечень материалов централизованной поставки (поставки Заказчика) для выполнения строительно-монтажных работ (справочно) (Форма 2.3)</w:delText>
        </w:r>
      </w:del>
    </w:p>
    <w:p w:rsidR="00B578FB" w:rsidRPr="00203244" w:rsidRDefault="00B578FB" w:rsidP="00B578FB">
      <w:pPr>
        <w:rPr>
          <w:del w:id="7223" w:author="Rinat Gub" w:date="2022-12-06T13:44:00Z"/>
          <w:b/>
          <w:i/>
        </w:rPr>
      </w:pPr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1"/>
        <w:gridCol w:w="2070"/>
        <w:gridCol w:w="4886"/>
        <w:gridCol w:w="1017"/>
        <w:gridCol w:w="774"/>
      </w:tblGrid>
      <w:tr w:rsidR="00B578FB" w:rsidRPr="00203244" w:rsidTr="00C04903">
        <w:trPr>
          <w:cantSplit/>
          <w:trHeight w:val="20"/>
          <w:del w:id="7224" w:author="Rinat Gub" w:date="2022-12-06T13:44:00Z"/>
        </w:trPr>
        <w:tc>
          <w:tcPr>
            <w:tcW w:w="356" w:type="pct"/>
            <w:vAlign w:val="center"/>
          </w:tcPr>
          <w:p w:rsidR="00B578FB" w:rsidRPr="00203244" w:rsidRDefault="00B578FB" w:rsidP="00FF6A02">
            <w:pPr>
              <w:pStyle w:val="ae"/>
              <w:jc w:val="both"/>
              <w:rPr>
                <w:del w:id="7225" w:author="Rinat Gub" w:date="2022-12-06T13:44:00Z"/>
                <w:szCs w:val="18"/>
                <w:lang w:bidi="ar-SA"/>
              </w:rPr>
            </w:pPr>
            <w:del w:id="7226" w:author="Rinat Gub" w:date="2022-12-06T13:44:00Z">
              <w:r w:rsidRPr="00203244">
                <w:rPr>
                  <w:b/>
                  <w:szCs w:val="18"/>
                  <w:lang w:bidi="ar-SA"/>
                </w:rPr>
                <w:delText>№ п</w:delText>
              </w:r>
              <w:r w:rsidRPr="00203244">
                <w:rPr>
                  <w:szCs w:val="18"/>
                  <w:lang w:bidi="ar-SA"/>
                </w:rPr>
                <w:delText>/п</w:delText>
              </w:r>
            </w:del>
          </w:p>
        </w:tc>
        <w:tc>
          <w:tcPr>
            <w:tcW w:w="1099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7227" w:author="Rinat Gub" w:date="2022-12-06T13:44:00Z"/>
                <w:szCs w:val="18"/>
                <w:lang w:bidi="ar-SA"/>
              </w:rPr>
            </w:pPr>
            <w:del w:id="7228" w:author="Rinat Gub" w:date="2022-12-06T13:44:00Z">
              <w:r w:rsidRPr="00203244">
                <w:rPr>
                  <w:szCs w:val="18"/>
                  <w:lang w:bidi="ar-SA"/>
                </w:rPr>
                <w:delText>Коды материалов по унифицированной номенклатуре</w:delText>
              </w:r>
            </w:del>
          </w:p>
        </w:tc>
        <w:tc>
          <w:tcPr>
            <w:tcW w:w="2594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7229" w:author="Rinat Gub" w:date="2022-12-06T13:44:00Z"/>
                <w:szCs w:val="18"/>
                <w:lang w:bidi="ar-SA"/>
              </w:rPr>
            </w:pPr>
            <w:del w:id="7230" w:author="Rinat Gub" w:date="2022-12-06T13:44:00Z">
              <w:r w:rsidRPr="00203244">
                <w:rPr>
                  <w:szCs w:val="18"/>
                  <w:lang w:bidi="ar-SA"/>
                </w:rPr>
                <w:delText>Наименование</w:delText>
              </w:r>
            </w:del>
          </w:p>
        </w:tc>
        <w:tc>
          <w:tcPr>
            <w:tcW w:w="540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7231" w:author="Rinat Gub" w:date="2022-12-06T13:44:00Z"/>
                <w:szCs w:val="18"/>
                <w:lang w:bidi="ar-SA"/>
              </w:rPr>
            </w:pPr>
            <w:del w:id="7232" w:author="Rinat Gub" w:date="2022-12-06T13:44:00Z">
              <w:r w:rsidRPr="00203244">
                <w:rPr>
                  <w:szCs w:val="18"/>
                  <w:lang w:bidi="ar-SA"/>
                </w:rPr>
                <w:delText>Ед. изм.</w:delText>
              </w:r>
            </w:del>
          </w:p>
        </w:tc>
        <w:tc>
          <w:tcPr>
            <w:tcW w:w="411" w:type="pct"/>
            <w:vAlign w:val="center"/>
          </w:tcPr>
          <w:p w:rsidR="00B578FB" w:rsidRPr="00203244" w:rsidRDefault="00B578FB" w:rsidP="00FF6A02">
            <w:pPr>
              <w:pStyle w:val="ae"/>
              <w:rPr>
                <w:del w:id="7233" w:author="Rinat Gub" w:date="2022-12-06T13:44:00Z"/>
                <w:szCs w:val="18"/>
                <w:lang w:bidi="ar-SA"/>
              </w:rPr>
            </w:pPr>
            <w:del w:id="7234" w:author="Rinat Gub" w:date="2022-12-06T13:44:00Z">
              <w:r w:rsidRPr="00203244">
                <w:rPr>
                  <w:szCs w:val="18"/>
                  <w:lang w:bidi="ar-SA"/>
                </w:rPr>
                <w:delText>Кол-во</w:delText>
              </w:r>
            </w:del>
          </w:p>
        </w:tc>
      </w:tr>
      <w:tr w:rsidR="00B578FB" w:rsidRPr="00203244" w:rsidTr="00C04903">
        <w:trPr>
          <w:cantSplit/>
          <w:trHeight w:val="20"/>
          <w:del w:id="7235" w:author="Rinat Gub" w:date="2022-12-06T13:44:00Z"/>
        </w:trPr>
        <w:tc>
          <w:tcPr>
            <w:tcW w:w="356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7236" w:author="Rinat Gub" w:date="2022-12-06T13:44:00Z"/>
                <w:szCs w:val="18"/>
                <w:lang w:bidi="ar-SA"/>
              </w:rPr>
            </w:pPr>
            <w:del w:id="7237" w:author="Rinat Gub" w:date="2022-12-06T13:44:00Z">
              <w:r w:rsidRPr="00203244">
                <w:rPr>
                  <w:szCs w:val="18"/>
                  <w:lang w:bidi="ar-SA"/>
                </w:rPr>
                <w:delText>1</w:delText>
              </w:r>
            </w:del>
          </w:p>
        </w:tc>
        <w:tc>
          <w:tcPr>
            <w:tcW w:w="1099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7238" w:author="Rinat Gub" w:date="2022-12-06T13:44:00Z"/>
                <w:szCs w:val="18"/>
                <w:lang w:bidi="ar-SA"/>
              </w:rPr>
            </w:pPr>
            <w:del w:id="7239" w:author="Rinat Gub" w:date="2022-12-06T13:44:00Z">
              <w:r w:rsidRPr="00203244">
                <w:rPr>
                  <w:szCs w:val="18"/>
                  <w:lang w:bidi="ar-SA"/>
                </w:rPr>
                <w:delText>2</w:delText>
              </w:r>
            </w:del>
          </w:p>
        </w:tc>
        <w:tc>
          <w:tcPr>
            <w:tcW w:w="2594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7240" w:author="Rinat Gub" w:date="2022-12-06T13:44:00Z"/>
                <w:szCs w:val="18"/>
                <w:lang w:bidi="ar-SA"/>
              </w:rPr>
            </w:pPr>
            <w:del w:id="7241" w:author="Rinat Gub" w:date="2022-12-06T13:44:00Z">
              <w:r w:rsidRPr="00203244">
                <w:rPr>
                  <w:szCs w:val="18"/>
                  <w:lang w:bidi="ar-SA"/>
                </w:rPr>
                <w:delText>3</w:delText>
              </w:r>
            </w:del>
          </w:p>
        </w:tc>
        <w:tc>
          <w:tcPr>
            <w:tcW w:w="540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7242" w:author="Rinat Gub" w:date="2022-12-06T13:44:00Z"/>
                <w:szCs w:val="18"/>
                <w:lang w:bidi="ar-SA"/>
              </w:rPr>
            </w:pPr>
            <w:del w:id="7243" w:author="Rinat Gub" w:date="2022-12-06T13:44:00Z">
              <w:r w:rsidRPr="00203244">
                <w:rPr>
                  <w:szCs w:val="18"/>
                  <w:lang w:bidi="ar-SA"/>
                </w:rPr>
                <w:delText>4</w:delText>
              </w:r>
            </w:del>
          </w:p>
        </w:tc>
        <w:tc>
          <w:tcPr>
            <w:tcW w:w="411" w:type="pct"/>
            <w:noWrap/>
            <w:vAlign w:val="center"/>
          </w:tcPr>
          <w:p w:rsidR="00B578FB" w:rsidRPr="00203244" w:rsidRDefault="00B578FB" w:rsidP="00FF6A02">
            <w:pPr>
              <w:pStyle w:val="ae"/>
              <w:rPr>
                <w:del w:id="7244" w:author="Rinat Gub" w:date="2022-12-06T13:44:00Z"/>
                <w:szCs w:val="18"/>
                <w:lang w:bidi="ar-SA"/>
              </w:rPr>
            </w:pPr>
            <w:del w:id="7245" w:author="Rinat Gub" w:date="2022-12-06T13:44:00Z">
              <w:r w:rsidRPr="00203244">
                <w:rPr>
                  <w:szCs w:val="18"/>
                  <w:lang w:bidi="ar-SA"/>
                </w:rPr>
                <w:delText>5</w:delText>
              </w:r>
            </w:del>
          </w:p>
        </w:tc>
      </w:tr>
      <w:tr w:rsidR="00B578FB" w:rsidRPr="00203244" w:rsidTr="00C04903">
        <w:trPr>
          <w:cantSplit/>
          <w:trHeight w:val="20"/>
          <w:del w:id="7246" w:author="Rinat Gub" w:date="2022-12-06T13:44:00Z"/>
        </w:trPr>
        <w:tc>
          <w:tcPr>
            <w:tcW w:w="356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47" w:author="Rinat Gub" w:date="2022-12-06T13:44:00Z"/>
              </w:rPr>
            </w:pPr>
          </w:p>
        </w:tc>
        <w:tc>
          <w:tcPr>
            <w:tcW w:w="1099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48" w:author="Rinat Gub" w:date="2022-12-06T13:44:00Z"/>
              </w:rPr>
            </w:pPr>
          </w:p>
        </w:tc>
        <w:tc>
          <w:tcPr>
            <w:tcW w:w="25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49" w:author="Rinat Gub" w:date="2022-12-06T13:44:00Z"/>
              </w:rPr>
            </w:pPr>
          </w:p>
        </w:tc>
        <w:tc>
          <w:tcPr>
            <w:tcW w:w="540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50" w:author="Rinat Gub" w:date="2022-12-06T13:44:00Z"/>
              </w:rPr>
            </w:pPr>
          </w:p>
        </w:tc>
        <w:tc>
          <w:tcPr>
            <w:tcW w:w="41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251" w:author="Rinat Gub" w:date="2022-12-06T13:44:00Z"/>
              </w:rPr>
            </w:pPr>
          </w:p>
        </w:tc>
      </w:tr>
      <w:tr w:rsidR="00B578FB" w:rsidRPr="00203244" w:rsidTr="00C04903">
        <w:trPr>
          <w:cantSplit/>
          <w:trHeight w:val="20"/>
          <w:del w:id="7252" w:author="Rinat Gub" w:date="2022-12-06T13:44:00Z"/>
        </w:trPr>
        <w:tc>
          <w:tcPr>
            <w:tcW w:w="356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53" w:author="Rinat Gub" w:date="2022-12-06T13:44:00Z"/>
              </w:rPr>
            </w:pPr>
          </w:p>
        </w:tc>
        <w:tc>
          <w:tcPr>
            <w:tcW w:w="1099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54" w:author="Rinat Gub" w:date="2022-12-06T13:44:00Z"/>
              </w:rPr>
            </w:pPr>
          </w:p>
        </w:tc>
        <w:tc>
          <w:tcPr>
            <w:tcW w:w="25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55" w:author="Rinat Gub" w:date="2022-12-06T13:44:00Z"/>
              </w:rPr>
            </w:pPr>
          </w:p>
        </w:tc>
        <w:tc>
          <w:tcPr>
            <w:tcW w:w="540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56" w:author="Rinat Gub" w:date="2022-12-06T13:44:00Z"/>
              </w:rPr>
            </w:pPr>
          </w:p>
        </w:tc>
        <w:tc>
          <w:tcPr>
            <w:tcW w:w="41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257" w:author="Rinat Gub" w:date="2022-12-06T13:44:00Z"/>
              </w:rPr>
            </w:pPr>
          </w:p>
        </w:tc>
      </w:tr>
      <w:tr w:rsidR="00B578FB" w:rsidRPr="00203244" w:rsidTr="00C04903">
        <w:trPr>
          <w:cantSplit/>
          <w:trHeight w:val="20"/>
          <w:del w:id="7258" w:author="Rinat Gub" w:date="2022-12-06T13:44:00Z"/>
        </w:trPr>
        <w:tc>
          <w:tcPr>
            <w:tcW w:w="356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59" w:author="Rinat Gub" w:date="2022-12-06T13:44:00Z"/>
              </w:rPr>
            </w:pPr>
          </w:p>
        </w:tc>
        <w:tc>
          <w:tcPr>
            <w:tcW w:w="1099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0" w:author="Rinat Gub" w:date="2022-12-06T13:44:00Z"/>
              </w:rPr>
            </w:pPr>
          </w:p>
        </w:tc>
        <w:tc>
          <w:tcPr>
            <w:tcW w:w="25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1" w:author="Rinat Gub" w:date="2022-12-06T13:44:00Z"/>
              </w:rPr>
            </w:pPr>
          </w:p>
        </w:tc>
        <w:tc>
          <w:tcPr>
            <w:tcW w:w="540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2" w:author="Rinat Gub" w:date="2022-12-06T13:44:00Z"/>
              </w:rPr>
            </w:pPr>
          </w:p>
        </w:tc>
        <w:tc>
          <w:tcPr>
            <w:tcW w:w="41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263" w:author="Rinat Gub" w:date="2022-12-06T13:44:00Z"/>
              </w:rPr>
            </w:pPr>
          </w:p>
        </w:tc>
      </w:tr>
      <w:tr w:rsidR="00B578FB" w:rsidRPr="00203244" w:rsidTr="00C04903">
        <w:trPr>
          <w:cantSplit/>
          <w:trHeight w:val="20"/>
          <w:del w:id="7264" w:author="Rinat Gub" w:date="2022-12-06T13:44:00Z"/>
        </w:trPr>
        <w:tc>
          <w:tcPr>
            <w:tcW w:w="356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5" w:author="Rinat Gub" w:date="2022-12-06T13:44:00Z"/>
              </w:rPr>
            </w:pPr>
            <w:del w:id="7266" w:author="Rinat Gub" w:date="2022-12-06T13:44:00Z">
              <w:r w:rsidRPr="00203244">
                <w:delText>…</w:delText>
              </w:r>
            </w:del>
          </w:p>
        </w:tc>
        <w:tc>
          <w:tcPr>
            <w:tcW w:w="1099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7" w:author="Rinat Gub" w:date="2022-12-06T13:44:00Z"/>
              </w:rPr>
            </w:pPr>
          </w:p>
        </w:tc>
        <w:tc>
          <w:tcPr>
            <w:tcW w:w="2594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8" w:author="Rinat Gub" w:date="2022-12-06T13:44:00Z"/>
              </w:rPr>
            </w:pPr>
          </w:p>
        </w:tc>
        <w:tc>
          <w:tcPr>
            <w:tcW w:w="540" w:type="pct"/>
            <w:vAlign w:val="center"/>
          </w:tcPr>
          <w:p w:rsidR="00B578FB" w:rsidRPr="00203244" w:rsidRDefault="00B578FB" w:rsidP="00FF6A02">
            <w:pPr>
              <w:pStyle w:val="af0"/>
              <w:rPr>
                <w:del w:id="7269" w:author="Rinat Gub" w:date="2022-12-06T13:44:00Z"/>
              </w:rPr>
            </w:pPr>
          </w:p>
        </w:tc>
        <w:tc>
          <w:tcPr>
            <w:tcW w:w="411" w:type="pct"/>
            <w:noWrap/>
            <w:vAlign w:val="center"/>
          </w:tcPr>
          <w:p w:rsidR="00B578FB" w:rsidRPr="00203244" w:rsidRDefault="00B578FB" w:rsidP="00FF6A02">
            <w:pPr>
              <w:pStyle w:val="af0"/>
              <w:rPr>
                <w:del w:id="7270" w:author="Rinat Gub" w:date="2022-12-06T13:44:00Z"/>
              </w:rPr>
            </w:pPr>
          </w:p>
        </w:tc>
      </w:tr>
    </w:tbl>
    <w:p w:rsidR="00B578FB" w:rsidRPr="00203244" w:rsidRDefault="00B578FB" w:rsidP="00B578FB">
      <w:pPr>
        <w:rPr>
          <w:del w:id="7271" w:author="Rinat Gub" w:date="2022-12-06T13:44:00Z"/>
          <w:b/>
          <w:i/>
        </w:rPr>
      </w:pPr>
    </w:p>
    <w:p w:rsidR="00B578FB" w:rsidRPr="00203244" w:rsidRDefault="00B578FB" w:rsidP="00B578FB">
      <w:pPr>
        <w:rPr>
          <w:del w:id="7272" w:author="Rinat Gub" w:date="2022-12-06T13:44:00Z"/>
        </w:rPr>
      </w:pPr>
    </w:p>
    <w:p w:rsidR="00B578FB" w:rsidRPr="00203244" w:rsidRDefault="00B578FB" w:rsidP="00B578FB">
      <w:pPr>
        <w:keepNext/>
        <w:spacing w:before="120"/>
        <w:ind w:right="5601" w:firstLine="0"/>
        <w:rPr>
          <w:del w:id="7273" w:author="Rinat Gub" w:date="2022-12-06T13:44:00Z"/>
          <w:szCs w:val="24"/>
        </w:rPr>
      </w:pPr>
      <w:del w:id="7274" w:author="Rinat Gub" w:date="2022-12-06T13:44:00Z">
        <w:r w:rsidRPr="00203244">
          <w:rPr>
            <w:szCs w:val="24"/>
          </w:rPr>
          <w:delText>_</w:delText>
        </w:r>
        <w:r w:rsidR="0019059B">
          <w:rPr>
            <w:szCs w:val="24"/>
          </w:rPr>
          <w:delText>______________________________</w:delText>
        </w:r>
        <w:r w:rsidRPr="00203244">
          <w:rPr>
            <w:szCs w:val="24"/>
          </w:rPr>
          <w:delText>__</w:delText>
        </w:r>
      </w:del>
    </w:p>
    <w:p w:rsidR="00B578FB" w:rsidRPr="00203244" w:rsidRDefault="00B578FB" w:rsidP="00B578FB">
      <w:pPr>
        <w:keepNext/>
        <w:ind w:right="5601"/>
        <w:jc w:val="center"/>
        <w:rPr>
          <w:del w:id="7275" w:author="Rinat Gub" w:date="2022-12-06T13:44:00Z"/>
          <w:szCs w:val="24"/>
          <w:vertAlign w:val="superscript"/>
        </w:rPr>
      </w:pPr>
      <w:del w:id="7276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B578FB" w:rsidRPr="00203244" w:rsidRDefault="00B578FB" w:rsidP="00B578FB">
      <w:pPr>
        <w:keepNext/>
        <w:spacing w:before="120"/>
        <w:ind w:right="5601" w:firstLine="0"/>
        <w:rPr>
          <w:del w:id="7277" w:author="Rinat Gub" w:date="2022-12-06T13:44:00Z"/>
          <w:szCs w:val="24"/>
        </w:rPr>
      </w:pPr>
      <w:del w:id="7278" w:author="Rinat Gub" w:date="2022-12-06T13:44:00Z">
        <w:r w:rsidRPr="00203244">
          <w:rPr>
            <w:szCs w:val="24"/>
          </w:rPr>
          <w:delText>_</w:delText>
        </w:r>
        <w:r w:rsidR="0019059B">
          <w:rPr>
            <w:szCs w:val="24"/>
          </w:rPr>
          <w:delText>_____________________________</w:delText>
        </w:r>
        <w:r w:rsidRPr="00203244">
          <w:rPr>
            <w:szCs w:val="24"/>
          </w:rPr>
          <w:delText>___</w:delText>
        </w:r>
      </w:del>
    </w:p>
    <w:p w:rsidR="00B578FB" w:rsidRPr="00203244" w:rsidRDefault="00B578FB" w:rsidP="0019059B">
      <w:pPr>
        <w:keepNext/>
        <w:ind w:right="5601" w:firstLine="0"/>
        <w:jc w:val="center"/>
        <w:rPr>
          <w:del w:id="7279" w:author="Rinat Gub" w:date="2022-12-06T13:44:00Z"/>
          <w:szCs w:val="24"/>
          <w:vertAlign w:val="superscript"/>
        </w:rPr>
      </w:pPr>
      <w:del w:id="7280" w:author="Rinat Gub" w:date="2022-12-06T13:44:00Z">
        <w:r w:rsidRPr="00203244">
          <w:rPr>
            <w:szCs w:val="24"/>
            <w:vertAlign w:val="superscript"/>
          </w:rPr>
          <w:delText>(фамилия, имя, отчество подписавшего, должность)</w:delText>
        </w:r>
      </w:del>
    </w:p>
    <w:p w:rsidR="00F9606E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7281" w:author="Rinat Gub" w:date="2022-12-06T13:44:00Z"/>
          <w:b/>
          <w:bCs/>
          <w:color w:val="000000"/>
          <w:spacing w:val="36"/>
          <w:szCs w:val="22"/>
        </w:rPr>
      </w:pPr>
      <w:moveFromRangeStart w:id="7282" w:author="Rinat Gub" w:date="2022-12-06T13:44:00Z" w:name="move121226691"/>
      <w:moveFrom w:id="7283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From>
    </w:p>
    <w:moveFromRangeEnd w:id="7282"/>
    <w:p w:rsidR="00895A6D" w:rsidRPr="00203244" w:rsidRDefault="00895A6D" w:rsidP="00F972E1">
      <w:pPr>
        <w:rPr>
          <w:del w:id="7284" w:author="Rinat Gub" w:date="2022-12-06T13:44:00Z"/>
        </w:rPr>
      </w:pPr>
    </w:p>
    <w:p w:rsidR="00B578FB" w:rsidRPr="00203244" w:rsidRDefault="00B578FB" w:rsidP="003943E0">
      <w:pPr>
        <w:ind w:firstLine="0"/>
        <w:rPr>
          <w:del w:id="7285" w:author="Rinat Gub" w:date="2022-12-06T13:44:00Z"/>
        </w:rPr>
      </w:pPr>
      <w:del w:id="7286" w:author="Rinat Gub" w:date="2022-12-06T13:44:00Z">
        <w:r w:rsidRPr="00203244">
          <w:rPr>
            <w:b/>
          </w:rPr>
          <w:delText>Инструкция по заполнению</w:delText>
        </w:r>
      </w:del>
    </w:p>
    <w:p w:rsidR="00C834B7" w:rsidRPr="00203244" w:rsidRDefault="00452620" w:rsidP="0040134A">
      <w:pPr>
        <w:pStyle w:val="afa"/>
        <w:numPr>
          <w:ilvl w:val="0"/>
          <w:numId w:val="66"/>
        </w:numPr>
        <w:rPr>
          <w:del w:id="7287" w:author="Rinat Gub" w:date="2022-12-06T13:44:00Z"/>
        </w:rPr>
      </w:pPr>
      <w:del w:id="7288" w:author="Rinat Gub" w:date="2022-12-06T13:44:00Z">
        <w:r w:rsidRPr="00203244">
          <w:delText>Форма включается в коммерческую часть заявки.</w:delText>
        </w:r>
      </w:del>
    </w:p>
    <w:p w:rsidR="00C834B7" w:rsidRPr="00203244" w:rsidRDefault="00452620" w:rsidP="0040134A">
      <w:pPr>
        <w:pStyle w:val="afa"/>
        <w:numPr>
          <w:ilvl w:val="0"/>
          <w:numId w:val="66"/>
        </w:numPr>
        <w:rPr>
          <w:del w:id="7289" w:author="Rinat Gub" w:date="2022-12-06T13:44:00Z"/>
        </w:rPr>
      </w:pPr>
      <w:del w:id="7290" w:author="Rinat Gub" w:date="2022-12-06T13:44:00Z">
        <w:r w:rsidRPr="00203244">
          <w:delText>Участник закупки заполняет поля формы в соответствии с инструкциями, приведенными по тексту формы.</w:delText>
        </w:r>
      </w:del>
    </w:p>
    <w:p w:rsidR="00C834B7" w:rsidRPr="00203244" w:rsidRDefault="00452620" w:rsidP="0040134A">
      <w:pPr>
        <w:pStyle w:val="afa"/>
        <w:numPr>
          <w:ilvl w:val="0"/>
          <w:numId w:val="66"/>
        </w:numPr>
        <w:rPr>
          <w:del w:id="7291" w:author="Rinat Gub" w:date="2022-12-06T13:44:00Z"/>
        </w:rPr>
      </w:pPr>
      <w:del w:id="7292" w:author="Rinat Gub" w:date="2022-12-06T13:44:00Z">
        <w:r w:rsidRPr="00203244">
          <w:delText xml:space="preserve">Приведенные в данном коммерческом предложении условия выполнения работ будут включены в </w:delText>
        </w:r>
        <w:r w:rsidR="0016112C" w:rsidRPr="00203244">
          <w:delText>Договор</w:delText>
        </w:r>
        <w:r w:rsidRPr="00203244">
          <w:delText>, заключаемый по результатам закупки.</w:delText>
        </w:r>
      </w:del>
    </w:p>
    <w:p w:rsidR="00C834B7" w:rsidRPr="00203244" w:rsidRDefault="00452620" w:rsidP="0040134A">
      <w:pPr>
        <w:pStyle w:val="afa"/>
        <w:numPr>
          <w:ilvl w:val="0"/>
          <w:numId w:val="66"/>
        </w:numPr>
        <w:rPr>
          <w:del w:id="7293" w:author="Rinat Gub" w:date="2022-12-06T13:44:00Z"/>
          <w:szCs w:val="22"/>
        </w:rPr>
      </w:pPr>
      <w:del w:id="7294" w:author="Rinat Gub" w:date="2022-12-06T13:44:00Z">
        <w:r w:rsidRPr="00203244">
          <w:delText xml:space="preserve">Форма должна быть подписана и </w:delText>
        </w:r>
        <w:r w:rsidR="00693DAC" w:rsidRPr="00203244">
          <w:delText xml:space="preserve">скреплена оттиском печати </w:delText>
        </w:r>
        <w:r w:rsidR="00693DAC">
          <w:delText>(при наличии)</w:delText>
        </w:r>
        <w:r w:rsidR="00693DAC" w:rsidRPr="00203244">
          <w:delText>.</w:delText>
        </w:r>
      </w:del>
    </w:p>
    <w:p w:rsidR="00C834B7" w:rsidRPr="00203244" w:rsidRDefault="00452620" w:rsidP="0040134A">
      <w:pPr>
        <w:pStyle w:val="afa"/>
        <w:numPr>
          <w:ilvl w:val="0"/>
          <w:numId w:val="66"/>
        </w:numPr>
        <w:rPr>
          <w:del w:id="7295" w:author="Rinat Gub" w:date="2022-12-06T13:44:00Z"/>
        </w:rPr>
      </w:pPr>
      <w:del w:id="7296" w:author="Rinat Gub" w:date="2022-12-06T13:44:00Z">
        <w:r w:rsidRPr="00203244">
          <w:delTex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delText>
        </w:r>
      </w:del>
    </w:p>
    <w:p w:rsidR="00B578FB" w:rsidRPr="00203244" w:rsidRDefault="00B578FB" w:rsidP="00B578FB">
      <w:pPr>
        <w:rPr>
          <w:del w:id="7297" w:author="Rinat Gub" w:date="2022-12-06T13:44:00Z"/>
        </w:rPr>
      </w:pPr>
    </w:p>
    <w:p w:rsidR="00774DEA" w:rsidRPr="00203244" w:rsidRDefault="00774DEA" w:rsidP="008D033A">
      <w:pPr>
        <w:pStyle w:val="-32"/>
        <w:rPr>
          <w:del w:id="7298" w:author="Rinat Gub" w:date="2022-12-06T13:44:00Z"/>
        </w:rPr>
        <w:sectPr w:rsidR="00774DEA" w:rsidRPr="00203244" w:rsidSect="00694DD2">
          <w:headerReference w:type="even" r:id="rId72"/>
          <w:headerReference w:type="default" r:id="rId73"/>
          <w:footerReference w:type="default" r:id="rId74"/>
          <w:headerReference w:type="first" r:id="rId75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  <w:bookmarkStart w:id="7313" w:name="_Ref391415761"/>
    </w:p>
    <w:p w:rsidR="00625DAC" w:rsidRDefault="00B578FB" w:rsidP="008D033A">
      <w:pPr>
        <w:pStyle w:val="-32"/>
        <w:rPr>
          <w:del w:id="7314" w:author="Rinat Gub" w:date="2022-12-06T13:44:00Z"/>
        </w:rPr>
      </w:pPr>
      <w:bookmarkStart w:id="7315" w:name="_Toc392487721"/>
      <w:bookmarkStart w:id="7316" w:name="_Toc392489425"/>
      <w:del w:id="7317" w:author="Rinat Gub" w:date="2022-12-06T13:44:00Z">
        <w:r w:rsidRPr="00203244">
          <w:lastRenderedPageBreak/>
          <w:delText>План распределения объемов выполнения работ</w:delText>
        </w:r>
        <w:r w:rsidR="00681756" w:rsidRPr="00203244">
          <w:delText xml:space="preserve"> </w:delText>
        </w:r>
        <w:r w:rsidRPr="00203244">
          <w:delText xml:space="preserve">коллективного </w:delText>
        </w:r>
        <w:r w:rsidR="003127FF" w:rsidRPr="00203244">
          <w:delText>Участник</w:delText>
        </w:r>
        <w:r w:rsidRPr="00203244">
          <w:delText>а</w:delText>
        </w:r>
        <w:bookmarkEnd w:id="7313"/>
        <w:bookmarkEnd w:id="7315"/>
        <w:bookmarkEnd w:id="7316"/>
        <w:r w:rsidRPr="00203244">
          <w:delText xml:space="preserve"> </w:delText>
        </w:r>
        <w:r w:rsidR="00A71BE5" w:rsidRPr="00203244">
          <w:delText>закупки</w:delText>
        </w:r>
      </w:del>
    </w:p>
    <w:p w:rsidR="003D24A2" w:rsidRPr="00203244" w:rsidRDefault="003D24A2" w:rsidP="003D24A2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From w:id="7318" w:author="Rinat Gub" w:date="2022-12-06T13:44:00Z"/>
          <w:b/>
          <w:bCs/>
          <w:color w:val="000000"/>
          <w:spacing w:val="36"/>
          <w:szCs w:val="24"/>
        </w:rPr>
      </w:pPr>
      <w:moveFromRangeStart w:id="7319" w:author="Rinat Gub" w:date="2022-12-06T13:44:00Z" w:name="move121226692"/>
      <w:moveFrom w:id="7320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</w:p>
    <w:moveFromRangeEnd w:id="7319"/>
    <w:p w:rsidR="00CA3085" w:rsidRPr="00203244" w:rsidRDefault="00CA3085" w:rsidP="00B578FB">
      <w:pPr>
        <w:spacing w:before="120"/>
        <w:ind w:firstLine="0"/>
        <w:jc w:val="left"/>
        <w:rPr>
          <w:del w:id="7321" w:author="Rinat Gub" w:date="2022-12-06T13:44:00Z"/>
        </w:rPr>
      </w:pPr>
      <w:del w:id="7322" w:author="Rinat Gub" w:date="2022-12-06T13:44:00Z">
        <w:r w:rsidRPr="00203244">
          <w:delText>Форма 11</w:delText>
        </w:r>
        <w:r w:rsidR="005A0964">
          <w:delText xml:space="preserve"> (форма не используется)</w:delText>
        </w:r>
      </w:del>
    </w:p>
    <w:p w:rsidR="00B578FB" w:rsidRPr="00203244" w:rsidRDefault="00B578FB" w:rsidP="00B578FB">
      <w:pPr>
        <w:rPr>
          <w:del w:id="7323" w:author="Rinat Gub" w:date="2022-12-06T13:44:00Z"/>
        </w:rPr>
      </w:pPr>
    </w:p>
    <w:p w:rsidR="00075F3C" w:rsidRPr="00203244" w:rsidRDefault="00075F3C" w:rsidP="00075F3C">
      <w:pPr>
        <w:ind w:firstLine="0"/>
        <w:rPr>
          <w:del w:id="7324" w:author="Rinat Gub" w:date="2022-12-06T13:44:00Z"/>
        </w:rPr>
      </w:pPr>
      <w:del w:id="7325" w:author="Rinat Gub" w:date="2022-12-06T13:44:00Z">
        <w:r w:rsidRPr="00203244">
          <w:delText xml:space="preserve">Наименование Участника закупки: </w:delText>
        </w:r>
        <w:r w:rsidR="00C87AB7" w:rsidRPr="00203244">
          <w:rPr>
            <w:i/>
            <w:iCs/>
            <w:color w:val="333399"/>
            <w:szCs w:val="22"/>
          </w:rPr>
          <w:delText>(указать краткое наименование)</w:delText>
        </w:r>
      </w:del>
    </w:p>
    <w:p w:rsidR="00075F3C" w:rsidRPr="00203244" w:rsidRDefault="00075F3C" w:rsidP="00075F3C">
      <w:pPr>
        <w:ind w:firstLine="0"/>
        <w:rPr>
          <w:del w:id="7326" w:author="Rinat Gub" w:date="2022-12-06T13:44:00Z"/>
        </w:rPr>
      </w:pPr>
      <w:del w:id="7327" w:author="Rinat Gub" w:date="2022-12-06T13:44:00Z">
        <w:r w:rsidRPr="00203244">
          <w:delText xml:space="preserve">ИНН (или иной идентификационный номер) Участника закупки: </w:delText>
        </w:r>
        <w:r w:rsidRPr="00203244">
          <w:rPr>
            <w:i/>
            <w:iCs/>
            <w:color w:val="333399"/>
            <w:szCs w:val="22"/>
          </w:rPr>
          <w:delText>(указать при наличии)</w:delText>
        </w:r>
      </w:del>
    </w:p>
    <w:p w:rsidR="00075F3C" w:rsidRPr="00203244" w:rsidRDefault="00075F3C" w:rsidP="00075F3C">
      <w:pPr>
        <w:ind w:firstLine="0"/>
        <w:rPr>
          <w:del w:id="7328" w:author="Rinat Gub" w:date="2022-12-06T13:44:00Z"/>
        </w:rPr>
      </w:pPr>
      <w:del w:id="7329" w:author="Rinat Gub" w:date="2022-12-06T13:44:00Z">
        <w:r w:rsidRPr="00203244">
          <w:delText xml:space="preserve">Номер </w:delText>
        </w:r>
        <w:r w:rsidR="00B24026">
          <w:delText xml:space="preserve">лота </w:delText>
        </w:r>
        <w:r w:rsidRPr="00203244">
          <w:delText xml:space="preserve">и наименование предмета </w:delText>
        </w:r>
        <w:r w:rsidR="0016112C" w:rsidRPr="00203244">
          <w:delText>Договор</w:delText>
        </w:r>
        <w:r w:rsidRPr="00203244">
          <w:delText xml:space="preserve">а: </w:delText>
        </w:r>
        <w:r w:rsidR="00B24026">
          <w:delText>(</w:delText>
        </w:r>
        <w:r w:rsidRPr="00FA013A">
          <w:rPr>
            <w:i/>
            <w:iCs/>
            <w:color w:val="333399"/>
            <w:szCs w:val="22"/>
          </w:rPr>
          <w:delText>указать номер</w:delText>
        </w:r>
        <w:r w:rsidR="00B24026">
          <w:rPr>
            <w:i/>
            <w:iCs/>
            <w:color w:val="333399"/>
            <w:szCs w:val="22"/>
          </w:rPr>
          <w:delText xml:space="preserve"> лота</w:delText>
        </w:r>
        <w:r w:rsidR="00A9777F">
          <w:rPr>
            <w:i/>
            <w:iCs/>
            <w:color w:val="333399"/>
            <w:szCs w:val="22"/>
          </w:rPr>
          <w:delText xml:space="preserve"> </w:delText>
        </w:r>
        <w:r w:rsidRPr="00FA013A">
          <w:rPr>
            <w:i/>
            <w:iCs/>
            <w:color w:val="333399"/>
            <w:szCs w:val="22"/>
          </w:rPr>
          <w:delText xml:space="preserve">и наименование предмета </w:delText>
        </w:r>
        <w:r w:rsidR="0016112C" w:rsidRPr="00FA013A">
          <w:rPr>
            <w:i/>
            <w:iCs/>
            <w:color w:val="333399"/>
            <w:szCs w:val="22"/>
          </w:rPr>
          <w:delText>Договор</w:delText>
        </w:r>
        <w:r w:rsidRPr="00FA013A">
          <w:rPr>
            <w:i/>
            <w:iCs/>
            <w:color w:val="333399"/>
            <w:szCs w:val="22"/>
          </w:rPr>
          <w:delText>а)</w:delText>
        </w:r>
        <w:r w:rsidR="009221CA" w:rsidRPr="00FA013A">
          <w:rPr>
            <w:i/>
            <w:iCs/>
            <w:color w:val="333399"/>
            <w:szCs w:val="22"/>
          </w:rPr>
          <w:delText>.</w:delText>
        </w:r>
      </w:del>
    </w:p>
    <w:p w:rsidR="00B578FB" w:rsidRPr="00203244" w:rsidRDefault="00B578FB" w:rsidP="00B578FB"/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  <w:tblPrChange w:id="7330" w:author="Rinat Gub" w:date="2022-12-06T13:44:00Z">
          <w:tblPr>
            <w:tblW w:w="0" w:type="auto"/>
            <w:tblInd w:w="108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7"/>
        <w:gridCol w:w="1243"/>
        <w:gridCol w:w="1568"/>
        <w:gridCol w:w="1428"/>
        <w:gridCol w:w="2046"/>
        <w:gridCol w:w="1542"/>
        <w:gridCol w:w="1245"/>
        <w:tblGridChange w:id="7331">
          <w:tblGrid>
            <w:gridCol w:w="567"/>
            <w:gridCol w:w="1352"/>
            <w:gridCol w:w="1428"/>
            <w:gridCol w:w="1371"/>
            <w:gridCol w:w="2178"/>
            <w:gridCol w:w="1499"/>
            <w:gridCol w:w="1244"/>
          </w:tblGrid>
        </w:tblGridChange>
      </w:tblGrid>
      <w:tr w:rsidR="00233D62" w:rsidRPr="00203244" w:rsidTr="00647190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2" w:author="Rinat Gub" w:date="2022-12-06T13:44:00Z">
              <w:tcPr>
                <w:tcW w:w="56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>№ п/п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3" w:author="Rinat Gub" w:date="2022-12-06T13:44:00Z">
              <w:tcPr>
                <w:tcW w:w="13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233D62" w:rsidRPr="00203244" w:rsidRDefault="00233D62" w:rsidP="008D04E4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 xml:space="preserve">Предмет </w:t>
            </w:r>
            <w:r w:rsidR="006C00F6">
              <w:rPr>
                <w:sz w:val="18"/>
                <w:szCs w:val="18"/>
              </w:rPr>
              <w:t>Договор</w:t>
            </w:r>
            <w:r w:rsidRPr="00203244">
              <w:rPr>
                <w:sz w:val="18"/>
                <w:szCs w:val="18"/>
              </w:rPr>
              <w:t>а, заключаемого с членом коллективного Участника закупки (с указанием количества поставляемого им товара, объема выполняемых им работ, оказываемых им услуг)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4" w:author="Rinat Gub" w:date="2022-12-06T13:44:00Z">
              <w:tcPr>
                <w:tcW w:w="142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 xml:space="preserve">Объем </w:t>
            </w:r>
            <w:r w:rsidR="006C00F6">
              <w:rPr>
                <w:sz w:val="18"/>
                <w:szCs w:val="18"/>
              </w:rPr>
              <w:t>Договор</w:t>
            </w:r>
            <w:r w:rsidRPr="00203244">
              <w:rPr>
                <w:sz w:val="18"/>
                <w:szCs w:val="18"/>
              </w:rPr>
              <w:t>а с</w:t>
            </w:r>
            <w:r w:rsidR="00A9777F">
              <w:rPr>
                <w:sz w:val="18"/>
                <w:szCs w:val="18"/>
              </w:rPr>
              <w:t xml:space="preserve"> </w:t>
            </w:r>
            <w:r w:rsidRPr="00203244">
              <w:rPr>
                <w:sz w:val="18"/>
                <w:szCs w:val="18"/>
              </w:rPr>
              <w:t>членом коллективного Участника закупки от цены предложения, в</w:t>
            </w:r>
            <w:r w:rsidR="00A9777F">
              <w:rPr>
                <w:sz w:val="18"/>
                <w:szCs w:val="18"/>
              </w:rPr>
              <w:t xml:space="preserve"> </w:t>
            </w:r>
            <w:r w:rsidRPr="00203244">
              <w:rPr>
                <w:sz w:val="18"/>
                <w:szCs w:val="18"/>
              </w:rPr>
              <w:t>процентах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5" w:author="Rinat Gub" w:date="2022-12-06T13:44:00Z">
              <w:tcPr>
                <w:tcW w:w="137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233D62" w:rsidRPr="00203244" w:rsidRDefault="00233D62" w:rsidP="008D04E4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 xml:space="preserve">Цена </w:t>
            </w:r>
            <w:r w:rsidR="006C00F6">
              <w:rPr>
                <w:sz w:val="18"/>
                <w:szCs w:val="18"/>
              </w:rPr>
              <w:t>Договор</w:t>
            </w:r>
            <w:r w:rsidRPr="00203244">
              <w:rPr>
                <w:sz w:val="18"/>
                <w:szCs w:val="18"/>
              </w:rPr>
              <w:t xml:space="preserve">а с членом коллективного Участника закупки, в руб. 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6" w:author="Rinat Gub" w:date="2022-12-06T13:44:00Z">
              <w:tcPr>
                <w:tcW w:w="217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233D62" w:rsidRPr="00203244" w:rsidRDefault="00233D62" w:rsidP="008D04E4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 xml:space="preserve">Наименование, фирменное наименование (при наличии), место нахождения (для юридического лица)/ фамилия, имя, отчество (при наличии), паспортные данные, место жительства (для индивидуального предпринимателя), почтовый адрес, номер контактного телефона, адрес электронной почты коллективного Участника закупки, принадлежность к субъектам малого и </w:t>
            </w:r>
            <w:ins w:id="7337" w:author="Rinat Gub" w:date="2022-12-06T13:44:00Z">
              <w:r w:rsidRPr="00203244">
                <w:rPr>
                  <w:sz w:val="18"/>
                  <w:szCs w:val="18"/>
                </w:rPr>
                <w:t xml:space="preserve">среднего </w:t>
              </w:r>
            </w:ins>
            <w:r w:rsidRPr="00203244">
              <w:rPr>
                <w:sz w:val="18"/>
                <w:szCs w:val="18"/>
              </w:rPr>
              <w:t>предпринимательства (да/нет)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8" w:author="Rinat Gub" w:date="2022-12-06T13:44:00Z">
              <w:tcPr>
                <w:tcW w:w="149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>Место, условия и сроки (периоды) поставки товара (выполнения работы, оказания услуги) членом коллективного Участника закупки</w:t>
            </w:r>
            <w:r w:rsidRPr="00203244" w:rsidDel="008969A7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339" w:author="Rinat Gub" w:date="2022-12-06T13:44:00Z">
              <w:tcPr>
                <w:tcW w:w="124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043426" w:rsidRDefault="00233D62">
            <w:pPr>
              <w:ind w:firstLine="0"/>
              <w:jc w:val="left"/>
              <w:rPr>
                <w:sz w:val="18"/>
                <w:szCs w:val="18"/>
              </w:rPr>
            </w:pPr>
            <w:r w:rsidRPr="00203244">
              <w:rPr>
                <w:sz w:val="18"/>
                <w:szCs w:val="18"/>
              </w:rPr>
              <w:t xml:space="preserve">Является ли член коллективного участника субъектом </w:t>
            </w:r>
            <w:r w:rsidR="00583778">
              <w:rPr>
                <w:sz w:val="18"/>
                <w:szCs w:val="18"/>
              </w:rPr>
              <w:t>МСП</w:t>
            </w:r>
            <w:r w:rsidR="00583778" w:rsidRPr="00203244">
              <w:rPr>
                <w:sz w:val="18"/>
                <w:szCs w:val="18"/>
              </w:rPr>
              <w:t xml:space="preserve"> </w:t>
            </w:r>
            <w:r w:rsidRPr="00203244">
              <w:rPr>
                <w:sz w:val="18"/>
                <w:szCs w:val="18"/>
              </w:rPr>
              <w:t>(да/нет)</w:t>
            </w:r>
          </w:p>
        </w:tc>
      </w:tr>
      <w:tr w:rsidR="00233D62" w:rsidRPr="00203244" w:rsidTr="0064719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340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Borders>
              <w:top w:val="single" w:sz="4" w:space="0" w:color="auto"/>
            </w:tcBorders>
            <w:tcPrChange w:id="7341" w:author="Rinat Gub" w:date="2022-12-06T13:44:00Z">
              <w:tcPr>
                <w:tcW w:w="567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40134A">
            <w:pPr>
              <w:pStyle w:val="afa"/>
              <w:numPr>
                <w:ilvl w:val="0"/>
                <w:numId w:val="49"/>
              </w:numPr>
              <w:rPr>
                <w:sz w:val="18"/>
                <w:szCs w:val="18"/>
              </w:rPr>
              <w:pPrChange w:id="7342" w:author="Rinat Gub" w:date="2022-12-06T13:44:00Z">
                <w:pPr>
                  <w:pStyle w:val="afa"/>
                  <w:numPr>
                    <w:numId w:val="83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1243" w:type="dxa"/>
            <w:tcBorders>
              <w:top w:val="single" w:sz="4" w:space="0" w:color="auto"/>
            </w:tcBorders>
            <w:tcPrChange w:id="7343" w:author="Rinat Gub" w:date="2022-12-06T13:44:00Z">
              <w:tcPr>
                <w:tcW w:w="1352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568" w:type="dxa"/>
            <w:tcBorders>
              <w:top w:val="single" w:sz="4" w:space="0" w:color="auto"/>
            </w:tcBorders>
            <w:tcPrChange w:id="7344" w:author="Rinat Gub" w:date="2022-12-06T13:44:00Z">
              <w:tcPr>
                <w:tcW w:w="1428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428" w:type="dxa"/>
            <w:tcBorders>
              <w:top w:val="single" w:sz="4" w:space="0" w:color="auto"/>
            </w:tcBorders>
            <w:tcPrChange w:id="7345" w:author="Rinat Gub" w:date="2022-12-06T13:44:00Z">
              <w:tcPr>
                <w:tcW w:w="1371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046" w:type="dxa"/>
            <w:tcBorders>
              <w:top w:val="single" w:sz="4" w:space="0" w:color="auto"/>
            </w:tcBorders>
            <w:tcPrChange w:id="7346" w:author="Rinat Gub" w:date="2022-12-06T13:44:00Z">
              <w:tcPr>
                <w:tcW w:w="2178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542" w:type="dxa"/>
            <w:tcBorders>
              <w:top w:val="single" w:sz="4" w:space="0" w:color="auto"/>
            </w:tcBorders>
            <w:tcPrChange w:id="7347" w:author="Rinat Gub" w:date="2022-12-06T13:44:00Z">
              <w:tcPr>
                <w:tcW w:w="1499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single" w:sz="4" w:space="0" w:color="auto"/>
            </w:tcBorders>
            <w:tcPrChange w:id="7348" w:author="Rinat Gub" w:date="2022-12-06T13:44:00Z">
              <w:tcPr>
                <w:tcW w:w="1244" w:type="dxa"/>
                <w:tcBorders>
                  <w:top w:val="single" w:sz="4" w:space="0" w:color="auto"/>
                </w:tcBorders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</w:tr>
      <w:tr w:rsidR="00233D62" w:rsidRPr="00203244" w:rsidTr="0064719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349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350" w:author="Rinat Gub" w:date="2022-12-06T13:44:00Z">
              <w:tcPr>
                <w:tcW w:w="567" w:type="dxa"/>
              </w:tcPr>
            </w:tcPrChange>
          </w:tcPr>
          <w:p w:rsidR="00233D62" w:rsidRPr="00203244" w:rsidRDefault="00233D62" w:rsidP="0040134A">
            <w:pPr>
              <w:pStyle w:val="afa"/>
              <w:numPr>
                <w:ilvl w:val="0"/>
                <w:numId w:val="49"/>
              </w:numPr>
              <w:rPr>
                <w:sz w:val="18"/>
                <w:szCs w:val="18"/>
              </w:rPr>
              <w:pPrChange w:id="7351" w:author="Rinat Gub" w:date="2022-12-06T13:44:00Z">
                <w:pPr>
                  <w:pStyle w:val="afa"/>
                  <w:numPr>
                    <w:numId w:val="83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1243" w:type="dxa"/>
            <w:tcPrChange w:id="7352" w:author="Rinat Gub" w:date="2022-12-06T13:44:00Z">
              <w:tcPr>
                <w:tcW w:w="1352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568" w:type="dxa"/>
            <w:tcPrChange w:id="7353" w:author="Rinat Gub" w:date="2022-12-06T13:44:00Z">
              <w:tcPr>
                <w:tcW w:w="1428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428" w:type="dxa"/>
            <w:tcPrChange w:id="7354" w:author="Rinat Gub" w:date="2022-12-06T13:44:00Z">
              <w:tcPr>
                <w:tcW w:w="1371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046" w:type="dxa"/>
            <w:tcPrChange w:id="7355" w:author="Rinat Gub" w:date="2022-12-06T13:44:00Z">
              <w:tcPr>
                <w:tcW w:w="2178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542" w:type="dxa"/>
            <w:tcPrChange w:id="7356" w:author="Rinat Gub" w:date="2022-12-06T13:44:00Z">
              <w:tcPr>
                <w:tcW w:w="1499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245" w:type="dxa"/>
            <w:tcPrChange w:id="7357" w:author="Rinat Gub" w:date="2022-12-06T13:44:00Z">
              <w:tcPr>
                <w:tcW w:w="1244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</w:tr>
      <w:tr w:rsidR="00233D62" w:rsidRPr="00203244" w:rsidTr="0064719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358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359" w:author="Rinat Gub" w:date="2022-12-06T13:44:00Z">
              <w:tcPr>
                <w:tcW w:w="567" w:type="dxa"/>
              </w:tcPr>
            </w:tcPrChange>
          </w:tcPr>
          <w:p w:rsidR="00233D62" w:rsidRPr="00203244" w:rsidRDefault="00233D62" w:rsidP="0040134A">
            <w:pPr>
              <w:pStyle w:val="afa"/>
              <w:numPr>
                <w:ilvl w:val="0"/>
                <w:numId w:val="49"/>
              </w:numPr>
              <w:rPr>
                <w:sz w:val="18"/>
                <w:szCs w:val="18"/>
              </w:rPr>
              <w:pPrChange w:id="7360" w:author="Rinat Gub" w:date="2022-12-06T13:44:00Z">
                <w:pPr>
                  <w:pStyle w:val="afa"/>
                  <w:numPr>
                    <w:numId w:val="83"/>
                  </w:numPr>
                  <w:tabs>
                    <w:tab w:val="num" w:pos="360"/>
                  </w:tabs>
                  <w:ind w:left="360" w:hanging="360"/>
                </w:pPr>
              </w:pPrChange>
            </w:pPr>
          </w:p>
        </w:tc>
        <w:tc>
          <w:tcPr>
            <w:tcW w:w="1243" w:type="dxa"/>
            <w:tcPrChange w:id="7361" w:author="Rinat Gub" w:date="2022-12-06T13:44:00Z">
              <w:tcPr>
                <w:tcW w:w="1352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568" w:type="dxa"/>
            <w:tcPrChange w:id="7362" w:author="Rinat Gub" w:date="2022-12-06T13:44:00Z">
              <w:tcPr>
                <w:tcW w:w="1428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428" w:type="dxa"/>
            <w:tcPrChange w:id="7363" w:author="Rinat Gub" w:date="2022-12-06T13:44:00Z">
              <w:tcPr>
                <w:tcW w:w="1371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046" w:type="dxa"/>
            <w:tcPrChange w:id="7364" w:author="Rinat Gub" w:date="2022-12-06T13:44:00Z">
              <w:tcPr>
                <w:tcW w:w="2178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542" w:type="dxa"/>
            <w:tcPrChange w:id="7365" w:author="Rinat Gub" w:date="2022-12-06T13:44:00Z">
              <w:tcPr>
                <w:tcW w:w="1499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245" w:type="dxa"/>
            <w:tcPrChange w:id="7366" w:author="Rinat Gub" w:date="2022-12-06T13:44:00Z">
              <w:tcPr>
                <w:tcW w:w="1244" w:type="dxa"/>
              </w:tcPr>
            </w:tcPrChange>
          </w:tcPr>
          <w:p w:rsidR="00233D62" w:rsidRPr="00203244" w:rsidRDefault="00233D62" w:rsidP="00805F22">
            <w:pPr>
              <w:ind w:firstLine="0"/>
              <w:rPr>
                <w:sz w:val="18"/>
                <w:szCs w:val="18"/>
              </w:rPr>
            </w:pPr>
          </w:p>
        </w:tc>
      </w:tr>
    </w:tbl>
    <w:p w:rsidR="00805F22" w:rsidRPr="00203244" w:rsidRDefault="00805F22" w:rsidP="00B578FB"/>
    <w:p w:rsidR="00B578FB" w:rsidRPr="00203244" w:rsidRDefault="00B578FB" w:rsidP="00B578FB">
      <w:pPr>
        <w:keepNext/>
        <w:spacing w:before="120"/>
        <w:ind w:right="5601" w:firstLine="0"/>
        <w:rPr>
          <w:szCs w:val="24"/>
        </w:rPr>
      </w:pPr>
      <w:r w:rsidRPr="00203244">
        <w:rPr>
          <w:szCs w:val="24"/>
        </w:rPr>
        <w:t>_________________________________</w:t>
      </w:r>
    </w:p>
    <w:p w:rsidR="00B578FB" w:rsidRPr="00203244" w:rsidRDefault="00B578FB" w:rsidP="00B578FB">
      <w:pPr>
        <w:keepNext/>
        <w:ind w:right="5601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(подпись, М.П.)</w:t>
      </w:r>
    </w:p>
    <w:p w:rsidR="00B578FB" w:rsidRPr="00203244" w:rsidRDefault="00B578FB" w:rsidP="00B578FB">
      <w:pPr>
        <w:keepNext/>
        <w:spacing w:before="120"/>
        <w:ind w:right="5601" w:firstLine="0"/>
        <w:rPr>
          <w:szCs w:val="24"/>
        </w:rPr>
      </w:pPr>
      <w:r w:rsidRPr="00203244">
        <w:rPr>
          <w:szCs w:val="24"/>
        </w:rPr>
        <w:t>_________________________________</w:t>
      </w:r>
    </w:p>
    <w:p w:rsidR="00B578FB" w:rsidRPr="00203244" w:rsidRDefault="00B578FB" w:rsidP="0013579D">
      <w:pPr>
        <w:keepNext/>
        <w:ind w:right="5601"/>
        <w:jc w:val="center"/>
        <w:rPr>
          <w:szCs w:val="24"/>
          <w:vertAlign w:val="superscript"/>
        </w:rPr>
        <w:pPrChange w:id="7367" w:author="Rinat Gub" w:date="2022-12-06T13:44:00Z">
          <w:pPr>
            <w:keepNext/>
            <w:ind w:right="5601" w:firstLine="0"/>
            <w:jc w:val="center"/>
          </w:pPr>
        </w:pPrChange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B578FB" w:rsidRPr="00203244" w:rsidRDefault="00B578FB" w:rsidP="00B578FB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4458CE" w:rsidRPr="00203244" w:rsidRDefault="004458CE" w:rsidP="00F972E1"/>
    <w:p w:rsidR="00C834B7" w:rsidRPr="00203244" w:rsidRDefault="00B578FB">
      <w:pPr>
        <w:ind w:firstLine="0"/>
      </w:pPr>
      <w:r w:rsidRPr="00203244">
        <w:rPr>
          <w:b/>
        </w:rPr>
        <w:t>Инструкция по заполнению</w:t>
      </w:r>
    </w:p>
    <w:p w:rsidR="00C834B7" w:rsidRPr="00203244" w:rsidRDefault="005B3DC6" w:rsidP="00A95F45">
      <w:pPr>
        <w:pStyle w:val="afa"/>
        <w:numPr>
          <w:ilvl w:val="0"/>
          <w:numId w:val="27"/>
        </w:numPr>
        <w:ind w:left="284"/>
        <w:jc w:val="both"/>
        <w:pPrChange w:id="7368" w:author="Rinat Gub" w:date="2022-12-06T13:44:00Z">
          <w:pPr>
            <w:pStyle w:val="afa"/>
            <w:numPr>
              <w:numId w:val="50"/>
            </w:numPr>
            <w:ind w:left="360" w:hanging="360"/>
          </w:pPr>
        </w:pPrChange>
      </w:pPr>
      <w:r w:rsidRPr="00203244">
        <w:t>Форма включается в коммерческую часть заявки.</w:t>
      </w:r>
    </w:p>
    <w:p w:rsidR="00C834B7" w:rsidRPr="00203244" w:rsidRDefault="00D969E6" w:rsidP="00A95F45">
      <w:pPr>
        <w:pStyle w:val="afa"/>
        <w:numPr>
          <w:ilvl w:val="0"/>
          <w:numId w:val="27"/>
        </w:numPr>
        <w:ind w:left="284"/>
        <w:jc w:val="both"/>
        <w:pPrChange w:id="7369" w:author="Rinat Gub" w:date="2022-12-06T13:44:00Z">
          <w:pPr>
            <w:pStyle w:val="afa"/>
            <w:numPr>
              <w:numId w:val="50"/>
            </w:numPr>
            <w:ind w:left="360" w:hanging="360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B578FB" w:rsidRPr="00203244" w:rsidRDefault="00B578FB" w:rsidP="00A95F45">
      <w:pPr>
        <w:pStyle w:val="afa"/>
        <w:numPr>
          <w:ilvl w:val="0"/>
          <w:numId w:val="27"/>
        </w:numPr>
        <w:ind w:left="284"/>
        <w:jc w:val="both"/>
        <w:pPrChange w:id="7370" w:author="Rinat Gub" w:date="2022-12-06T13:44:00Z">
          <w:pPr>
            <w:pStyle w:val="afa"/>
            <w:numPr>
              <w:numId w:val="50"/>
            </w:numPr>
            <w:ind w:left="360" w:hanging="360"/>
          </w:pPr>
        </w:pPrChange>
      </w:pPr>
      <w:r w:rsidRPr="00203244">
        <w:t xml:space="preserve">Указанная форма заполняется только коллективным </w:t>
      </w:r>
      <w:r w:rsidR="003127FF" w:rsidRPr="00203244">
        <w:t>Участник</w:t>
      </w:r>
      <w:r w:rsidRPr="00203244">
        <w:t>ом</w:t>
      </w:r>
      <w:r w:rsidR="004C764D" w:rsidRPr="00203244">
        <w:t xml:space="preserve"> закупки</w:t>
      </w:r>
      <w:r w:rsidRPr="00203244">
        <w:t>.</w:t>
      </w:r>
    </w:p>
    <w:p w:rsidR="00B578FB" w:rsidRPr="00203244" w:rsidRDefault="00B578FB" w:rsidP="00A95F45">
      <w:pPr>
        <w:pStyle w:val="afa"/>
        <w:numPr>
          <w:ilvl w:val="0"/>
          <w:numId w:val="27"/>
        </w:numPr>
        <w:ind w:left="284"/>
        <w:jc w:val="both"/>
        <w:rPr>
          <w:szCs w:val="22"/>
        </w:rPr>
        <w:pPrChange w:id="7371" w:author="Rinat Gub" w:date="2022-12-06T13:44:00Z">
          <w:pPr>
            <w:pStyle w:val="afa"/>
            <w:numPr>
              <w:numId w:val="50"/>
            </w:numPr>
            <w:ind w:left="360" w:hanging="360"/>
          </w:pPr>
        </w:pPrChange>
      </w:pPr>
      <w:r w:rsidRPr="00203244">
        <w:t xml:space="preserve">В данной форме указывается распределение видов и объемов </w:t>
      </w:r>
      <w:del w:id="7372" w:author="Rinat Gub" w:date="2022-12-06T13:44:00Z">
        <w:r w:rsidR="00460F32" w:rsidRPr="00203244">
          <w:delText>выполнения работ</w:delText>
        </w:r>
      </w:del>
      <w:ins w:id="7373" w:author="Rinat Gub" w:date="2022-12-06T13:44:00Z">
        <w:r w:rsidRPr="00203244">
          <w:t>поставки товаров</w:t>
        </w:r>
      </w:ins>
      <w:r w:rsidR="00C93C76" w:rsidRPr="00203244">
        <w:t xml:space="preserve"> </w:t>
      </w:r>
      <w:r w:rsidRPr="00203244">
        <w:t xml:space="preserve">между членами коллективного </w:t>
      </w:r>
      <w:r w:rsidR="003127FF" w:rsidRPr="00203244">
        <w:t>Участник</w:t>
      </w:r>
      <w:r w:rsidRPr="00203244">
        <w:t>а</w:t>
      </w:r>
      <w:r w:rsidR="004C764D" w:rsidRPr="00203244">
        <w:t xml:space="preserve"> закупки</w:t>
      </w:r>
      <w:r w:rsidRPr="00203244">
        <w:t>.</w:t>
      </w:r>
    </w:p>
    <w:p w:rsidR="00B578FB" w:rsidRPr="00203244" w:rsidRDefault="00800DE6" w:rsidP="00A95F45">
      <w:pPr>
        <w:pStyle w:val="afa"/>
        <w:numPr>
          <w:ilvl w:val="0"/>
          <w:numId w:val="27"/>
        </w:numPr>
        <w:ind w:left="284"/>
        <w:jc w:val="both"/>
        <w:rPr>
          <w:moveTo w:id="7374" w:author="Rinat Gub" w:date="2022-12-06T13:44:00Z"/>
          <w:szCs w:val="22"/>
        </w:rPr>
        <w:pPrChange w:id="7375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moveToRangeStart w:id="7376" w:author="Rinat Gub" w:date="2022-12-06T13:44:00Z" w:name="move121226686"/>
      <w:moveTo w:id="7377" w:author="Rinat Gub" w:date="2022-12-06T13:44:00Z">
        <w:r w:rsidRPr="00203244">
          <w:t>Форма</w:t>
        </w:r>
        <w:r w:rsidR="00B578FB" w:rsidRPr="00203244">
          <w:t xml:space="preserve"> долж</w:t>
        </w:r>
        <w:r w:rsidRPr="00203244">
          <w:t>на</w:t>
        </w:r>
        <w:r w:rsidR="00B578FB" w:rsidRPr="00203244">
          <w:t xml:space="preserve"> быть подписан</w:t>
        </w:r>
        <w:r w:rsidRPr="00203244">
          <w:t>а</w:t>
        </w:r>
        <w:r w:rsidR="00B578FB" w:rsidRPr="00203244">
          <w:t xml:space="preserve"> и </w:t>
        </w:r>
        <w:r w:rsidR="00693DAC" w:rsidRPr="00203244">
          <w:t xml:space="preserve">скреплена оттиском печати </w:t>
        </w:r>
        <w:r w:rsidR="00693DAC">
          <w:t>(при наличии)</w:t>
        </w:r>
        <w:r w:rsidR="00693DAC" w:rsidRPr="00203244">
          <w:t>.</w:t>
        </w:r>
      </w:moveTo>
    </w:p>
    <w:p w:rsidR="00C834B7" w:rsidRDefault="005B3DC6" w:rsidP="00A95F45">
      <w:pPr>
        <w:pStyle w:val="afa"/>
        <w:numPr>
          <w:ilvl w:val="0"/>
          <w:numId w:val="27"/>
        </w:numPr>
        <w:ind w:left="284"/>
        <w:jc w:val="both"/>
        <w:rPr>
          <w:moveTo w:id="7378" w:author="Rinat Gub" w:date="2022-12-06T13:44:00Z"/>
        </w:rPr>
        <w:pPrChange w:id="7379" w:author="Rinat Gub" w:date="2022-12-06T13:44:00Z">
          <w:pPr>
            <w:pStyle w:val="afa"/>
            <w:numPr>
              <w:numId w:val="48"/>
            </w:numPr>
            <w:ind w:left="360" w:hanging="360"/>
          </w:pPr>
        </w:pPrChange>
      </w:pPr>
      <w:moveTo w:id="7380" w:author="Rinat Gub" w:date="2022-12-06T13:44:00Z">
        <w:r w:rsidRPr="00203244">
  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  </w:r>
      </w:moveTo>
    </w:p>
    <w:moveToRangeEnd w:id="7376"/>
    <w:p w:rsidR="0013579D" w:rsidRDefault="0013579D" w:rsidP="0013579D">
      <w:pPr>
        <w:pStyle w:val="afa"/>
        <w:ind w:left="284"/>
      </w:pPr>
      <w:r>
        <w:br w:type="page"/>
      </w:r>
    </w:p>
    <w:p w:rsidR="00C834B7" w:rsidRPr="00203244" w:rsidRDefault="00460F32" w:rsidP="0040134A">
      <w:pPr>
        <w:pStyle w:val="afa"/>
        <w:numPr>
          <w:ilvl w:val="0"/>
          <w:numId w:val="50"/>
        </w:numPr>
        <w:rPr>
          <w:del w:id="7381" w:author="Rinat Gub" w:date="2022-12-06T13:44:00Z"/>
          <w:szCs w:val="22"/>
        </w:rPr>
      </w:pPr>
      <w:bookmarkStart w:id="7382" w:name="_Ref391415724"/>
      <w:bookmarkStart w:id="7383" w:name="_Toc392487704"/>
      <w:bookmarkStart w:id="7384" w:name="_Toc392489408"/>
      <w:del w:id="7385" w:author="Rinat Gub" w:date="2022-12-06T13:44:00Z">
        <w:r w:rsidRPr="00203244">
          <w:lastRenderedPageBreak/>
          <w:delText xml:space="preserve">Форма должна быть подписана и </w:delText>
        </w:r>
        <w:r w:rsidR="00693DAC" w:rsidRPr="00203244">
          <w:delText xml:space="preserve">скреплена оттиском печати </w:delText>
        </w:r>
        <w:r w:rsidR="00693DAC">
          <w:delText>(при наличии)</w:delText>
        </w:r>
        <w:r w:rsidR="00693DAC" w:rsidRPr="00203244">
          <w:delText>.</w:delText>
        </w:r>
      </w:del>
    </w:p>
    <w:p w:rsidR="00C834B7" w:rsidRPr="00203244" w:rsidRDefault="00460F32" w:rsidP="0040134A">
      <w:pPr>
        <w:pStyle w:val="afa"/>
        <w:numPr>
          <w:ilvl w:val="0"/>
          <w:numId w:val="50"/>
        </w:numPr>
        <w:rPr>
          <w:del w:id="7386" w:author="Rinat Gub" w:date="2022-12-06T13:44:00Z"/>
        </w:rPr>
      </w:pPr>
      <w:del w:id="7387" w:author="Rinat Gub" w:date="2022-12-06T13:44:00Z">
        <w:r w:rsidRPr="00203244">
          <w:delTex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delText>
        </w:r>
      </w:del>
    </w:p>
    <w:p w:rsidR="00B578FB" w:rsidRPr="00203244" w:rsidRDefault="00B578FB" w:rsidP="00B578FB">
      <w:pPr>
        <w:rPr>
          <w:del w:id="7388" w:author="Rinat Gub" w:date="2022-12-06T13:44:00Z"/>
        </w:rPr>
      </w:pPr>
    </w:p>
    <w:p w:rsidR="00774DEA" w:rsidRPr="00203244" w:rsidRDefault="00774DEA" w:rsidP="008D033A">
      <w:pPr>
        <w:pStyle w:val="-32"/>
        <w:rPr>
          <w:del w:id="7389" w:author="Rinat Gub" w:date="2022-12-06T13:44:00Z"/>
        </w:rPr>
        <w:sectPr w:rsidR="00774DEA" w:rsidRPr="00203244" w:rsidSect="00694DD2">
          <w:headerReference w:type="even" r:id="rId76"/>
          <w:headerReference w:type="first" r:id="rId77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  <w:bookmarkStart w:id="7390" w:name="_Ref391415762"/>
    </w:p>
    <w:bookmarkEnd w:id="7390"/>
    <w:p w:rsidR="00625DAC" w:rsidRDefault="00B578FB" w:rsidP="008D033A">
      <w:pPr>
        <w:pStyle w:val="-32"/>
      </w:pPr>
      <w:r w:rsidRPr="00203244">
        <w:lastRenderedPageBreak/>
        <w:t xml:space="preserve">План распределения объемов </w:t>
      </w:r>
      <w:del w:id="7391" w:author="Rinat Gub" w:date="2022-12-06T13:44:00Z">
        <w:r w:rsidR="00AD438E">
          <w:delText>выполнения работ</w:delText>
        </w:r>
      </w:del>
      <w:ins w:id="7392" w:author="Rinat Gub" w:date="2022-12-06T13:44:00Z">
        <w:r w:rsidR="00FB1593" w:rsidRPr="00203244">
          <w:t>поставки товаров</w:t>
        </w:r>
      </w:ins>
      <w:r w:rsidR="00FB1593" w:rsidRPr="00203244">
        <w:t xml:space="preserve"> между </w:t>
      </w:r>
      <w:r w:rsidR="003127FF" w:rsidRPr="00203244">
        <w:t>Участник</w:t>
      </w:r>
      <w:r w:rsidR="00FB1593" w:rsidRPr="00203244">
        <w:t>ом</w:t>
      </w:r>
      <w:r w:rsidR="004C764D" w:rsidRPr="00203244">
        <w:t xml:space="preserve"> закупки</w:t>
      </w:r>
      <w:r w:rsidR="00FB1593" w:rsidRPr="00203244">
        <w:t xml:space="preserve"> и привлекаемыми </w:t>
      </w:r>
      <w:bookmarkEnd w:id="7382"/>
      <w:bookmarkEnd w:id="7383"/>
      <w:bookmarkEnd w:id="7384"/>
      <w:r w:rsidR="005B0E92" w:rsidRPr="00203244">
        <w:t>субподрядчиками</w:t>
      </w:r>
      <w:r w:rsidR="00AD438E">
        <w:t xml:space="preserve"> (соисполнителями)</w:t>
      </w:r>
      <w:ins w:id="7393" w:author="Rinat Gub" w:date="2022-12-06T13:44:00Z">
        <w:r w:rsidR="00F851EE">
          <w:t xml:space="preserve"> </w:t>
        </w:r>
        <w:r w:rsidR="00F851EE" w:rsidRPr="00161A76">
          <w:rPr>
            <w:rStyle w:val="af3"/>
            <w:highlight w:val="red"/>
          </w:rPr>
          <w:t>«Форма не используется»</w:t>
        </w:r>
      </w:ins>
    </w:p>
    <w:p w:rsidR="00B578FB" w:rsidRPr="00203244" w:rsidRDefault="00B578FB" w:rsidP="00B578FB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B578FB" w:rsidRPr="000D47D9" w:rsidRDefault="00967F0C" w:rsidP="00B578FB">
      <w:pPr>
        <w:spacing w:before="120"/>
        <w:ind w:firstLine="0"/>
        <w:jc w:val="left"/>
        <w:rPr>
          <w:sz w:val="20"/>
          <w:szCs w:val="20"/>
        </w:rPr>
      </w:pPr>
      <w:r w:rsidRPr="00967F0C">
        <w:rPr>
          <w:sz w:val="20"/>
          <w:szCs w:val="20"/>
        </w:rPr>
        <w:t>Форма 11а</w:t>
      </w:r>
    </w:p>
    <w:p w:rsidR="00B578FB" w:rsidRPr="000D47D9" w:rsidRDefault="00B578FB" w:rsidP="00B578FB">
      <w:pPr>
        <w:rPr>
          <w:sz w:val="20"/>
          <w:szCs w:val="20"/>
        </w:rPr>
      </w:pPr>
    </w:p>
    <w:p w:rsidR="00075F3C" w:rsidRPr="000D47D9" w:rsidRDefault="00967F0C" w:rsidP="00075F3C">
      <w:pPr>
        <w:ind w:firstLine="0"/>
        <w:rPr>
          <w:sz w:val="20"/>
          <w:szCs w:val="20"/>
        </w:rPr>
      </w:pPr>
      <w:r w:rsidRPr="00967F0C">
        <w:rPr>
          <w:sz w:val="20"/>
          <w:szCs w:val="20"/>
        </w:rPr>
        <w:t xml:space="preserve">Наименование Участника закупки: </w:t>
      </w:r>
      <w:r w:rsidRPr="00967F0C">
        <w:rPr>
          <w:i/>
          <w:iCs/>
          <w:color w:val="333399"/>
          <w:sz w:val="20"/>
          <w:szCs w:val="20"/>
        </w:rPr>
        <w:t>(указать краткое наименование)</w:t>
      </w:r>
    </w:p>
    <w:p w:rsidR="00075F3C" w:rsidRPr="000D47D9" w:rsidRDefault="00967F0C" w:rsidP="00075F3C">
      <w:pPr>
        <w:ind w:firstLine="0"/>
        <w:rPr>
          <w:sz w:val="20"/>
          <w:szCs w:val="20"/>
        </w:rPr>
      </w:pPr>
      <w:r w:rsidRPr="00967F0C">
        <w:rPr>
          <w:sz w:val="20"/>
          <w:szCs w:val="20"/>
        </w:rPr>
        <w:t xml:space="preserve">ИНН (или иной идентификационный номер) Участника закупки: </w:t>
      </w:r>
      <w:r w:rsidRPr="00967F0C">
        <w:rPr>
          <w:i/>
          <w:iCs/>
          <w:color w:val="333399"/>
          <w:sz w:val="20"/>
          <w:szCs w:val="20"/>
        </w:rPr>
        <w:t>(указать при наличии)</w:t>
      </w:r>
    </w:p>
    <w:p w:rsidR="00075F3C" w:rsidRPr="000D47D9" w:rsidRDefault="00967F0C" w:rsidP="00075F3C">
      <w:pPr>
        <w:ind w:firstLine="0"/>
        <w:rPr>
          <w:sz w:val="20"/>
          <w:rPrChange w:id="7394" w:author="Rinat Gub" w:date="2022-12-06T13:44:00Z">
            <w:rPr>
              <w:rStyle w:val="af3"/>
            </w:rPr>
          </w:rPrChange>
        </w:rPr>
        <w:pPrChange w:id="7395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967F0C">
        <w:rPr>
          <w:sz w:val="20"/>
          <w:szCs w:val="20"/>
        </w:rPr>
        <w:t xml:space="preserve">Номер </w:t>
      </w:r>
      <w:r w:rsidR="00013696">
        <w:rPr>
          <w:sz w:val="20"/>
          <w:szCs w:val="20"/>
        </w:rPr>
        <w:t xml:space="preserve">лота </w:t>
      </w:r>
      <w:r w:rsidRPr="00967F0C">
        <w:rPr>
          <w:sz w:val="20"/>
          <w:szCs w:val="20"/>
        </w:rPr>
        <w:t>и наименование предмета Договора</w:t>
      </w:r>
      <w:del w:id="7396" w:author="Rinat Gub" w:date="2022-12-06T13:44:00Z">
        <w:r w:rsidR="000D47D9" w:rsidRPr="000D47D9">
          <w:rPr>
            <w:sz w:val="20"/>
            <w:szCs w:val="20"/>
          </w:rPr>
          <w:delText xml:space="preserve"> : </w:delText>
        </w:r>
        <w:r w:rsidR="002B3A50">
          <w:rPr>
            <w:rStyle w:val="af3"/>
            <w:szCs w:val="22"/>
          </w:rPr>
          <w:delText>В</w:delText>
        </w:r>
        <w:r w:rsidR="002B3A50" w:rsidRPr="00A634E7">
          <w:rPr>
            <w:rStyle w:val="af3"/>
            <w:szCs w:val="22"/>
          </w:rPr>
          <w:delText>ыполнение работ по наружной очистке секций аппаратов воздушного охлаждения на действующих установках ООО «РН-БГПП» на 202</w:delText>
        </w:r>
        <w:r w:rsidR="002B3A50">
          <w:rPr>
            <w:rStyle w:val="af3"/>
            <w:szCs w:val="22"/>
          </w:rPr>
          <w:delText>3</w:delText>
        </w:r>
        <w:r w:rsidR="002B3A50" w:rsidRPr="00A634E7">
          <w:rPr>
            <w:rStyle w:val="af3"/>
            <w:szCs w:val="22"/>
          </w:rPr>
          <w:delText>-202</w:delText>
        </w:r>
        <w:r w:rsidR="002B3A50">
          <w:rPr>
            <w:rStyle w:val="af3"/>
            <w:szCs w:val="22"/>
          </w:rPr>
          <w:delText>4 год №</w:delText>
        </w:r>
        <w:r w:rsidR="002B3A50" w:rsidRPr="00A634E7">
          <w:rPr>
            <w:rStyle w:val="af3"/>
            <w:szCs w:val="22"/>
          </w:rPr>
          <w:delText>2000516387</w:delText>
        </w:r>
      </w:del>
      <w:ins w:id="7397" w:author="Rinat Gub" w:date="2022-12-06T13:44:00Z">
        <w:r w:rsidRPr="00967F0C">
          <w:rPr>
            <w:sz w:val="20"/>
            <w:szCs w:val="20"/>
          </w:rPr>
          <w:t xml:space="preserve">: </w:t>
        </w:r>
        <w:r w:rsidRPr="00967F0C">
          <w:rPr>
            <w:rStyle w:val="af3"/>
            <w:i w:val="0"/>
            <w:sz w:val="20"/>
            <w:szCs w:val="20"/>
            <w:shd w:val="clear" w:color="auto" w:fill="FFFFFF" w:themeFill="background1"/>
          </w:rPr>
          <w:t>[</w:t>
        </w:r>
        <w:r w:rsidRPr="00967F0C">
          <w:rPr>
            <w:rStyle w:val="af3"/>
            <w:sz w:val="20"/>
            <w:szCs w:val="20"/>
          </w:rPr>
          <w:t xml:space="preserve">указать номер </w:t>
        </w:r>
        <w:r w:rsidR="00013696">
          <w:rPr>
            <w:rStyle w:val="af3"/>
            <w:sz w:val="20"/>
            <w:szCs w:val="20"/>
          </w:rPr>
          <w:t xml:space="preserve">лота </w:t>
        </w:r>
        <w:r w:rsidRPr="00967F0C">
          <w:rPr>
            <w:rStyle w:val="af3"/>
            <w:sz w:val="20"/>
            <w:szCs w:val="20"/>
          </w:rPr>
          <w:t>и наименование предмета Договора</w:t>
        </w:r>
        <w:r w:rsidRPr="00967F0C">
          <w:rPr>
            <w:sz w:val="20"/>
            <w:szCs w:val="20"/>
          </w:rPr>
          <w:t>].</w:t>
        </w:r>
      </w:ins>
    </w:p>
    <w:p w:rsidR="000D47D9" w:rsidRDefault="000D47D9" w:rsidP="00B578FB">
      <w:pPr>
        <w:rPr>
          <w:sz w:val="20"/>
          <w:szCs w:val="20"/>
        </w:rPr>
        <w:pPrChange w:id="7398" w:author="Rinat Gub" w:date="2022-12-06T13:44:00Z">
          <w:pPr>
            <w:keepNext/>
            <w:keepLines/>
            <w:suppressAutoHyphens/>
            <w:ind w:firstLine="0"/>
          </w:pPr>
        </w:pPrChange>
      </w:pPr>
    </w:p>
    <w:p w:rsidR="006F21B8" w:rsidRDefault="00967F0C">
      <w:pPr>
        <w:jc w:val="center"/>
        <w:rPr>
          <w:b/>
          <w:sz w:val="20"/>
          <w:szCs w:val="20"/>
        </w:rPr>
      </w:pPr>
      <w:r w:rsidRPr="00967F0C">
        <w:rPr>
          <w:b/>
          <w:sz w:val="20"/>
          <w:szCs w:val="20"/>
        </w:rPr>
        <w:t>План привлечения субподрядчиков</w:t>
      </w:r>
      <w:r w:rsidR="000D47D9">
        <w:rPr>
          <w:b/>
          <w:sz w:val="20"/>
          <w:szCs w:val="20"/>
        </w:rPr>
        <w:t xml:space="preserve"> (соисполнителей)</w:t>
      </w:r>
    </w:p>
    <w:p w:rsidR="0060632F" w:rsidRDefault="0060632F">
      <w:pPr>
        <w:rPr>
          <w:b/>
          <w:sz w:val="20"/>
          <w:szCs w:val="20"/>
        </w:rPr>
      </w:pP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  <w:tblPrChange w:id="7399" w:author="Rinat Gub" w:date="2022-12-06T13:44:00Z">
          <w:tblPr>
            <w:tblW w:w="9639" w:type="dxa"/>
            <w:tblInd w:w="108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7"/>
        <w:gridCol w:w="1701"/>
        <w:gridCol w:w="1418"/>
        <w:gridCol w:w="1559"/>
        <w:gridCol w:w="2693"/>
        <w:gridCol w:w="1701"/>
        <w:tblGridChange w:id="7400">
          <w:tblGrid>
            <w:gridCol w:w="567"/>
            <w:gridCol w:w="1701"/>
            <w:gridCol w:w="1418"/>
            <w:gridCol w:w="1559"/>
            <w:gridCol w:w="2552"/>
            <w:gridCol w:w="1842"/>
          </w:tblGrid>
        </w:tblGridChange>
      </w:tblGrid>
      <w:tr w:rsidR="00EC1262" w:rsidRPr="000D47D9" w:rsidTr="00D1219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401" w:author="Rinat Gub" w:date="2022-12-06T13:44:00Z">
              <w:tcPr>
                <w:tcW w:w="56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60632F" w:rsidRDefault="00967F0C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№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402" w:author="Rinat Gub" w:date="2022-12-06T13:44:00Z"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EC1262" w:rsidRPr="000D47D9" w:rsidRDefault="00967F0C" w:rsidP="00F877F2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Предмет </w:t>
            </w:r>
            <w:r w:rsidR="006C00F6">
              <w:rPr>
                <w:sz w:val="20"/>
                <w:szCs w:val="20"/>
              </w:rPr>
              <w:t>Договора</w:t>
            </w:r>
            <w:r w:rsidRPr="00967F0C">
              <w:rPr>
                <w:sz w:val="20"/>
                <w:szCs w:val="20"/>
              </w:rPr>
              <w:t xml:space="preserve">, заключаемого с субподрядчиком </w:t>
            </w:r>
            <w:r w:rsidR="00F877F2" w:rsidRPr="00F877F2">
              <w:rPr>
                <w:sz w:val="20"/>
                <w:szCs w:val="20"/>
              </w:rPr>
              <w:t>(соисполнителем)</w:t>
            </w:r>
            <w:r w:rsidR="00F877F2" w:rsidRPr="00967F0C">
              <w:rPr>
                <w:sz w:val="20"/>
                <w:szCs w:val="20"/>
              </w:rPr>
              <w:t xml:space="preserve"> </w:t>
            </w:r>
            <w:r w:rsidRPr="00967F0C">
              <w:rPr>
                <w:sz w:val="20"/>
                <w:szCs w:val="20"/>
              </w:rPr>
              <w:t>(с указанием количества поставляемого им товара, объема выполняемых им работ, оказываемых им услуг)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403" w:author="Rinat Gub" w:date="2022-12-06T13:44:00Z">
              <w:tcPr>
                <w:tcW w:w="141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EC1262" w:rsidRPr="000D47D9" w:rsidRDefault="00967F0C" w:rsidP="00F877F2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Объем </w:t>
            </w:r>
            <w:r w:rsidR="006C00F6">
              <w:rPr>
                <w:sz w:val="20"/>
                <w:szCs w:val="20"/>
              </w:rPr>
              <w:t>Договора</w:t>
            </w:r>
            <w:r w:rsidRPr="00967F0C">
              <w:rPr>
                <w:sz w:val="20"/>
                <w:szCs w:val="20"/>
              </w:rPr>
              <w:t xml:space="preserve"> с</w:t>
            </w:r>
            <w:r w:rsidR="00A9777F">
              <w:rPr>
                <w:sz w:val="20"/>
                <w:szCs w:val="20"/>
              </w:rPr>
              <w:t xml:space="preserve"> </w:t>
            </w:r>
            <w:del w:id="7404" w:author="Rinat Gub" w:date="2022-12-06T13:44:00Z">
              <w:r w:rsidR="00D44FA9" w:rsidRPr="000D47D9">
                <w:rPr>
                  <w:sz w:val="20"/>
                  <w:szCs w:val="20"/>
                </w:rPr>
                <w:delText>субподрядчик</w:delText>
              </w:r>
              <w:r w:rsidR="00D63167">
                <w:rPr>
                  <w:sz w:val="20"/>
                  <w:szCs w:val="20"/>
                </w:rPr>
                <w:delText xml:space="preserve"> </w:delText>
              </w:r>
              <w:r w:rsidR="00D44FA9" w:rsidRPr="000D47D9">
                <w:rPr>
                  <w:sz w:val="20"/>
                  <w:szCs w:val="20"/>
                </w:rPr>
                <w:delText>ом</w:delText>
              </w:r>
            </w:del>
            <w:ins w:id="7405" w:author="Rinat Gub" w:date="2022-12-06T13:44:00Z">
              <w:r w:rsidRPr="00967F0C">
                <w:rPr>
                  <w:sz w:val="20"/>
                  <w:szCs w:val="20"/>
                </w:rPr>
                <w:t>субподрядчиком</w:t>
              </w:r>
            </w:ins>
            <w:r w:rsidRPr="00967F0C">
              <w:rPr>
                <w:sz w:val="20"/>
                <w:szCs w:val="20"/>
              </w:rPr>
              <w:t xml:space="preserve"> </w:t>
            </w:r>
            <w:r w:rsidR="00F877F2" w:rsidRPr="00F877F2">
              <w:rPr>
                <w:sz w:val="20"/>
                <w:szCs w:val="20"/>
              </w:rPr>
              <w:t>(соисполнителем)</w:t>
            </w:r>
            <w:r w:rsidRPr="00967F0C">
              <w:rPr>
                <w:sz w:val="20"/>
                <w:szCs w:val="20"/>
              </w:rPr>
              <w:t>от цены предложения, в</w:t>
            </w:r>
            <w:r w:rsidR="00A9777F">
              <w:rPr>
                <w:sz w:val="20"/>
                <w:szCs w:val="20"/>
              </w:rPr>
              <w:t xml:space="preserve"> </w:t>
            </w:r>
            <w:r w:rsidRPr="00967F0C">
              <w:rPr>
                <w:sz w:val="20"/>
                <w:szCs w:val="20"/>
              </w:rPr>
              <w:t>процентах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406" w:author="Rinat Gub" w:date="2022-12-06T13:44:00Z">
              <w:tcPr>
                <w:tcW w:w="15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EC1262" w:rsidRPr="000D47D9" w:rsidRDefault="00967F0C" w:rsidP="005B0E92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 xml:space="preserve">Цена </w:t>
            </w:r>
            <w:r w:rsidR="006C00F6">
              <w:rPr>
                <w:sz w:val="20"/>
                <w:szCs w:val="20"/>
              </w:rPr>
              <w:t>Договора</w:t>
            </w:r>
            <w:r w:rsidR="002D2BE6">
              <w:rPr>
                <w:sz w:val="20"/>
                <w:szCs w:val="20"/>
              </w:rPr>
              <w:t xml:space="preserve"> с </w:t>
            </w:r>
            <w:r w:rsidRPr="00967F0C">
              <w:rPr>
                <w:sz w:val="20"/>
                <w:szCs w:val="20"/>
              </w:rPr>
              <w:t>субподряд</w:t>
            </w:r>
            <w:r w:rsidR="002D2BE6">
              <w:rPr>
                <w:sz w:val="20"/>
                <w:szCs w:val="20"/>
              </w:rPr>
              <w:t>-</w:t>
            </w:r>
            <w:r w:rsidRPr="00967F0C">
              <w:rPr>
                <w:sz w:val="20"/>
                <w:szCs w:val="20"/>
              </w:rPr>
              <w:t>чиком</w:t>
            </w:r>
            <w:r w:rsidR="00AD438E">
              <w:rPr>
                <w:sz w:val="20"/>
                <w:szCs w:val="20"/>
              </w:rPr>
              <w:t xml:space="preserve"> (соисполнителем)</w:t>
            </w:r>
            <w:r w:rsidRPr="00967F0C">
              <w:rPr>
                <w:sz w:val="20"/>
                <w:szCs w:val="20"/>
              </w:rPr>
              <w:t xml:space="preserve"> в руб</w:t>
            </w:r>
            <w:ins w:id="7407" w:author="Rinat Gub" w:date="2022-12-06T13:44:00Z">
              <w:r w:rsidR="002D2BE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408" w:author="Rinat Gub" w:date="2022-12-06T13:44:00Z">
              <w:tcPr>
                <w:tcW w:w="255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EC1262" w:rsidRPr="000D47D9" w:rsidRDefault="00967F0C" w:rsidP="005B0E92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Наименование, фирменное наименование (при наличии), место нахождения (для юридического лица)/ фамилия, имя, отчество (при наличии), паспортные данные, место жительства (для индивидуального предпринимателя), почтовый адрес, номер контактного телефона, адрес электронной почты субподрядчика (соисполнителя)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409" w:author="Rinat Gub" w:date="2022-12-06T13:44:00Z">
              <w:tcPr>
                <w:tcW w:w="18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EC1262" w:rsidRPr="000D47D9" w:rsidRDefault="00967F0C" w:rsidP="00F877F2">
            <w:pPr>
              <w:ind w:firstLine="0"/>
              <w:jc w:val="left"/>
              <w:rPr>
                <w:sz w:val="20"/>
                <w:szCs w:val="20"/>
              </w:rPr>
            </w:pPr>
            <w:r w:rsidRPr="00967F0C">
              <w:rPr>
                <w:sz w:val="20"/>
                <w:szCs w:val="20"/>
              </w:rPr>
              <w:t>Место, условия и сроки (периоды) поставки товара (выполнения работы, оказания услуги) субподрядчиком</w:t>
            </w:r>
            <w:r w:rsidR="00F877F2">
              <w:rPr>
                <w:sz w:val="20"/>
                <w:szCs w:val="20"/>
              </w:rPr>
              <w:t xml:space="preserve"> </w:t>
            </w:r>
            <w:r w:rsidR="00F877F2" w:rsidRPr="00F877F2">
              <w:rPr>
                <w:sz w:val="20"/>
                <w:szCs w:val="20"/>
              </w:rPr>
              <w:t>(соисполнителем)</w:t>
            </w:r>
            <w:r w:rsidRPr="00967F0C">
              <w:rPr>
                <w:sz w:val="20"/>
                <w:szCs w:val="20"/>
              </w:rPr>
              <w:t xml:space="preserve"> </w:t>
            </w: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9" w:type="dxa"/>
            <w:gridSpan w:val="6"/>
            <w:tcBorders>
              <w:top w:val="single" w:sz="4" w:space="0" w:color="auto"/>
            </w:tcBorders>
          </w:tcPr>
          <w:p w:rsidR="006F21B8" w:rsidRDefault="00266CEC" w:rsidP="0040134A">
            <w:pPr>
              <w:pStyle w:val="afa"/>
              <w:numPr>
                <w:ilvl w:val="0"/>
                <w:numId w:val="84"/>
              </w:numPr>
              <w:pPrChange w:id="7410" w:author="Rinat Gub" w:date="2022-12-06T13:44:00Z">
                <w:pPr/>
              </w:pPrChange>
            </w:pPr>
            <w:del w:id="7411" w:author="Rinat Gub" w:date="2022-12-06T13:44:00Z">
              <w:r>
                <w:delText>1.</w:delText>
              </w:r>
            </w:del>
            <w:r w:rsidR="00967F0C" w:rsidRPr="00967F0C">
              <w:t>План привлечения субподрядчиков (соисполнителей), не являющихся субъектами МСП</w:t>
            </w:r>
          </w:p>
        </w:tc>
      </w:tr>
      <w:tr w:rsidR="00EC1262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12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413" w:author="Rinat Gub" w:date="2022-12-06T13:44:00Z">
              <w:tcPr>
                <w:tcW w:w="567" w:type="dxa"/>
              </w:tcPr>
            </w:tcPrChange>
          </w:tcPr>
          <w:p w:rsidR="006F21B8" w:rsidRDefault="000D47D9">
            <w:pPr>
              <w:ind w:firstLine="0"/>
            </w:pPr>
            <w:r>
              <w:t>1.1</w:t>
            </w:r>
          </w:p>
        </w:tc>
        <w:tc>
          <w:tcPr>
            <w:tcW w:w="1701" w:type="dxa"/>
            <w:tcPrChange w:id="7414" w:author="Rinat Gub" w:date="2022-12-06T13:44:00Z">
              <w:tcPr>
                <w:tcW w:w="1701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7415" w:author="Rinat Gub" w:date="2022-12-06T13:44:00Z">
              <w:tcPr>
                <w:tcW w:w="1418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59" w:type="dxa"/>
            <w:tcPrChange w:id="7416" w:author="Rinat Gub" w:date="2022-12-06T13:44:00Z">
              <w:tcPr>
                <w:tcW w:w="1559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93" w:type="dxa"/>
            <w:tcPrChange w:id="7417" w:author="Rinat Gub" w:date="2022-12-06T13:44:00Z">
              <w:tcPr>
                <w:tcW w:w="2552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18" w:author="Rinat Gub" w:date="2022-12-06T13:44:00Z">
              <w:tcPr>
                <w:tcW w:w="1842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</w:tr>
      <w:tr w:rsidR="00EC1262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19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420" w:author="Rinat Gub" w:date="2022-12-06T13:44:00Z">
              <w:tcPr>
                <w:tcW w:w="567" w:type="dxa"/>
              </w:tcPr>
            </w:tcPrChange>
          </w:tcPr>
          <w:p w:rsidR="006F21B8" w:rsidRDefault="000D47D9">
            <w:pPr>
              <w:ind w:firstLine="0"/>
            </w:pPr>
            <w:r>
              <w:t>1.2</w:t>
            </w:r>
          </w:p>
        </w:tc>
        <w:tc>
          <w:tcPr>
            <w:tcW w:w="1701" w:type="dxa"/>
            <w:tcPrChange w:id="7421" w:author="Rinat Gub" w:date="2022-12-06T13:44:00Z">
              <w:tcPr>
                <w:tcW w:w="1701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7422" w:author="Rinat Gub" w:date="2022-12-06T13:44:00Z">
              <w:tcPr>
                <w:tcW w:w="1418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59" w:type="dxa"/>
            <w:tcPrChange w:id="7423" w:author="Rinat Gub" w:date="2022-12-06T13:44:00Z">
              <w:tcPr>
                <w:tcW w:w="1559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93" w:type="dxa"/>
            <w:tcPrChange w:id="7424" w:author="Rinat Gub" w:date="2022-12-06T13:44:00Z">
              <w:tcPr>
                <w:tcW w:w="2552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25" w:author="Rinat Gub" w:date="2022-12-06T13:44:00Z">
              <w:tcPr>
                <w:tcW w:w="1842" w:type="dxa"/>
              </w:tcPr>
            </w:tcPrChange>
          </w:tcPr>
          <w:p w:rsidR="00EC1262" w:rsidRPr="000D47D9" w:rsidRDefault="00EC1262" w:rsidP="00805F22">
            <w:pPr>
              <w:ind w:firstLine="0"/>
              <w:rPr>
                <w:sz w:val="20"/>
                <w:szCs w:val="20"/>
              </w:rPr>
            </w:pP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26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trHeight w:val="218"/>
          <w:trPrChange w:id="7427" w:author="Rinat Gub" w:date="2022-12-06T13:44:00Z">
            <w:trPr>
              <w:trHeight w:val="218"/>
            </w:trPr>
          </w:trPrChange>
        </w:trPr>
        <w:tc>
          <w:tcPr>
            <w:tcW w:w="567" w:type="dxa"/>
            <w:tcPrChange w:id="7428" w:author="Rinat Gub" w:date="2022-12-06T13:44:00Z">
              <w:tcPr>
                <w:tcW w:w="567" w:type="dxa"/>
              </w:tcPr>
            </w:tcPrChange>
          </w:tcPr>
          <w:p w:rsidR="006F21B8" w:rsidRDefault="006F21B8">
            <w:pPr>
              <w:ind w:firstLine="0"/>
            </w:pPr>
          </w:p>
        </w:tc>
        <w:tc>
          <w:tcPr>
            <w:tcW w:w="1701" w:type="dxa"/>
            <w:tcPrChange w:id="7429" w:author="Rinat Gub" w:date="2022-12-06T13:44:00Z">
              <w:tcPr>
                <w:tcW w:w="1701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Итого:</w:t>
            </w:r>
          </w:p>
        </w:tc>
        <w:tc>
          <w:tcPr>
            <w:tcW w:w="1418" w:type="dxa"/>
            <w:tcPrChange w:id="7430" w:author="Rinat Gub" w:date="2022-12-06T13:44:00Z">
              <w:tcPr>
                <w:tcW w:w="1418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59" w:type="dxa"/>
            <w:tcPrChange w:id="7431" w:author="Rinat Gub" w:date="2022-12-06T13:44:00Z">
              <w:tcPr>
                <w:tcW w:w="1559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93" w:type="dxa"/>
            <w:tcPrChange w:id="7432" w:author="Rinat Gub" w:date="2022-12-06T13:44:00Z">
              <w:tcPr>
                <w:tcW w:w="255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33" w:author="Rinat Gub" w:date="2022-12-06T13:44:00Z">
              <w:tcPr>
                <w:tcW w:w="184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39" w:type="dxa"/>
            <w:gridSpan w:val="6"/>
          </w:tcPr>
          <w:p w:rsidR="006F21B8" w:rsidRDefault="00266CEC" w:rsidP="0040134A">
            <w:pPr>
              <w:pStyle w:val="afa"/>
              <w:numPr>
                <w:ilvl w:val="0"/>
                <w:numId w:val="84"/>
              </w:numPr>
              <w:pPrChange w:id="7434" w:author="Rinat Gub" w:date="2022-12-06T13:44:00Z">
                <w:pPr/>
              </w:pPrChange>
            </w:pPr>
            <w:del w:id="7435" w:author="Rinat Gub" w:date="2022-12-06T13:44:00Z">
              <w:r>
                <w:delText>2.</w:delText>
              </w:r>
            </w:del>
            <w:r w:rsidR="00967F0C" w:rsidRPr="00967F0C">
              <w:t>План привлечения субподрядчиков (соисполнителей)</w:t>
            </w:r>
            <w:r w:rsidR="000D47D9">
              <w:t xml:space="preserve"> </w:t>
            </w:r>
            <w:r w:rsidR="000D47D9" w:rsidRPr="000D47D9">
              <w:t xml:space="preserve">из числа субъектов </w:t>
            </w:r>
            <w:r w:rsidR="000D47D9">
              <w:t>МСП</w:t>
            </w: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36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437" w:author="Rinat Gub" w:date="2022-12-06T13:44:00Z">
              <w:tcPr>
                <w:tcW w:w="567" w:type="dxa"/>
              </w:tcPr>
            </w:tcPrChange>
          </w:tcPr>
          <w:p w:rsidR="006F21B8" w:rsidRDefault="000D47D9">
            <w:pPr>
              <w:ind w:firstLine="0"/>
            </w:pPr>
            <w:r>
              <w:t>2.1</w:t>
            </w:r>
          </w:p>
        </w:tc>
        <w:tc>
          <w:tcPr>
            <w:tcW w:w="1701" w:type="dxa"/>
            <w:tcPrChange w:id="7438" w:author="Rinat Gub" w:date="2022-12-06T13:44:00Z">
              <w:tcPr>
                <w:tcW w:w="1701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7439" w:author="Rinat Gub" w:date="2022-12-06T13:44:00Z">
              <w:tcPr>
                <w:tcW w:w="1418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59" w:type="dxa"/>
            <w:tcPrChange w:id="7440" w:author="Rinat Gub" w:date="2022-12-06T13:44:00Z">
              <w:tcPr>
                <w:tcW w:w="1559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93" w:type="dxa"/>
            <w:tcPrChange w:id="7441" w:author="Rinat Gub" w:date="2022-12-06T13:44:00Z">
              <w:tcPr>
                <w:tcW w:w="255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42" w:author="Rinat Gub" w:date="2022-12-06T13:44:00Z">
              <w:tcPr>
                <w:tcW w:w="184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43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444" w:author="Rinat Gub" w:date="2022-12-06T13:44:00Z">
              <w:tcPr>
                <w:tcW w:w="567" w:type="dxa"/>
              </w:tcPr>
            </w:tcPrChange>
          </w:tcPr>
          <w:p w:rsidR="006F21B8" w:rsidRDefault="000D47D9">
            <w:pPr>
              <w:ind w:firstLine="0"/>
            </w:pPr>
            <w:r>
              <w:t>2.2</w:t>
            </w:r>
          </w:p>
        </w:tc>
        <w:tc>
          <w:tcPr>
            <w:tcW w:w="1701" w:type="dxa"/>
            <w:tcPrChange w:id="7445" w:author="Rinat Gub" w:date="2022-12-06T13:44:00Z">
              <w:tcPr>
                <w:tcW w:w="1701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418" w:type="dxa"/>
            <w:tcPrChange w:id="7446" w:author="Rinat Gub" w:date="2022-12-06T13:44:00Z">
              <w:tcPr>
                <w:tcW w:w="1418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59" w:type="dxa"/>
            <w:tcPrChange w:id="7447" w:author="Rinat Gub" w:date="2022-12-06T13:44:00Z">
              <w:tcPr>
                <w:tcW w:w="1559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93" w:type="dxa"/>
            <w:tcPrChange w:id="7448" w:author="Rinat Gub" w:date="2022-12-06T13:44:00Z">
              <w:tcPr>
                <w:tcW w:w="255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49" w:author="Rinat Gub" w:date="2022-12-06T13:44:00Z">
              <w:tcPr>
                <w:tcW w:w="184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50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451" w:author="Rinat Gub" w:date="2022-12-06T13:44:00Z">
              <w:tcPr>
                <w:tcW w:w="567" w:type="dxa"/>
              </w:tcPr>
            </w:tcPrChange>
          </w:tcPr>
          <w:p w:rsidR="006F21B8" w:rsidRDefault="006F21B8">
            <w:pPr>
              <w:ind w:firstLine="0"/>
            </w:pPr>
          </w:p>
        </w:tc>
        <w:tc>
          <w:tcPr>
            <w:tcW w:w="1701" w:type="dxa"/>
            <w:tcPrChange w:id="7452" w:author="Rinat Gub" w:date="2022-12-06T13:44:00Z">
              <w:tcPr>
                <w:tcW w:w="1701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Итого:</w:t>
            </w:r>
            <w:r w:rsidR="00967F0C" w:rsidRPr="00967F0C">
              <w:rPr>
                <w:sz w:val="20"/>
                <w:szCs w:val="20"/>
              </w:rPr>
              <w:t xml:space="preserve"> </w:t>
            </w:r>
            <w:r w:rsidR="00967F0C" w:rsidRPr="00967F0C">
              <w:rPr>
                <w:i/>
                <w:iCs/>
                <w:color w:val="333399"/>
                <w:sz w:val="20"/>
                <w:szCs w:val="20"/>
              </w:rPr>
              <w:t>(указать число субъектов МСП)</w:t>
            </w:r>
          </w:p>
        </w:tc>
        <w:tc>
          <w:tcPr>
            <w:tcW w:w="1418" w:type="dxa"/>
            <w:tcPrChange w:id="7453" w:author="Rinat Gub" w:date="2022-12-06T13:44:00Z">
              <w:tcPr>
                <w:tcW w:w="1418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Итого:</w:t>
            </w:r>
            <w:r w:rsidR="00967F0C" w:rsidRPr="00967F0C">
              <w:rPr>
                <w:i/>
                <w:iCs/>
                <w:color w:val="333399"/>
                <w:sz w:val="20"/>
                <w:szCs w:val="20"/>
              </w:rPr>
              <w:t xml:space="preserve"> (указать суммарный процент объема </w:t>
            </w:r>
            <w:r w:rsidR="006C00F6">
              <w:rPr>
                <w:i/>
                <w:iCs/>
                <w:color w:val="333399"/>
                <w:sz w:val="20"/>
                <w:szCs w:val="20"/>
              </w:rPr>
              <w:t>Договоров</w:t>
            </w:r>
            <w:r w:rsidR="00967F0C" w:rsidRPr="00967F0C">
              <w:rPr>
                <w:i/>
                <w:iCs/>
                <w:color w:val="333399"/>
                <w:sz w:val="20"/>
                <w:szCs w:val="20"/>
              </w:rPr>
              <w:t xml:space="preserve"> с субъектами МСП)</w:t>
            </w:r>
          </w:p>
        </w:tc>
        <w:tc>
          <w:tcPr>
            <w:tcW w:w="1559" w:type="dxa"/>
            <w:tcPrChange w:id="7454" w:author="Rinat Gub" w:date="2022-12-06T13:44:00Z">
              <w:tcPr>
                <w:tcW w:w="1559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Итого:</w:t>
            </w:r>
            <w:r w:rsidR="00967F0C" w:rsidRPr="00967F0C">
              <w:rPr>
                <w:i/>
                <w:iCs/>
                <w:color w:val="333399"/>
                <w:sz w:val="20"/>
                <w:szCs w:val="20"/>
              </w:rPr>
              <w:t xml:space="preserve"> (указать суммарный объема </w:t>
            </w:r>
            <w:r w:rsidR="006C00F6">
              <w:rPr>
                <w:i/>
                <w:iCs/>
                <w:color w:val="333399"/>
                <w:sz w:val="20"/>
                <w:szCs w:val="20"/>
              </w:rPr>
              <w:t>Договоров</w:t>
            </w:r>
            <w:r w:rsidR="00967F0C" w:rsidRPr="00967F0C">
              <w:rPr>
                <w:i/>
                <w:iCs/>
                <w:color w:val="333399"/>
                <w:sz w:val="20"/>
                <w:szCs w:val="20"/>
              </w:rPr>
              <w:t xml:space="preserve"> с субъектами МСП)</w:t>
            </w:r>
          </w:p>
        </w:tc>
        <w:tc>
          <w:tcPr>
            <w:tcW w:w="2693" w:type="dxa"/>
            <w:tcPrChange w:id="7455" w:author="Rinat Gub" w:date="2022-12-06T13:44:00Z">
              <w:tcPr>
                <w:tcW w:w="255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56" w:author="Rinat Gub" w:date="2022-12-06T13:44:00Z">
              <w:tcPr>
                <w:tcW w:w="184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</w:tr>
      <w:tr w:rsidR="000D47D9" w:rsidRPr="000D47D9" w:rsidTr="00D121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7457" w:author="Rinat Gub" w:date="2022-12-06T13:44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c>
          <w:tcPr>
            <w:tcW w:w="567" w:type="dxa"/>
            <w:tcPrChange w:id="7458" w:author="Rinat Gub" w:date="2022-12-06T13:44:00Z">
              <w:tcPr>
                <w:tcW w:w="567" w:type="dxa"/>
              </w:tcPr>
            </w:tcPrChange>
          </w:tcPr>
          <w:p w:rsidR="006F21B8" w:rsidRDefault="006F21B8">
            <w:pPr>
              <w:pStyle w:val="afa"/>
              <w:ind w:left="360"/>
            </w:pPr>
          </w:p>
        </w:tc>
        <w:tc>
          <w:tcPr>
            <w:tcW w:w="1701" w:type="dxa"/>
            <w:tcPrChange w:id="7459" w:author="Rinat Gub" w:date="2022-12-06T13:44:00Z">
              <w:tcPr>
                <w:tcW w:w="1701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b/>
                <w:sz w:val="20"/>
                <w:szCs w:val="20"/>
              </w:rPr>
            </w:pPr>
            <w:r w:rsidRPr="000D47D9">
              <w:rPr>
                <w:b/>
                <w:sz w:val="20"/>
                <w:szCs w:val="20"/>
              </w:rPr>
              <w:t>ИТОГО:</w:t>
            </w:r>
          </w:p>
        </w:tc>
        <w:tc>
          <w:tcPr>
            <w:tcW w:w="1418" w:type="dxa"/>
            <w:tcPrChange w:id="7460" w:author="Rinat Gub" w:date="2022-12-06T13:44:00Z">
              <w:tcPr>
                <w:tcW w:w="1418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559" w:type="dxa"/>
            <w:tcPrChange w:id="7461" w:author="Rinat Gub" w:date="2022-12-06T13:44:00Z">
              <w:tcPr>
                <w:tcW w:w="1559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693" w:type="dxa"/>
            <w:tcPrChange w:id="7462" w:author="Rinat Gub" w:date="2022-12-06T13:44:00Z">
              <w:tcPr>
                <w:tcW w:w="255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701" w:type="dxa"/>
            <w:tcPrChange w:id="7463" w:author="Rinat Gub" w:date="2022-12-06T13:44:00Z">
              <w:tcPr>
                <w:tcW w:w="1842" w:type="dxa"/>
              </w:tcPr>
            </w:tcPrChange>
          </w:tcPr>
          <w:p w:rsidR="000D47D9" w:rsidRPr="000D47D9" w:rsidRDefault="000D47D9" w:rsidP="00805F22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B578FB" w:rsidRPr="00203244" w:rsidRDefault="00B578FB" w:rsidP="00B578FB">
      <w:pPr>
        <w:keepNext/>
        <w:spacing w:before="120"/>
        <w:ind w:right="5601" w:firstLine="0"/>
        <w:rPr>
          <w:szCs w:val="24"/>
        </w:rPr>
      </w:pPr>
      <w:r w:rsidRPr="00203244">
        <w:rPr>
          <w:szCs w:val="24"/>
        </w:rPr>
        <w:t>_________________________________</w:t>
      </w:r>
    </w:p>
    <w:p w:rsidR="00B578FB" w:rsidRPr="00203244" w:rsidRDefault="00B578FB" w:rsidP="00B578FB">
      <w:pPr>
        <w:keepNext/>
        <w:ind w:right="5601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(подпись, М.П.)</w:t>
      </w:r>
    </w:p>
    <w:p w:rsidR="00B578FB" w:rsidRPr="00203244" w:rsidRDefault="00B578FB" w:rsidP="00B578FB">
      <w:pPr>
        <w:keepNext/>
        <w:spacing w:before="120"/>
        <w:ind w:right="5601" w:firstLine="0"/>
        <w:rPr>
          <w:szCs w:val="24"/>
        </w:rPr>
      </w:pPr>
      <w:r w:rsidRPr="00203244">
        <w:rPr>
          <w:szCs w:val="24"/>
        </w:rPr>
        <w:t>_________________________________</w:t>
      </w:r>
    </w:p>
    <w:p w:rsidR="00B578FB" w:rsidRPr="00203244" w:rsidRDefault="00B578FB" w:rsidP="0013579D">
      <w:pPr>
        <w:keepNext/>
        <w:ind w:right="5601" w:firstLine="426"/>
        <w:jc w:val="center"/>
        <w:rPr>
          <w:szCs w:val="24"/>
          <w:vertAlign w:val="superscript"/>
        </w:rPr>
        <w:pPrChange w:id="7464" w:author="Rinat Gub" w:date="2022-12-06T13:44:00Z">
          <w:pPr>
            <w:keepNext/>
            <w:ind w:right="5601" w:firstLine="0"/>
            <w:jc w:val="center"/>
          </w:pPr>
        </w:pPrChange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B578FB" w:rsidRPr="00203244" w:rsidRDefault="00B578FB" w:rsidP="00B578FB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4458CE" w:rsidRPr="00203244" w:rsidRDefault="004458CE" w:rsidP="00F972E1"/>
    <w:p w:rsidR="00C834B7" w:rsidRPr="00203244" w:rsidRDefault="00B578FB">
      <w:pPr>
        <w:ind w:firstLine="0"/>
      </w:pPr>
      <w:r w:rsidRPr="00203244">
        <w:rPr>
          <w:b/>
        </w:rPr>
        <w:t>Инструкция по заполнению</w:t>
      </w:r>
    </w:p>
    <w:p w:rsidR="00C834B7" w:rsidRPr="00203244" w:rsidRDefault="005B3DC6" w:rsidP="0040134A">
      <w:pPr>
        <w:pStyle w:val="afa"/>
        <w:numPr>
          <w:ilvl w:val="0"/>
          <w:numId w:val="41"/>
        </w:numPr>
        <w:ind w:left="284"/>
        <w:pPrChange w:id="7465" w:author="Rinat Gub" w:date="2022-12-06T13:44:00Z">
          <w:pPr>
            <w:pStyle w:val="afa"/>
            <w:numPr>
              <w:numId w:val="31"/>
            </w:numPr>
            <w:ind w:left="360" w:hanging="360"/>
          </w:pPr>
        </w:pPrChange>
      </w:pPr>
      <w:r w:rsidRPr="00203244">
        <w:t>Форма включается в коммерческую часть заявки.</w:t>
      </w:r>
    </w:p>
    <w:p w:rsidR="00C834B7" w:rsidRPr="00203244" w:rsidRDefault="00D969E6" w:rsidP="0040134A">
      <w:pPr>
        <w:pStyle w:val="afa"/>
        <w:numPr>
          <w:ilvl w:val="0"/>
          <w:numId w:val="41"/>
        </w:numPr>
        <w:ind w:left="284"/>
        <w:pPrChange w:id="7466" w:author="Rinat Gub" w:date="2022-12-06T13:44:00Z">
          <w:pPr>
            <w:pStyle w:val="afa"/>
            <w:numPr>
              <w:numId w:val="31"/>
            </w:numPr>
            <w:ind w:left="360" w:hanging="360"/>
          </w:pPr>
        </w:pPrChange>
      </w:pPr>
      <w:r w:rsidRPr="00203244">
        <w:t>Участник закупки заполняет поля формы в соответствии с инструкциями, приведенными по тексту формы.</w:t>
      </w:r>
    </w:p>
    <w:p w:rsidR="00C834B7" w:rsidRPr="00203244" w:rsidRDefault="005B3DC6" w:rsidP="0040134A">
      <w:pPr>
        <w:pStyle w:val="afa"/>
        <w:numPr>
          <w:ilvl w:val="0"/>
          <w:numId w:val="41"/>
        </w:numPr>
        <w:ind w:left="284"/>
        <w:pPrChange w:id="7467" w:author="Rinat Gub" w:date="2022-12-06T13:44:00Z">
          <w:pPr>
            <w:pStyle w:val="afa"/>
            <w:numPr>
              <w:numId w:val="31"/>
            </w:numPr>
            <w:ind w:left="360" w:hanging="360"/>
          </w:pPr>
        </w:pPrChange>
      </w:pPr>
      <w:r w:rsidRPr="00203244">
        <w:lastRenderedPageBreak/>
        <w:t xml:space="preserve">Указанная форма заполняется только Участником закупки, который привлекает </w:t>
      </w:r>
      <w:r w:rsidR="005B0E92" w:rsidRPr="00203244">
        <w:t>субподрядчиков</w:t>
      </w:r>
      <w:r w:rsidR="00F877F2">
        <w:t xml:space="preserve"> (соисполнителей)</w:t>
      </w:r>
      <w:r w:rsidRPr="00203244">
        <w:t>.</w:t>
      </w:r>
    </w:p>
    <w:p w:rsidR="00C834B7" w:rsidRPr="00203244" w:rsidRDefault="005B3DC6" w:rsidP="0040134A">
      <w:pPr>
        <w:pStyle w:val="afa"/>
        <w:numPr>
          <w:ilvl w:val="0"/>
          <w:numId w:val="41"/>
        </w:numPr>
        <w:ind w:left="284"/>
        <w:pPrChange w:id="7468" w:author="Rinat Gub" w:date="2022-12-06T13:44:00Z">
          <w:pPr>
            <w:pStyle w:val="afa"/>
            <w:numPr>
              <w:numId w:val="31"/>
            </w:numPr>
            <w:ind w:left="360" w:hanging="360"/>
          </w:pPr>
        </w:pPrChange>
      </w:pPr>
      <w:r w:rsidRPr="00203244">
        <w:t xml:space="preserve">В данной форме указывается распределение видов и объемов </w:t>
      </w:r>
      <w:del w:id="7469" w:author="Rinat Gub" w:date="2022-12-06T13:44:00Z">
        <w:r w:rsidR="00460F32" w:rsidRPr="00203244">
          <w:delText>выполнения работ</w:delText>
        </w:r>
      </w:del>
      <w:ins w:id="7470" w:author="Rinat Gub" w:date="2022-12-06T13:44:00Z">
        <w:r w:rsidRPr="00203244">
          <w:t>поставки товаров</w:t>
        </w:r>
      </w:ins>
      <w:r w:rsidRPr="00203244">
        <w:t xml:space="preserve"> между Участником закупки и </w:t>
      </w:r>
      <w:r w:rsidR="005B0E92" w:rsidRPr="00203244">
        <w:t>субподрядчиками</w:t>
      </w:r>
      <w:r w:rsidR="00F877F2">
        <w:t xml:space="preserve"> (соисполнителями)</w:t>
      </w:r>
      <w:r w:rsidRPr="00203244">
        <w:t>.</w:t>
      </w:r>
    </w:p>
    <w:p w:rsidR="00C834B7" w:rsidRPr="00203244" w:rsidRDefault="00800DE6" w:rsidP="0040134A">
      <w:pPr>
        <w:pStyle w:val="afa"/>
        <w:numPr>
          <w:ilvl w:val="0"/>
          <w:numId w:val="41"/>
        </w:numPr>
        <w:ind w:left="284"/>
        <w:pPrChange w:id="7471" w:author="Rinat Gub" w:date="2022-12-06T13:44:00Z">
          <w:pPr>
            <w:pStyle w:val="afa"/>
            <w:numPr>
              <w:numId w:val="31"/>
            </w:numPr>
            <w:ind w:left="360" w:hanging="360"/>
          </w:pPr>
        </w:pPrChange>
      </w:pPr>
      <w:r w:rsidRPr="00203244">
        <w:t xml:space="preserve">Форма должна быть подписана и </w:t>
      </w:r>
      <w:r w:rsidR="00693DAC" w:rsidRPr="00203244">
        <w:t xml:space="preserve">скреплена оттиском печати </w:t>
      </w:r>
      <w:r w:rsidR="00693DAC">
        <w:t>(при наличии)</w:t>
      </w:r>
      <w:r w:rsidR="00693DAC" w:rsidRPr="00203244">
        <w:t>.</w:t>
      </w:r>
    </w:p>
    <w:p w:rsidR="00C834B7" w:rsidRPr="00203244" w:rsidRDefault="00800DE6" w:rsidP="0040134A">
      <w:pPr>
        <w:pStyle w:val="afa"/>
        <w:numPr>
          <w:ilvl w:val="0"/>
          <w:numId w:val="41"/>
        </w:numPr>
        <w:ind w:left="284"/>
        <w:pPrChange w:id="7472" w:author="Rinat Gub" w:date="2022-12-06T13:44:00Z">
          <w:pPr>
            <w:pStyle w:val="afa"/>
            <w:numPr>
              <w:numId w:val="31"/>
            </w:numPr>
            <w:ind w:left="360" w:hanging="360"/>
          </w:pPr>
        </w:pPrChange>
      </w:pPr>
      <w:r w:rsidRPr="00203244">
        <w:t>Участники закупки – физические лица, в том числе индивидуальные предприниматели, заполняют форму по тем полям, по которым заполнение возможно в связи с указанным статусом.</w:t>
      </w:r>
    </w:p>
    <w:p w:rsidR="006F21B8" w:rsidRDefault="006F21B8">
      <w:pPr>
        <w:ind w:left="-76" w:firstLine="0"/>
      </w:pPr>
      <w:bookmarkStart w:id="7473" w:name="_Ref392058919"/>
      <w:bookmarkStart w:id="7474" w:name="_Toc392487723"/>
      <w:bookmarkStart w:id="7475" w:name="_Toc392489427"/>
    </w:p>
    <w:p w:rsidR="00800DE6" w:rsidRPr="00203244" w:rsidRDefault="00800DE6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sz w:val="20"/>
          <w:szCs w:val="20"/>
        </w:rPr>
      </w:pPr>
      <w:r w:rsidRPr="00203244">
        <w:br w:type="page"/>
      </w:r>
    </w:p>
    <w:p w:rsidR="00625DAC" w:rsidRDefault="00EA5E15" w:rsidP="008D033A">
      <w:pPr>
        <w:pStyle w:val="-32"/>
      </w:pPr>
      <w:bookmarkStart w:id="7476" w:name="_Toc392487705"/>
      <w:bookmarkStart w:id="7477" w:name="_Toc392489409"/>
      <w:r w:rsidRPr="00203244">
        <w:lastRenderedPageBreak/>
        <w:t xml:space="preserve">Образец формы банковской гарантии </w:t>
      </w:r>
      <w:r w:rsidR="00A93429">
        <w:t xml:space="preserve">обеспечения </w:t>
      </w:r>
      <w:del w:id="7478" w:author="Rinat Gub" w:date="2022-12-06T13:44:00Z">
        <w:r w:rsidR="00A93429">
          <w:delText>выполнения</w:delText>
        </w:r>
      </w:del>
      <w:ins w:id="7479" w:author="Rinat Gub" w:date="2022-12-06T13:44:00Z">
        <w:r w:rsidR="00EB43EC">
          <w:t>выполнение</w:t>
        </w:r>
      </w:ins>
      <w:r w:rsidRPr="00203244">
        <w:t xml:space="preserve"> </w:t>
      </w:r>
      <w:r w:rsidR="00EB43EC">
        <w:t>д</w:t>
      </w:r>
      <w:r w:rsidR="006C00F6">
        <w:t>оговор</w:t>
      </w:r>
      <w:r w:rsidR="00EB43EC">
        <w:t>ных обязательств</w:t>
      </w:r>
      <w:ins w:id="7480" w:author="Rinat Gub" w:date="2022-12-06T13:44:00Z">
        <w:r w:rsidR="00F851EE">
          <w:t xml:space="preserve"> </w:t>
        </w:r>
        <w:r w:rsidR="00F851EE" w:rsidRPr="00161A76">
          <w:rPr>
            <w:rStyle w:val="af3"/>
            <w:highlight w:val="red"/>
          </w:rPr>
          <w:t>«Форма не используется»</w:t>
        </w:r>
      </w:ins>
    </w:p>
    <w:p w:rsidR="00EA5E15" w:rsidRPr="00203244" w:rsidRDefault="00EA5E15" w:rsidP="00EA5E15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EA5E15" w:rsidRPr="00203244" w:rsidRDefault="00EA5E15" w:rsidP="00EA5E15">
      <w:pPr>
        <w:jc w:val="center"/>
        <w:rPr>
          <w:sz w:val="20"/>
          <w:szCs w:val="20"/>
        </w:rPr>
      </w:pPr>
    </w:p>
    <w:p w:rsidR="00EA5E15" w:rsidRPr="00203244" w:rsidRDefault="00EA5E15" w:rsidP="00EA5E15">
      <w:pPr>
        <w:spacing w:before="120"/>
        <w:ind w:firstLine="0"/>
        <w:jc w:val="left"/>
      </w:pPr>
      <w:r w:rsidRPr="00203244">
        <w:t>Форма 12</w:t>
      </w:r>
    </w:p>
    <w:p w:rsidR="00EA5E15" w:rsidRPr="00203244" w:rsidRDefault="00EA5E15" w:rsidP="00EA5E15">
      <w:pPr>
        <w:jc w:val="center"/>
        <w:rPr>
          <w:sz w:val="20"/>
          <w:szCs w:val="20"/>
        </w:rPr>
      </w:pPr>
    </w:p>
    <w:p w:rsidR="00EA5E15" w:rsidRPr="00203244" w:rsidRDefault="00EA5E15" w:rsidP="00EA5E15">
      <w:pPr>
        <w:ind w:firstLine="0"/>
        <w:jc w:val="left"/>
        <w:rPr>
          <w:i/>
          <w:szCs w:val="22"/>
        </w:rPr>
        <w:pPrChange w:id="7481" w:author="Rinat Gub" w:date="2022-12-06T13:44:00Z">
          <w:pPr>
            <w:pBdr>
              <w:bottom w:val="single" w:sz="12" w:space="1" w:color="auto"/>
            </w:pBdr>
            <w:ind w:firstLine="0"/>
            <w:jc w:val="left"/>
          </w:pPr>
        </w:pPrChange>
      </w:pPr>
      <w:r w:rsidRPr="00203244">
        <w:rPr>
          <w:i/>
          <w:szCs w:val="22"/>
        </w:rPr>
        <w:t>(на бланке Гаранта)</w:t>
      </w:r>
    </w:p>
    <w:p w:rsidR="00EA5E15" w:rsidRPr="00203244" w:rsidRDefault="00EA5E15" w:rsidP="00EA5E15">
      <w:pPr>
        <w:jc w:val="right"/>
        <w:rPr>
          <w:ins w:id="7482" w:author="Rinat Gub" w:date="2022-12-06T13:44:00Z"/>
          <w:sz w:val="20"/>
          <w:szCs w:val="20"/>
        </w:rPr>
      </w:pPr>
      <w:ins w:id="7483" w:author="Rinat Gub" w:date="2022-12-06T13:44:00Z">
        <w:r w:rsidRPr="00203244">
          <w:rPr>
            <w:sz w:val="20"/>
            <w:szCs w:val="20"/>
          </w:rPr>
          <w:t>____________________________</w:t>
        </w:r>
      </w:ins>
    </w:p>
    <w:p w:rsidR="00EA5E15" w:rsidRPr="00203244" w:rsidRDefault="00EA5E15" w:rsidP="00EA5E15">
      <w:pPr>
        <w:ind w:firstLine="454"/>
        <w:jc w:val="right"/>
        <w:rPr>
          <w:sz w:val="16"/>
          <w:szCs w:val="16"/>
        </w:rPr>
        <w:pPrChange w:id="7484" w:author="Rinat Gub" w:date="2022-12-06T13:44:00Z">
          <w:pPr>
            <w:pBdr>
              <w:bottom w:val="single" w:sz="12" w:space="1" w:color="auto"/>
            </w:pBdr>
            <w:ind w:firstLine="454"/>
            <w:jc w:val="right"/>
          </w:pPr>
        </w:pPrChange>
      </w:pPr>
      <w:r w:rsidRPr="00203244">
        <w:rPr>
          <w:sz w:val="16"/>
          <w:szCs w:val="16"/>
        </w:rPr>
        <w:t>(наименование Бенефициара)</w:t>
      </w:r>
    </w:p>
    <w:p w:rsidR="00EA5E15" w:rsidRPr="00203244" w:rsidRDefault="00EA5E15" w:rsidP="00EA5E15">
      <w:pPr>
        <w:jc w:val="right"/>
        <w:rPr>
          <w:ins w:id="7485" w:author="Rinat Gub" w:date="2022-12-06T13:44:00Z"/>
          <w:sz w:val="20"/>
          <w:szCs w:val="20"/>
        </w:rPr>
      </w:pPr>
      <w:ins w:id="7486" w:author="Rinat Gub" w:date="2022-12-06T13:44:00Z">
        <w:r w:rsidRPr="00203244">
          <w:rPr>
            <w:sz w:val="20"/>
            <w:szCs w:val="20"/>
          </w:rPr>
          <w:t>____________________________</w:t>
        </w:r>
      </w:ins>
    </w:p>
    <w:p w:rsidR="00EA5E15" w:rsidRPr="00203244" w:rsidRDefault="00EA5E15" w:rsidP="00EA5E15">
      <w:pPr>
        <w:ind w:firstLine="454"/>
        <w:jc w:val="right"/>
        <w:rPr>
          <w:sz w:val="16"/>
          <w:szCs w:val="16"/>
        </w:rPr>
      </w:pPr>
      <w:r w:rsidRPr="00203244">
        <w:rPr>
          <w:sz w:val="16"/>
          <w:szCs w:val="16"/>
        </w:rPr>
        <w:t>(адрес местонахождения Бенефициара)</w:t>
      </w:r>
    </w:p>
    <w:p w:rsidR="00EA5E15" w:rsidRPr="00203244" w:rsidRDefault="00EA5E15" w:rsidP="00EA5E15">
      <w:pPr>
        <w:rPr>
          <w:b/>
          <w:sz w:val="20"/>
          <w:szCs w:val="20"/>
        </w:rPr>
      </w:pPr>
    </w:p>
    <w:p w:rsidR="00EA5E15" w:rsidRPr="00203244" w:rsidRDefault="00EA5E15" w:rsidP="00EA5E15">
      <w:pPr>
        <w:jc w:val="center"/>
        <w:rPr>
          <w:b/>
          <w:sz w:val="20"/>
          <w:szCs w:val="20"/>
        </w:rPr>
      </w:pPr>
      <w:r w:rsidRPr="00203244">
        <w:rPr>
          <w:b/>
          <w:sz w:val="20"/>
          <w:szCs w:val="20"/>
        </w:rPr>
        <w:t>БАНКОВСКАЯ ГАРАНТИЯ №__________________</w:t>
      </w:r>
    </w:p>
    <w:p w:rsidR="00EA5E15" w:rsidRPr="00203244" w:rsidRDefault="00EA5E15" w:rsidP="00EA5E15">
      <w:pPr>
        <w:rPr>
          <w:b/>
          <w:sz w:val="20"/>
          <w:szCs w:val="20"/>
        </w:rPr>
      </w:pPr>
    </w:p>
    <w:p w:rsidR="00EA5E15" w:rsidRPr="00203244" w:rsidRDefault="00EA5E15" w:rsidP="00EA5E15">
      <w:pPr>
        <w:jc w:val="right"/>
        <w:rPr>
          <w:b/>
          <w:sz w:val="20"/>
          <w:szCs w:val="20"/>
        </w:rPr>
      </w:pPr>
    </w:p>
    <w:p w:rsidR="00EA5E15" w:rsidRPr="00203244" w:rsidRDefault="00EA5E15" w:rsidP="00EA5E15">
      <w:pPr>
        <w:rPr>
          <w:sz w:val="16"/>
          <w:szCs w:val="16"/>
        </w:rPr>
      </w:pPr>
      <w:r w:rsidRPr="00203244">
        <w:rPr>
          <w:sz w:val="20"/>
          <w:szCs w:val="20"/>
        </w:rPr>
        <w:t>г.______________ «____»____________</w:t>
      </w:r>
      <w:r w:rsidRPr="00203244">
        <w:rPr>
          <w:sz w:val="20"/>
          <w:szCs w:val="20"/>
        </w:rPr>
        <w:br/>
      </w:r>
    </w:p>
    <w:p w:rsidR="00EA5E15" w:rsidRPr="00203244" w:rsidRDefault="00EA5E15" w:rsidP="00EA5E15">
      <w:pPr>
        <w:tabs>
          <w:tab w:val="left" w:pos="709"/>
        </w:tabs>
        <w:rPr>
          <w:sz w:val="20"/>
          <w:szCs w:val="20"/>
        </w:rPr>
      </w:pPr>
      <w:r w:rsidRPr="00203244">
        <w:rPr>
          <w:sz w:val="20"/>
          <w:szCs w:val="20"/>
        </w:rPr>
        <w:tab/>
        <w:t xml:space="preserve">______________________________, ОГРН _______, ИНН _______, ОКПО _______, </w:t>
      </w:r>
      <w:r w:rsidRPr="00203244">
        <w:rPr>
          <w:sz w:val="20"/>
          <w:szCs w:val="20"/>
        </w:rPr>
        <w:br/>
      </w:r>
      <w:r w:rsidR="00A9777F">
        <w:rPr>
          <w:sz w:val="16"/>
          <w:szCs w:val="16"/>
        </w:rPr>
        <w:t xml:space="preserve">           </w:t>
      </w:r>
      <w:r w:rsidRPr="00203244">
        <w:rPr>
          <w:sz w:val="16"/>
          <w:szCs w:val="16"/>
        </w:rPr>
        <w:t xml:space="preserve"> (полное наименование Банка)</w:t>
      </w:r>
    </w:p>
    <w:p w:rsidR="00EA5E15" w:rsidRPr="00203244" w:rsidRDefault="00EA5E15" w:rsidP="00380598">
      <w:pPr>
        <w:jc w:val="left"/>
        <w:rPr>
          <w:sz w:val="20"/>
          <w:szCs w:val="20"/>
        </w:rPr>
      </w:pPr>
      <w:r w:rsidRPr="00203244">
        <w:rPr>
          <w:sz w:val="20"/>
          <w:szCs w:val="20"/>
        </w:rPr>
        <w:t>место нахождения ________________________________________________________________________________</w:t>
      </w:r>
      <w:r w:rsidR="00380598">
        <w:rPr>
          <w:sz w:val="20"/>
          <w:szCs w:val="20"/>
        </w:rPr>
        <w:t>_______________</w:t>
      </w:r>
      <w:r w:rsidRPr="00203244">
        <w:rPr>
          <w:sz w:val="20"/>
          <w:szCs w:val="20"/>
        </w:rPr>
        <w:t xml:space="preserve">, </w:t>
      </w:r>
      <w:r w:rsidRPr="00203244">
        <w:rPr>
          <w:sz w:val="20"/>
          <w:szCs w:val="20"/>
        </w:rPr>
        <w:br/>
      </w:r>
      <w:r w:rsidR="00A9777F">
        <w:rPr>
          <w:sz w:val="16"/>
          <w:szCs w:val="16"/>
        </w:rPr>
        <w:t xml:space="preserve">                      </w:t>
      </w:r>
      <w:r w:rsidRPr="00203244">
        <w:rPr>
          <w:sz w:val="16"/>
          <w:szCs w:val="16"/>
        </w:rPr>
        <w:t>(в случае выдачи гарантии филиалом, указывается место нахождения и головного офиса, и филиала Банка)</w:t>
      </w:r>
    </w:p>
    <w:p w:rsidR="00EA5E15" w:rsidRPr="00937C40" w:rsidRDefault="00EA5E15" w:rsidP="00EA5E15">
      <w:pPr>
        <w:rPr>
          <w:sz w:val="16"/>
          <w:szCs w:val="16"/>
        </w:rPr>
      </w:pPr>
      <w:r w:rsidRPr="00203244">
        <w:rPr>
          <w:sz w:val="20"/>
          <w:szCs w:val="20"/>
        </w:rPr>
        <w:t>Генеральная лицензия № _______ от «___»____________, корреспондентский счет № _____________ в ______________, БИК__________ (далее – «</w:t>
      </w: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»), в лице ___________________________, действующего на основании _______________, было </w:t>
      </w:r>
      <w:r w:rsidRPr="00937C40">
        <w:rPr>
          <w:sz w:val="20"/>
          <w:szCs w:val="20"/>
        </w:rPr>
        <w:t xml:space="preserve">уведомлено, что между _________________ ОГРН____________, </w:t>
      </w:r>
      <w:r w:rsidRPr="00937C40">
        <w:rPr>
          <w:sz w:val="20"/>
          <w:szCs w:val="20"/>
        </w:rPr>
        <w:br/>
      </w:r>
      <w:r w:rsidR="00A9777F">
        <w:rPr>
          <w:sz w:val="16"/>
          <w:szCs w:val="16"/>
        </w:rPr>
        <w:t xml:space="preserve">                                                          </w:t>
      </w:r>
      <w:r w:rsidRPr="00937C40">
        <w:rPr>
          <w:sz w:val="16"/>
          <w:szCs w:val="16"/>
        </w:rPr>
        <w:t xml:space="preserve"> (полное наименование Принципала)</w:t>
      </w:r>
    </w:p>
    <w:p w:rsidR="00EA5E15" w:rsidRPr="00937C40" w:rsidRDefault="005F00EC" w:rsidP="005F00EC">
      <w:pPr>
        <w:ind w:left="6804" w:hanging="6946"/>
        <w:rPr>
          <w:sz w:val="16"/>
          <w:szCs w:val="16"/>
        </w:rPr>
      </w:pPr>
      <w:r w:rsidRPr="00937C40">
        <w:rPr>
          <w:sz w:val="20"/>
          <w:szCs w:val="20"/>
        </w:rPr>
        <w:t>ИНН_____</w:t>
      </w:r>
      <w:r w:rsidR="00EA5E15" w:rsidRPr="00937C40">
        <w:rPr>
          <w:sz w:val="20"/>
          <w:szCs w:val="20"/>
        </w:rPr>
        <w:t>_, место нахождения: _____</w:t>
      </w:r>
      <w:r w:rsidRPr="00937C40">
        <w:rPr>
          <w:sz w:val="20"/>
          <w:szCs w:val="20"/>
        </w:rPr>
        <w:t>_</w:t>
      </w:r>
      <w:r w:rsidR="00EA5E15" w:rsidRPr="00937C40">
        <w:rPr>
          <w:sz w:val="20"/>
          <w:szCs w:val="20"/>
        </w:rPr>
        <w:t>____ (далее - «</w:t>
      </w:r>
      <w:r w:rsidR="00EA5E15" w:rsidRPr="00937C40">
        <w:rPr>
          <w:b/>
          <w:sz w:val="20"/>
          <w:szCs w:val="20"/>
        </w:rPr>
        <w:t>Принципал</w:t>
      </w:r>
      <w:r w:rsidRPr="00937C40">
        <w:rPr>
          <w:sz w:val="20"/>
          <w:szCs w:val="20"/>
        </w:rPr>
        <w:t>»), и _____________</w:t>
      </w:r>
      <w:r w:rsidR="00A9777F">
        <w:rPr>
          <w:sz w:val="20"/>
          <w:szCs w:val="20"/>
        </w:rPr>
        <w:t xml:space="preserve">                                                                                     </w:t>
      </w:r>
      <w:r w:rsidR="00EA5E15" w:rsidRPr="00937C40">
        <w:rPr>
          <w:sz w:val="16"/>
          <w:szCs w:val="16"/>
        </w:rPr>
        <w:t>(полное наименование Бенефициара)</w:t>
      </w:r>
    </w:p>
    <w:p w:rsidR="00EA5E15" w:rsidRPr="00937C40" w:rsidRDefault="00EA5E15" w:rsidP="00EA5E15">
      <w:pPr>
        <w:rPr>
          <w:sz w:val="16"/>
          <w:szCs w:val="16"/>
        </w:rPr>
      </w:pPr>
      <w:r w:rsidRPr="00937C40">
        <w:rPr>
          <w:sz w:val="20"/>
          <w:szCs w:val="20"/>
        </w:rPr>
        <w:t>ОГРН____________, ИНН_____________, место нахождения: __________________ (далее - «</w:t>
      </w:r>
      <w:r w:rsidRPr="00937C40">
        <w:rPr>
          <w:b/>
          <w:sz w:val="20"/>
          <w:szCs w:val="20"/>
        </w:rPr>
        <w:t>Бенефициар</w:t>
      </w:r>
      <w:r w:rsidRPr="00937C40">
        <w:rPr>
          <w:sz w:val="20"/>
          <w:szCs w:val="20"/>
        </w:rPr>
        <w:t xml:space="preserve">»), заключен Договор _____________________ №_______ от «___» ________20__г. ____________ </w:t>
      </w:r>
      <w:r w:rsidRPr="00937C40">
        <w:rPr>
          <w:sz w:val="20"/>
          <w:szCs w:val="20"/>
        </w:rPr>
        <w:br/>
      </w:r>
      <w:r w:rsidR="00A9777F">
        <w:rPr>
          <w:sz w:val="16"/>
          <w:szCs w:val="16"/>
        </w:rPr>
        <w:t xml:space="preserve">                                       </w:t>
      </w:r>
      <w:r w:rsidRPr="00937C40">
        <w:rPr>
          <w:sz w:val="16"/>
          <w:szCs w:val="16"/>
        </w:rPr>
        <w:t xml:space="preserve"> (наименование Договора)</w:t>
      </w:r>
      <w:r w:rsidR="00A9777F">
        <w:rPr>
          <w:sz w:val="16"/>
          <w:szCs w:val="16"/>
        </w:rPr>
        <w:t xml:space="preserve">                                    </w:t>
      </w:r>
      <w:r w:rsidRPr="00937C40">
        <w:rPr>
          <w:sz w:val="16"/>
          <w:szCs w:val="16"/>
        </w:rPr>
        <w:t xml:space="preserve"> (предмет Договора)</w:t>
      </w:r>
    </w:p>
    <w:p w:rsidR="00EA5E15" w:rsidRPr="00203244" w:rsidRDefault="00EA5E15" w:rsidP="00EA5E15">
      <w:pPr>
        <w:rPr>
          <w:sz w:val="20"/>
          <w:szCs w:val="20"/>
        </w:rPr>
      </w:pPr>
      <w:r w:rsidRPr="00937C40">
        <w:rPr>
          <w:sz w:val="20"/>
          <w:szCs w:val="20"/>
        </w:rPr>
        <w:t xml:space="preserve"> (далее «</w:t>
      </w:r>
      <w:r w:rsidRPr="00937C40">
        <w:rPr>
          <w:b/>
          <w:sz w:val="20"/>
          <w:szCs w:val="20"/>
        </w:rPr>
        <w:t>Договор</w:t>
      </w:r>
      <w:r w:rsidRPr="00937C40">
        <w:rPr>
          <w:sz w:val="20"/>
          <w:szCs w:val="20"/>
        </w:rPr>
        <w:t>»).</w:t>
      </w:r>
      <w:r w:rsidRPr="00203244">
        <w:rPr>
          <w:sz w:val="20"/>
          <w:szCs w:val="20"/>
        </w:rPr>
        <w:t xml:space="preserve"> </w:t>
      </w:r>
    </w:p>
    <w:p w:rsidR="00EA5E15" w:rsidRPr="00203244" w:rsidRDefault="00EA5E15" w:rsidP="00EA5E15">
      <w:pPr>
        <w:rPr>
          <w:rFonts w:ascii="CG Times (WN)" w:hAnsi="CG Times (WN)"/>
          <w:sz w:val="20"/>
          <w:szCs w:val="20"/>
          <w:lang w:eastAsia="en-US"/>
        </w:rPr>
      </w:pPr>
    </w:p>
    <w:p w:rsidR="00EA5E15" w:rsidRPr="00203244" w:rsidRDefault="00EA5E15" w:rsidP="00EA5E15">
      <w:pPr>
        <w:pStyle w:val="affff4"/>
        <w:spacing w:line="220" w:lineRule="exact"/>
        <w:ind w:left="0"/>
        <w:jc w:val="both"/>
        <w:rPr>
          <w:rFonts w:ascii="CG Times (WN)" w:eastAsia="Times New Roman" w:hAnsi="CG Times (WN)" w:cs="Times New Roman"/>
          <w:sz w:val="20"/>
          <w:szCs w:val="20"/>
          <w:lang w:eastAsia="en-US"/>
        </w:rPr>
      </w:pP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>В соответствии с пункт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о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м 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___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 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Договора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 </w:t>
      </w:r>
      <w:r w:rsidRPr="00203244">
        <w:rPr>
          <w:rFonts w:ascii="CG Times (WN)" w:eastAsia="Times New Roman" w:hAnsi="CG Times (WN)" w:cs="Times New Roman"/>
          <w:b/>
          <w:sz w:val="20"/>
          <w:szCs w:val="20"/>
          <w:lang w:eastAsia="en-US"/>
        </w:rPr>
        <w:t>Принципал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 предоставляет </w:t>
      </w:r>
      <w:r w:rsidRPr="00203244">
        <w:rPr>
          <w:rFonts w:ascii="CG Times (WN)" w:eastAsia="Times New Roman" w:hAnsi="CG Times (WN)" w:cs="Times New Roman"/>
          <w:b/>
          <w:sz w:val="20"/>
          <w:szCs w:val="20"/>
          <w:lang w:eastAsia="en-US"/>
        </w:rPr>
        <w:t>Бенефициару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 банковскую гарантию на сумму в размере 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___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>% (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___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процентов) от стоимости 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Договора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 xml:space="preserve"> в качестве обеспечения выполнения своих обязательств по </w:t>
      </w:r>
      <w:r w:rsidRPr="00203244">
        <w:rPr>
          <w:rFonts w:ascii="Times New Roman" w:eastAsia="Times New Roman" w:hAnsi="Times New Roman" w:cs="Times New Roman"/>
          <w:sz w:val="20"/>
          <w:szCs w:val="20"/>
          <w:lang w:eastAsia="en-US"/>
        </w:rPr>
        <w:t>Договору</w:t>
      </w:r>
      <w:r w:rsidRPr="00203244">
        <w:rPr>
          <w:rFonts w:ascii="CG Times (WN)" w:eastAsia="Times New Roman" w:hAnsi="CG Times (WN)" w:cs="Times New Roman"/>
          <w:sz w:val="20"/>
          <w:szCs w:val="20"/>
          <w:lang w:eastAsia="en-US"/>
        </w:rPr>
        <w:t>.</w:t>
      </w:r>
    </w:p>
    <w:p w:rsidR="00EA5E15" w:rsidRPr="00203244" w:rsidRDefault="00EA5E15" w:rsidP="00EA5E15">
      <w:pPr>
        <w:rPr>
          <w:sz w:val="14"/>
          <w:szCs w:val="20"/>
          <w:lang w:eastAsia="en-US"/>
        </w:rPr>
      </w:pPr>
    </w:p>
    <w:p w:rsidR="00EA5E15" w:rsidRPr="00203244" w:rsidRDefault="00EA5E15" w:rsidP="00EA5E15">
      <w:pPr>
        <w:tabs>
          <w:tab w:val="left" w:pos="709"/>
        </w:tabs>
        <w:rPr>
          <w:sz w:val="16"/>
          <w:szCs w:val="16"/>
        </w:rPr>
      </w:pPr>
      <w:r w:rsidRPr="00203244">
        <w:rPr>
          <w:sz w:val="20"/>
          <w:szCs w:val="20"/>
        </w:rPr>
        <w:tab/>
        <w:t xml:space="preserve">В связи с вышеизложенным, </w:t>
      </w: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 предоставляет </w:t>
      </w:r>
      <w:r w:rsidRPr="00203244">
        <w:rPr>
          <w:b/>
          <w:sz w:val="20"/>
          <w:szCs w:val="20"/>
        </w:rPr>
        <w:t>Бенефициару</w:t>
      </w:r>
      <w:r w:rsidRPr="00203244">
        <w:rPr>
          <w:sz w:val="20"/>
          <w:szCs w:val="20"/>
        </w:rPr>
        <w:t xml:space="preserve"> безотзывное и безусловное обязательство уплатить </w:t>
      </w:r>
      <w:r w:rsidRPr="00203244">
        <w:rPr>
          <w:b/>
          <w:sz w:val="20"/>
          <w:szCs w:val="20"/>
        </w:rPr>
        <w:t>Бенефициару</w:t>
      </w:r>
      <w:r w:rsidRPr="00203244">
        <w:rPr>
          <w:sz w:val="20"/>
          <w:szCs w:val="20"/>
        </w:rPr>
        <w:t xml:space="preserve"> по его первому письменному требованию любую сумму или суммы в пределах _______________________ ______________</w:t>
      </w:r>
      <w:r w:rsidRPr="00203244">
        <w:rPr>
          <w:rStyle w:val="afc"/>
          <w:szCs w:val="20"/>
        </w:rPr>
        <w:footnoteReference w:id="11"/>
      </w:r>
      <w:r w:rsidRPr="00203244">
        <w:rPr>
          <w:sz w:val="20"/>
          <w:szCs w:val="20"/>
        </w:rPr>
        <w:t>, в течение 5 (пяти) рабочих дней со дня,</w:t>
      </w:r>
      <w:r w:rsidRPr="00203244">
        <w:rPr>
          <w:sz w:val="20"/>
          <w:szCs w:val="20"/>
        </w:rPr>
        <w:br/>
      </w:r>
      <w:r w:rsidR="00A9777F">
        <w:rPr>
          <w:sz w:val="16"/>
          <w:szCs w:val="16"/>
        </w:rPr>
        <w:t xml:space="preserve">               </w:t>
      </w:r>
      <w:r w:rsidRPr="00203244">
        <w:rPr>
          <w:sz w:val="16"/>
          <w:szCs w:val="16"/>
        </w:rPr>
        <w:t>(сумма цифрами и прописью)</w:t>
      </w:r>
      <w:r w:rsidR="00A9777F">
        <w:rPr>
          <w:sz w:val="16"/>
          <w:szCs w:val="16"/>
        </w:rPr>
        <w:t xml:space="preserve">     </w:t>
      </w:r>
      <w:r w:rsidRPr="00203244">
        <w:rPr>
          <w:sz w:val="16"/>
          <w:szCs w:val="16"/>
        </w:rPr>
        <w:t xml:space="preserve"> (валюта гарантии)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 xml:space="preserve">следующего за днем получения первого письменного требования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 xml:space="preserve">, содержащего сумму требования и заявление о том, что </w:t>
      </w:r>
      <w:r w:rsidRPr="00203244">
        <w:rPr>
          <w:b/>
          <w:sz w:val="20"/>
          <w:szCs w:val="20"/>
        </w:rPr>
        <w:t>Принципал</w:t>
      </w:r>
      <w:r w:rsidRPr="00203244">
        <w:rPr>
          <w:sz w:val="20"/>
          <w:szCs w:val="20"/>
        </w:rPr>
        <w:t xml:space="preserve"> не исполнил своих обязательств по </w:t>
      </w:r>
      <w:r w:rsidRPr="00203244">
        <w:rPr>
          <w:b/>
          <w:sz w:val="20"/>
          <w:szCs w:val="20"/>
        </w:rPr>
        <w:t>Договору</w:t>
      </w:r>
      <w:r w:rsidRPr="00203244">
        <w:rPr>
          <w:sz w:val="20"/>
          <w:szCs w:val="20"/>
        </w:rPr>
        <w:t>, либо направить</w:t>
      </w:r>
      <w:r w:rsidRPr="00203244">
        <w:rPr>
          <w:b/>
          <w:sz w:val="20"/>
          <w:szCs w:val="20"/>
        </w:rPr>
        <w:t xml:space="preserve"> Бенефициару </w:t>
      </w:r>
      <w:r w:rsidRPr="00203244">
        <w:rPr>
          <w:sz w:val="20"/>
          <w:szCs w:val="20"/>
        </w:rPr>
        <w:t>мотивированный отказ.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  <w:t xml:space="preserve">Правомочность подписей на требовании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 xml:space="preserve"> к </w:t>
      </w:r>
      <w:r w:rsidRPr="00203244">
        <w:rPr>
          <w:b/>
          <w:sz w:val="20"/>
          <w:szCs w:val="20"/>
        </w:rPr>
        <w:t>Гаранту</w:t>
      </w:r>
      <w:r w:rsidRPr="00203244">
        <w:rPr>
          <w:sz w:val="20"/>
          <w:szCs w:val="20"/>
        </w:rPr>
        <w:t xml:space="preserve"> должна быть подтверждена следующим образом: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sz w:val="20"/>
          <w:szCs w:val="20"/>
        </w:rPr>
        <w:t xml:space="preserve">1) одним из банков-корреспондентов </w:t>
      </w:r>
      <w:r w:rsidRPr="00203244">
        <w:rPr>
          <w:b/>
          <w:sz w:val="20"/>
          <w:szCs w:val="20"/>
        </w:rPr>
        <w:t>Гаранта;</w:t>
      </w:r>
      <w:r w:rsidRPr="00203244">
        <w:rPr>
          <w:sz w:val="20"/>
          <w:szCs w:val="20"/>
        </w:rPr>
        <w:t xml:space="preserve"> либо 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sz w:val="20"/>
          <w:szCs w:val="20"/>
        </w:rPr>
        <w:t>2) соответствующими документами: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sz w:val="20"/>
          <w:szCs w:val="20"/>
        </w:rPr>
        <w:t xml:space="preserve">- нотариально удостоверенная копия решения об избрании исполнительного органа общества (управляющего), 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sz w:val="20"/>
          <w:szCs w:val="20"/>
        </w:rPr>
        <w:t xml:space="preserve">- копия приказа о назначении физического лица на должность (вступлении в должность), в соответствии с которым такое физическое лицо обладает правом действовать от имени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 xml:space="preserve"> без доверенности,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sz w:val="20"/>
          <w:szCs w:val="20"/>
        </w:rPr>
        <w:t>- нотариально удостоверенной карточкой образцов подписей уполномоченных лиц Бенефициара, подписавших требование; либо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sz w:val="20"/>
          <w:szCs w:val="20"/>
        </w:rPr>
        <w:lastRenderedPageBreak/>
        <w:t xml:space="preserve">3) нотариально удостоверенной копией доверенности представителя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>, подписавшего требование.</w:t>
      </w:r>
    </w:p>
    <w:p w:rsidR="00EA5E15" w:rsidRPr="00203244" w:rsidRDefault="00EA5E15" w:rsidP="00EA5E15">
      <w:pPr>
        <w:tabs>
          <w:tab w:val="left" w:pos="709"/>
        </w:tabs>
        <w:rPr>
          <w:sz w:val="20"/>
          <w:szCs w:val="20"/>
        </w:rPr>
      </w:pPr>
      <w:r w:rsidRPr="00203244">
        <w:rPr>
          <w:sz w:val="20"/>
          <w:szCs w:val="20"/>
        </w:rPr>
        <w:tab/>
      </w: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 не вправе требовать предоставления иных документов для осуществления выплаты по настоящей Гарантии.</w:t>
      </w:r>
    </w:p>
    <w:p w:rsidR="00EA5E15" w:rsidRPr="00203244" w:rsidRDefault="00EA5E15" w:rsidP="00EA5E15">
      <w:pPr>
        <w:tabs>
          <w:tab w:val="left" w:pos="709"/>
        </w:tabs>
        <w:rPr>
          <w:sz w:val="20"/>
          <w:szCs w:val="20"/>
        </w:rPr>
      </w:pPr>
      <w:r w:rsidRPr="00203244">
        <w:rPr>
          <w:sz w:val="20"/>
          <w:szCs w:val="20"/>
        </w:rPr>
        <w:tab/>
        <w:t xml:space="preserve">Письменное требование платежа по настоящей Гарантии должно быть направлено </w:t>
      </w:r>
      <w:r w:rsidRPr="00203244">
        <w:rPr>
          <w:b/>
          <w:sz w:val="20"/>
          <w:szCs w:val="20"/>
        </w:rPr>
        <w:t>Гаранту</w:t>
      </w:r>
      <w:r w:rsidRPr="00203244">
        <w:rPr>
          <w:sz w:val="20"/>
          <w:szCs w:val="20"/>
        </w:rPr>
        <w:t xml:space="preserve"> по адресу ____________________________________________.</w:t>
      </w:r>
    </w:p>
    <w:p w:rsidR="00EA5E15" w:rsidRPr="00203244" w:rsidRDefault="00EA5E15" w:rsidP="00EA5E15">
      <w:pPr>
        <w:rPr>
          <w:sz w:val="16"/>
          <w:szCs w:val="16"/>
        </w:rPr>
      </w:pPr>
      <w:r w:rsidRPr="00203244">
        <w:rPr>
          <w:sz w:val="16"/>
          <w:szCs w:val="16"/>
        </w:rPr>
        <w:t>(Адрес Головного офиса/Дополнительного офиса/Филиала Банка)</w:t>
      </w:r>
    </w:p>
    <w:p w:rsidR="00EA5E15" w:rsidRPr="00203244" w:rsidRDefault="00EA5E15" w:rsidP="00EA5E15">
      <w:pPr>
        <w:ind w:firstLine="708"/>
        <w:rPr>
          <w:sz w:val="20"/>
          <w:szCs w:val="20"/>
        </w:rPr>
      </w:pP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 подтверждает, что никакие возражения </w:t>
      </w:r>
      <w:r w:rsidRPr="00203244">
        <w:rPr>
          <w:b/>
          <w:sz w:val="20"/>
          <w:szCs w:val="20"/>
        </w:rPr>
        <w:t>Принципала</w:t>
      </w:r>
      <w:r w:rsidRPr="00203244">
        <w:rPr>
          <w:sz w:val="20"/>
          <w:szCs w:val="20"/>
        </w:rPr>
        <w:t xml:space="preserve">, касающиеся его обязательств по </w:t>
      </w:r>
      <w:r w:rsidRPr="00203244">
        <w:rPr>
          <w:b/>
          <w:sz w:val="20"/>
          <w:szCs w:val="20"/>
        </w:rPr>
        <w:t>Договору</w:t>
      </w:r>
      <w:r w:rsidRPr="00203244">
        <w:rPr>
          <w:sz w:val="20"/>
          <w:szCs w:val="20"/>
        </w:rPr>
        <w:t xml:space="preserve"> или каких-либо иных соглашений с </w:t>
      </w:r>
      <w:r w:rsidRPr="00203244">
        <w:rPr>
          <w:b/>
          <w:sz w:val="20"/>
          <w:szCs w:val="20"/>
        </w:rPr>
        <w:t>Бенефициаром</w:t>
      </w:r>
      <w:r w:rsidRPr="00203244">
        <w:rPr>
          <w:sz w:val="20"/>
          <w:szCs w:val="20"/>
        </w:rPr>
        <w:t xml:space="preserve">, либо основанные на зачете каких-либо других требований к </w:t>
      </w:r>
      <w:r w:rsidRPr="00203244">
        <w:rPr>
          <w:b/>
          <w:sz w:val="20"/>
          <w:szCs w:val="20"/>
        </w:rPr>
        <w:t>Бенефициару</w:t>
      </w:r>
      <w:r w:rsidRPr="00203244">
        <w:rPr>
          <w:sz w:val="20"/>
          <w:szCs w:val="20"/>
        </w:rPr>
        <w:t xml:space="preserve">, не будут приниматься </w:t>
      </w:r>
      <w:r w:rsidRPr="00203244">
        <w:rPr>
          <w:b/>
          <w:sz w:val="20"/>
          <w:szCs w:val="20"/>
        </w:rPr>
        <w:t>Гарантом</w:t>
      </w:r>
      <w:r w:rsidRPr="00203244">
        <w:rPr>
          <w:sz w:val="20"/>
          <w:szCs w:val="20"/>
        </w:rPr>
        <w:t xml:space="preserve"> во внимание и/или выдвигаться </w:t>
      </w:r>
      <w:r w:rsidRPr="00203244">
        <w:rPr>
          <w:b/>
          <w:sz w:val="20"/>
          <w:szCs w:val="20"/>
        </w:rPr>
        <w:t>Гарантом</w:t>
      </w:r>
      <w:r w:rsidRPr="00203244">
        <w:rPr>
          <w:sz w:val="20"/>
          <w:szCs w:val="20"/>
        </w:rPr>
        <w:t xml:space="preserve"> против требования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 xml:space="preserve"> о платеже по настоящей Гарантии.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  <w:t xml:space="preserve">В случае уступки соответствующих прав по Договору, права (требования), вытекающие из настоящей Гарантии, могут быть переступлены </w:t>
      </w:r>
      <w:r w:rsidRPr="00203244">
        <w:rPr>
          <w:b/>
          <w:sz w:val="20"/>
          <w:szCs w:val="20"/>
        </w:rPr>
        <w:t>Бенефициаром</w:t>
      </w:r>
      <w:r w:rsidRPr="00203244">
        <w:rPr>
          <w:sz w:val="20"/>
          <w:szCs w:val="20"/>
        </w:rPr>
        <w:t xml:space="preserve"> третьей стороне только с письменного согласия </w:t>
      </w:r>
      <w:r w:rsidRPr="00203244">
        <w:rPr>
          <w:b/>
          <w:sz w:val="20"/>
          <w:szCs w:val="20"/>
        </w:rPr>
        <w:t>Гаранта</w:t>
      </w:r>
      <w:r w:rsidRPr="00203244">
        <w:rPr>
          <w:sz w:val="20"/>
          <w:szCs w:val="20"/>
        </w:rPr>
        <w:t>.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</w: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 вправе отказать </w:t>
      </w:r>
      <w:r w:rsidRPr="00203244">
        <w:rPr>
          <w:b/>
          <w:sz w:val="20"/>
          <w:szCs w:val="20"/>
        </w:rPr>
        <w:t>Бенефициару</w:t>
      </w:r>
      <w:r w:rsidRPr="00203244">
        <w:rPr>
          <w:sz w:val="20"/>
          <w:szCs w:val="20"/>
        </w:rPr>
        <w:t xml:space="preserve"> в удовлетворении его требований в случаях: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  <w:t>- если требование не соответствует условиям настоящей Гарантии, в том числе по составу необходимых документов для получения платежа по Гарантии;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  <w:t>- если требование предоставлено по окончании срока, указанного в настоящей Гарантии.</w:t>
      </w: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ab/>
        <w:t xml:space="preserve">Обязательства </w:t>
      </w:r>
      <w:r w:rsidRPr="00203244">
        <w:rPr>
          <w:b/>
          <w:sz w:val="20"/>
          <w:szCs w:val="20"/>
        </w:rPr>
        <w:t>Гаранта</w:t>
      </w:r>
      <w:r w:rsidRPr="00203244">
        <w:rPr>
          <w:sz w:val="20"/>
          <w:szCs w:val="20"/>
        </w:rPr>
        <w:t xml:space="preserve"> перед </w:t>
      </w:r>
      <w:r w:rsidRPr="00203244">
        <w:rPr>
          <w:b/>
          <w:sz w:val="20"/>
          <w:szCs w:val="20"/>
        </w:rPr>
        <w:t>Бенефициаром</w:t>
      </w:r>
      <w:r w:rsidRPr="00203244">
        <w:rPr>
          <w:sz w:val="20"/>
          <w:szCs w:val="20"/>
        </w:rPr>
        <w:t xml:space="preserve"> по условиям, соответствующим настоящей Гарантии, прекращаются с: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sz w:val="20"/>
          <w:szCs w:val="20"/>
        </w:rPr>
        <w:t xml:space="preserve">- уплатой </w:t>
      </w:r>
      <w:r w:rsidRPr="00203244">
        <w:rPr>
          <w:b/>
          <w:sz w:val="20"/>
          <w:szCs w:val="20"/>
        </w:rPr>
        <w:t>Бенефициару</w:t>
      </w:r>
      <w:r w:rsidRPr="00203244">
        <w:rPr>
          <w:sz w:val="20"/>
          <w:szCs w:val="20"/>
        </w:rPr>
        <w:t xml:space="preserve"> суммы, на которую выдана Гарантия;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sz w:val="20"/>
          <w:szCs w:val="20"/>
        </w:rPr>
        <w:t>- окончанием срока действия Гарантии;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sz w:val="20"/>
          <w:szCs w:val="20"/>
        </w:rPr>
        <w:t xml:space="preserve">- вследствие отказа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 xml:space="preserve"> от своих прав по Гарантии и возвращения настоящей Гарантии </w:t>
      </w:r>
      <w:r w:rsidRPr="00203244">
        <w:rPr>
          <w:b/>
          <w:sz w:val="20"/>
          <w:szCs w:val="20"/>
        </w:rPr>
        <w:t>Гаранту</w:t>
      </w:r>
      <w:r w:rsidRPr="00203244">
        <w:rPr>
          <w:sz w:val="20"/>
          <w:szCs w:val="20"/>
        </w:rPr>
        <w:t>;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sz w:val="20"/>
          <w:szCs w:val="20"/>
        </w:rPr>
        <w:t xml:space="preserve">- вследствие отказа </w:t>
      </w:r>
      <w:r w:rsidRPr="00203244">
        <w:rPr>
          <w:b/>
          <w:sz w:val="20"/>
          <w:szCs w:val="20"/>
        </w:rPr>
        <w:t>Бенефициара</w:t>
      </w:r>
      <w:r w:rsidRPr="00203244">
        <w:rPr>
          <w:sz w:val="20"/>
          <w:szCs w:val="20"/>
        </w:rPr>
        <w:t xml:space="preserve"> от своих прав по Гарантии путём письменного заявления об освобождении </w:t>
      </w:r>
      <w:r w:rsidRPr="00203244">
        <w:rPr>
          <w:b/>
          <w:sz w:val="20"/>
          <w:szCs w:val="20"/>
        </w:rPr>
        <w:t>Гаранта</w:t>
      </w:r>
      <w:r w:rsidRPr="00203244">
        <w:rPr>
          <w:sz w:val="20"/>
          <w:szCs w:val="20"/>
        </w:rPr>
        <w:t xml:space="preserve"> от его обязательств.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sz w:val="20"/>
          <w:szCs w:val="20"/>
        </w:rPr>
        <w:t xml:space="preserve">В отношениях, неурегулированных настоящей Гарантией, </w:t>
      </w: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, </w:t>
      </w:r>
      <w:r w:rsidRPr="00203244">
        <w:rPr>
          <w:b/>
          <w:sz w:val="20"/>
          <w:szCs w:val="20"/>
        </w:rPr>
        <w:t>Бенефициар</w:t>
      </w:r>
      <w:r w:rsidRPr="00203244">
        <w:rPr>
          <w:sz w:val="20"/>
          <w:szCs w:val="20"/>
        </w:rPr>
        <w:t xml:space="preserve"> и </w:t>
      </w:r>
      <w:r w:rsidRPr="00203244">
        <w:rPr>
          <w:b/>
          <w:sz w:val="20"/>
          <w:szCs w:val="20"/>
        </w:rPr>
        <w:t>Принципал</w:t>
      </w:r>
      <w:r w:rsidRPr="00203244">
        <w:rPr>
          <w:sz w:val="20"/>
          <w:szCs w:val="20"/>
        </w:rPr>
        <w:t xml:space="preserve"> руководствуются действующим законодательством Российской Федерации.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 соглашается с тем, что никакие изменения, дополнения или пересмотр условий </w:t>
      </w:r>
      <w:r w:rsidRPr="00203244">
        <w:rPr>
          <w:b/>
          <w:sz w:val="20"/>
          <w:szCs w:val="20"/>
        </w:rPr>
        <w:t>Договора</w:t>
      </w:r>
      <w:r w:rsidRPr="00203244">
        <w:rPr>
          <w:sz w:val="20"/>
          <w:szCs w:val="20"/>
        </w:rPr>
        <w:t xml:space="preserve">, или любых документов, которые могут быть заключены </w:t>
      </w:r>
      <w:r w:rsidRPr="00203244">
        <w:rPr>
          <w:b/>
          <w:sz w:val="20"/>
          <w:szCs w:val="20"/>
        </w:rPr>
        <w:t>Бенефициаром</w:t>
      </w:r>
      <w:r w:rsidRPr="00203244">
        <w:rPr>
          <w:sz w:val="20"/>
          <w:szCs w:val="20"/>
        </w:rPr>
        <w:t xml:space="preserve"> и </w:t>
      </w:r>
      <w:r w:rsidRPr="00203244">
        <w:rPr>
          <w:b/>
          <w:sz w:val="20"/>
          <w:szCs w:val="20"/>
        </w:rPr>
        <w:t>Принципалом</w:t>
      </w:r>
      <w:r w:rsidRPr="00203244">
        <w:rPr>
          <w:sz w:val="20"/>
          <w:szCs w:val="20"/>
        </w:rPr>
        <w:t xml:space="preserve">, никоим образом не освобождают </w:t>
      </w:r>
      <w:r w:rsidRPr="00203244">
        <w:rPr>
          <w:b/>
          <w:sz w:val="20"/>
          <w:szCs w:val="20"/>
        </w:rPr>
        <w:t>Гаранта</w:t>
      </w:r>
      <w:r w:rsidRPr="00203244">
        <w:rPr>
          <w:sz w:val="20"/>
          <w:szCs w:val="20"/>
        </w:rPr>
        <w:t xml:space="preserve"> от обязательства по настоящей Гарантии, и </w:t>
      </w:r>
      <w:r w:rsidRPr="00203244">
        <w:rPr>
          <w:b/>
          <w:sz w:val="20"/>
          <w:szCs w:val="20"/>
        </w:rPr>
        <w:t>Гарант</w:t>
      </w:r>
      <w:r w:rsidRPr="00203244">
        <w:rPr>
          <w:sz w:val="20"/>
          <w:szCs w:val="20"/>
        </w:rPr>
        <w:t xml:space="preserve"> настоящим отказывается от права на получение уведомления о таких изменениях, дополнениях или пересмотре.</w:t>
      </w:r>
    </w:p>
    <w:p w:rsidR="00EA5E15" w:rsidRPr="00203244" w:rsidRDefault="00EA5E15" w:rsidP="00EA5E15">
      <w:pPr>
        <w:ind w:firstLine="709"/>
        <w:rPr>
          <w:sz w:val="20"/>
          <w:szCs w:val="20"/>
        </w:rPr>
      </w:pPr>
      <w:r w:rsidRPr="00203244">
        <w:rPr>
          <w:sz w:val="20"/>
          <w:szCs w:val="20"/>
        </w:rPr>
        <w:t>Настоящая Банковская гарантия вступает в силу с «____»_________20____ и действует до «___»____________20___ (включительно)</w:t>
      </w:r>
      <w:r w:rsidR="00837516">
        <w:rPr>
          <w:rStyle w:val="afc"/>
          <w:szCs w:val="20"/>
        </w:rPr>
        <w:footnoteReference w:id="12"/>
      </w:r>
      <w:r w:rsidRPr="00203244">
        <w:rPr>
          <w:sz w:val="20"/>
          <w:szCs w:val="20"/>
        </w:rPr>
        <w:t>.</w:t>
      </w:r>
    </w:p>
    <w:p w:rsidR="00EA5E15" w:rsidRPr="00203244" w:rsidRDefault="00EA5E15" w:rsidP="00EA5E15">
      <w:pPr>
        <w:rPr>
          <w:sz w:val="16"/>
          <w:szCs w:val="16"/>
        </w:rPr>
      </w:pPr>
    </w:p>
    <w:p w:rsidR="00EA5E15" w:rsidRPr="00203244" w:rsidRDefault="00EA5E15" w:rsidP="00EA5E15">
      <w:pPr>
        <w:rPr>
          <w:sz w:val="16"/>
          <w:szCs w:val="16"/>
        </w:rPr>
      </w:pPr>
    </w:p>
    <w:p w:rsidR="00EA5E15" w:rsidRPr="00203244" w:rsidRDefault="00EA5E15" w:rsidP="00EA5E15">
      <w:pPr>
        <w:rPr>
          <w:sz w:val="20"/>
          <w:szCs w:val="20"/>
        </w:rPr>
      </w:pP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>Руководитель</w:t>
      </w:r>
      <w:r w:rsidRPr="00203244">
        <w:rPr>
          <w:sz w:val="20"/>
          <w:szCs w:val="20"/>
        </w:rPr>
        <w:tab/>
      </w:r>
      <w:r w:rsidRPr="00203244">
        <w:rPr>
          <w:sz w:val="20"/>
          <w:szCs w:val="20"/>
        </w:rPr>
        <w:tab/>
      </w:r>
      <w:r w:rsidRPr="00203244">
        <w:rPr>
          <w:sz w:val="20"/>
          <w:szCs w:val="20"/>
        </w:rPr>
        <w:tab/>
        <w:t>_______________________/_______________/</w:t>
      </w:r>
    </w:p>
    <w:p w:rsidR="00EA5E15" w:rsidRPr="00203244" w:rsidRDefault="00EA5E15" w:rsidP="00EA5E15">
      <w:pPr>
        <w:rPr>
          <w:sz w:val="20"/>
          <w:szCs w:val="20"/>
        </w:rPr>
      </w:pPr>
    </w:p>
    <w:p w:rsidR="00EA5E15" w:rsidRPr="00203244" w:rsidRDefault="00EA5E15" w:rsidP="00EA5E15">
      <w:pPr>
        <w:rPr>
          <w:sz w:val="20"/>
          <w:szCs w:val="20"/>
        </w:rPr>
      </w:pP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>Главный бухгалтер</w:t>
      </w:r>
      <w:r w:rsidRPr="00203244">
        <w:rPr>
          <w:sz w:val="20"/>
          <w:szCs w:val="20"/>
        </w:rPr>
        <w:tab/>
      </w:r>
      <w:r w:rsidRPr="00203244">
        <w:rPr>
          <w:sz w:val="20"/>
          <w:szCs w:val="20"/>
        </w:rPr>
        <w:tab/>
        <w:t>_______________________/_______________/</w:t>
      </w:r>
    </w:p>
    <w:p w:rsidR="00EA5E15" w:rsidRPr="00203244" w:rsidRDefault="00EA5E15" w:rsidP="00EA5E15">
      <w:pPr>
        <w:rPr>
          <w:sz w:val="20"/>
          <w:szCs w:val="20"/>
        </w:rPr>
      </w:pPr>
    </w:p>
    <w:p w:rsidR="00EA5E15" w:rsidRPr="00203244" w:rsidRDefault="00EA5E15" w:rsidP="00EA5E15">
      <w:pPr>
        <w:rPr>
          <w:sz w:val="20"/>
          <w:szCs w:val="20"/>
        </w:rPr>
      </w:pPr>
      <w:r w:rsidRPr="00203244">
        <w:rPr>
          <w:sz w:val="20"/>
          <w:szCs w:val="20"/>
        </w:rPr>
        <w:t>М.П.</w:t>
      </w:r>
    </w:p>
    <w:p w:rsidR="00452C32" w:rsidRPr="00203244" w:rsidRDefault="00452C32" w:rsidP="00452C32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452C32" w:rsidRPr="00203244" w:rsidRDefault="00452C32" w:rsidP="00452C32">
      <w:pPr>
        <w:pPrChange w:id="7487" w:author="Rinat Gub" w:date="2022-12-06T13:44:00Z">
          <w:pPr>
            <w:tabs>
              <w:tab w:val="clear" w:pos="1134"/>
              <w:tab w:val="left" w:pos="2637"/>
            </w:tabs>
          </w:pPr>
        </w:pPrChange>
      </w:pPr>
    </w:p>
    <w:p w:rsidR="00EB3385" w:rsidRPr="00203244" w:rsidRDefault="00EB3385" w:rsidP="00EB3385">
      <w:pPr>
        <w:ind w:firstLine="0"/>
      </w:pPr>
      <w:r w:rsidRPr="00203244">
        <w:rPr>
          <w:b/>
        </w:rPr>
        <w:t>Инструкция по заполнению</w:t>
      </w:r>
    </w:p>
    <w:p w:rsidR="00EB3385" w:rsidRPr="00203244" w:rsidRDefault="00EB3385" w:rsidP="009875AD">
      <w:pPr>
        <w:tabs>
          <w:tab w:val="clear" w:pos="1134"/>
          <w:tab w:val="left" w:pos="709"/>
        </w:tabs>
        <w:ind w:firstLine="0"/>
        <w:pPrChange w:id="7488" w:author="Rinat Gub" w:date="2022-12-06T13:44:00Z">
          <w:pPr>
            <w:pStyle w:val="afa"/>
            <w:tabs>
              <w:tab w:val="clear" w:pos="1134"/>
              <w:tab w:val="left" w:pos="709"/>
            </w:tabs>
            <w:ind w:left="0"/>
          </w:pPr>
        </w:pPrChange>
      </w:pPr>
      <w:r w:rsidRPr="00203244">
        <w:t>В случае если после наименования данной формы указано: «Форма не используется», то она не заполняется и не включается в состав заявки.</w:t>
      </w:r>
    </w:p>
    <w:p w:rsidR="00EA5E15" w:rsidRPr="00203244" w:rsidRDefault="00EA5E15">
      <w:pPr>
        <w:tabs>
          <w:tab w:val="clear" w:pos="1134"/>
        </w:tabs>
        <w:kinsoku/>
        <w:overflowPunct/>
        <w:autoSpaceDE/>
        <w:autoSpaceDN/>
        <w:ind w:firstLine="0"/>
        <w:jc w:val="left"/>
      </w:pPr>
    </w:p>
    <w:p w:rsidR="00EA5E15" w:rsidRPr="00203244" w:rsidRDefault="00EA5E15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sz w:val="20"/>
          <w:szCs w:val="20"/>
          <w:lang w:bidi="he-IL"/>
        </w:rPr>
      </w:pPr>
      <w:r w:rsidRPr="00203244">
        <w:br w:type="page"/>
      </w:r>
    </w:p>
    <w:p w:rsidR="00625DAC" w:rsidRDefault="00540587" w:rsidP="008D033A">
      <w:pPr>
        <w:pStyle w:val="-32"/>
      </w:pPr>
      <w:r w:rsidRPr="009D5446">
        <w:lastRenderedPageBreak/>
        <w:t>Образец формы банковской гарантии</w:t>
      </w:r>
      <w:bookmarkEnd w:id="7476"/>
      <w:bookmarkEnd w:id="7477"/>
      <w:bookmarkEnd w:id="7473"/>
      <w:bookmarkEnd w:id="7474"/>
      <w:bookmarkEnd w:id="7475"/>
      <w:r w:rsidR="00C51E4E" w:rsidRPr="009D5446">
        <w:t xml:space="preserve"> на </w:t>
      </w:r>
      <w:r w:rsidR="00EE0D13" w:rsidRPr="009D5446">
        <w:t xml:space="preserve">возврат </w:t>
      </w:r>
      <w:r w:rsidR="00EA5E15" w:rsidRPr="009D5446">
        <w:t>аванс</w:t>
      </w:r>
      <w:r w:rsidR="00EE0D13" w:rsidRPr="009D5446">
        <w:t xml:space="preserve">ового платежа </w:t>
      </w:r>
      <w:r w:rsidR="00EA5E15" w:rsidRPr="009D5446">
        <w:t xml:space="preserve">по </w:t>
      </w:r>
      <w:r w:rsidR="006C00F6" w:rsidRPr="009D5446">
        <w:t>Договору</w:t>
      </w:r>
      <w:ins w:id="7489" w:author="Rinat Gub" w:date="2022-12-06T13:44:00Z">
        <w:r w:rsidR="00F851EE">
          <w:t xml:space="preserve"> </w:t>
        </w:r>
        <w:r w:rsidR="00F851EE" w:rsidRPr="00161A76">
          <w:rPr>
            <w:rStyle w:val="af3"/>
            <w:highlight w:val="red"/>
          </w:rPr>
          <w:t>«Форма не используется»</w:t>
        </w:r>
      </w:ins>
    </w:p>
    <w:p w:rsidR="00BC5A86" w:rsidRPr="00203244" w:rsidRDefault="00BC5A86" w:rsidP="00BC5A86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540587" w:rsidRPr="00203244" w:rsidRDefault="00540587" w:rsidP="00540587">
      <w:pPr>
        <w:jc w:val="center"/>
        <w:rPr>
          <w:sz w:val="20"/>
          <w:rPrChange w:id="7490" w:author="Rinat Gub" w:date="2022-12-06T13:44:00Z">
            <w:rPr/>
          </w:rPrChange>
        </w:rPr>
        <w:pPrChange w:id="7491" w:author="Rinat Gub" w:date="2022-12-06T13:44:00Z">
          <w:pPr>
            <w:ind w:firstLine="0"/>
            <w:jc w:val="left"/>
          </w:pPr>
        </w:pPrChange>
      </w:pPr>
    </w:p>
    <w:p w:rsidR="004A28FA" w:rsidRPr="00203244" w:rsidRDefault="004A28FA" w:rsidP="004A28FA">
      <w:pPr>
        <w:spacing w:before="120"/>
        <w:ind w:firstLine="0"/>
        <w:jc w:val="left"/>
        <w:pPrChange w:id="7492" w:author="Rinat Gub" w:date="2022-12-06T13:44:00Z">
          <w:pPr>
            <w:ind w:firstLine="0"/>
            <w:jc w:val="left"/>
          </w:pPr>
        </w:pPrChange>
      </w:pPr>
      <w:r w:rsidRPr="00203244">
        <w:t>Форма 1</w:t>
      </w:r>
      <w:r w:rsidR="00F1005B" w:rsidRPr="00203244">
        <w:t>2</w:t>
      </w:r>
      <w:r w:rsidR="00EA5E15" w:rsidRPr="00203244">
        <w:t>а</w:t>
      </w:r>
      <w:del w:id="7493" w:author="Rinat Gub" w:date="2022-12-06T13:44:00Z">
        <w:r w:rsidR="005A0964">
          <w:delText xml:space="preserve">  (</w:delText>
        </w:r>
      </w:del>
      <w:moveFromRangeStart w:id="7494" w:author="Rinat Gub" w:date="2022-12-06T13:44:00Z" w:name="move121226693"/>
      <w:moveFrom w:id="7495" w:author="Rinat Gub" w:date="2022-12-06T13:44:00Z">
        <w:r w:rsidR="00F851EE" w:rsidRPr="00111565">
          <w:rPr>
            <w:rStyle w:val="af3"/>
            <w:sz w:val="22"/>
            <w:szCs w:val="22"/>
            <w:highlight w:val="red"/>
          </w:rPr>
          <w:t>Форма не используется</w:t>
        </w:r>
      </w:moveFrom>
      <w:moveFromRangeEnd w:id="7494"/>
      <w:del w:id="7496" w:author="Rinat Gub" w:date="2022-12-06T13:44:00Z">
        <w:r w:rsidR="005A0964">
          <w:delText>)</w:delText>
        </w:r>
      </w:del>
    </w:p>
    <w:p w:rsidR="004A28FA" w:rsidRPr="00203244" w:rsidRDefault="004A28FA" w:rsidP="00460F32">
      <w:pPr>
        <w:jc w:val="center"/>
        <w:rPr>
          <w:sz w:val="20"/>
          <w:rPrChange w:id="7497" w:author="Rinat Gub" w:date="2022-12-06T13:44:00Z">
            <w:rPr>
              <w:i/>
            </w:rPr>
          </w:rPrChange>
        </w:rPr>
        <w:pPrChange w:id="7498" w:author="Rinat Gub" w:date="2022-12-06T13:44:00Z">
          <w:pPr>
            <w:ind w:firstLine="0"/>
            <w:jc w:val="left"/>
          </w:pPr>
        </w:pPrChange>
      </w:pPr>
    </w:p>
    <w:p w:rsidR="00D969E6" w:rsidRPr="00203244" w:rsidRDefault="00D969E6" w:rsidP="00D969E6">
      <w:pPr>
        <w:ind w:firstLine="0"/>
        <w:jc w:val="left"/>
        <w:rPr>
          <w:i/>
          <w:szCs w:val="22"/>
        </w:rPr>
      </w:pPr>
      <w:r w:rsidRPr="00203244">
        <w:rPr>
          <w:i/>
          <w:szCs w:val="22"/>
        </w:rPr>
        <w:t>(на бланке Гаранта)</w:t>
      </w:r>
    </w:p>
    <w:p w:rsidR="00D969E6" w:rsidRDefault="00D969E6" w:rsidP="00D969E6">
      <w:pPr>
        <w:jc w:val="center"/>
        <w:rPr>
          <w:szCs w:val="22"/>
        </w:rPr>
        <w:pPrChange w:id="7499" w:author="Rinat Gub" w:date="2022-12-06T13:44:00Z">
          <w:pPr>
            <w:pBdr>
              <w:bottom w:val="single" w:sz="12" w:space="1" w:color="auto"/>
            </w:pBdr>
            <w:jc w:val="center"/>
          </w:pPr>
        </w:pPrChange>
      </w:pPr>
    </w:p>
    <w:p w:rsidR="00744164" w:rsidRPr="00203244" w:rsidRDefault="00744164" w:rsidP="00D969E6">
      <w:pPr>
        <w:jc w:val="center"/>
        <w:rPr>
          <w:ins w:id="7500" w:author="Rinat Gub" w:date="2022-12-06T13:44:00Z"/>
          <w:szCs w:val="22"/>
        </w:rPr>
      </w:pPr>
    </w:p>
    <w:p w:rsidR="00D969E6" w:rsidRPr="00203244" w:rsidRDefault="00D969E6" w:rsidP="00D969E6">
      <w:pPr>
        <w:jc w:val="right"/>
        <w:rPr>
          <w:ins w:id="7501" w:author="Rinat Gub" w:date="2022-12-06T13:44:00Z"/>
          <w:szCs w:val="22"/>
        </w:rPr>
      </w:pPr>
      <w:ins w:id="7502" w:author="Rinat Gub" w:date="2022-12-06T13:44:00Z">
        <w:r w:rsidRPr="00203244">
          <w:rPr>
            <w:szCs w:val="22"/>
          </w:rPr>
          <w:t>____________________________</w:t>
        </w:r>
      </w:ins>
    </w:p>
    <w:p w:rsidR="00D969E6" w:rsidRPr="00203244" w:rsidRDefault="00D969E6" w:rsidP="00D969E6">
      <w:pPr>
        <w:jc w:val="right"/>
        <w:rPr>
          <w:i/>
          <w:szCs w:val="22"/>
        </w:rPr>
        <w:pPrChange w:id="7503" w:author="Rinat Gub" w:date="2022-12-06T13:44:00Z">
          <w:pPr>
            <w:pBdr>
              <w:bottom w:val="single" w:sz="12" w:space="1" w:color="auto"/>
            </w:pBdr>
            <w:jc w:val="right"/>
          </w:pPr>
        </w:pPrChange>
      </w:pPr>
      <w:r w:rsidRPr="00203244">
        <w:rPr>
          <w:i/>
          <w:szCs w:val="22"/>
        </w:rPr>
        <w:t>(наименование Бенефициара)</w:t>
      </w:r>
    </w:p>
    <w:p w:rsidR="00D969E6" w:rsidRPr="00203244" w:rsidRDefault="00D969E6" w:rsidP="00D969E6">
      <w:pPr>
        <w:jc w:val="right"/>
        <w:rPr>
          <w:ins w:id="7504" w:author="Rinat Gub" w:date="2022-12-06T13:44:00Z"/>
          <w:szCs w:val="22"/>
        </w:rPr>
      </w:pPr>
      <w:ins w:id="7505" w:author="Rinat Gub" w:date="2022-12-06T13:44:00Z">
        <w:r w:rsidRPr="00203244">
          <w:rPr>
            <w:szCs w:val="22"/>
          </w:rPr>
          <w:t>____________________________</w:t>
        </w:r>
      </w:ins>
    </w:p>
    <w:p w:rsidR="00D969E6" w:rsidRPr="00203244" w:rsidRDefault="00D969E6" w:rsidP="00D969E6">
      <w:pPr>
        <w:jc w:val="right"/>
        <w:rPr>
          <w:i/>
          <w:szCs w:val="22"/>
        </w:rPr>
      </w:pPr>
      <w:r w:rsidRPr="00203244">
        <w:rPr>
          <w:i/>
          <w:szCs w:val="22"/>
        </w:rPr>
        <w:t>(адрес места нахождения Бенефициара)</w:t>
      </w:r>
    </w:p>
    <w:p w:rsidR="00D969E6" w:rsidRPr="00203244" w:rsidRDefault="00D969E6" w:rsidP="00D969E6">
      <w:pPr>
        <w:rPr>
          <w:b/>
          <w:szCs w:val="22"/>
        </w:rPr>
      </w:pPr>
    </w:p>
    <w:p w:rsidR="00D969E6" w:rsidRPr="00203244" w:rsidRDefault="00D969E6" w:rsidP="00D969E6">
      <w:pPr>
        <w:jc w:val="center"/>
        <w:rPr>
          <w:b/>
          <w:szCs w:val="22"/>
        </w:rPr>
      </w:pPr>
      <w:r w:rsidRPr="00203244">
        <w:rPr>
          <w:b/>
          <w:caps/>
        </w:rPr>
        <w:t>БАНКОВСКАЯ ГАРАНТИЯ</w:t>
      </w:r>
      <w:r w:rsidRPr="00203244">
        <w:rPr>
          <w:b/>
          <w:szCs w:val="22"/>
        </w:rPr>
        <w:t xml:space="preserve"> №__________________</w:t>
      </w:r>
    </w:p>
    <w:p w:rsidR="00D969E6" w:rsidRPr="00203244" w:rsidRDefault="00D969E6" w:rsidP="00D969E6">
      <w:pPr>
        <w:rPr>
          <w:b/>
          <w:szCs w:val="22"/>
        </w:rPr>
        <w:pPrChange w:id="7506" w:author="Rinat Gub" w:date="2022-12-06T13:44:00Z">
          <w:pPr>
            <w:spacing w:before="120" w:after="120"/>
            <w:jc w:val="right"/>
          </w:pPr>
        </w:pPrChange>
      </w:pP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>г.______________ «____»____________</w:t>
      </w:r>
      <w:r w:rsidRPr="00203244">
        <w:rPr>
          <w:szCs w:val="22"/>
        </w:rPr>
        <w:br/>
      </w:r>
    </w:p>
    <w:p w:rsidR="00D969E6" w:rsidRPr="00203244" w:rsidRDefault="00D969E6">
      <w:pPr>
        <w:spacing w:before="120" w:after="120"/>
        <w:ind w:firstLine="0"/>
        <w:rPr>
          <w:szCs w:val="22"/>
        </w:rPr>
      </w:pPr>
      <w:r w:rsidRPr="00203244">
        <w:rPr>
          <w:szCs w:val="22"/>
        </w:rPr>
        <w:t xml:space="preserve">______________________________ </w:t>
      </w:r>
      <w:r w:rsidRPr="00203244">
        <w:rPr>
          <w:i/>
          <w:szCs w:val="22"/>
        </w:rPr>
        <w:t>(полное наименование Банка)</w:t>
      </w:r>
      <w:r w:rsidRPr="00203244">
        <w:rPr>
          <w:szCs w:val="22"/>
        </w:rPr>
        <w:t xml:space="preserve">, ОГРН _______, ИНН _______, ОКПО _______, место нахождения: _____________________________________________ </w:t>
      </w:r>
      <w:r w:rsidRPr="00203244">
        <w:rPr>
          <w:i/>
          <w:szCs w:val="22"/>
        </w:rPr>
        <w:t>(в случае выдачи гарантии филиалом, указать место нахождения и головного офиса, и филиала Банка)</w:t>
      </w:r>
      <w:r w:rsidRPr="00203244">
        <w:rPr>
          <w:szCs w:val="22"/>
        </w:rPr>
        <w:t>, Генеральная лицензия № _______ от «___»____________, корреспондентский счет № _____________ в ______________, БИК__________ (далее – «</w:t>
      </w: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»), в лице ___________________________, действующего на основании _______________, было уведомлено, что между ____________________________ </w:t>
      </w:r>
      <w:r w:rsidRPr="00203244">
        <w:rPr>
          <w:i/>
          <w:szCs w:val="22"/>
        </w:rPr>
        <w:t>(полное наименование Принципала)</w:t>
      </w:r>
      <w:r w:rsidRPr="00203244">
        <w:rPr>
          <w:szCs w:val="22"/>
        </w:rPr>
        <w:t>, ОГРН____________, ИНН________, место нахождения: ______________ (далее - «</w:t>
      </w:r>
      <w:r w:rsidRPr="00203244">
        <w:rPr>
          <w:b/>
          <w:szCs w:val="22"/>
        </w:rPr>
        <w:t>Принципал</w:t>
      </w:r>
      <w:r w:rsidRPr="00203244">
        <w:rPr>
          <w:szCs w:val="22"/>
        </w:rPr>
        <w:t xml:space="preserve">»), и ____________________________ </w:t>
      </w:r>
      <w:r w:rsidRPr="00203244">
        <w:rPr>
          <w:i/>
          <w:szCs w:val="22"/>
        </w:rPr>
        <w:t xml:space="preserve">(полное наименование Бенефициара), </w:t>
      </w:r>
      <w:r w:rsidRPr="00203244">
        <w:rPr>
          <w:szCs w:val="22"/>
        </w:rPr>
        <w:t>ОГРН____________, ИНН_____________, место нахождения: __________________ (далее - «</w:t>
      </w:r>
      <w:r w:rsidRPr="00203244">
        <w:rPr>
          <w:b/>
          <w:szCs w:val="22"/>
        </w:rPr>
        <w:t>Бенефициар</w:t>
      </w:r>
      <w:r w:rsidRPr="00203244">
        <w:rPr>
          <w:szCs w:val="22"/>
        </w:rPr>
        <w:t>»),</w:t>
      </w:r>
    </w:p>
    <w:p w:rsidR="00D969E6" w:rsidRPr="00203244" w:rsidRDefault="00D969E6">
      <w:pPr>
        <w:spacing w:before="120" w:after="120"/>
        <w:ind w:firstLine="0"/>
        <w:rPr>
          <w:szCs w:val="22"/>
        </w:rPr>
      </w:pPr>
    </w:p>
    <w:p w:rsidR="00D969E6" w:rsidRPr="00203244" w:rsidRDefault="00D969E6">
      <w:pPr>
        <w:spacing w:before="120" w:after="120"/>
        <w:ind w:firstLine="0"/>
        <w:rPr>
          <w:szCs w:val="22"/>
        </w:rPr>
      </w:pPr>
      <w:r w:rsidRPr="00203244">
        <w:rPr>
          <w:szCs w:val="22"/>
        </w:rPr>
        <w:t xml:space="preserve">заключен </w:t>
      </w:r>
      <w:r w:rsidR="0016112C" w:rsidRPr="00203244">
        <w:rPr>
          <w:szCs w:val="22"/>
        </w:rPr>
        <w:t>Договор</w:t>
      </w:r>
      <w:r w:rsidRPr="00203244">
        <w:rPr>
          <w:szCs w:val="22"/>
        </w:rPr>
        <w:t xml:space="preserve"> _____________________ </w:t>
      </w:r>
      <w:r w:rsidRPr="00203244">
        <w:rPr>
          <w:i/>
          <w:szCs w:val="22"/>
        </w:rPr>
        <w:t xml:space="preserve">(наименование </w:t>
      </w:r>
      <w:r w:rsidR="0016112C" w:rsidRPr="00203244">
        <w:rPr>
          <w:i/>
          <w:szCs w:val="22"/>
        </w:rPr>
        <w:t>Договор</w:t>
      </w:r>
      <w:r w:rsidRPr="00203244">
        <w:rPr>
          <w:i/>
          <w:szCs w:val="22"/>
        </w:rPr>
        <w:t>а)</w:t>
      </w:r>
      <w:r w:rsidRPr="00203244">
        <w:rPr>
          <w:szCs w:val="22"/>
        </w:rPr>
        <w:t xml:space="preserve"> №_______ от «___» ________20__г. , ___________________________</w:t>
      </w:r>
      <w:r w:rsidRPr="00203244">
        <w:rPr>
          <w:i/>
          <w:szCs w:val="22"/>
        </w:rPr>
        <w:t xml:space="preserve">(предмет </w:t>
      </w:r>
      <w:r w:rsidR="0016112C" w:rsidRPr="00203244">
        <w:rPr>
          <w:i/>
          <w:szCs w:val="22"/>
        </w:rPr>
        <w:t>Договор</w:t>
      </w:r>
      <w:r w:rsidRPr="00203244">
        <w:rPr>
          <w:i/>
          <w:szCs w:val="22"/>
        </w:rPr>
        <w:t>а)</w:t>
      </w:r>
      <w:r w:rsidRPr="00203244">
        <w:rPr>
          <w:szCs w:val="22"/>
        </w:rPr>
        <w:t xml:space="preserve"> (далее «</w:t>
      </w:r>
      <w:r w:rsidR="0016112C" w:rsidRPr="00203244">
        <w:rPr>
          <w:b/>
          <w:szCs w:val="22"/>
        </w:rPr>
        <w:t>Договор</w:t>
      </w:r>
      <w:r w:rsidRPr="00203244">
        <w:rPr>
          <w:szCs w:val="22"/>
        </w:rPr>
        <w:t xml:space="preserve">»), в соответствии с которым </w:t>
      </w:r>
      <w:r w:rsidRPr="00203244">
        <w:rPr>
          <w:b/>
          <w:szCs w:val="22"/>
        </w:rPr>
        <w:t>Бенефициар</w:t>
      </w:r>
      <w:r w:rsidRPr="00203244">
        <w:rPr>
          <w:szCs w:val="22"/>
        </w:rPr>
        <w:t xml:space="preserve"> обязался произвести в пользу </w:t>
      </w:r>
      <w:r w:rsidRPr="00203244">
        <w:rPr>
          <w:b/>
          <w:szCs w:val="22"/>
        </w:rPr>
        <w:t>Принципала</w:t>
      </w:r>
      <w:r w:rsidRPr="00203244">
        <w:rPr>
          <w:szCs w:val="22"/>
        </w:rPr>
        <w:t xml:space="preserve"> авансовый платеж в размере ______________ </w:t>
      </w:r>
      <w:r w:rsidRPr="00203244">
        <w:rPr>
          <w:i/>
          <w:szCs w:val="22"/>
        </w:rPr>
        <w:t xml:space="preserve">(сумма цифрами и прописью) </w:t>
      </w:r>
      <w:r w:rsidRPr="00203244">
        <w:rPr>
          <w:szCs w:val="22"/>
        </w:rPr>
        <w:t>рублей (далее – «</w:t>
      </w:r>
      <w:r w:rsidRPr="00203244">
        <w:rPr>
          <w:b/>
          <w:szCs w:val="22"/>
        </w:rPr>
        <w:t>Аванс</w:t>
      </w:r>
      <w:r w:rsidRPr="00203244">
        <w:rPr>
          <w:szCs w:val="22"/>
        </w:rPr>
        <w:t>») при условии предоставления</w:t>
      </w:r>
      <w:r w:rsidRPr="00203244">
        <w:rPr>
          <w:b/>
          <w:szCs w:val="22"/>
        </w:rPr>
        <w:t xml:space="preserve"> Принципалом</w:t>
      </w:r>
      <w:r w:rsidRPr="00203244">
        <w:rPr>
          <w:szCs w:val="22"/>
        </w:rPr>
        <w:t xml:space="preserve"> </w:t>
      </w:r>
      <w:r w:rsidRPr="00203244">
        <w:rPr>
          <w:b/>
          <w:szCs w:val="22"/>
        </w:rPr>
        <w:t>Бенефициару</w:t>
      </w:r>
      <w:r w:rsidRPr="00203244">
        <w:rPr>
          <w:szCs w:val="22"/>
        </w:rPr>
        <w:t xml:space="preserve"> банковской гарантии возврата </w:t>
      </w:r>
      <w:r w:rsidRPr="00203244">
        <w:rPr>
          <w:b/>
          <w:szCs w:val="22"/>
        </w:rPr>
        <w:t>Аванса</w:t>
      </w:r>
      <w:r w:rsidRPr="00203244">
        <w:rPr>
          <w:szCs w:val="22"/>
        </w:rPr>
        <w:t>.</w:t>
      </w:r>
    </w:p>
    <w:p w:rsidR="00D969E6" w:rsidRPr="00203244" w:rsidRDefault="00D969E6">
      <w:pPr>
        <w:tabs>
          <w:tab w:val="left" w:pos="709"/>
        </w:tabs>
        <w:spacing w:before="120" w:after="120"/>
        <w:rPr>
          <w:szCs w:val="22"/>
        </w:rPr>
      </w:pPr>
      <w:r w:rsidRPr="00203244">
        <w:rPr>
          <w:szCs w:val="22"/>
        </w:rPr>
        <w:t xml:space="preserve">В связи с вышеизложенным, </w:t>
      </w: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 предоставляет </w:t>
      </w:r>
      <w:r w:rsidRPr="00203244">
        <w:rPr>
          <w:b/>
          <w:szCs w:val="22"/>
        </w:rPr>
        <w:t>Бенефициару</w:t>
      </w:r>
      <w:r w:rsidRPr="00203244">
        <w:rPr>
          <w:szCs w:val="22"/>
        </w:rPr>
        <w:t xml:space="preserve"> безотзывное и безусловное обязательство уплатить </w:t>
      </w:r>
      <w:r w:rsidRPr="00203244">
        <w:rPr>
          <w:b/>
          <w:szCs w:val="22"/>
        </w:rPr>
        <w:t>Бенефициару</w:t>
      </w:r>
      <w:r w:rsidRPr="00203244">
        <w:rPr>
          <w:szCs w:val="22"/>
        </w:rPr>
        <w:t xml:space="preserve"> по его первому письменному требованию любую сумму или суммы в пределах _______________________ </w:t>
      </w:r>
      <w:r w:rsidRPr="00203244">
        <w:rPr>
          <w:i/>
          <w:szCs w:val="22"/>
        </w:rPr>
        <w:t>(сумма цифрами и прописью)</w:t>
      </w:r>
      <w:r w:rsidRPr="00203244">
        <w:rPr>
          <w:szCs w:val="22"/>
        </w:rPr>
        <w:t xml:space="preserve"> ______________ </w:t>
      </w:r>
      <w:r w:rsidRPr="00203244">
        <w:rPr>
          <w:i/>
          <w:szCs w:val="22"/>
        </w:rPr>
        <w:t>(валюта гарантии)</w:t>
      </w:r>
      <w:r w:rsidR="00F65F77" w:rsidRPr="00203244">
        <w:rPr>
          <w:rStyle w:val="afc"/>
          <w:i/>
          <w:rPrChange w:id="7507" w:author="Rinat Gub" w:date="2022-12-06T13:44:00Z">
            <w:rPr>
              <w:rStyle w:val="afc"/>
              <w:i/>
              <w:sz w:val="18"/>
            </w:rPr>
          </w:rPrChange>
        </w:rPr>
        <w:footnoteReference w:id="13"/>
      </w:r>
      <w:r w:rsidRPr="00203244">
        <w:rPr>
          <w:rPrChange w:id="7508" w:author="Rinat Gub" w:date="2022-12-06T13:44:00Z">
            <w:rPr>
              <w:sz w:val="18"/>
            </w:rPr>
          </w:rPrChange>
        </w:rPr>
        <w:t>,</w:t>
      </w:r>
      <w:r w:rsidRPr="00203244">
        <w:rPr>
          <w:szCs w:val="22"/>
        </w:rPr>
        <w:t xml:space="preserve"> в течение 5 (пяти) рабочих дней со дня, следующего за днем получения первого письменного требования </w:t>
      </w:r>
      <w:r w:rsidRPr="00203244">
        <w:rPr>
          <w:b/>
          <w:szCs w:val="22"/>
        </w:rPr>
        <w:t>Бенефициара</w:t>
      </w:r>
      <w:r w:rsidRPr="00203244">
        <w:rPr>
          <w:szCs w:val="22"/>
        </w:rPr>
        <w:t xml:space="preserve">, содержащего сумму требования и заявление о том, что сумма </w:t>
      </w:r>
      <w:r w:rsidRPr="00203244">
        <w:rPr>
          <w:b/>
          <w:szCs w:val="22"/>
        </w:rPr>
        <w:t>Аванса</w:t>
      </w:r>
      <w:r w:rsidRPr="00203244">
        <w:rPr>
          <w:szCs w:val="22"/>
        </w:rPr>
        <w:t xml:space="preserve"> согласно условиям </w:t>
      </w:r>
      <w:r w:rsidR="0016112C" w:rsidRPr="00203244">
        <w:rPr>
          <w:b/>
          <w:szCs w:val="22"/>
        </w:rPr>
        <w:t>Договор</w:t>
      </w:r>
      <w:r w:rsidRPr="00203244">
        <w:rPr>
          <w:b/>
          <w:szCs w:val="22"/>
        </w:rPr>
        <w:t>а</w:t>
      </w:r>
      <w:r w:rsidRPr="00203244">
        <w:rPr>
          <w:szCs w:val="22"/>
        </w:rPr>
        <w:t xml:space="preserve"> была перечислена </w:t>
      </w:r>
      <w:r w:rsidRPr="00203244">
        <w:rPr>
          <w:b/>
          <w:szCs w:val="22"/>
        </w:rPr>
        <w:t>Принципалу</w:t>
      </w:r>
      <w:r w:rsidRPr="00203244">
        <w:rPr>
          <w:szCs w:val="22"/>
        </w:rPr>
        <w:t xml:space="preserve">, и что </w:t>
      </w:r>
      <w:r w:rsidRPr="00203244">
        <w:rPr>
          <w:b/>
          <w:szCs w:val="22"/>
        </w:rPr>
        <w:t>Принципал</w:t>
      </w:r>
      <w:r w:rsidRPr="00203244">
        <w:rPr>
          <w:szCs w:val="22"/>
        </w:rPr>
        <w:t xml:space="preserve"> не исполнил своих обязательств по </w:t>
      </w:r>
      <w:r w:rsidR="0016112C" w:rsidRPr="00203244">
        <w:rPr>
          <w:b/>
          <w:szCs w:val="22"/>
        </w:rPr>
        <w:t>Договор</w:t>
      </w:r>
      <w:r w:rsidRPr="00203244">
        <w:rPr>
          <w:b/>
          <w:szCs w:val="22"/>
        </w:rPr>
        <w:t>у</w:t>
      </w:r>
      <w:r w:rsidRPr="00203244">
        <w:rPr>
          <w:szCs w:val="22"/>
        </w:rPr>
        <w:t>, либо направить</w:t>
      </w:r>
      <w:r w:rsidRPr="00203244">
        <w:rPr>
          <w:b/>
          <w:szCs w:val="22"/>
        </w:rPr>
        <w:t xml:space="preserve"> Бенефициару </w:t>
      </w:r>
      <w:r w:rsidRPr="00203244">
        <w:rPr>
          <w:szCs w:val="22"/>
        </w:rPr>
        <w:t>мотивированный отказ.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lastRenderedPageBreak/>
        <w:t xml:space="preserve">Правомочность подписей на требовании </w:t>
      </w:r>
      <w:r w:rsidRPr="00203244">
        <w:rPr>
          <w:b/>
          <w:szCs w:val="22"/>
        </w:rPr>
        <w:t>Бенефициара</w:t>
      </w:r>
      <w:r w:rsidRPr="00203244">
        <w:rPr>
          <w:szCs w:val="22"/>
        </w:rPr>
        <w:t xml:space="preserve"> к </w:t>
      </w:r>
      <w:r w:rsidRPr="00203244">
        <w:rPr>
          <w:b/>
          <w:szCs w:val="22"/>
        </w:rPr>
        <w:t>Гаранту</w:t>
      </w:r>
      <w:r w:rsidRPr="00203244">
        <w:rPr>
          <w:szCs w:val="22"/>
        </w:rPr>
        <w:t xml:space="preserve"> должна быть подтверждена следующим образом: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 xml:space="preserve">1) одним из банков-корреспондентов </w:t>
      </w:r>
      <w:r w:rsidRPr="00203244">
        <w:rPr>
          <w:b/>
          <w:szCs w:val="22"/>
        </w:rPr>
        <w:t>Гаранта;</w:t>
      </w:r>
      <w:r w:rsidRPr="00203244">
        <w:rPr>
          <w:szCs w:val="22"/>
        </w:rPr>
        <w:t xml:space="preserve"> либо 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>2) соответствующими документами:</w:t>
      </w:r>
    </w:p>
    <w:p w:rsidR="00D969E6" w:rsidRPr="00203244" w:rsidRDefault="00D969E6" w:rsidP="0040134A">
      <w:pPr>
        <w:pStyle w:val="afa"/>
        <w:numPr>
          <w:ilvl w:val="0"/>
          <w:numId w:val="61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 xml:space="preserve">нотариально заверенная копия решения об избрании исполнительного органа общества (управляющего), </w:t>
      </w:r>
    </w:p>
    <w:p w:rsidR="00D969E6" w:rsidRPr="00203244" w:rsidRDefault="00D969E6" w:rsidP="0040134A">
      <w:pPr>
        <w:pStyle w:val="afa"/>
        <w:numPr>
          <w:ilvl w:val="0"/>
          <w:numId w:val="61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 xml:space="preserve">копия приказа о назначении физического лица на должность (вступлении в должность), в соответствии с которым такое физическое лицо обладает правом действовать от имени </w:t>
      </w:r>
      <w:r w:rsidRPr="00203244">
        <w:rPr>
          <w:b/>
          <w:sz w:val="22"/>
          <w:szCs w:val="22"/>
        </w:rPr>
        <w:t>Бенефициара</w:t>
      </w:r>
      <w:r w:rsidRPr="00203244">
        <w:rPr>
          <w:sz w:val="22"/>
          <w:szCs w:val="22"/>
        </w:rPr>
        <w:t xml:space="preserve"> без доверенности,</w:t>
      </w:r>
    </w:p>
    <w:p w:rsidR="00D969E6" w:rsidRPr="00203244" w:rsidRDefault="00D969E6" w:rsidP="0040134A">
      <w:pPr>
        <w:pStyle w:val="afa"/>
        <w:numPr>
          <w:ilvl w:val="0"/>
          <w:numId w:val="61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 xml:space="preserve">нотариально заверенной карточкой образцов подписей уполномоченных лиц </w:t>
      </w:r>
      <w:r w:rsidRPr="00203244">
        <w:rPr>
          <w:b/>
          <w:sz w:val="22"/>
          <w:szCs w:val="22"/>
        </w:rPr>
        <w:t>Бенефициара</w:t>
      </w:r>
      <w:r w:rsidRPr="00203244">
        <w:rPr>
          <w:sz w:val="22"/>
          <w:szCs w:val="22"/>
        </w:rPr>
        <w:t>, подписавших требование; либо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 xml:space="preserve">3) нотариально заверенной копией доверенности представителя </w:t>
      </w:r>
      <w:r w:rsidRPr="00203244">
        <w:rPr>
          <w:b/>
          <w:rPrChange w:id="7509" w:author="Rinat Gub" w:date="2022-12-06T13:44:00Z">
            <w:rPr/>
          </w:rPrChange>
        </w:rPr>
        <w:t>Бенефициара</w:t>
      </w:r>
      <w:r w:rsidRPr="00203244">
        <w:rPr>
          <w:szCs w:val="22"/>
        </w:rPr>
        <w:t>, подписавшего требование.</w:t>
      </w:r>
    </w:p>
    <w:p w:rsidR="00D969E6" w:rsidRPr="00203244" w:rsidRDefault="00D969E6">
      <w:pPr>
        <w:tabs>
          <w:tab w:val="left" w:pos="709"/>
        </w:tabs>
        <w:spacing w:before="120" w:after="120"/>
        <w:rPr>
          <w:szCs w:val="22"/>
        </w:rPr>
      </w:pP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 не вправе требовать предоставления иных документов для осуществления выплаты по настоящей Гарантии.</w:t>
      </w:r>
    </w:p>
    <w:p w:rsidR="00D969E6" w:rsidRPr="00203244" w:rsidRDefault="00D969E6">
      <w:pPr>
        <w:tabs>
          <w:tab w:val="left" w:pos="709"/>
        </w:tabs>
        <w:spacing w:before="120" w:after="120"/>
        <w:rPr>
          <w:szCs w:val="22"/>
        </w:rPr>
      </w:pPr>
      <w:r w:rsidRPr="00203244">
        <w:rPr>
          <w:szCs w:val="22"/>
        </w:rPr>
        <w:t xml:space="preserve">Письменное требование платежа по настоящей Гарантии должно быть направлено </w:t>
      </w:r>
      <w:r w:rsidRPr="00203244">
        <w:rPr>
          <w:b/>
          <w:szCs w:val="22"/>
        </w:rPr>
        <w:t>Гаранту</w:t>
      </w:r>
      <w:r w:rsidRPr="00203244">
        <w:rPr>
          <w:szCs w:val="22"/>
        </w:rPr>
        <w:t xml:space="preserve"> по адресу ____________________________________________ </w:t>
      </w:r>
      <w:r w:rsidRPr="00203244">
        <w:rPr>
          <w:i/>
          <w:szCs w:val="22"/>
        </w:rPr>
        <w:t>(адрес Головного офиса/Дополнительного офиса/Филиала Банка)</w:t>
      </w:r>
      <w:r w:rsidRPr="00203244">
        <w:rPr>
          <w:szCs w:val="22"/>
        </w:rPr>
        <w:t>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 подтверждает, что никакие возражения </w:t>
      </w:r>
      <w:r w:rsidRPr="00203244">
        <w:rPr>
          <w:b/>
          <w:szCs w:val="22"/>
        </w:rPr>
        <w:t>Принципала</w:t>
      </w:r>
      <w:r w:rsidRPr="00203244">
        <w:rPr>
          <w:szCs w:val="22"/>
        </w:rPr>
        <w:t xml:space="preserve">, касающиеся его обязательств по </w:t>
      </w:r>
      <w:r w:rsidR="0016112C" w:rsidRPr="00203244">
        <w:rPr>
          <w:b/>
          <w:szCs w:val="22"/>
        </w:rPr>
        <w:t>Договор</w:t>
      </w:r>
      <w:r w:rsidRPr="00203244">
        <w:rPr>
          <w:b/>
          <w:szCs w:val="22"/>
        </w:rPr>
        <w:t>у</w:t>
      </w:r>
      <w:r w:rsidRPr="00203244">
        <w:rPr>
          <w:szCs w:val="22"/>
        </w:rPr>
        <w:t xml:space="preserve"> или каких-либо иных соглашений с </w:t>
      </w:r>
      <w:r w:rsidRPr="00203244">
        <w:rPr>
          <w:b/>
          <w:szCs w:val="22"/>
        </w:rPr>
        <w:t>Бенефициаром</w:t>
      </w:r>
      <w:r w:rsidRPr="00203244">
        <w:rPr>
          <w:szCs w:val="22"/>
        </w:rPr>
        <w:t xml:space="preserve">, либо основанные на зачете каких-либо других требований к </w:t>
      </w:r>
      <w:r w:rsidRPr="00203244">
        <w:rPr>
          <w:b/>
          <w:szCs w:val="22"/>
        </w:rPr>
        <w:t>Бенефициару</w:t>
      </w:r>
      <w:r w:rsidRPr="00203244">
        <w:rPr>
          <w:szCs w:val="22"/>
        </w:rPr>
        <w:t xml:space="preserve">, не будут приниматься </w:t>
      </w:r>
      <w:r w:rsidRPr="00203244">
        <w:rPr>
          <w:b/>
          <w:szCs w:val="22"/>
        </w:rPr>
        <w:t>Гарантом</w:t>
      </w:r>
      <w:r w:rsidRPr="00203244">
        <w:rPr>
          <w:szCs w:val="22"/>
        </w:rPr>
        <w:t xml:space="preserve"> во внимание и/или выдвигаться </w:t>
      </w:r>
      <w:r w:rsidRPr="00203244">
        <w:rPr>
          <w:b/>
          <w:szCs w:val="22"/>
        </w:rPr>
        <w:t>Гарантом</w:t>
      </w:r>
      <w:r w:rsidRPr="00203244">
        <w:rPr>
          <w:szCs w:val="22"/>
        </w:rPr>
        <w:t xml:space="preserve"> против требования </w:t>
      </w:r>
      <w:r w:rsidRPr="00203244">
        <w:rPr>
          <w:b/>
          <w:szCs w:val="22"/>
        </w:rPr>
        <w:t>Бенефициара</w:t>
      </w:r>
      <w:r w:rsidRPr="00203244">
        <w:rPr>
          <w:szCs w:val="22"/>
        </w:rPr>
        <w:t xml:space="preserve"> о платеже по настоящей Гарантии.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 xml:space="preserve">В случае уступки соответствующих прав по </w:t>
      </w:r>
      <w:r w:rsidR="0016112C" w:rsidRPr="00203244">
        <w:rPr>
          <w:szCs w:val="22"/>
        </w:rPr>
        <w:t>Договор</w:t>
      </w:r>
      <w:r w:rsidRPr="00203244">
        <w:rPr>
          <w:szCs w:val="22"/>
        </w:rPr>
        <w:t xml:space="preserve">у, права (требования), вытекающие из настоящей Гарантии, могут быть переступлены </w:t>
      </w:r>
      <w:r w:rsidRPr="00203244">
        <w:rPr>
          <w:b/>
          <w:szCs w:val="22"/>
        </w:rPr>
        <w:t>Бенефициаром</w:t>
      </w:r>
      <w:r w:rsidRPr="00203244">
        <w:rPr>
          <w:szCs w:val="22"/>
        </w:rPr>
        <w:t xml:space="preserve"> третьей стороне только с письменного согласия </w:t>
      </w:r>
      <w:r w:rsidRPr="00203244">
        <w:rPr>
          <w:b/>
          <w:szCs w:val="22"/>
        </w:rPr>
        <w:t>Гаранта</w:t>
      </w:r>
      <w:r w:rsidRPr="00203244">
        <w:rPr>
          <w:szCs w:val="22"/>
        </w:rPr>
        <w:t>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 вправе отказать </w:t>
      </w:r>
      <w:r w:rsidRPr="00203244">
        <w:rPr>
          <w:b/>
          <w:szCs w:val="22"/>
        </w:rPr>
        <w:t>Бенефициару</w:t>
      </w:r>
      <w:r w:rsidRPr="00203244">
        <w:rPr>
          <w:szCs w:val="22"/>
        </w:rPr>
        <w:t xml:space="preserve"> в удовлетворении его требований в случаях:</w:t>
      </w:r>
    </w:p>
    <w:p w:rsidR="00D969E6" w:rsidRPr="00203244" w:rsidRDefault="00D969E6" w:rsidP="0040134A">
      <w:pPr>
        <w:pStyle w:val="afa"/>
        <w:numPr>
          <w:ilvl w:val="0"/>
          <w:numId w:val="62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>если требование не соответствует условиям настоящей Гарантии, в том числе по составу необходимых документов для получения платежа по Гарантии;</w:t>
      </w:r>
    </w:p>
    <w:p w:rsidR="00D969E6" w:rsidRPr="00203244" w:rsidRDefault="00D969E6" w:rsidP="0040134A">
      <w:pPr>
        <w:pStyle w:val="afa"/>
        <w:numPr>
          <w:ilvl w:val="0"/>
          <w:numId w:val="62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>если требование предоставлено по окончании срока, указанного в настоящей Гарантии.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 xml:space="preserve">Обязательства </w:t>
      </w:r>
      <w:r w:rsidRPr="00203244">
        <w:rPr>
          <w:b/>
          <w:szCs w:val="22"/>
        </w:rPr>
        <w:t>Гаранта</w:t>
      </w:r>
      <w:r w:rsidRPr="00203244">
        <w:rPr>
          <w:szCs w:val="22"/>
        </w:rPr>
        <w:t xml:space="preserve"> перед </w:t>
      </w:r>
      <w:r w:rsidRPr="00203244">
        <w:rPr>
          <w:b/>
          <w:szCs w:val="22"/>
        </w:rPr>
        <w:t>Бенефициаром</w:t>
      </w:r>
      <w:r w:rsidRPr="00203244">
        <w:rPr>
          <w:szCs w:val="22"/>
        </w:rPr>
        <w:t xml:space="preserve"> по условиям, соответствующим настоящей Гарантии, прекращаются с:</w:t>
      </w:r>
    </w:p>
    <w:p w:rsidR="00D969E6" w:rsidRPr="00203244" w:rsidRDefault="00D969E6" w:rsidP="0040134A">
      <w:pPr>
        <w:pStyle w:val="afa"/>
        <w:numPr>
          <w:ilvl w:val="0"/>
          <w:numId w:val="63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 xml:space="preserve">уплатой </w:t>
      </w:r>
      <w:r w:rsidRPr="00203244">
        <w:rPr>
          <w:b/>
          <w:sz w:val="22"/>
          <w:szCs w:val="22"/>
        </w:rPr>
        <w:t>Бенефициару</w:t>
      </w:r>
      <w:r w:rsidRPr="00203244">
        <w:rPr>
          <w:sz w:val="22"/>
          <w:szCs w:val="22"/>
        </w:rPr>
        <w:t xml:space="preserve"> суммы, на которую выдана Гарантия;</w:t>
      </w:r>
    </w:p>
    <w:p w:rsidR="00D969E6" w:rsidRPr="00203244" w:rsidRDefault="00D969E6" w:rsidP="0040134A">
      <w:pPr>
        <w:pStyle w:val="afa"/>
        <w:numPr>
          <w:ilvl w:val="0"/>
          <w:numId w:val="63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>окончанием срока действия Гарантии;</w:t>
      </w:r>
    </w:p>
    <w:p w:rsidR="00D969E6" w:rsidRPr="00203244" w:rsidRDefault="00D969E6" w:rsidP="0040134A">
      <w:pPr>
        <w:pStyle w:val="afa"/>
        <w:numPr>
          <w:ilvl w:val="0"/>
          <w:numId w:val="63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 xml:space="preserve">вследствие отказа </w:t>
      </w:r>
      <w:r w:rsidRPr="00203244">
        <w:rPr>
          <w:b/>
          <w:sz w:val="22"/>
          <w:szCs w:val="22"/>
        </w:rPr>
        <w:t>Бенефициара</w:t>
      </w:r>
      <w:r w:rsidRPr="00203244">
        <w:rPr>
          <w:sz w:val="22"/>
          <w:szCs w:val="22"/>
        </w:rPr>
        <w:t xml:space="preserve"> от своих прав по Гарантии и возвращения настоящей Гарантии </w:t>
      </w:r>
      <w:r w:rsidRPr="00203244">
        <w:rPr>
          <w:b/>
          <w:sz w:val="22"/>
          <w:szCs w:val="22"/>
        </w:rPr>
        <w:t>Гаранту</w:t>
      </w:r>
      <w:r w:rsidRPr="00203244">
        <w:rPr>
          <w:sz w:val="22"/>
          <w:szCs w:val="22"/>
        </w:rPr>
        <w:t>;</w:t>
      </w:r>
    </w:p>
    <w:p w:rsidR="00D969E6" w:rsidRPr="00203244" w:rsidRDefault="00D969E6" w:rsidP="0040134A">
      <w:pPr>
        <w:pStyle w:val="afa"/>
        <w:numPr>
          <w:ilvl w:val="0"/>
          <w:numId w:val="63"/>
        </w:numPr>
        <w:tabs>
          <w:tab w:val="clear" w:pos="1134"/>
        </w:tabs>
        <w:spacing w:after="120"/>
        <w:rPr>
          <w:sz w:val="22"/>
          <w:szCs w:val="22"/>
        </w:rPr>
      </w:pPr>
      <w:r w:rsidRPr="00203244">
        <w:rPr>
          <w:sz w:val="22"/>
          <w:szCs w:val="22"/>
        </w:rPr>
        <w:t xml:space="preserve">вследствие отказа </w:t>
      </w:r>
      <w:r w:rsidRPr="00203244">
        <w:rPr>
          <w:b/>
          <w:sz w:val="22"/>
          <w:szCs w:val="22"/>
        </w:rPr>
        <w:t>Бенефициара</w:t>
      </w:r>
      <w:r w:rsidRPr="00203244">
        <w:rPr>
          <w:sz w:val="22"/>
          <w:szCs w:val="22"/>
        </w:rPr>
        <w:t xml:space="preserve"> от своих прав по Гарантии путём письменного заявления об освобождении </w:t>
      </w:r>
      <w:r w:rsidRPr="00203244">
        <w:rPr>
          <w:b/>
          <w:sz w:val="22"/>
          <w:szCs w:val="22"/>
        </w:rPr>
        <w:t>Гаранта</w:t>
      </w:r>
      <w:r w:rsidRPr="00203244">
        <w:rPr>
          <w:sz w:val="22"/>
          <w:szCs w:val="22"/>
        </w:rPr>
        <w:t xml:space="preserve"> от его обязательств.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t xml:space="preserve">В отношениях, неурегулированных настоящей Гарантией, </w:t>
      </w: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, </w:t>
      </w:r>
      <w:r w:rsidRPr="00203244">
        <w:rPr>
          <w:b/>
          <w:szCs w:val="22"/>
        </w:rPr>
        <w:t>Бенефициар</w:t>
      </w:r>
      <w:r w:rsidRPr="00203244">
        <w:rPr>
          <w:szCs w:val="22"/>
        </w:rPr>
        <w:t xml:space="preserve"> и </w:t>
      </w:r>
      <w:r w:rsidRPr="00203244">
        <w:rPr>
          <w:b/>
          <w:szCs w:val="22"/>
        </w:rPr>
        <w:t>Принципал</w:t>
      </w:r>
      <w:r w:rsidRPr="00203244">
        <w:rPr>
          <w:szCs w:val="22"/>
        </w:rPr>
        <w:t xml:space="preserve"> руководствуются действующим законодательством Российской Федерации.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 соглашается с тем, что никакие изменения, дополнения или пересмотр условий </w:t>
      </w:r>
      <w:r w:rsidR="0016112C" w:rsidRPr="00203244">
        <w:rPr>
          <w:b/>
          <w:szCs w:val="22"/>
        </w:rPr>
        <w:t>Договор</w:t>
      </w:r>
      <w:r w:rsidRPr="00203244">
        <w:rPr>
          <w:b/>
          <w:szCs w:val="22"/>
        </w:rPr>
        <w:t>а</w:t>
      </w:r>
      <w:r w:rsidRPr="00203244">
        <w:rPr>
          <w:szCs w:val="22"/>
        </w:rPr>
        <w:t xml:space="preserve">, или любых документов, которые могут быть заключены </w:t>
      </w:r>
      <w:r w:rsidRPr="00203244">
        <w:rPr>
          <w:b/>
          <w:szCs w:val="22"/>
        </w:rPr>
        <w:t>Бенефициаром</w:t>
      </w:r>
      <w:r w:rsidRPr="00203244">
        <w:rPr>
          <w:szCs w:val="22"/>
        </w:rPr>
        <w:t xml:space="preserve"> и </w:t>
      </w:r>
      <w:r w:rsidRPr="00203244">
        <w:rPr>
          <w:b/>
          <w:szCs w:val="22"/>
        </w:rPr>
        <w:t>Принципалом</w:t>
      </w:r>
      <w:r w:rsidRPr="00203244">
        <w:rPr>
          <w:szCs w:val="22"/>
        </w:rPr>
        <w:t xml:space="preserve">, никоим образом не освобождают </w:t>
      </w:r>
      <w:r w:rsidRPr="00203244">
        <w:rPr>
          <w:b/>
          <w:szCs w:val="22"/>
        </w:rPr>
        <w:t>Гаранта</w:t>
      </w:r>
      <w:r w:rsidRPr="00203244">
        <w:rPr>
          <w:szCs w:val="22"/>
        </w:rPr>
        <w:t xml:space="preserve"> от обязательства по настоящей Гарантии, и </w:t>
      </w:r>
      <w:r w:rsidRPr="00203244">
        <w:rPr>
          <w:b/>
          <w:szCs w:val="22"/>
        </w:rPr>
        <w:t>Гарант</w:t>
      </w:r>
      <w:r w:rsidRPr="00203244">
        <w:rPr>
          <w:szCs w:val="22"/>
        </w:rPr>
        <w:t xml:space="preserve"> настоящим отказывается от права на получение уведомления о таких изменениях, дополнениях или пересмотре.</w:t>
      </w:r>
    </w:p>
    <w:p w:rsidR="00D969E6" w:rsidRPr="00203244" w:rsidRDefault="00D969E6">
      <w:pPr>
        <w:spacing w:before="120" w:after="120"/>
        <w:rPr>
          <w:szCs w:val="22"/>
        </w:rPr>
      </w:pPr>
      <w:r w:rsidRPr="00203244">
        <w:rPr>
          <w:szCs w:val="22"/>
        </w:rPr>
        <w:lastRenderedPageBreak/>
        <w:t>Настоящая Банковская гарантия вступает в силу с «____»_________20____ и действует до «___»____________20___ (включительно)</w:t>
      </w:r>
      <w:r w:rsidRPr="00203244">
        <w:rPr>
          <w:rStyle w:val="afc"/>
          <w:sz w:val="22"/>
          <w:szCs w:val="22"/>
        </w:rPr>
        <w:footnoteReference w:id="14"/>
      </w:r>
      <w:r w:rsidRPr="00203244">
        <w:rPr>
          <w:szCs w:val="22"/>
        </w:rPr>
        <w:t>.</w:t>
      </w:r>
    </w:p>
    <w:p w:rsidR="00D969E6" w:rsidRPr="00203244" w:rsidRDefault="00D969E6" w:rsidP="00D969E6">
      <w:pPr>
        <w:rPr>
          <w:szCs w:val="22"/>
        </w:rPr>
      </w:pPr>
    </w:p>
    <w:p w:rsidR="00D969E6" w:rsidRPr="00203244" w:rsidRDefault="00D969E6" w:rsidP="00D969E6">
      <w:pPr>
        <w:rPr>
          <w:szCs w:val="22"/>
        </w:rPr>
      </w:pPr>
    </w:p>
    <w:p w:rsidR="00D969E6" w:rsidRPr="00203244" w:rsidRDefault="00D969E6" w:rsidP="00D969E6">
      <w:pPr>
        <w:rPr>
          <w:szCs w:val="22"/>
        </w:rPr>
      </w:pPr>
      <w:r w:rsidRPr="00203244">
        <w:rPr>
          <w:szCs w:val="22"/>
        </w:rPr>
        <w:t>Руководитель</w:t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  <w:t>_______________________/_______________/</w:t>
      </w:r>
    </w:p>
    <w:p w:rsidR="00D969E6" w:rsidRPr="00203244" w:rsidRDefault="00D969E6" w:rsidP="00D969E6">
      <w:pPr>
        <w:rPr>
          <w:szCs w:val="22"/>
        </w:rPr>
      </w:pPr>
    </w:p>
    <w:p w:rsidR="00D969E6" w:rsidRPr="00203244" w:rsidRDefault="00D969E6" w:rsidP="00D969E6">
      <w:pPr>
        <w:rPr>
          <w:szCs w:val="22"/>
        </w:rPr>
      </w:pPr>
      <w:r w:rsidRPr="00203244">
        <w:rPr>
          <w:szCs w:val="22"/>
        </w:rPr>
        <w:t>Главный бухгалтер</w:t>
      </w:r>
      <w:r w:rsidRPr="00203244">
        <w:rPr>
          <w:szCs w:val="22"/>
        </w:rPr>
        <w:tab/>
      </w:r>
      <w:r w:rsidRPr="00203244">
        <w:rPr>
          <w:szCs w:val="22"/>
        </w:rPr>
        <w:tab/>
        <w:t>_______________________/_______________/</w:t>
      </w:r>
    </w:p>
    <w:p w:rsidR="00D969E6" w:rsidRPr="00203244" w:rsidRDefault="00D969E6" w:rsidP="00D969E6">
      <w:pPr>
        <w:ind w:firstLine="0"/>
        <w:rPr>
          <w:sz w:val="20"/>
          <w:szCs w:val="20"/>
        </w:rPr>
      </w:pPr>
    </w:p>
    <w:p w:rsidR="00D969E6" w:rsidRPr="00203244" w:rsidRDefault="00D969E6" w:rsidP="00D969E6">
      <w:pPr>
        <w:ind w:firstLine="0"/>
        <w:rPr>
          <w:sz w:val="20"/>
          <w:szCs w:val="20"/>
        </w:rPr>
      </w:pPr>
      <w:r w:rsidRPr="00203244">
        <w:rPr>
          <w:sz w:val="20"/>
          <w:szCs w:val="20"/>
        </w:rPr>
        <w:t>М.П.</w:t>
      </w:r>
    </w:p>
    <w:p w:rsidR="00B578FB" w:rsidRPr="00203244" w:rsidRDefault="00B578FB" w:rsidP="00F972E1">
      <w:pPr>
        <w:rPr>
          <w:rPrChange w:id="7510" w:author="Rinat Gub" w:date="2022-12-06T13:44:00Z">
            <w:rPr>
              <w:sz w:val="20"/>
            </w:rPr>
          </w:rPrChange>
        </w:rPr>
        <w:pPrChange w:id="7511" w:author="Rinat Gub" w:date="2022-12-06T13:44:00Z">
          <w:pPr>
            <w:ind w:firstLine="0"/>
            <w:jc w:val="left"/>
          </w:pPr>
        </w:pPrChange>
      </w:pPr>
    </w:p>
    <w:p w:rsidR="00BC5A86" w:rsidRPr="00203244" w:rsidRDefault="00BC5A86" w:rsidP="00BC5A86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bookmarkStart w:id="7512" w:name="_Ref390520957"/>
      <w:bookmarkStart w:id="7513" w:name="_Ref391415726"/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BC5A86" w:rsidRPr="00203244" w:rsidRDefault="00BC5A86" w:rsidP="00BC5A86"/>
    <w:p w:rsidR="00C834B7" w:rsidRPr="00203244" w:rsidRDefault="00BC5A86">
      <w:pPr>
        <w:ind w:firstLine="0"/>
        <w:pPrChange w:id="7514" w:author="Rinat Gub" w:date="2022-12-06T13:44:00Z">
          <w:pPr/>
        </w:pPrChange>
      </w:pPr>
      <w:r w:rsidRPr="00203244">
        <w:rPr>
          <w:b/>
        </w:rPr>
        <w:t>Инструкция по заполнению</w:t>
      </w:r>
    </w:p>
    <w:p w:rsidR="00C834B7" w:rsidRPr="00203244" w:rsidRDefault="00BC5A86" w:rsidP="009875AD">
      <w:pPr>
        <w:pStyle w:val="afa"/>
        <w:tabs>
          <w:tab w:val="clear" w:pos="1134"/>
          <w:tab w:val="left" w:pos="567"/>
        </w:tabs>
        <w:ind w:left="0"/>
        <w:pPrChange w:id="7515" w:author="Rinat Gub" w:date="2022-12-06T13:44:00Z">
          <w:pPr>
            <w:tabs>
              <w:tab w:val="clear" w:pos="1134"/>
              <w:tab w:val="left" w:pos="567"/>
            </w:tabs>
            <w:ind w:firstLine="0"/>
          </w:pPr>
        </w:pPrChange>
      </w:pPr>
      <w:r w:rsidRPr="00203244">
        <w:t>В случае если после наименования данной формы указано: «Форма не используется», то она не заполняется и не включается в состав заявки.</w:t>
      </w:r>
    </w:p>
    <w:p w:rsidR="00C834B7" w:rsidRPr="00203244" w:rsidRDefault="00C834B7">
      <w:pPr>
        <w:pStyle w:val="afa"/>
        <w:tabs>
          <w:tab w:val="clear" w:pos="1134"/>
        </w:tabs>
        <w:ind w:left="142"/>
      </w:pPr>
    </w:p>
    <w:p w:rsidR="00965E73" w:rsidRPr="00203244" w:rsidRDefault="00965E73" w:rsidP="00800DE6">
      <w:pPr>
        <w:tabs>
          <w:tab w:val="clear" w:pos="1134"/>
        </w:tabs>
        <w:ind w:left="142"/>
        <w:sectPr w:rsidR="00965E73" w:rsidRPr="00203244" w:rsidSect="00694DD2">
          <w:headerReference w:type="even" r:id="rId78"/>
          <w:headerReference w:type="first" r:id="rId79"/>
          <w:footnotePr>
            <w:numRestart w:val="eachSect"/>
          </w:footnotePr>
          <w:pgSz w:w="11906" w:h="16838" w:code="9"/>
          <w:pgMar w:top="510" w:right="1021" w:bottom="567" w:left="1247" w:header="737" w:footer="680" w:gutter="0"/>
          <w:cols w:space="708"/>
          <w:docGrid w:linePitch="360"/>
        </w:sectPr>
        <w:pPrChange w:id="7522" w:author="Rinat Gub" w:date="2022-12-06T13:44:00Z">
          <w:pPr>
            <w:ind w:firstLine="0"/>
          </w:pPr>
        </w:pPrChange>
      </w:pPr>
    </w:p>
    <w:p w:rsidR="00625DAC" w:rsidRDefault="003D24A2" w:rsidP="008D033A">
      <w:pPr>
        <w:pStyle w:val="-32"/>
      </w:pPr>
      <w:r w:rsidRPr="00203244">
        <w:lastRenderedPageBreak/>
        <w:t>Образец формы банковской гарантии на должное исполнение обязательств участника по участию в закупке</w:t>
      </w:r>
      <w:ins w:id="7523" w:author="Rinat Gub" w:date="2022-12-06T13:44:00Z">
        <w:r w:rsidR="00F851EE">
          <w:t xml:space="preserve"> </w:t>
        </w:r>
        <w:r w:rsidR="00F851EE" w:rsidRPr="00161A76">
          <w:rPr>
            <w:rStyle w:val="af3"/>
            <w:highlight w:val="red"/>
          </w:rPr>
          <w:t>«Форма не используется»</w:t>
        </w:r>
      </w:ins>
    </w:p>
    <w:p w:rsidR="003D24A2" w:rsidRPr="00203244" w:rsidRDefault="003D24A2" w:rsidP="003D24A2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To w:id="7524" w:author="Rinat Gub" w:date="2022-12-06T13:44:00Z"/>
          <w:b/>
          <w:bCs/>
          <w:color w:val="000000"/>
          <w:spacing w:val="36"/>
          <w:szCs w:val="24"/>
        </w:rPr>
      </w:pPr>
      <w:moveToRangeStart w:id="7525" w:author="Rinat Gub" w:date="2022-12-06T13:44:00Z" w:name="move121226692"/>
      <w:moveTo w:id="7526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</w:p>
    <w:p w:rsidR="00CC595A" w:rsidRPr="00FC6168" w:rsidRDefault="00013696" w:rsidP="00B161BD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moveFrom w:id="7527" w:author="Rinat Gub" w:date="2022-12-06T13:44:00Z"/>
          <w:b/>
          <w:color w:val="000000"/>
          <w:spacing w:val="36"/>
          <w:u w:val="single"/>
          <w:rPrChange w:id="7528" w:author="Rinat Gub" w:date="2022-12-06T13:44:00Z">
            <w:rPr>
              <w:moveFrom w:id="7529" w:author="Rinat Gub" w:date="2022-12-06T13:44:00Z"/>
              <w:b/>
              <w:color w:val="000000"/>
              <w:spacing w:val="36"/>
            </w:rPr>
          </w:rPrChange>
        </w:rPr>
        <w:pPrChange w:id="7530" w:author="Rinat Gub" w:date="2022-12-06T13:44:00Z">
          <w:pPr>
            <w:pBdr>
              <w:top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FromRangeStart w:id="7531" w:author="Rinat Gub" w:date="2022-12-06T13:44:00Z" w:name="move121226694"/>
      <w:moveToRangeEnd w:id="7525"/>
      <w:moveFrom w:id="7532" w:author="Rinat Gub" w:date="2022-12-06T13:44:00Z">
        <w:r w:rsidRPr="00B161BD">
          <w:rPr>
            <w:b/>
            <w:bCs/>
            <w:color w:val="000000"/>
            <w:spacing w:val="36"/>
            <w:szCs w:val="22"/>
          </w:rPr>
          <w:t>начало формы</w:t>
        </w:r>
      </w:moveFrom>
    </w:p>
    <w:moveFromRangeEnd w:id="7531"/>
    <w:p w:rsidR="003D24A2" w:rsidRPr="00203244" w:rsidRDefault="001B2AD1" w:rsidP="001B2AD1">
      <w:pPr>
        <w:jc w:val="left"/>
        <w:rPr>
          <w:sz w:val="20"/>
          <w:rPrChange w:id="7533" w:author="Rinat Gub" w:date="2022-12-06T13:44:00Z">
            <w:rPr/>
          </w:rPrChange>
        </w:rPr>
        <w:pPrChange w:id="7534" w:author="Rinat Gub" w:date="2022-12-06T13:44:00Z">
          <w:pPr>
            <w:spacing w:before="120"/>
            <w:ind w:firstLine="0"/>
            <w:jc w:val="left"/>
          </w:pPr>
        </w:pPrChange>
      </w:pPr>
      <w:r w:rsidRPr="00203244">
        <w:rPr>
          <w:sz w:val="20"/>
          <w:rPrChange w:id="7535" w:author="Rinat Gub" w:date="2022-12-06T13:44:00Z">
            <w:rPr/>
          </w:rPrChange>
        </w:rPr>
        <w:t>Форма 13</w:t>
      </w:r>
      <w:del w:id="7536" w:author="Rinat Gub" w:date="2022-12-06T13:44:00Z">
        <w:r w:rsidR="005A0964">
          <w:delText xml:space="preserve"> (</w:delText>
        </w:r>
      </w:del>
      <w:moveFromRangeStart w:id="7537" w:author="Rinat Gub" w:date="2022-12-06T13:44:00Z" w:name="move121226695"/>
      <w:moveFrom w:id="7538" w:author="Rinat Gub" w:date="2022-12-06T13:44:00Z">
        <w:r w:rsidR="00F851EE" w:rsidRPr="00111565">
          <w:rPr>
            <w:rStyle w:val="af3"/>
            <w:sz w:val="22"/>
            <w:szCs w:val="22"/>
            <w:highlight w:val="red"/>
          </w:rPr>
          <w:t>Форма не используется</w:t>
        </w:r>
      </w:moveFrom>
      <w:moveFromRangeEnd w:id="7537"/>
      <w:del w:id="7539" w:author="Rinat Gub" w:date="2022-12-06T13:44:00Z">
        <w:r w:rsidR="005A0964">
          <w:delText>)</w:delText>
        </w:r>
      </w:del>
    </w:p>
    <w:p w:rsidR="00F65F77" w:rsidRPr="00203244" w:rsidRDefault="00F65F77" w:rsidP="00F65F77">
      <w:pPr>
        <w:spacing w:before="120"/>
        <w:ind w:firstLine="0"/>
        <w:jc w:val="left"/>
      </w:pPr>
    </w:p>
    <w:p w:rsidR="00F65F77" w:rsidRPr="00203244" w:rsidRDefault="00F65F77" w:rsidP="00F65F77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>Банковская гарантия на должное исполнение обязательств участника по участию в закупке</w:t>
      </w:r>
    </w:p>
    <w:p w:rsidR="00F65F77" w:rsidRPr="00203244" w:rsidRDefault="00F65F77" w:rsidP="00F65F77">
      <w:pPr>
        <w:ind w:firstLine="0"/>
        <w:jc w:val="center"/>
      </w:pPr>
      <w:r w:rsidRPr="00203244">
        <w:rPr>
          <w:b/>
          <w:caps/>
        </w:rPr>
        <w:t>(банковская гарантия участия в закупке)</w:t>
      </w:r>
    </w:p>
    <w:p w:rsidR="00F65F77" w:rsidRPr="00203244" w:rsidRDefault="00F65F77" w:rsidP="00F65F77">
      <w:pPr>
        <w:spacing w:before="120" w:after="120"/>
        <w:jc w:val="right"/>
        <w:rPr>
          <w:b/>
          <w:sz w:val="20"/>
          <w:szCs w:val="20"/>
        </w:rPr>
      </w:pP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rPr>
          <w:szCs w:val="24"/>
        </w:rPr>
        <w:pPrChange w:id="7540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t xml:space="preserve">Поскольку ________________________ </w:t>
      </w:r>
      <w:r w:rsidRPr="00203244">
        <w:rPr>
          <w:i/>
          <w:iCs/>
          <w:szCs w:val="22"/>
        </w:rPr>
        <w:t>(название Участника)</w:t>
      </w:r>
      <w:r w:rsidRPr="00203244">
        <w:t xml:space="preserve"> (далее «</w:t>
      </w:r>
      <w:r w:rsidRPr="00203244">
        <w:rPr>
          <w:b/>
        </w:rPr>
        <w:t>Принципал</w:t>
      </w:r>
      <w:r w:rsidRPr="00203244">
        <w:t xml:space="preserve">») представил свою заявку на участие в ___________ </w:t>
      </w:r>
      <w:r w:rsidRPr="00203244">
        <w:rPr>
          <w:i/>
          <w:iCs/>
          <w:szCs w:val="22"/>
        </w:rPr>
        <w:t>(способ закупки)</w:t>
      </w:r>
      <w:r w:rsidRPr="00203244">
        <w:t xml:space="preserve"> на </w:t>
      </w:r>
      <w:r w:rsidR="005928BF">
        <w:t>закупку</w:t>
      </w:r>
      <w:r w:rsidRPr="00203244">
        <w:t xml:space="preserve"> _________ </w:t>
      </w:r>
      <w:r w:rsidRPr="00203244">
        <w:rPr>
          <w:i/>
          <w:iCs/>
          <w:szCs w:val="22"/>
        </w:rPr>
        <w:t>(предмет закупки)</w:t>
      </w:r>
      <w:r w:rsidRPr="00203244">
        <w:t xml:space="preserve">, настоящим доводится до Вашего сведения, что мы берем на себя обязательства перед _________ </w:t>
      </w:r>
      <w:r w:rsidRPr="00203244">
        <w:rPr>
          <w:i/>
          <w:iCs/>
          <w:szCs w:val="22"/>
        </w:rPr>
        <w:t>(указать наименование организации)</w:t>
      </w:r>
      <w:r w:rsidRPr="00203244">
        <w:t xml:space="preserve"> (далее «</w:t>
      </w:r>
      <w:r w:rsidRPr="00203244">
        <w:rPr>
          <w:b/>
        </w:rPr>
        <w:t>Бенефициар</w:t>
      </w:r>
      <w:r w:rsidRPr="00203244">
        <w:t xml:space="preserve">»), являющимся _______ </w:t>
      </w:r>
      <w:r w:rsidRPr="00203244">
        <w:rPr>
          <w:i/>
          <w:iCs/>
          <w:szCs w:val="22"/>
        </w:rPr>
        <w:t>(указать Заказчиком закупки или Организатором закупки)</w:t>
      </w:r>
      <w:r w:rsidRPr="00203244">
        <w:rPr>
          <w:b/>
          <w:shd w:val="clear" w:color="auto" w:fill="FFFFFF" w:themeFill="background1"/>
        </w:rPr>
        <w:t>,</w:t>
      </w:r>
      <w:r w:rsidRPr="00203244">
        <w:rPr>
          <w:shd w:val="clear" w:color="auto" w:fill="FFFFFF" w:themeFill="background1"/>
        </w:rPr>
        <w:t xml:space="preserve"> </w:t>
      </w:r>
      <w:r w:rsidRPr="00203244">
        <w:t xml:space="preserve">а также его правопреемникам, на сумму в размере _________ </w:t>
      </w:r>
      <w:r w:rsidRPr="00203244">
        <w:rPr>
          <w:i/>
          <w:iCs/>
          <w:szCs w:val="22"/>
        </w:rPr>
        <w:t xml:space="preserve">(указать сумму) </w:t>
      </w:r>
      <w:r w:rsidRPr="00203244">
        <w:t>рублей</w:t>
      </w:r>
      <w:r w:rsidRPr="00203244">
        <w:rPr>
          <w:i/>
        </w:rPr>
        <w:t>(или указать иную валюту)</w:t>
      </w:r>
      <w:r w:rsidRPr="00203244">
        <w:t xml:space="preserve"> </w:t>
      </w:r>
      <w:r w:rsidRPr="00203244">
        <w:rPr>
          <w:b/>
          <w:shd w:val="clear" w:color="auto" w:fill="FFFFFF" w:themeFill="background1"/>
        </w:rPr>
        <w:t xml:space="preserve">, </w:t>
      </w:r>
      <w:r w:rsidRPr="00203244">
        <w:t xml:space="preserve">выплату которой настоящим обязуемся произвести в пользу </w:t>
      </w:r>
      <w:r w:rsidRPr="00203244">
        <w:rPr>
          <w:b/>
        </w:rPr>
        <w:t>Бенефициара</w:t>
      </w:r>
      <w:r w:rsidRPr="00203244">
        <w:t>.</w:t>
      </w: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pPrChange w:id="7541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t xml:space="preserve">Банк _____________________________ </w:t>
      </w:r>
      <w:r w:rsidRPr="00203244">
        <w:rPr>
          <w:i/>
          <w:iCs/>
          <w:szCs w:val="22"/>
        </w:rPr>
        <w:t>(название Банка)</w:t>
      </w:r>
      <w:r w:rsidRPr="00203244">
        <w:rPr>
          <w:b/>
          <w:shd w:val="clear" w:color="auto" w:fill="FFFFFF" w:themeFill="background1"/>
        </w:rPr>
        <w:t>,</w:t>
      </w:r>
      <w:r w:rsidRPr="00203244">
        <w:t xml:space="preserve"> расположенный по адресу: ___________________________ (далее – </w:t>
      </w:r>
      <w:r w:rsidRPr="00203244">
        <w:rPr>
          <w:b/>
        </w:rPr>
        <w:t>Гарант</w:t>
      </w:r>
      <w:r w:rsidRPr="00203244">
        <w:t>) настоящим выпускает безусловную и безотзывную гарантию на следующих условиях ее действия:</w:t>
      </w:r>
    </w:p>
    <w:p w:rsidR="00F65F77" w:rsidRPr="00203244" w:rsidRDefault="00F65F77" w:rsidP="0040134A">
      <w:pPr>
        <w:numPr>
          <w:ilvl w:val="1"/>
          <w:numId w:val="59"/>
        </w:numPr>
        <w:tabs>
          <w:tab w:val="clear" w:pos="1134"/>
        </w:tabs>
        <w:kinsoku/>
        <w:overflowPunct/>
        <w:autoSpaceDE/>
        <w:autoSpaceDN/>
        <w:spacing w:before="120" w:after="120"/>
        <w:ind w:left="0" w:firstLine="567"/>
        <w:pPrChange w:id="7542" w:author="Rinat Gub" w:date="2022-12-06T13:44:00Z">
          <w:pPr>
            <w:numPr>
              <w:ilvl w:val="1"/>
              <w:numId w:val="73"/>
            </w:numPr>
            <w:tabs>
              <w:tab w:val="clear" w:pos="1134"/>
              <w:tab w:val="left" w:pos="1276"/>
            </w:tabs>
            <w:kinsoku/>
            <w:overflowPunct/>
            <w:autoSpaceDE/>
            <w:autoSpaceDN/>
            <w:spacing w:before="120" w:after="120"/>
            <w:ind w:left="1785" w:hanging="720"/>
          </w:pPr>
        </w:pPrChange>
      </w:pPr>
      <w:r w:rsidRPr="00203244">
        <w:t xml:space="preserve">В случае отзыва </w:t>
      </w:r>
      <w:r w:rsidRPr="00203244">
        <w:rPr>
          <w:b/>
        </w:rPr>
        <w:t>Принципалом</w:t>
      </w:r>
      <w:r w:rsidRPr="00203244">
        <w:t xml:space="preserve"> своей заявки на участие в закупке в период срока её действия, указанного в </w:t>
      </w:r>
      <w:r w:rsidR="007A20F0" w:rsidRPr="00203244">
        <w:t>Документации</w:t>
      </w:r>
      <w:r w:rsidRPr="00203244">
        <w:t>, либо</w:t>
      </w:r>
    </w:p>
    <w:p w:rsidR="00F65F77" w:rsidRPr="00203244" w:rsidRDefault="00F65F77" w:rsidP="0040134A">
      <w:pPr>
        <w:numPr>
          <w:ilvl w:val="1"/>
          <w:numId w:val="59"/>
        </w:numPr>
        <w:tabs>
          <w:tab w:val="clear" w:pos="1134"/>
        </w:tabs>
        <w:kinsoku/>
        <w:overflowPunct/>
        <w:autoSpaceDE/>
        <w:autoSpaceDN/>
        <w:spacing w:before="120" w:after="120"/>
        <w:ind w:left="0" w:firstLine="567"/>
        <w:pPrChange w:id="7543" w:author="Rinat Gub" w:date="2022-12-06T13:44:00Z">
          <w:pPr>
            <w:numPr>
              <w:ilvl w:val="1"/>
              <w:numId w:val="73"/>
            </w:numPr>
            <w:tabs>
              <w:tab w:val="clear" w:pos="1134"/>
              <w:tab w:val="left" w:pos="1276"/>
            </w:tabs>
            <w:kinsoku/>
            <w:overflowPunct/>
            <w:autoSpaceDE/>
            <w:autoSpaceDN/>
            <w:spacing w:before="120" w:after="120"/>
            <w:ind w:left="1785" w:hanging="720"/>
          </w:pPr>
        </w:pPrChange>
      </w:pPr>
      <w:r w:rsidRPr="00203244">
        <w:t xml:space="preserve">В случае если </w:t>
      </w:r>
      <w:r w:rsidRPr="00203244">
        <w:rPr>
          <w:b/>
        </w:rPr>
        <w:t>Принципал</w:t>
      </w:r>
      <w:r w:rsidRPr="00203244">
        <w:t xml:space="preserve"> в составе заявки (любой из ее частей) представил недостоверную информацию, либо</w:t>
      </w:r>
    </w:p>
    <w:p w:rsidR="00F65F77" w:rsidRPr="00203244" w:rsidRDefault="00F65F77" w:rsidP="0040134A">
      <w:pPr>
        <w:numPr>
          <w:ilvl w:val="1"/>
          <w:numId w:val="59"/>
        </w:numPr>
        <w:tabs>
          <w:tab w:val="clear" w:pos="1134"/>
        </w:tabs>
        <w:kinsoku/>
        <w:overflowPunct/>
        <w:autoSpaceDE/>
        <w:autoSpaceDN/>
        <w:spacing w:before="120" w:after="120"/>
        <w:ind w:left="0" w:firstLine="567"/>
        <w:pPrChange w:id="7544" w:author="Rinat Gub" w:date="2022-12-06T13:44:00Z">
          <w:pPr>
            <w:numPr>
              <w:ilvl w:val="1"/>
              <w:numId w:val="73"/>
            </w:numPr>
            <w:tabs>
              <w:tab w:val="clear" w:pos="1134"/>
              <w:tab w:val="left" w:pos="1276"/>
            </w:tabs>
            <w:kinsoku/>
            <w:overflowPunct/>
            <w:autoSpaceDE/>
            <w:autoSpaceDN/>
            <w:spacing w:before="120" w:after="120"/>
            <w:ind w:left="1785" w:hanging="720"/>
          </w:pPr>
        </w:pPrChange>
      </w:pPr>
      <w:r w:rsidRPr="00203244">
        <w:t xml:space="preserve">В случае если </w:t>
      </w:r>
      <w:r w:rsidRPr="00203244">
        <w:rPr>
          <w:b/>
        </w:rPr>
        <w:t>Принципал</w:t>
      </w:r>
      <w:r w:rsidRPr="00203244">
        <w:t xml:space="preserve">, уведомленный в установленном в </w:t>
      </w:r>
      <w:r w:rsidR="007A20F0" w:rsidRPr="00203244">
        <w:t xml:space="preserve">Документации </w:t>
      </w:r>
      <w:r w:rsidRPr="00203244">
        <w:t xml:space="preserve">порядке об определении его победителем закупки, в период срока её действия: </w:t>
      </w:r>
    </w:p>
    <w:p w:rsidR="00F65F77" w:rsidRPr="00203244" w:rsidRDefault="00F65F77" w:rsidP="0040134A">
      <w:pPr>
        <w:numPr>
          <w:ilvl w:val="0"/>
          <w:numId w:val="60"/>
        </w:numPr>
        <w:tabs>
          <w:tab w:val="clear" w:pos="1134"/>
        </w:tabs>
        <w:kinsoku/>
        <w:overflowPunct/>
        <w:autoSpaceDE/>
        <w:autoSpaceDN/>
        <w:spacing w:before="120" w:after="120"/>
        <w:ind w:left="0" w:firstLine="567"/>
        <w:pPrChange w:id="7545" w:author="Rinat Gub" w:date="2022-12-06T13:44:00Z">
          <w:pPr>
            <w:numPr>
              <w:numId w:val="60"/>
            </w:numPr>
            <w:tabs>
              <w:tab w:val="num" w:pos="1134"/>
            </w:tabs>
            <w:kinsoku/>
            <w:overflowPunct/>
            <w:autoSpaceDE/>
            <w:autoSpaceDN/>
            <w:spacing w:before="120" w:after="120"/>
            <w:ind w:left="1785" w:hanging="360"/>
          </w:pPr>
        </w:pPrChange>
      </w:pPr>
      <w:r w:rsidRPr="00203244">
        <w:t xml:space="preserve">не исполняет или отказывается от исполнения обязательств и условий, предусмотренных в </w:t>
      </w:r>
      <w:r w:rsidR="007A20F0" w:rsidRPr="00203244">
        <w:t>Документации</w:t>
      </w:r>
      <w:r w:rsidRPr="00203244">
        <w:t>;</w:t>
      </w:r>
    </w:p>
    <w:p w:rsidR="00F65F77" w:rsidRPr="00203244" w:rsidRDefault="00F65F77" w:rsidP="0040134A">
      <w:pPr>
        <w:numPr>
          <w:ilvl w:val="0"/>
          <w:numId w:val="60"/>
        </w:numPr>
        <w:tabs>
          <w:tab w:val="clear" w:pos="1134"/>
        </w:tabs>
        <w:kinsoku/>
        <w:overflowPunct/>
        <w:autoSpaceDE/>
        <w:autoSpaceDN/>
        <w:spacing w:before="120" w:after="120"/>
        <w:ind w:left="0" w:firstLine="567"/>
        <w:pPrChange w:id="7546" w:author="Rinat Gub" w:date="2022-12-06T13:44:00Z">
          <w:pPr>
            <w:numPr>
              <w:numId w:val="60"/>
            </w:numPr>
            <w:tabs>
              <w:tab w:val="num" w:pos="1134"/>
            </w:tabs>
            <w:kinsoku/>
            <w:overflowPunct/>
            <w:autoSpaceDE/>
            <w:autoSpaceDN/>
            <w:spacing w:before="120" w:after="120"/>
            <w:ind w:left="1785" w:hanging="360"/>
          </w:pPr>
        </w:pPrChange>
      </w:pPr>
      <w:r w:rsidRPr="00203244">
        <w:t xml:space="preserve">не предоставляет либо отказывается предоставлять требуемые банковские гарантии выполнения условия </w:t>
      </w:r>
      <w:r w:rsidR="0016112C" w:rsidRPr="00203244">
        <w:t>Договор</w:t>
      </w:r>
      <w:r w:rsidRPr="00203244">
        <w:t xml:space="preserve">а в сроки, предусмотренные в </w:t>
      </w:r>
      <w:r w:rsidR="007A20F0" w:rsidRPr="00203244">
        <w:t>Документации</w:t>
      </w:r>
      <w:r w:rsidRPr="00203244">
        <w:t>.</w:t>
      </w: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pPrChange w:id="7547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rPr>
          <w:b/>
        </w:rPr>
        <w:t>Гарант</w:t>
      </w:r>
      <w:r w:rsidRPr="00203244">
        <w:t xml:space="preserve"> обязуется по первому письменному требованию </w:t>
      </w:r>
      <w:r w:rsidRPr="00203244">
        <w:rPr>
          <w:b/>
        </w:rPr>
        <w:t>Бенефициара</w:t>
      </w:r>
      <w:r w:rsidRPr="00203244">
        <w:t xml:space="preserve"> или его правопреемника выплатить соответственно </w:t>
      </w:r>
      <w:r w:rsidRPr="00203244">
        <w:rPr>
          <w:b/>
        </w:rPr>
        <w:t>Бенефициару</w:t>
      </w:r>
      <w:r w:rsidRPr="00203244">
        <w:t xml:space="preserve"> или правопреемнику сумму, не превышающую вышеуказанной, без необходимости обоснования требований, при условии указания </w:t>
      </w:r>
      <w:r w:rsidRPr="00203244">
        <w:rPr>
          <w:b/>
        </w:rPr>
        <w:t>Бенефициаром</w:t>
      </w:r>
      <w:r w:rsidRPr="00203244">
        <w:t xml:space="preserve"> или его правопреемником, что требуемая сумма подлежит выплате в связи с возникновением одного или нескольких вышеперечисленных обстоятельств. </w:t>
      </w:r>
      <w:r w:rsidRPr="00203244">
        <w:rPr>
          <w:b/>
        </w:rPr>
        <w:t>Бенефициар</w:t>
      </w:r>
      <w:r w:rsidRPr="00203244">
        <w:t xml:space="preserve"> или его правопреемник не предоставляют какие-либо документы в обоснование вышеуказанного требования. </w:t>
      </w:r>
    </w:p>
    <w:p w:rsidR="00F65F77" w:rsidRPr="00203244" w:rsidRDefault="00F65F77" w:rsidP="00F65F77">
      <w:pPr>
        <w:spacing w:before="120" w:after="120"/>
      </w:pPr>
      <w:r w:rsidRPr="00203244">
        <w:t xml:space="preserve">В соответствии с условиями, приведёнными выше, </w:t>
      </w:r>
      <w:r w:rsidRPr="00203244">
        <w:rPr>
          <w:b/>
        </w:rPr>
        <w:t>Гарант</w:t>
      </w:r>
      <w:r w:rsidRPr="00203244">
        <w:t xml:space="preserve"> должен оплатить сумму, требуемую </w:t>
      </w:r>
      <w:r w:rsidRPr="00203244">
        <w:rPr>
          <w:b/>
        </w:rPr>
        <w:t>Бенефициаром</w:t>
      </w:r>
      <w:r w:rsidRPr="00203244">
        <w:t xml:space="preserve"> или его правопреемником, в течение 10 дней по получении от </w:t>
      </w:r>
      <w:r w:rsidRPr="00203244">
        <w:rPr>
          <w:b/>
        </w:rPr>
        <w:t>Бенефициара</w:t>
      </w:r>
      <w:r w:rsidRPr="00203244">
        <w:t xml:space="preserve"> или его правопреемника официального требования в письменном виде. </w:t>
      </w:r>
    </w:p>
    <w:p w:rsidR="00F65F77" w:rsidRPr="00203244" w:rsidRDefault="00F65F77" w:rsidP="00F65F77">
      <w:pPr>
        <w:spacing w:before="120" w:after="120"/>
      </w:pPr>
      <w:r w:rsidRPr="00203244">
        <w:t xml:space="preserve">К требованию </w:t>
      </w:r>
      <w:r w:rsidRPr="00203244">
        <w:rPr>
          <w:b/>
        </w:rPr>
        <w:t>Бенефициара</w:t>
      </w:r>
      <w:r w:rsidRPr="00203244">
        <w:t xml:space="preserve"> или его правопреемника должны быть приложены заверенные надлежащим образом документы, подтверждающие полномочия лиц, подписавших требование платежа по настоящей Банковской Гарантии.</w:t>
      </w: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pPrChange w:id="7548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lastRenderedPageBreak/>
        <w:t>Настоящая Банковская Гарантия вступает в силу с даты её выдачи и действует по ___________</w:t>
      </w:r>
      <w:r w:rsidRPr="00203244">
        <w:rPr>
          <w:i/>
          <w:iCs/>
          <w:szCs w:val="22"/>
        </w:rPr>
        <w:t>(указать срок – не менее срока действия Заявки, плюс 1 (один) месяц)</w:t>
      </w:r>
      <w:r w:rsidRPr="00203244">
        <w:t xml:space="preserve"> (включительно)</w:t>
      </w:r>
      <w:r w:rsidRPr="00203244">
        <w:rPr>
          <w:b/>
          <w:shd w:val="clear" w:color="auto" w:fill="FFFFFF" w:themeFill="background1"/>
        </w:rPr>
        <w:t xml:space="preserve"> </w:t>
      </w:r>
      <w:r w:rsidRPr="00203244">
        <w:t>и п</w:t>
      </w:r>
      <w:r w:rsidRPr="00203244">
        <w:rPr>
          <w:bCs/>
          <w:snapToGrid w:val="0"/>
        </w:rPr>
        <w:t xml:space="preserve">исьменное требование должно быть получено </w:t>
      </w:r>
      <w:r w:rsidRPr="00203244">
        <w:rPr>
          <w:b/>
          <w:bCs/>
          <w:snapToGrid w:val="0"/>
          <w:color w:val="000000"/>
          <w:spacing w:val="3"/>
        </w:rPr>
        <w:t xml:space="preserve">Гарантом </w:t>
      </w:r>
      <w:r w:rsidRPr="00203244">
        <w:rPr>
          <w:bCs/>
          <w:snapToGrid w:val="0"/>
          <w:color w:val="000000"/>
          <w:spacing w:val="3"/>
        </w:rPr>
        <w:t>не</w:t>
      </w:r>
      <w:r w:rsidRPr="00203244">
        <w:rPr>
          <w:bCs/>
          <w:snapToGrid w:val="0"/>
        </w:rPr>
        <w:t xml:space="preserve"> </w:t>
      </w:r>
      <w:r w:rsidRPr="00203244">
        <w:rPr>
          <w:bCs/>
          <w:snapToGrid w:val="0"/>
          <w:color w:val="000000"/>
          <w:spacing w:val="-3"/>
        </w:rPr>
        <w:t xml:space="preserve">позднее вышеуказанной даты по адресу: </w:t>
      </w:r>
      <w:r w:rsidRPr="00203244">
        <w:rPr>
          <w:bCs/>
          <w:snapToGrid w:val="0"/>
          <w:color w:val="000000"/>
          <w:spacing w:val="4"/>
        </w:rPr>
        <w:t xml:space="preserve">________________________ </w:t>
      </w:r>
      <w:r w:rsidRPr="00203244">
        <w:rPr>
          <w:i/>
          <w:iCs/>
          <w:szCs w:val="22"/>
        </w:rPr>
        <w:t>(указывается адрес)</w:t>
      </w:r>
      <w:r w:rsidRPr="00203244">
        <w:rPr>
          <w:b/>
          <w:shd w:val="clear" w:color="auto" w:fill="FFFFFF" w:themeFill="background1"/>
        </w:rPr>
        <w:t>.</w:t>
      </w: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pPrChange w:id="7549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t xml:space="preserve">Возврат настоящей Банковской Гарантии банку должен быть произведен в течение 28 (двадцати восьми) дней после истечения срока действия Гарантии или использования всей суммы, но не позднее «___» _______20__г. </w:t>
      </w: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pPrChange w:id="7550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t xml:space="preserve">С учетом обязательных положений действующего законодательства </w:t>
      </w:r>
      <w:r w:rsidRPr="00203244">
        <w:rPr>
          <w:b/>
        </w:rPr>
        <w:t>Бенефициар</w:t>
      </w:r>
      <w:r w:rsidRPr="00203244">
        <w:t xml:space="preserve"> не может переуступать или иным образом передавать привилегии по настоящей Гарантии или любые свои права, обязанности или обязательства по настоящей Гарантии без предварительного письменного согласия со стороны </w:t>
      </w:r>
      <w:r w:rsidRPr="00203244">
        <w:rPr>
          <w:b/>
        </w:rPr>
        <w:t xml:space="preserve">Гаранта </w:t>
      </w:r>
      <w:r w:rsidRPr="00203244">
        <w:t>за исключением случаев передачи таких прав правопреемнику.</w:t>
      </w:r>
    </w:p>
    <w:p w:rsidR="00F65F77" w:rsidRPr="00203244" w:rsidRDefault="00F65F77" w:rsidP="0040134A">
      <w:pPr>
        <w:numPr>
          <w:ilvl w:val="0"/>
          <w:numId w:val="59"/>
        </w:numPr>
        <w:tabs>
          <w:tab w:val="clear" w:pos="1134"/>
        </w:tabs>
        <w:spacing w:before="120" w:after="120"/>
        <w:ind w:left="0" w:firstLine="567"/>
        <w:pPrChange w:id="7551" w:author="Rinat Gub" w:date="2022-12-06T13:44:00Z">
          <w:pPr>
            <w:numPr>
              <w:numId w:val="73"/>
            </w:numPr>
            <w:spacing w:before="120" w:after="120"/>
            <w:ind w:left="927" w:hanging="360"/>
          </w:pPr>
        </w:pPrChange>
      </w:pPr>
      <w:r w:rsidRPr="00203244">
        <w:t>Толкование и регулирование настоящей Гарантии осуществляется в соответствии с законами Российской Федерации.</w:t>
      </w:r>
    </w:p>
    <w:p w:rsidR="00F65F77" w:rsidRPr="00203244" w:rsidRDefault="00F65F77" w:rsidP="00F65F77">
      <w:pPr>
        <w:spacing w:before="120" w:after="120"/>
        <w:rPr>
          <w:sz w:val="16"/>
          <w:szCs w:val="16"/>
        </w:rPr>
      </w:pPr>
    </w:p>
    <w:p w:rsidR="00F65F77" w:rsidRPr="00203244" w:rsidRDefault="00F65F77" w:rsidP="00F65F77">
      <w:pPr>
        <w:spacing w:before="120" w:after="120"/>
        <w:rPr>
          <w:sz w:val="16"/>
          <w:szCs w:val="16"/>
        </w:rPr>
      </w:pPr>
    </w:p>
    <w:p w:rsidR="00F65F77" w:rsidRPr="00203244" w:rsidRDefault="00F65F77" w:rsidP="00F65F77">
      <w:pPr>
        <w:spacing w:before="120" w:after="120"/>
        <w:rPr>
          <w:sz w:val="20"/>
          <w:szCs w:val="20"/>
        </w:rPr>
      </w:pPr>
    </w:p>
    <w:p w:rsidR="00F65F77" w:rsidRPr="00203244" w:rsidRDefault="00F65F77" w:rsidP="00F65F77">
      <w:pPr>
        <w:spacing w:before="120" w:after="120"/>
        <w:rPr>
          <w:szCs w:val="22"/>
        </w:rPr>
      </w:pPr>
      <w:r w:rsidRPr="00203244">
        <w:rPr>
          <w:szCs w:val="22"/>
        </w:rPr>
        <w:t>Руководитель</w:t>
      </w:r>
      <w:r w:rsidRPr="00203244">
        <w:rPr>
          <w:szCs w:val="22"/>
        </w:rPr>
        <w:tab/>
      </w:r>
      <w:r w:rsidRPr="00203244">
        <w:rPr>
          <w:szCs w:val="22"/>
        </w:rPr>
        <w:tab/>
      </w:r>
      <w:r w:rsidRPr="00203244">
        <w:rPr>
          <w:szCs w:val="22"/>
        </w:rPr>
        <w:tab/>
        <w:t>_______________________/_______________/</w:t>
      </w:r>
    </w:p>
    <w:p w:rsidR="00F65F77" w:rsidRPr="00203244" w:rsidRDefault="00F65F77" w:rsidP="00F65F77">
      <w:pPr>
        <w:spacing w:before="120" w:after="120"/>
        <w:rPr>
          <w:szCs w:val="22"/>
        </w:rPr>
      </w:pPr>
    </w:p>
    <w:p w:rsidR="00F65F77" w:rsidRPr="00203244" w:rsidRDefault="00F65F77" w:rsidP="00F65F77">
      <w:pPr>
        <w:spacing w:before="120" w:after="120"/>
        <w:rPr>
          <w:szCs w:val="22"/>
        </w:rPr>
      </w:pPr>
    </w:p>
    <w:p w:rsidR="00F65F77" w:rsidRPr="00203244" w:rsidRDefault="00F65F77" w:rsidP="00F65F77">
      <w:pPr>
        <w:spacing w:before="120" w:after="120"/>
        <w:rPr>
          <w:szCs w:val="22"/>
        </w:rPr>
      </w:pPr>
      <w:r w:rsidRPr="00203244">
        <w:rPr>
          <w:szCs w:val="22"/>
        </w:rPr>
        <w:t>Главный бухгалтер</w:t>
      </w:r>
      <w:r w:rsidRPr="00203244">
        <w:rPr>
          <w:szCs w:val="22"/>
        </w:rPr>
        <w:tab/>
      </w:r>
      <w:r w:rsidRPr="00203244">
        <w:rPr>
          <w:szCs w:val="22"/>
        </w:rPr>
        <w:tab/>
        <w:t>_______________________/_______________/</w:t>
      </w:r>
    </w:p>
    <w:p w:rsidR="00F65F77" w:rsidRPr="00203244" w:rsidRDefault="00F65F77" w:rsidP="00F65F77">
      <w:pPr>
        <w:rPr>
          <w:sz w:val="20"/>
          <w:szCs w:val="20"/>
        </w:rPr>
      </w:pPr>
    </w:p>
    <w:p w:rsidR="00F65F77" w:rsidRPr="00203244" w:rsidRDefault="00F65F77" w:rsidP="00F65F77">
      <w:pPr>
        <w:rPr>
          <w:sz w:val="20"/>
          <w:szCs w:val="20"/>
        </w:rPr>
      </w:pPr>
      <w:r w:rsidRPr="00203244">
        <w:rPr>
          <w:sz w:val="20"/>
          <w:szCs w:val="20"/>
        </w:rPr>
        <w:t>М.П.</w:t>
      </w:r>
    </w:p>
    <w:p w:rsidR="00F65F77" w:rsidRPr="00203244" w:rsidRDefault="00F65F77" w:rsidP="00F65F77"/>
    <w:p w:rsidR="00F65F77" w:rsidRPr="00203244" w:rsidRDefault="00F65F77" w:rsidP="00F65F77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F65F77" w:rsidRPr="00203244" w:rsidRDefault="00F65F77" w:rsidP="00F65F77"/>
    <w:p w:rsidR="00F65F77" w:rsidRPr="00203244" w:rsidRDefault="00F65F77" w:rsidP="00F65F77">
      <w:pPr>
        <w:ind w:firstLine="0"/>
      </w:pPr>
      <w:r w:rsidRPr="00203244">
        <w:rPr>
          <w:b/>
        </w:rPr>
        <w:t>Инструкция по заполнению</w:t>
      </w:r>
    </w:p>
    <w:p w:rsidR="00F65F77" w:rsidRPr="00203244" w:rsidRDefault="00F65F77" w:rsidP="009875AD">
      <w:pPr>
        <w:pStyle w:val="afa"/>
        <w:tabs>
          <w:tab w:val="clear" w:pos="1134"/>
          <w:tab w:val="left" w:pos="567"/>
        </w:tabs>
        <w:ind w:left="0"/>
        <w:pPrChange w:id="7552" w:author="Rinat Gub" w:date="2022-12-06T13:44:00Z">
          <w:pPr>
            <w:tabs>
              <w:tab w:val="clear" w:pos="1134"/>
              <w:tab w:val="left" w:pos="567"/>
            </w:tabs>
            <w:ind w:firstLine="0"/>
          </w:pPr>
        </w:pPrChange>
      </w:pPr>
      <w:r w:rsidRPr="00203244">
        <w:t>В случае если после наименования данной формы указано: «Форма не используется», то она не заполняется и не включается в состав заявки.</w:t>
      </w:r>
    </w:p>
    <w:p w:rsidR="00373C6F" w:rsidRPr="00203244" w:rsidRDefault="00373C6F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PrChange w:id="7553" w:author="Rinat Gub" w:date="2022-12-06T13:44:00Z">
            <w:rPr>
              <w:sz w:val="20"/>
            </w:rPr>
          </w:rPrChange>
        </w:rPr>
      </w:pPr>
      <w:r w:rsidRPr="00203244">
        <w:br w:type="page"/>
      </w:r>
    </w:p>
    <w:p w:rsidR="00185276" w:rsidRDefault="00185276" w:rsidP="008D033A">
      <w:pPr>
        <w:pStyle w:val="-32"/>
      </w:pPr>
      <w:r w:rsidRPr="00203244">
        <w:lastRenderedPageBreak/>
        <w:t xml:space="preserve">Образец формы </w:t>
      </w:r>
      <w:r w:rsidR="00A93429">
        <w:t xml:space="preserve">независимой </w:t>
      </w:r>
      <w:r w:rsidRPr="00757F77">
        <w:t xml:space="preserve">гарантии обеспечения выполнения договорных обязательств </w:t>
      </w:r>
      <w:ins w:id="7554" w:author="Rinat Gub" w:date="2022-12-06T13:44:00Z">
        <w:r w:rsidR="00F851EE" w:rsidRPr="00161A76">
          <w:rPr>
            <w:rStyle w:val="af3"/>
            <w:highlight w:val="red"/>
          </w:rPr>
          <w:t>«Форма не используется»</w:t>
        </w:r>
      </w:ins>
    </w:p>
    <w:p w:rsidR="00F851EE" w:rsidRPr="00203244" w:rsidRDefault="00F851EE" w:rsidP="00F851E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From w:id="7555" w:author="Rinat Gub" w:date="2022-12-06T13:44:00Z"/>
          <w:b/>
          <w:bCs/>
          <w:color w:val="000000"/>
          <w:spacing w:val="36"/>
          <w:szCs w:val="24"/>
        </w:rPr>
        <w:pPrChange w:id="7556" w:author="Rinat Gub" w:date="2022-12-06T13:44:00Z">
          <w:pPr>
            <w:pBdr>
              <w:top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FromRangeStart w:id="7557" w:author="Rinat Gub" w:date="2022-12-06T13:44:00Z" w:name="move121226696"/>
      <w:moveFrom w:id="7558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From>
    </w:p>
    <w:moveFromRangeEnd w:id="7557"/>
    <w:p w:rsidR="00185276" w:rsidRDefault="00185276" w:rsidP="00185276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To w:id="7559" w:author="Rinat Gub" w:date="2022-12-06T13:44:00Z"/>
          <w:b/>
          <w:bCs/>
          <w:color w:val="000000"/>
          <w:spacing w:val="36"/>
          <w:szCs w:val="24"/>
        </w:rPr>
      </w:pPr>
      <w:moveToRangeStart w:id="7560" w:author="Rinat Gub" w:date="2022-12-06T13:44:00Z" w:name="move121226679"/>
      <w:moveTo w:id="7561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</w:p>
    <w:moveToRangeEnd w:id="7560"/>
    <w:p w:rsidR="00185276" w:rsidRPr="00203244" w:rsidRDefault="00185276" w:rsidP="00185276">
      <w:pPr>
        <w:spacing w:before="120"/>
        <w:ind w:firstLine="0"/>
        <w:jc w:val="left"/>
      </w:pPr>
      <w:r w:rsidRPr="00203244">
        <w:t>Форма 1</w:t>
      </w:r>
      <w:r>
        <w:t>4</w:t>
      </w:r>
      <w:del w:id="7562" w:author="Rinat Gub" w:date="2022-12-06T13:44:00Z">
        <w:r w:rsidR="005A0964">
          <w:delText xml:space="preserve"> (</w:delText>
        </w:r>
      </w:del>
      <w:moveFromRangeStart w:id="7563" w:author="Rinat Gub" w:date="2022-12-06T13:44:00Z" w:name="move121226697"/>
      <w:moveFrom w:id="7564" w:author="Rinat Gub" w:date="2022-12-06T13:44:00Z">
        <w:r w:rsidR="00F851EE" w:rsidRPr="00111565">
          <w:rPr>
            <w:rStyle w:val="af3"/>
            <w:sz w:val="22"/>
            <w:szCs w:val="22"/>
            <w:highlight w:val="red"/>
          </w:rPr>
          <w:t>Форма не используется</w:t>
        </w:r>
      </w:moveFrom>
      <w:moveFromRangeEnd w:id="7563"/>
      <w:del w:id="7565" w:author="Rinat Gub" w:date="2022-12-06T13:44:00Z">
        <w:r w:rsidR="005A0964">
          <w:delText>)</w:delText>
        </w:r>
      </w:del>
    </w:p>
    <w:p w:rsidR="00185276" w:rsidRPr="00E00007" w:rsidRDefault="00185276" w:rsidP="004123FE">
      <w:pPr>
        <w:ind w:firstLine="0"/>
        <w:jc w:val="left"/>
        <w:rPr>
          <w:sz w:val="22"/>
          <w:rPrChange w:id="7566" w:author="Rinat Gub" w:date="2022-12-06T13:44:00Z">
            <w:rPr/>
          </w:rPrChange>
        </w:rPr>
        <w:pPrChange w:id="7567" w:author="Rinat Gub" w:date="2022-12-06T13:44:00Z">
          <w:pPr>
            <w:spacing w:before="120"/>
            <w:ind w:firstLine="0"/>
            <w:jc w:val="left"/>
          </w:pPr>
        </w:pPrChange>
      </w:pPr>
    </w:p>
    <w:tbl>
      <w:tblPr>
        <w:tblW w:w="9639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567"/>
        <w:gridCol w:w="9072"/>
      </w:tblGrid>
      <w:tr w:rsidR="00185276" w:rsidRPr="002B7CE8" w:rsidTr="001B4993">
        <w:tc>
          <w:tcPr>
            <w:tcW w:w="567" w:type="dxa"/>
          </w:tcPr>
          <w:p w:rsidR="00185276" w:rsidRDefault="00185276" w:rsidP="001B4993">
            <w:pPr>
              <w:jc w:val="center"/>
              <w:rPr>
                <w:b/>
                <w:szCs w:val="24"/>
              </w:rPr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tabs>
                <w:tab w:val="clear" w:pos="1134"/>
              </w:tabs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НЕЗАВИСИМАЯ </w:t>
            </w:r>
            <w:r w:rsidRPr="002B7CE8">
              <w:rPr>
                <w:b/>
                <w:szCs w:val="24"/>
              </w:rPr>
              <w:t>ГАРАНТИЯ</w:t>
            </w:r>
            <w:r w:rsidR="00A9777F">
              <w:rPr>
                <w:b/>
                <w:szCs w:val="24"/>
              </w:rPr>
              <w:t xml:space="preserve"> </w:t>
            </w:r>
            <w:r w:rsidRPr="002B7CE8">
              <w:rPr>
                <w:b/>
                <w:szCs w:val="24"/>
              </w:rPr>
              <w:t>№ _______</w:t>
            </w:r>
          </w:p>
        </w:tc>
      </w:tr>
      <w:tr w:rsidR="00185276" w:rsidRPr="0078737E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68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rPr>
                <w:szCs w:val="24"/>
              </w:rPr>
            </w:pPr>
            <w:r w:rsidRPr="002B7CE8">
              <w:rPr>
                <w:szCs w:val="24"/>
              </w:rPr>
              <w:t>г.______________ «____»________________</w:t>
            </w:r>
            <w:r w:rsidRPr="002B7CE8">
              <w:rPr>
                <w:szCs w:val="24"/>
              </w:rPr>
              <w:br/>
            </w:r>
          </w:p>
          <w:p w:rsidR="00185276" w:rsidRPr="002B7CE8" w:rsidRDefault="00185276" w:rsidP="001B4993">
            <w:pPr>
              <w:tabs>
                <w:tab w:val="left" w:pos="709"/>
              </w:tabs>
              <w:rPr>
                <w:szCs w:val="24"/>
              </w:rPr>
            </w:pPr>
            <w:r w:rsidRPr="002B7CE8">
              <w:rPr>
                <w:szCs w:val="24"/>
              </w:rPr>
              <w:t xml:space="preserve">________________________________________, ОГРН _______, ИНН _______, ОКПО _______, </w:t>
            </w:r>
            <w:r w:rsidRPr="002B7CE8">
              <w:rPr>
                <w:szCs w:val="24"/>
              </w:rPr>
              <w:br/>
              <w:t>(полное наименование организации, выдавшей гарантию, далее «ГАРАНТ»)</w:t>
            </w:r>
          </w:p>
          <w:p w:rsidR="00185276" w:rsidRDefault="00185276" w:rsidP="001B4993">
            <w:pPr>
              <w:rPr>
                <w:szCs w:val="24"/>
              </w:rPr>
            </w:pPr>
            <w:r w:rsidRPr="002B7CE8">
              <w:rPr>
                <w:szCs w:val="24"/>
              </w:rPr>
              <w:t>место нахождения __________________________________, в лице ___________________________, действующего на основании _______________________________________, было уведомлено, что _________________________________________________________________________</w:t>
            </w:r>
            <w:r w:rsidR="00A9777F">
              <w:rPr>
                <w:szCs w:val="24"/>
              </w:rPr>
              <w:t xml:space="preserve">                                                        </w:t>
            </w:r>
            <w:r w:rsidRPr="002B7CE8">
              <w:rPr>
                <w:szCs w:val="24"/>
              </w:rPr>
              <w:t xml:space="preserve">(полное наименование Принципала) ОГРН____________, </w:t>
            </w:r>
            <w:r w:rsidRPr="002B7CE8">
              <w:rPr>
                <w:szCs w:val="24"/>
              </w:rPr>
              <w:br/>
              <w:t xml:space="preserve">ИНН________, место нахождения: ________________________________________ (далее - «ПРИНЦИПАЛ»), ПРИНЦИПАЛ участвует в </w:t>
            </w:r>
            <w:r w:rsidRPr="000B0153">
              <w:rPr>
                <w:rStyle w:val="af3"/>
                <w:i w:val="0"/>
              </w:rPr>
              <w:t>[</w:t>
            </w:r>
            <w:r w:rsidRPr="000B0153">
              <w:rPr>
                <w:rStyle w:val="af3"/>
              </w:rPr>
              <w:t>указать номер, способ</w:t>
            </w:r>
            <w:r>
              <w:rPr>
                <w:rStyle w:val="af3"/>
              </w:rPr>
              <w:t>,</w:t>
            </w:r>
            <w:r w:rsidRPr="000B0153">
              <w:rPr>
                <w:rStyle w:val="af3"/>
              </w:rPr>
              <w:t xml:space="preserve"> предмет закупки</w:t>
            </w:r>
            <w:r w:rsidRPr="00D43BC7">
              <w:rPr>
                <w:rStyle w:val="af3"/>
                <w:i w:val="0"/>
              </w:rPr>
              <w:t>]</w:t>
            </w:r>
            <w:r w:rsidRPr="000B0153">
              <w:rPr>
                <w:szCs w:val="24"/>
              </w:rPr>
              <w:t xml:space="preserve">, для </w:t>
            </w:r>
            <w:r>
              <w:rPr>
                <w:i/>
                <w:iCs/>
                <w:color w:val="333399"/>
                <w:szCs w:val="22"/>
              </w:rPr>
              <w:t>(</w:t>
            </w:r>
            <w:r w:rsidRPr="000B0153">
              <w:rPr>
                <w:i/>
                <w:iCs/>
                <w:color w:val="333399"/>
                <w:szCs w:val="22"/>
              </w:rPr>
              <w:t>указать полное наименование ОГРН,</w:t>
            </w:r>
            <w:r w:rsidR="00A9777F">
              <w:rPr>
                <w:i/>
                <w:iCs/>
                <w:color w:val="333399"/>
                <w:szCs w:val="22"/>
              </w:rPr>
              <w:t xml:space="preserve"> </w:t>
            </w:r>
            <w:r w:rsidRPr="000B0153">
              <w:rPr>
                <w:i/>
                <w:iCs/>
                <w:color w:val="333399"/>
                <w:szCs w:val="22"/>
              </w:rPr>
              <w:t>ИНН, адрес регистрации Заказчика</w:t>
            </w:r>
            <w:r>
              <w:rPr>
                <w:iCs/>
                <w:color w:val="333399"/>
                <w:szCs w:val="22"/>
              </w:rPr>
              <w:t>)</w:t>
            </w:r>
            <w:r w:rsidRPr="007A5682">
              <w:rPr>
                <w:color w:val="00B050"/>
                <w:szCs w:val="24"/>
              </w:rPr>
              <w:t xml:space="preserve"> </w:t>
            </w:r>
            <w:r w:rsidRPr="002B7CE8">
              <w:rPr>
                <w:szCs w:val="24"/>
              </w:rPr>
              <w:t xml:space="preserve">(далее - «БЕНЕФИЦИАР»). </w:t>
            </w:r>
          </w:p>
          <w:p w:rsidR="00185276" w:rsidRPr="002B7CE8" w:rsidRDefault="00185276" w:rsidP="00163B12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В случае признания ПРИНЦИПАЛА победителем </w:t>
            </w:r>
            <w:r w:rsidRPr="00D43BC7">
              <w:rPr>
                <w:rStyle w:val="af3"/>
                <w:i w:val="0"/>
              </w:rPr>
              <w:t>[</w:t>
            </w:r>
            <w:r w:rsidRPr="00D43BC7">
              <w:rPr>
                <w:rStyle w:val="af3"/>
              </w:rPr>
              <w:t>указать номер, способ</w:t>
            </w:r>
            <w:r>
              <w:rPr>
                <w:rStyle w:val="af3"/>
              </w:rPr>
              <w:t>,</w:t>
            </w:r>
            <w:r w:rsidRPr="00D43BC7">
              <w:rPr>
                <w:rStyle w:val="af3"/>
              </w:rPr>
              <w:t xml:space="preserve"> предмет закупки</w:t>
            </w:r>
            <w:r w:rsidRPr="00D43BC7">
              <w:rPr>
                <w:rStyle w:val="af3"/>
                <w:i w:val="0"/>
              </w:rPr>
              <w:t>]</w:t>
            </w:r>
            <w:r w:rsidRPr="002B7CE8">
              <w:rPr>
                <w:szCs w:val="24"/>
              </w:rPr>
              <w:t xml:space="preserve">, между БЕНЕФИЦИАРОМ и ПРИНЦИПАЛОМ </w:t>
            </w:r>
            <w:r w:rsidR="00853C1F">
              <w:rPr>
                <w:szCs w:val="24"/>
              </w:rPr>
              <w:t>подлежит</w:t>
            </w:r>
            <w:r w:rsidR="00853C1F" w:rsidRPr="002B7CE8">
              <w:rPr>
                <w:szCs w:val="24"/>
              </w:rPr>
              <w:t xml:space="preserve"> заключен</w:t>
            </w:r>
            <w:r w:rsidR="00853C1F">
              <w:rPr>
                <w:szCs w:val="24"/>
              </w:rPr>
              <w:t xml:space="preserve">ию </w:t>
            </w:r>
            <w:r w:rsidRPr="002B7CE8">
              <w:rPr>
                <w:szCs w:val="24"/>
              </w:rPr>
              <w:t xml:space="preserve">Договор </w:t>
            </w:r>
            <w:r w:rsidR="00163B12" w:rsidRPr="00D43BC7">
              <w:rPr>
                <w:rStyle w:val="af3"/>
                <w:i w:val="0"/>
              </w:rPr>
              <w:t>[</w:t>
            </w:r>
            <w:r w:rsidR="00163B12" w:rsidRPr="00D43BC7">
              <w:rPr>
                <w:rStyle w:val="af3"/>
              </w:rPr>
              <w:t xml:space="preserve">указать предмет </w:t>
            </w:r>
            <w:r w:rsidR="00163B12">
              <w:rPr>
                <w:rStyle w:val="af3"/>
              </w:rPr>
              <w:t>договора</w:t>
            </w:r>
            <w:r w:rsidR="00163B12" w:rsidRPr="00D43BC7">
              <w:rPr>
                <w:rStyle w:val="af3"/>
                <w:i w:val="0"/>
              </w:rPr>
              <w:t>]</w:t>
            </w:r>
            <w:r w:rsidR="00163B12">
              <w:rPr>
                <w:rStyle w:val="af3"/>
                <w:i w:val="0"/>
                <w:rPrChange w:id="7569" w:author="Rinat Gub" w:date="2022-12-06T13:44:00Z">
                  <w:rPr/>
                </w:rPrChange>
              </w:rPr>
              <w:t xml:space="preserve"> </w:t>
            </w:r>
            <w:r w:rsidRPr="002B7CE8">
              <w:rPr>
                <w:szCs w:val="24"/>
              </w:rPr>
              <w:t xml:space="preserve">(далее – </w:t>
            </w:r>
            <w:r w:rsidR="004B3025" w:rsidRPr="002B7CE8">
              <w:rPr>
                <w:szCs w:val="24"/>
              </w:rPr>
              <w:t>ДОГОВОР</w:t>
            </w:r>
            <w:r w:rsidRPr="002B7CE8">
              <w:rPr>
                <w:szCs w:val="24"/>
              </w:rPr>
              <w:t xml:space="preserve">). 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70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82635C">
            <w:pPr>
              <w:ind w:firstLine="709"/>
            </w:pPr>
            <w:r w:rsidRPr="002B7CE8">
              <w:rPr>
                <w:szCs w:val="24"/>
              </w:rPr>
              <w:t xml:space="preserve">В соответствии с условиями </w:t>
            </w:r>
            <w:r w:rsidRPr="00D43BC7">
              <w:rPr>
                <w:rStyle w:val="af3"/>
                <w:i w:val="0"/>
              </w:rPr>
              <w:t>[</w:t>
            </w:r>
            <w:r w:rsidRPr="00D43BC7">
              <w:rPr>
                <w:rStyle w:val="af3"/>
              </w:rPr>
              <w:t>указать номер, способ</w:t>
            </w:r>
            <w:r>
              <w:rPr>
                <w:rStyle w:val="af3"/>
              </w:rPr>
              <w:t>,</w:t>
            </w:r>
            <w:r w:rsidRPr="00D43BC7">
              <w:rPr>
                <w:rStyle w:val="af3"/>
              </w:rPr>
              <w:t xml:space="preserve"> предмет закупки</w:t>
            </w:r>
            <w:r w:rsidRPr="00D43BC7">
              <w:rPr>
                <w:rStyle w:val="af3"/>
                <w:i w:val="0"/>
              </w:rPr>
              <w:t>]</w:t>
            </w:r>
            <w:r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 xml:space="preserve">ПРИНЦИПАЛ предоставляет БЕНЕФИЦИАРУ независимую гарантию </w:t>
            </w:r>
            <w:r w:rsidR="00853C1F">
              <w:rPr>
                <w:szCs w:val="24"/>
              </w:rPr>
              <w:t>ГАРАНТА в обеспечение обязательств ПРИНЦИПАЛА по заключению ДОГОВОРА и его</w:t>
            </w:r>
            <w:r w:rsidR="00853C1F" w:rsidRPr="002B7CE8">
              <w:rPr>
                <w:szCs w:val="24"/>
              </w:rPr>
              <w:t xml:space="preserve"> </w:t>
            </w:r>
            <w:r w:rsidR="00853C1F">
              <w:rPr>
                <w:szCs w:val="24"/>
              </w:rPr>
              <w:t xml:space="preserve">исполнению </w:t>
            </w:r>
            <w:r w:rsidRPr="002B7CE8">
              <w:rPr>
                <w:szCs w:val="24"/>
              </w:rPr>
              <w:t xml:space="preserve">на денежную сумму в размере </w:t>
            </w:r>
            <w:r w:rsidR="0082635C" w:rsidRPr="0082635C">
              <w:rPr>
                <w:szCs w:val="24"/>
              </w:rPr>
              <w:t>_</w:t>
            </w:r>
            <w:r w:rsidR="0082635C" w:rsidRPr="0082635C">
              <w:rPr>
                <w:szCs w:val="24"/>
                <w:highlight w:val="lightGray"/>
              </w:rPr>
              <w:t>%</w:t>
            </w:r>
            <w:r w:rsidR="0082635C">
              <w:rPr>
                <w:szCs w:val="24"/>
              </w:rPr>
              <w:t xml:space="preserve"> от </w:t>
            </w:r>
            <w:r w:rsidR="0082635C" w:rsidRPr="0082635C">
              <w:rPr>
                <w:rStyle w:val="af3"/>
                <w:i w:val="0"/>
              </w:rPr>
              <w:t xml:space="preserve">[ </w:t>
            </w:r>
            <w:r w:rsidR="0082635C" w:rsidRPr="0082635C">
              <w:rPr>
                <w:rStyle w:val="af3"/>
              </w:rPr>
              <w:t xml:space="preserve">указать один из вариантов: </w:t>
            </w:r>
            <w:r w:rsidR="0082635C" w:rsidRPr="006F1B53">
              <w:rPr>
                <w:rStyle w:val="af3"/>
                <w:b w:val="0"/>
              </w:rPr>
              <w:t xml:space="preserve">Начальной (максимальной) цены Договора / ценового </w:t>
            </w:r>
            <w:r w:rsidRPr="006F1B53">
              <w:rPr>
                <w:rStyle w:val="af3"/>
                <w:b w:val="0"/>
              </w:rPr>
              <w:t>предложения ПРИНЦИПАЛА</w:t>
            </w:r>
            <w:r w:rsidR="0082635C" w:rsidRPr="0082635C">
              <w:rPr>
                <w:rStyle w:val="af3"/>
                <w:i w:val="0"/>
              </w:rPr>
              <w:t>]</w:t>
            </w:r>
            <w:r w:rsidRPr="002B7CE8">
              <w:rPr>
                <w:szCs w:val="24"/>
              </w:rPr>
              <w:t xml:space="preserve"> в качестве обеспечения выполнения своих обязательств по ДОГОВОРУ.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tabs>
                <w:tab w:val="left" w:pos="709"/>
              </w:tabs>
              <w:ind w:left="0" w:firstLine="0"/>
              <w:rPr>
                <w:szCs w:val="24"/>
              </w:rPr>
              <w:pPrChange w:id="7571" w:author="Rinat Gub" w:date="2022-12-06T13:44:00Z">
                <w:pPr>
                  <w:pStyle w:val="afa"/>
                  <w:numPr>
                    <w:numId w:val="237"/>
                  </w:numPr>
                  <w:tabs>
                    <w:tab w:val="left" w:pos="709"/>
                  </w:tabs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tabs>
                <w:tab w:val="left" w:pos="709"/>
              </w:tabs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В связи с вышеизложенным ГАРАНТ предоставляет БЕНЕФИЦИАРУ безотзывное,</w:t>
            </w:r>
            <w:r w:rsidR="00A9777F"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 xml:space="preserve">безусловное, независимое обязательство уплатить БЕНЕФИЦИАРУ по его первому письменному требованию сумму в размере </w:t>
            </w:r>
            <w:r w:rsidR="00DD6D99" w:rsidRPr="0082635C">
              <w:rPr>
                <w:szCs w:val="24"/>
              </w:rPr>
              <w:t>_</w:t>
            </w:r>
            <w:r w:rsidR="00DD6D99" w:rsidRPr="0082635C">
              <w:rPr>
                <w:szCs w:val="24"/>
                <w:highlight w:val="lightGray"/>
              </w:rPr>
              <w:t>%</w:t>
            </w:r>
            <w:r w:rsidR="00DD6D99">
              <w:rPr>
                <w:szCs w:val="24"/>
              </w:rPr>
              <w:t xml:space="preserve"> </w:t>
            </w:r>
            <w:r w:rsidR="00D95B55">
              <w:rPr>
                <w:rStyle w:val="af3"/>
                <w:i w:val="0"/>
              </w:rPr>
              <w:t>[</w:t>
            </w:r>
            <w:r w:rsidR="00D95B55" w:rsidRPr="0082635C">
              <w:rPr>
                <w:rStyle w:val="af3"/>
              </w:rPr>
              <w:t xml:space="preserve">указать </w:t>
            </w:r>
            <w:r w:rsidR="00D95B55">
              <w:rPr>
                <w:rStyle w:val="af3"/>
              </w:rPr>
              <w:t xml:space="preserve">размер обеспечения в соответствии с условиями пункта </w:t>
            </w:r>
            <w:r w:rsidR="00B332BA">
              <w:rPr>
                <w:rStyle w:val="af3"/>
              </w:rPr>
              <w:t xml:space="preserve">37 </w:t>
            </w:r>
            <w:r w:rsidR="00D95B55">
              <w:rPr>
                <w:rStyle w:val="af3"/>
              </w:rPr>
              <w:t>Блока 2</w:t>
            </w:r>
            <w:r w:rsidR="00D95B55" w:rsidRPr="0082635C">
              <w:rPr>
                <w:rStyle w:val="af3"/>
                <w:i w:val="0"/>
              </w:rPr>
              <w:t>]</w:t>
            </w:r>
            <w:r w:rsidR="00D95B55">
              <w:rPr>
                <w:rStyle w:val="af3"/>
                <w:i w:val="0"/>
              </w:rPr>
              <w:t xml:space="preserve"> </w:t>
            </w:r>
            <w:r w:rsidR="00DD6D99">
              <w:rPr>
                <w:szCs w:val="24"/>
              </w:rPr>
              <w:t xml:space="preserve">от </w:t>
            </w:r>
            <w:r w:rsidR="00DD6D99" w:rsidRPr="0082635C">
              <w:rPr>
                <w:rStyle w:val="af3"/>
                <w:i w:val="0"/>
              </w:rPr>
              <w:t xml:space="preserve">[ </w:t>
            </w:r>
            <w:r w:rsidR="00DD6D99" w:rsidRPr="0082635C">
              <w:rPr>
                <w:rStyle w:val="af3"/>
              </w:rPr>
              <w:t xml:space="preserve">указать один из вариантов: </w:t>
            </w:r>
            <w:r w:rsidR="00DD6D99" w:rsidRPr="006F1B53">
              <w:rPr>
                <w:rStyle w:val="af3"/>
                <w:b w:val="0"/>
              </w:rPr>
              <w:t>Начальной (максимальной) цены Договора / ценового предложения ПРИНЦИПАЛА</w:t>
            </w:r>
            <w:r w:rsidR="00DD6D99" w:rsidRPr="0082635C">
              <w:rPr>
                <w:rStyle w:val="af3"/>
                <w:i w:val="0"/>
              </w:rPr>
              <w:t>]</w:t>
            </w:r>
            <w:r w:rsidRPr="002B7CE8">
              <w:rPr>
                <w:szCs w:val="24"/>
              </w:rPr>
              <w:t xml:space="preserve">(далее – «ГАРАНТИЙНАЯ СУММА») в течение </w:t>
            </w:r>
            <w:r w:rsidRPr="00D43BC7">
              <w:rPr>
                <w:rStyle w:val="af3"/>
                <w:i w:val="0"/>
              </w:rPr>
              <w:t>[</w:t>
            </w:r>
            <w:r w:rsidRPr="00D43BC7">
              <w:rPr>
                <w:rStyle w:val="af3"/>
              </w:rPr>
              <w:t xml:space="preserve">указать </w:t>
            </w:r>
            <w:r>
              <w:rPr>
                <w:rStyle w:val="af3"/>
              </w:rPr>
              <w:t>количество дней</w:t>
            </w:r>
            <w:r w:rsidRPr="00D43BC7">
              <w:rPr>
                <w:rStyle w:val="af3"/>
                <w:i w:val="0"/>
              </w:rPr>
              <w:t>]</w:t>
            </w:r>
            <w:r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>рабочих дней со дня,</w:t>
            </w:r>
            <w:r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 xml:space="preserve">следующего за днем получения первого письменного требования БЕНЕФИЦИАРА. </w:t>
            </w:r>
          </w:p>
          <w:p w:rsidR="00853C1F" w:rsidRPr="002B7CE8" w:rsidRDefault="00853C1F" w:rsidP="00853C1F">
            <w:pPr>
              <w:tabs>
                <w:tab w:val="left" w:pos="709"/>
              </w:tabs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ГАРАНТИЙНАЯ СУММА перечисляется ГАРАНТОМ на счет, указ</w:t>
            </w:r>
            <w:r>
              <w:rPr>
                <w:szCs w:val="24"/>
              </w:rPr>
              <w:t>анный БЕНЕФИЦИАРОМ в требовании</w:t>
            </w:r>
            <w:r w:rsidRPr="002B7CE8">
              <w:rPr>
                <w:szCs w:val="24"/>
              </w:rPr>
              <w:t>.</w:t>
            </w:r>
          </w:p>
          <w:p w:rsidR="00185276" w:rsidRPr="002B7CE8" w:rsidRDefault="00185276" w:rsidP="001B4993">
            <w:pPr>
              <w:tabs>
                <w:tab w:val="left" w:pos="709"/>
              </w:tabs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Изменение условий настоящей Независимой гарантии</w:t>
            </w:r>
            <w:r w:rsidR="00A9777F"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>не допускается.</w:t>
            </w:r>
            <w:r w:rsidR="00A9777F">
              <w:rPr>
                <w:szCs w:val="24"/>
              </w:rPr>
              <w:t xml:space="preserve"> </w:t>
            </w:r>
          </w:p>
          <w:p w:rsidR="0091133E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Настоящим ГАРАНТ заверяет и гарантирует, что</w:t>
            </w:r>
            <w:r w:rsidR="0091133E">
              <w:rPr>
                <w:szCs w:val="24"/>
              </w:rPr>
              <w:t>:</w:t>
            </w:r>
          </w:p>
          <w:p w:rsidR="0091133E" w:rsidRDefault="00185276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91133E">
              <w:rPr>
                <w:szCs w:val="24"/>
              </w:rPr>
              <w:t>оформление, вручение и исполнение настоящей Независимой гарантии было должным образом санкционировано на основании всех необходимых корпоративных решений со стороны ГАРАНТА, если это необходимо в соответствии с уставом ГАРАНТА и/или иными корпоративными документами ГАРАНТА и/или</w:t>
            </w:r>
            <w:r w:rsidR="00A9777F">
              <w:rPr>
                <w:szCs w:val="24"/>
              </w:rPr>
              <w:t xml:space="preserve"> </w:t>
            </w:r>
            <w:r w:rsidRPr="0091133E">
              <w:rPr>
                <w:szCs w:val="24"/>
              </w:rPr>
              <w:t>локальными нормативными документами ГАРАНТА</w:t>
            </w:r>
            <w:r w:rsidR="0091133E">
              <w:rPr>
                <w:szCs w:val="24"/>
              </w:rPr>
              <w:t>;</w:t>
            </w:r>
          </w:p>
          <w:p w:rsidR="00185276" w:rsidRPr="0091133E" w:rsidRDefault="0091133E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E31674">
              <w:rPr>
                <w:szCs w:val="24"/>
              </w:rPr>
              <w:t xml:space="preserve">на дату подписания настоящей Независимой гарантии </w:t>
            </w:r>
            <w:r w:rsidR="007A6600" w:rsidRPr="00E31674">
              <w:rPr>
                <w:szCs w:val="24"/>
              </w:rPr>
              <w:t>со стороны третьих лиц в отношении ГАРАНТА отсутствуют имущественные требования в размере, превышающем 10% балансовой стоимости активов ГАРАНТА</w:t>
            </w:r>
            <w:r w:rsidR="00185276" w:rsidRPr="00E31674">
              <w:rPr>
                <w:szCs w:val="24"/>
              </w:rPr>
              <w:t>.</w:t>
            </w:r>
            <w:r w:rsidR="00185276" w:rsidRPr="0091133E">
              <w:rPr>
                <w:szCs w:val="24"/>
              </w:rPr>
              <w:t xml:space="preserve"> 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72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853C1F" w:rsidRPr="005C22B1" w:rsidRDefault="00185276" w:rsidP="005B2773">
            <w:pPr>
              <w:tabs>
                <w:tab w:val="clear" w:pos="1134"/>
              </w:tabs>
              <w:ind w:firstLine="709"/>
            </w:pPr>
            <w:r w:rsidRPr="002B7CE8">
              <w:rPr>
                <w:szCs w:val="24"/>
              </w:rPr>
              <w:t>Настоящая</w:t>
            </w:r>
            <w:r w:rsidR="00A9777F"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>Независимая гарантия вступает в силу с даты</w:t>
            </w:r>
            <w:r w:rsidR="00853C1F">
              <w:rPr>
                <w:szCs w:val="24"/>
              </w:rPr>
              <w:t xml:space="preserve"> подачи ПРИНЦИПАЛОМ заявки на участие в </w:t>
            </w:r>
            <w:r w:rsidR="00853C1F" w:rsidRPr="00D43BC7">
              <w:rPr>
                <w:rStyle w:val="af3"/>
              </w:rPr>
              <w:t>[указать номер, способ</w:t>
            </w:r>
            <w:r w:rsidR="00853C1F">
              <w:rPr>
                <w:rStyle w:val="af3"/>
              </w:rPr>
              <w:t>,</w:t>
            </w:r>
            <w:r w:rsidR="00853C1F" w:rsidRPr="00D43BC7">
              <w:rPr>
                <w:rStyle w:val="af3"/>
              </w:rPr>
              <w:t xml:space="preserve"> предмет закупки]</w:t>
            </w:r>
            <w:bookmarkStart w:id="7573" w:name="_ref_1-33389ad6727249"/>
            <w:r w:rsidR="00853C1F" w:rsidRPr="005C22B1">
              <w:t>.</w:t>
            </w:r>
            <w:bookmarkEnd w:id="7573"/>
          </w:p>
          <w:p w:rsidR="00185276" w:rsidRPr="002B7CE8" w:rsidRDefault="00853C1F" w:rsidP="00853C1F">
            <w:pPr>
              <w:ind w:firstLine="709"/>
              <w:rPr>
                <w:szCs w:val="24"/>
              </w:rPr>
              <w:pPrChange w:id="7574" w:author="Rinat Gub" w:date="2022-12-06T13:44:00Z">
                <w:pPr>
                  <w:tabs>
                    <w:tab w:val="clear" w:pos="1134"/>
                  </w:tabs>
                  <w:ind w:firstLine="0"/>
                </w:pPr>
              </w:pPrChange>
            </w:pPr>
            <w:r>
              <w:t xml:space="preserve">В случае признания ПРИНЦИПАЛА победителем указанной закупочной процедуры </w:t>
            </w:r>
            <w:bookmarkStart w:id="7575" w:name="_ref_1-57993732693741"/>
            <w:r>
              <w:t xml:space="preserve">Гарантия действует в течение </w:t>
            </w:r>
            <w:r w:rsidRPr="008076B4">
              <w:t>срока исполнения обязательств определенных ДОГОВОРОМ</w:t>
            </w:r>
            <w:r>
              <w:t xml:space="preserve"> плюс три месяца</w:t>
            </w:r>
            <w:r w:rsidRPr="008076B4">
              <w:t xml:space="preserve"> (срок поставки последней партии товара, срок завершения оказа</w:t>
            </w:r>
            <w:r>
              <w:t>ния услуг или выполнения работ, включая любые изменения ДОГОВОРА).</w:t>
            </w:r>
            <w:bookmarkEnd w:id="7575"/>
          </w:p>
          <w:p w:rsidR="00185276" w:rsidRPr="002B7CE8" w:rsidRDefault="00853C1F">
            <w:pPr>
              <w:ind w:firstLine="709"/>
              <w:rPr>
                <w:szCs w:val="24"/>
              </w:rPr>
            </w:pPr>
            <w:r>
              <w:rPr>
                <w:szCs w:val="24"/>
              </w:rPr>
              <w:t xml:space="preserve">Предельный </w:t>
            </w:r>
            <w:r w:rsidR="00185276" w:rsidRPr="002B7CE8">
              <w:rPr>
                <w:szCs w:val="24"/>
              </w:rPr>
              <w:t>срок действия настоящей</w:t>
            </w:r>
            <w:r>
              <w:rPr>
                <w:szCs w:val="24"/>
              </w:rPr>
              <w:t xml:space="preserve"> </w:t>
            </w:r>
            <w:r>
              <w:t xml:space="preserve">гарантии составляет </w:t>
            </w:r>
            <w:r w:rsidRPr="00D43BC7">
              <w:rPr>
                <w:rStyle w:val="af3"/>
              </w:rPr>
              <w:t xml:space="preserve">[указать </w:t>
            </w:r>
            <w:r>
              <w:rPr>
                <w:rStyle w:val="af3"/>
              </w:rPr>
              <w:t>дату,</w:t>
            </w:r>
            <w:r w:rsidR="00A9777F">
              <w:rPr>
                <w:rStyle w:val="af3"/>
              </w:rPr>
              <w:t xml:space="preserve"> </w:t>
            </w:r>
            <w:r w:rsidRPr="00091464">
              <w:rPr>
                <w:rStyle w:val="af3"/>
              </w:rPr>
              <w:t xml:space="preserve">исполнения обязательств определенных ДОГОВОРОМ плюс </w:t>
            </w:r>
            <w:r>
              <w:rPr>
                <w:rStyle w:val="af3"/>
              </w:rPr>
              <w:t>15 месяцев</w:t>
            </w:r>
            <w:r w:rsidRPr="00D43BC7">
              <w:rPr>
                <w:rStyle w:val="af3"/>
              </w:rPr>
              <w:t>]</w:t>
            </w:r>
            <w:r>
              <w:rPr>
                <w:rStyle w:val="af3"/>
              </w:rPr>
              <w:t>.</w:t>
            </w:r>
            <w:r w:rsidR="00185276" w:rsidRPr="002B7CE8">
              <w:rPr>
                <w:szCs w:val="24"/>
              </w:rPr>
              <w:t xml:space="preserve"> 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76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Требование БЕНЕФИЦИАРА об уплате денежной суммы по настоящей Независимой гарантии должно быть предъявлено ГАРАНТУ в письменной форме с приложением указанных ниже документов:</w:t>
            </w:r>
          </w:p>
          <w:p w:rsidR="00185276" w:rsidRPr="002B7CE8" w:rsidRDefault="00185276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заверенная БЕНЕФИЦИАРОМ копия ДОГОВОРА со всеми приложениями и дополнениями к нему, являющимися неотъемлемой частью; </w:t>
            </w:r>
          </w:p>
          <w:p w:rsidR="00185276" w:rsidRPr="002B7CE8" w:rsidRDefault="00185276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2B7CE8">
              <w:rPr>
                <w:szCs w:val="24"/>
              </w:rPr>
              <w:t>копия настоящей Независимой</w:t>
            </w:r>
            <w:r w:rsidR="00A9777F"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>гарантии;</w:t>
            </w:r>
          </w:p>
          <w:p w:rsidR="00185276" w:rsidRPr="002B7CE8" w:rsidRDefault="00185276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2B7CE8">
              <w:rPr>
                <w:szCs w:val="24"/>
              </w:rPr>
              <w:t>копии документов, подтверждающие полномочия и подписи лиц, подписавших требование платежа от имени БЕНЕФИЦИАРА.</w:t>
            </w:r>
          </w:p>
          <w:p w:rsidR="00185276" w:rsidRPr="002B7CE8" w:rsidRDefault="00185276" w:rsidP="001B4993">
            <w:pPr>
              <w:ind w:firstLine="709"/>
            </w:pPr>
            <w:r w:rsidRPr="002B7CE8">
              <w:rPr>
                <w:szCs w:val="24"/>
              </w:rPr>
              <w:t>ГАРАНТ не вправе требовать предоставления иных документов для осуществления выплаты по настоящей Независимой гарантии.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77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Правомочность подписей на требовании БЕНЕФИЦИАРА к ГАРАНТУ должна быть подтверждена следующим образом:</w:t>
            </w:r>
          </w:p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1) соответствующими документами:</w:t>
            </w:r>
          </w:p>
          <w:p w:rsidR="00185276" w:rsidRPr="002B7CE8" w:rsidRDefault="00185276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нотариально удостоверенная копия решения об избрании исполнительного органа общества (управляющего), </w:t>
            </w:r>
          </w:p>
          <w:p w:rsidR="00185276" w:rsidRPr="002B7CE8" w:rsidRDefault="00185276" w:rsidP="0040134A">
            <w:pPr>
              <w:numPr>
                <w:ilvl w:val="0"/>
                <w:numId w:val="201"/>
              </w:numPr>
              <w:kinsoku/>
              <w:overflowPunct/>
              <w:autoSpaceDE/>
              <w:autoSpaceDN/>
              <w:ind w:left="0"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копия приказа о назначении физического лица на должность (вступлении в должность), в соответствии с которым такое физическое лицо обладает правом действовать от имени Бенефициара без доверенности, </w:t>
            </w:r>
          </w:p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либо</w:t>
            </w:r>
          </w:p>
          <w:p w:rsidR="00185276" w:rsidRPr="002B7CE8" w:rsidRDefault="00185276" w:rsidP="001B4993">
            <w:pPr>
              <w:ind w:firstLine="709"/>
            </w:pPr>
            <w:r w:rsidRPr="002B7CE8">
              <w:rPr>
                <w:szCs w:val="24"/>
              </w:rPr>
              <w:t>2)</w:t>
            </w:r>
            <w:r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>нотариально удостоверенной копией доверенности представителя БЕНЕФИЦИАРА, подписавшего требование.</w:t>
            </w:r>
          </w:p>
        </w:tc>
      </w:tr>
      <w:tr w:rsidR="00185276" w:rsidRPr="0078737E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78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82635C">
            <w:pPr>
              <w:ind w:firstLine="709"/>
            </w:pPr>
            <w:r w:rsidRPr="002B7CE8">
              <w:rPr>
                <w:szCs w:val="24"/>
              </w:rPr>
              <w:t>Письменное требование платежа по настоящей Независимой гарантии должно быть направлено ГАРАНТУ заказным письмом с уведомлением о вручении</w:t>
            </w:r>
            <w:r w:rsidR="00A9777F">
              <w:rPr>
                <w:sz w:val="26"/>
                <w:szCs w:val="26"/>
              </w:rPr>
              <w:t xml:space="preserve"> </w:t>
            </w:r>
            <w:r w:rsidRPr="002B7CE8">
              <w:rPr>
                <w:szCs w:val="24"/>
              </w:rPr>
              <w:t xml:space="preserve">или курьерской службой экспресс-доставки с уведомлением о доставке по адресу: ____________________________________________ </w:t>
            </w:r>
            <w:r w:rsidRPr="000B0153">
              <w:rPr>
                <w:i/>
                <w:iCs/>
                <w:color w:val="333399"/>
                <w:szCs w:val="22"/>
              </w:rPr>
              <w:t xml:space="preserve">(адрес местонахождения </w:t>
            </w:r>
            <w:r w:rsidR="0082635C">
              <w:rPr>
                <w:i/>
                <w:iCs/>
                <w:color w:val="333399"/>
                <w:szCs w:val="22"/>
              </w:rPr>
              <w:t>ГАРАНТА</w:t>
            </w:r>
            <w:r w:rsidRPr="000B0153">
              <w:rPr>
                <w:i/>
                <w:iCs/>
                <w:color w:val="333399"/>
                <w:szCs w:val="22"/>
              </w:rPr>
              <w:t>)</w:t>
            </w:r>
            <w:r w:rsidRPr="002B7CE8">
              <w:rPr>
                <w:szCs w:val="24"/>
              </w:rPr>
              <w:t>.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79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ГАРАНТ подтверждает, что никакие возражения ПРИНЦИПАЛА, касающиеся его обязательств по Договору или каких-либо иных соглашений с БЕНЕФИЦИАРОМ, либо основанные на зачете каких-либо других требований к БЕНЕФИЦИАРУ, не будут приниматься ГАРАНТОМ во внимание против требования БЕНЕФИЦИАРА о платеже по настоящей ГАРАНТИИ.</w:t>
            </w:r>
          </w:p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ГАРАНТ не вправе выдвигать против требования БЕНЕФИЦИАРА возражения, вытекающие из основных обязательств, перечисленных в п.1 настоящей Независимой гарантии, а также из какого-либо иного обязательства, в том числе из соглашения о выдаче независимой гарантии, и в своих возражениях против требования БЕНЕФИЦИАРА об исполнении независимой гарантии не вправе ссылаться на обстоятельства, не указанные в настоящей Независимой гарантии. </w:t>
            </w:r>
          </w:p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ГАРАНТ не вправе предъявлять БЕНЕФИЦИАРУ к зачету требование, уступленное ГАРАНТУ ПРИНЦИПАЛОМ.</w:t>
            </w:r>
          </w:p>
        </w:tc>
      </w:tr>
      <w:tr w:rsidR="00185276" w:rsidRPr="0078737E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80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5B2773">
            <w:pPr>
              <w:ind w:firstLine="743"/>
              <w:rPr>
                <w:szCs w:val="24"/>
              </w:rPr>
              <w:pPrChange w:id="7581" w:author="Rinat Gub" w:date="2022-12-06T13:44:00Z">
                <w:pPr>
                  <w:ind w:firstLine="709"/>
                </w:pPr>
              </w:pPrChange>
            </w:pPr>
            <w:r w:rsidRPr="002B7CE8">
              <w:rPr>
                <w:szCs w:val="24"/>
              </w:rPr>
              <w:t xml:space="preserve">В случае невыполнения ГАРАНТОМ обязательства по </w:t>
            </w:r>
            <w:r w:rsidR="00853C1F" w:rsidRPr="002B7CE8">
              <w:rPr>
                <w:szCs w:val="24"/>
              </w:rPr>
              <w:t>УПЛАТЕ ГАРАНТИЙНОЙ СУММЫ</w:t>
            </w:r>
            <w:r w:rsidRPr="002B7CE8">
              <w:rPr>
                <w:szCs w:val="24"/>
              </w:rPr>
              <w:t xml:space="preserve"> в срок, указанный в п. </w:t>
            </w:r>
            <w:r w:rsidR="00853C1F">
              <w:rPr>
                <w:szCs w:val="24"/>
              </w:rPr>
              <w:t>3</w:t>
            </w:r>
            <w:r w:rsidRPr="002B7CE8">
              <w:rPr>
                <w:szCs w:val="24"/>
              </w:rPr>
              <w:t xml:space="preserve"> настоящей Независимой гарантии, </w:t>
            </w:r>
            <w:r w:rsidRPr="002B7CE8">
              <w:rPr>
                <w:szCs w:val="24"/>
              </w:rPr>
              <w:lastRenderedPageBreak/>
              <w:t xml:space="preserve">ГАРАНТ уплачивает БЕНЕФИЦИАРУ пени в размере </w:t>
            </w:r>
            <w:r w:rsidRPr="00FE2B3F">
              <w:rPr>
                <w:szCs w:val="24"/>
                <w:shd w:val="clear" w:color="auto" w:fill="FFFFFF" w:themeFill="background1"/>
              </w:rPr>
              <w:t>0,05%</w:t>
            </w:r>
            <w:r w:rsidRPr="002B7CE8">
              <w:rPr>
                <w:szCs w:val="24"/>
              </w:rPr>
              <w:t xml:space="preserve"> от</w:t>
            </w:r>
            <w:r w:rsidR="00A9777F"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>ГАРАНТИЙНОЙ СУММЫ за каждый день просрочки</w:t>
            </w:r>
            <w:r>
              <w:rPr>
                <w:szCs w:val="24"/>
              </w:rPr>
              <w:t>,</w:t>
            </w:r>
            <w:r w:rsidRPr="00FE2B3F">
              <w:rPr>
                <w:szCs w:val="24"/>
              </w:rPr>
              <w:t xml:space="preserve"> но не более </w:t>
            </w:r>
            <w:r>
              <w:rPr>
                <w:szCs w:val="24"/>
                <w:highlight w:val="lightGray"/>
              </w:rPr>
              <w:t>____</w:t>
            </w:r>
            <w:r w:rsidRPr="00D43BC7">
              <w:rPr>
                <w:rStyle w:val="af3"/>
                <w:i w:val="0"/>
              </w:rPr>
              <w:t>[</w:t>
            </w:r>
            <w:r w:rsidRPr="00D43BC7">
              <w:rPr>
                <w:rStyle w:val="af3"/>
              </w:rPr>
              <w:t xml:space="preserve">указать </w:t>
            </w:r>
            <w:r>
              <w:rPr>
                <w:rStyle w:val="af3"/>
              </w:rPr>
              <w:t>%</w:t>
            </w:r>
            <w:r w:rsidRPr="00D43BC7">
              <w:rPr>
                <w:rStyle w:val="af3"/>
                <w:i w:val="0"/>
              </w:rPr>
              <w:t>]</w:t>
            </w:r>
            <w:r w:rsidRPr="000B0153">
              <w:rPr>
                <w:szCs w:val="24"/>
              </w:rPr>
              <w:t xml:space="preserve"> </w:t>
            </w:r>
            <w:r w:rsidRPr="00FE2B3F">
              <w:rPr>
                <w:szCs w:val="24"/>
              </w:rPr>
              <w:t>за весь срок просрочки.</w:t>
            </w:r>
            <w:r w:rsidRPr="002B7CE8">
              <w:rPr>
                <w:szCs w:val="24"/>
              </w:rPr>
              <w:t xml:space="preserve"> </w:t>
            </w:r>
          </w:p>
        </w:tc>
      </w:tr>
      <w:tr w:rsidR="00185276" w:rsidRPr="0078737E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adjustRightInd w:val="0"/>
              <w:ind w:left="0" w:firstLine="0"/>
              <w:rPr>
                <w:szCs w:val="24"/>
              </w:rPr>
              <w:pPrChange w:id="7582" w:author="Rinat Gub" w:date="2022-12-06T13:44:00Z">
                <w:pPr>
                  <w:pStyle w:val="afa"/>
                  <w:numPr>
                    <w:numId w:val="237"/>
                  </w:numPr>
                  <w:adjustRightInd w:val="0"/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adjustRightInd w:val="0"/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ГАРАНТ имеет право приостановить платеж на срок до 7 (семи) дней, если он имеет разумные основания полагать, что:</w:t>
            </w:r>
          </w:p>
          <w:p w:rsidR="00185276" w:rsidRPr="002B7CE8" w:rsidRDefault="00185276" w:rsidP="0040134A">
            <w:pPr>
              <w:pStyle w:val="afa"/>
              <w:widowControl/>
              <w:numPr>
                <w:ilvl w:val="0"/>
                <w:numId w:val="202"/>
              </w:numPr>
              <w:tabs>
                <w:tab w:val="clear" w:pos="1134"/>
              </w:tabs>
              <w:autoSpaceDE w:val="0"/>
              <w:autoSpaceDN w:val="0"/>
              <w:adjustRightInd w:val="0"/>
              <w:spacing w:before="0"/>
              <w:jc w:val="both"/>
              <w:rPr>
                <w:sz w:val="24"/>
                <w:szCs w:val="24"/>
              </w:rPr>
              <w:pPrChange w:id="7583" w:author="Rinat Gub" w:date="2022-12-06T13:44:00Z">
                <w:pPr>
                  <w:pStyle w:val="afa"/>
                  <w:widowControl/>
                  <w:numPr>
                    <w:numId w:val="250"/>
                  </w:numPr>
                  <w:tabs>
                    <w:tab w:val="clear" w:pos="1134"/>
                  </w:tabs>
                  <w:autoSpaceDE w:val="0"/>
                  <w:autoSpaceDN w:val="0"/>
                  <w:adjustRightInd w:val="0"/>
                  <w:spacing w:before="0"/>
                  <w:ind w:left="1069" w:hanging="360"/>
                  <w:jc w:val="both"/>
                </w:pPr>
              </w:pPrChange>
            </w:pPr>
            <w:r w:rsidRPr="002B7CE8">
              <w:rPr>
                <w:sz w:val="24"/>
                <w:szCs w:val="24"/>
              </w:rPr>
              <w:t>какой-либо из представленных ему документов является недостоверным;</w:t>
            </w:r>
          </w:p>
          <w:p w:rsidR="00185276" w:rsidRPr="002B7CE8" w:rsidRDefault="00185276" w:rsidP="001B4993">
            <w:pPr>
              <w:adjustRightInd w:val="0"/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В случае приостановления платежа ГАРАНТ обязан уведомить БЕНЕФИЦИАРА и ПРИНЦИПАЛА о причинах и сроке приостановления платежа незамедлительно - в срок не позднее 1 календарного дня с даты принятия ГАРАНТОМ такого решения о приостановлении платежа.</w:t>
            </w:r>
            <w:r w:rsidR="00A9777F">
              <w:rPr>
                <w:szCs w:val="24"/>
              </w:rPr>
              <w:t xml:space="preserve"> 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84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ГАРАНТ вправе отказать БЕНЕФИЦИАРУ в удовлетворении его требований в случаях:</w:t>
            </w:r>
          </w:p>
          <w:p w:rsidR="00185276" w:rsidRPr="002B7CE8" w:rsidRDefault="00185276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spacing w:before="0"/>
              <w:ind w:left="34" w:firstLine="709"/>
              <w:jc w:val="both"/>
              <w:rPr>
                <w:sz w:val="24"/>
                <w:szCs w:val="24"/>
              </w:rPr>
              <w:pPrChange w:id="7585" w:author="Rinat Gub" w:date="2022-12-06T13:44:00Z">
                <w:pPr>
                  <w:pStyle w:val="afa"/>
                  <w:numPr>
                    <w:numId w:val="203"/>
                  </w:numPr>
                  <w:tabs>
                    <w:tab w:val="clear" w:pos="1134"/>
                  </w:tabs>
                  <w:ind w:left="1429" w:hanging="360"/>
                  <w:jc w:val="both"/>
                </w:pPr>
              </w:pPrChange>
            </w:pPr>
            <w:r w:rsidRPr="002B7CE8">
              <w:rPr>
                <w:sz w:val="24"/>
                <w:szCs w:val="24"/>
              </w:rPr>
              <w:t>если требование не соответствует условиям настоящей Независимой гарантии, в том числе по составу необходимых документов для получения платежа по настоящей Независимой гарантии;</w:t>
            </w:r>
          </w:p>
          <w:p w:rsidR="00185276" w:rsidRPr="002B7CE8" w:rsidRDefault="00185276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 w:val="24"/>
                <w:szCs w:val="24"/>
              </w:rPr>
            </w:pPr>
            <w:r w:rsidRPr="002B7CE8">
              <w:rPr>
                <w:sz w:val="24"/>
                <w:szCs w:val="24"/>
              </w:rPr>
              <w:t xml:space="preserve">если требование предоставлено по окончании срока, указанного в п.4 настоящей Независимой гарантии. </w:t>
            </w:r>
          </w:p>
          <w:p w:rsidR="00185276" w:rsidRPr="002B7CE8" w:rsidRDefault="00185276" w:rsidP="001B4993">
            <w:pPr>
              <w:ind w:firstLine="709"/>
            </w:pPr>
            <w:r w:rsidRPr="005B2773">
              <w:rPr>
                <w:caps/>
                <w:rPrChange w:id="7586" w:author="Rinat Gub" w:date="2022-12-06T13:44:00Z">
                  <w:rPr/>
                </w:rPrChange>
              </w:rPr>
              <w:t>Гарант</w:t>
            </w:r>
            <w:r w:rsidRPr="002B7CE8">
              <w:rPr>
                <w:szCs w:val="24"/>
              </w:rPr>
              <w:t xml:space="preserve"> обязан уведомить об этом БЕНЕФИЦИАРА в письменной форме, указав причину отказа, в срок не позднее </w:t>
            </w:r>
            <w:r>
              <w:rPr>
                <w:szCs w:val="24"/>
                <w:highlight w:val="lightGray"/>
              </w:rPr>
              <w:t>____</w:t>
            </w:r>
            <w:r w:rsidRPr="00D43BC7">
              <w:rPr>
                <w:rStyle w:val="af3"/>
                <w:i w:val="0"/>
              </w:rPr>
              <w:t>[</w:t>
            </w:r>
            <w:r w:rsidRPr="00D43BC7">
              <w:rPr>
                <w:rStyle w:val="af3"/>
              </w:rPr>
              <w:t xml:space="preserve">указать </w:t>
            </w:r>
            <w:r>
              <w:rPr>
                <w:rStyle w:val="af3"/>
              </w:rPr>
              <w:t>количество дней</w:t>
            </w:r>
            <w:r w:rsidRPr="00D43BC7">
              <w:rPr>
                <w:rStyle w:val="af3"/>
                <w:i w:val="0"/>
              </w:rPr>
              <w:t>]</w:t>
            </w:r>
            <w:r w:rsidR="00E00007">
              <w:rPr>
                <w:szCs w:val="24"/>
              </w:rPr>
              <w:t xml:space="preserve"> дней со дня</w:t>
            </w:r>
            <w:r w:rsidRPr="002B7CE8">
              <w:rPr>
                <w:szCs w:val="24"/>
              </w:rPr>
              <w:t xml:space="preserve"> получения ГАРАНТОМ письменного требования БЕНЕФИЦИАРА о совершении платежа.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87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Обязательства ГАРАНТА перед БЕНЕФИЦИАРОМ по условиям, соответствующим настоящей Независимой гарантии, прекращаются:</w:t>
            </w:r>
          </w:p>
          <w:p w:rsidR="00185276" w:rsidRPr="001E1C75" w:rsidRDefault="00185276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spacing w:before="0"/>
              <w:ind w:left="34" w:firstLine="709"/>
              <w:jc w:val="both"/>
              <w:rPr>
                <w:sz w:val="24"/>
                <w:szCs w:val="24"/>
              </w:rPr>
              <w:pPrChange w:id="7588" w:author="Rinat Gub" w:date="2022-12-06T13:44:00Z">
                <w:pPr>
                  <w:pStyle w:val="afa"/>
                  <w:numPr>
                    <w:numId w:val="203"/>
                  </w:numPr>
                  <w:tabs>
                    <w:tab w:val="clear" w:pos="1134"/>
                  </w:tabs>
                  <w:ind w:left="1429" w:hanging="360"/>
                  <w:jc w:val="both"/>
                </w:pPr>
              </w:pPrChange>
            </w:pPr>
            <w:r w:rsidRPr="001E1C75">
              <w:rPr>
                <w:sz w:val="24"/>
                <w:szCs w:val="24"/>
              </w:rPr>
              <w:t>уплатой БЕНЕФИЦИАРУ суммы, на которую выдана настоящая Независимая Гарантия;</w:t>
            </w:r>
          </w:p>
          <w:p w:rsidR="00185276" w:rsidRPr="001E1C75" w:rsidRDefault="00185276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 w:val="24"/>
                <w:szCs w:val="24"/>
              </w:rPr>
            </w:pPr>
            <w:r w:rsidRPr="001E1C75">
              <w:rPr>
                <w:sz w:val="24"/>
                <w:szCs w:val="24"/>
              </w:rPr>
              <w:t>окончанием срока действия настоящей независимой Гарантии;</w:t>
            </w:r>
          </w:p>
          <w:p w:rsidR="00185276" w:rsidRPr="001E1C75" w:rsidRDefault="00185276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 w:val="24"/>
                <w:szCs w:val="24"/>
              </w:rPr>
            </w:pPr>
            <w:r w:rsidRPr="001E1C75">
              <w:rPr>
                <w:sz w:val="24"/>
                <w:szCs w:val="24"/>
              </w:rPr>
              <w:t>вследствие отказа БЕНЕФИЦИАРА от своих прав по Гарантии;</w:t>
            </w:r>
          </w:p>
          <w:p w:rsidR="00185276" w:rsidRPr="002B7CE8" w:rsidRDefault="00185276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</w:pPr>
            <w:r w:rsidRPr="001E1C75">
              <w:rPr>
                <w:sz w:val="24"/>
                <w:szCs w:val="24"/>
              </w:rPr>
              <w:t xml:space="preserve">по соглашению ГАРАНТА с БЕНЕФИЦИАРОМ о прекращении этого обязательства. </w:t>
            </w:r>
          </w:p>
        </w:tc>
      </w:tr>
      <w:tr w:rsidR="00B52570" w:rsidRPr="0078737E" w:rsidTr="001B4993">
        <w:tc>
          <w:tcPr>
            <w:tcW w:w="567" w:type="dxa"/>
          </w:tcPr>
          <w:p w:rsidR="00B52570" w:rsidRPr="000B0153" w:rsidRDefault="00B52570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89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B52570" w:rsidRPr="00E31674" w:rsidRDefault="00E31674" w:rsidP="00B52570">
            <w:pPr>
              <w:ind w:firstLine="709"/>
              <w:rPr>
                <w:szCs w:val="24"/>
              </w:rPr>
            </w:pPr>
            <w:r>
              <w:t>ГАРАНТ</w:t>
            </w:r>
            <w:r w:rsidRPr="00DD062F">
              <w:rPr>
                <w:szCs w:val="24"/>
              </w:rPr>
              <w:t xml:space="preserve"> обязан письменно уведомить </w:t>
            </w:r>
            <w:r>
              <w:t>БЕНЕФИЦИАРА</w:t>
            </w:r>
            <w:r w:rsidRPr="00DD062F">
              <w:rPr>
                <w:szCs w:val="24"/>
              </w:rPr>
              <w:t xml:space="preserve"> о наступлении одного из следующих событий</w:t>
            </w:r>
            <w:r>
              <w:t xml:space="preserve"> </w:t>
            </w:r>
            <w:r w:rsidRPr="00DD062F">
              <w:rPr>
                <w:szCs w:val="24"/>
              </w:rPr>
              <w:t>в течение 3-х рабочих дней</w:t>
            </w:r>
            <w:r>
              <w:t xml:space="preserve"> с даты их наступления</w:t>
            </w:r>
            <w:r w:rsidR="00B52570" w:rsidRPr="00E31674">
              <w:rPr>
                <w:szCs w:val="24"/>
              </w:rPr>
              <w:t>:</w:t>
            </w:r>
          </w:p>
          <w:p w:rsidR="00B52570" w:rsidRPr="00E31674" w:rsidRDefault="00B52570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Cs w:val="24"/>
              </w:rPr>
            </w:pPr>
            <w:r w:rsidRPr="00E31674">
              <w:rPr>
                <w:sz w:val="24"/>
                <w:szCs w:val="24"/>
              </w:rPr>
              <w:t>п</w:t>
            </w:r>
            <w:r w:rsidR="00D16972" w:rsidRPr="00E31674">
              <w:rPr>
                <w:sz w:val="24"/>
                <w:szCs w:val="24"/>
              </w:rPr>
              <w:t>редъявление</w:t>
            </w:r>
            <w:r w:rsidRPr="00E31674">
              <w:rPr>
                <w:sz w:val="24"/>
                <w:szCs w:val="24"/>
              </w:rPr>
              <w:t xml:space="preserve"> к </w:t>
            </w:r>
            <w:r w:rsidRPr="00E31674">
              <w:rPr>
                <w:caps/>
                <w:sz w:val="24"/>
                <w:szCs w:val="24"/>
              </w:rPr>
              <w:t>Гаранту</w:t>
            </w:r>
            <w:r w:rsidRPr="00E31674">
              <w:rPr>
                <w:sz w:val="24"/>
                <w:szCs w:val="24"/>
              </w:rPr>
              <w:t xml:space="preserve"> имущественных требований со стороны третьих лиц, превышающих 10 % балансовой стоимости активов </w:t>
            </w:r>
            <w:r w:rsidRPr="00E31674">
              <w:rPr>
                <w:caps/>
                <w:sz w:val="24"/>
                <w:szCs w:val="24"/>
              </w:rPr>
              <w:t>Гаранта</w:t>
            </w:r>
            <w:r w:rsidRPr="00E31674">
              <w:rPr>
                <w:szCs w:val="24"/>
              </w:rPr>
              <w:t>;</w:t>
            </w:r>
          </w:p>
          <w:p w:rsidR="00D16972" w:rsidRPr="00E31674" w:rsidRDefault="00B52570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Cs w:val="24"/>
              </w:rPr>
            </w:pPr>
            <w:r w:rsidRPr="00E31674">
              <w:rPr>
                <w:sz w:val="24"/>
                <w:szCs w:val="24"/>
              </w:rPr>
              <w:t>возбуждени</w:t>
            </w:r>
            <w:r w:rsidR="00D16972" w:rsidRPr="00E31674">
              <w:rPr>
                <w:sz w:val="24"/>
                <w:szCs w:val="24"/>
              </w:rPr>
              <w:t>е</w:t>
            </w:r>
            <w:r w:rsidRPr="00E31674">
              <w:rPr>
                <w:sz w:val="24"/>
                <w:szCs w:val="24"/>
              </w:rPr>
              <w:t xml:space="preserve"> в отношении руководителя </w:t>
            </w:r>
            <w:r w:rsidRPr="00E31674">
              <w:rPr>
                <w:caps/>
                <w:sz w:val="24"/>
                <w:szCs w:val="24"/>
              </w:rPr>
              <w:t>Гаранта</w:t>
            </w:r>
            <w:r w:rsidRPr="00E31674">
              <w:rPr>
                <w:sz w:val="24"/>
                <w:szCs w:val="24"/>
              </w:rPr>
              <w:t xml:space="preserve"> </w:t>
            </w:r>
            <w:r w:rsidR="00D16972" w:rsidRPr="00E31674">
              <w:rPr>
                <w:sz w:val="24"/>
                <w:szCs w:val="24"/>
              </w:rPr>
              <w:t>уголовного дела в соответствии с уголовно-процессуальным законодательством РФ;</w:t>
            </w:r>
          </w:p>
          <w:p w:rsidR="00D16972" w:rsidRPr="00E31674" w:rsidRDefault="00D16972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Cs w:val="24"/>
              </w:rPr>
            </w:pPr>
            <w:r w:rsidRPr="00E31674">
              <w:rPr>
                <w:sz w:val="24"/>
                <w:szCs w:val="24"/>
              </w:rPr>
              <w:t xml:space="preserve">изменения местонахождения, учредительных документов, органов управления </w:t>
            </w:r>
            <w:r w:rsidRPr="00E31674">
              <w:rPr>
                <w:caps/>
                <w:sz w:val="24"/>
                <w:szCs w:val="24"/>
              </w:rPr>
              <w:t>Гаранта</w:t>
            </w:r>
            <w:r w:rsidRPr="00E31674">
              <w:rPr>
                <w:sz w:val="24"/>
                <w:szCs w:val="24"/>
              </w:rPr>
              <w:t>, банковских реквизитов Г</w:t>
            </w:r>
            <w:r w:rsidR="0033253B">
              <w:rPr>
                <w:sz w:val="24"/>
                <w:szCs w:val="24"/>
              </w:rPr>
              <w:t>АРАНТА</w:t>
            </w:r>
            <w:r w:rsidRPr="00E31674">
              <w:rPr>
                <w:sz w:val="24"/>
                <w:szCs w:val="24"/>
              </w:rPr>
              <w:t>;</w:t>
            </w:r>
          </w:p>
          <w:p w:rsidR="00D16972" w:rsidRPr="00E31674" w:rsidRDefault="00D16972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 w:val="24"/>
                <w:szCs w:val="24"/>
              </w:rPr>
            </w:pPr>
            <w:r w:rsidRPr="00E31674">
              <w:rPr>
                <w:sz w:val="24"/>
                <w:szCs w:val="24"/>
              </w:rPr>
              <w:t xml:space="preserve">принятие решения о реорганизации или ликвидации </w:t>
            </w:r>
            <w:r w:rsidRPr="00E31674">
              <w:rPr>
                <w:caps/>
                <w:sz w:val="24"/>
                <w:szCs w:val="24"/>
              </w:rPr>
              <w:t>Гаранта</w:t>
            </w:r>
            <w:r w:rsidRPr="00E31674">
              <w:rPr>
                <w:sz w:val="24"/>
                <w:szCs w:val="24"/>
              </w:rPr>
              <w:t>;</w:t>
            </w:r>
          </w:p>
          <w:p w:rsidR="00B52570" w:rsidRPr="002B7CE8" w:rsidRDefault="00D16972" w:rsidP="0040134A">
            <w:pPr>
              <w:pStyle w:val="afa"/>
              <w:numPr>
                <w:ilvl w:val="0"/>
                <w:numId w:val="203"/>
              </w:numPr>
              <w:tabs>
                <w:tab w:val="clear" w:pos="1134"/>
              </w:tabs>
              <w:ind w:left="34" w:firstLine="709"/>
              <w:jc w:val="both"/>
              <w:rPr>
                <w:szCs w:val="24"/>
              </w:rPr>
            </w:pPr>
            <w:r w:rsidRPr="00E31674">
              <w:rPr>
                <w:sz w:val="24"/>
                <w:szCs w:val="24"/>
              </w:rPr>
              <w:t xml:space="preserve">принятие судом к производству заявления о признании </w:t>
            </w:r>
            <w:r w:rsidRPr="00E31674">
              <w:rPr>
                <w:caps/>
                <w:sz w:val="24"/>
                <w:rPrChange w:id="7590" w:author="Rinat Gub" w:date="2022-12-06T13:44:00Z">
                  <w:rPr>
                    <w:sz w:val="24"/>
                  </w:rPr>
                </w:rPrChange>
              </w:rPr>
              <w:t>Гаранта</w:t>
            </w:r>
            <w:r w:rsidRPr="00E31674">
              <w:rPr>
                <w:sz w:val="24"/>
                <w:szCs w:val="24"/>
              </w:rPr>
              <w:t xml:space="preserve"> несостоятельным (банкротом).</w:t>
            </w:r>
          </w:p>
        </w:tc>
      </w:tr>
      <w:tr w:rsidR="00D95B55" w:rsidRPr="0078737E" w:rsidTr="001B4993">
        <w:tc>
          <w:tcPr>
            <w:tcW w:w="567" w:type="dxa"/>
          </w:tcPr>
          <w:p w:rsidR="00D95B55" w:rsidRPr="000B0153" w:rsidRDefault="00D95B55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91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D95B55" w:rsidRPr="002B7CE8" w:rsidRDefault="00D95B55" w:rsidP="001B4993">
            <w:pPr>
              <w:ind w:firstLine="709"/>
              <w:rPr>
                <w:szCs w:val="24"/>
              </w:rPr>
            </w:pPr>
            <w:r>
              <w:rPr>
                <w:szCs w:val="24"/>
              </w:rPr>
              <w:t xml:space="preserve">БЕНЕФИЦИАР в случае получения письменного уведомления ГАРАНТА о наступлении событий, указанных в пункте 13 настоящей Независимой Гарантии вправе требовать от ПРИНЦИПАЛА </w:t>
            </w:r>
            <w:r>
              <w:t>замены обеспечения договора на банковскую гарантию, на независимую гарантию другого аффилированного лица, иное обеспечение обязательств</w:t>
            </w:r>
            <w:ins w:id="7592" w:author="Rinat Gub" w:date="2022-12-06T13:44:00Z">
              <w:r w:rsidR="00C00756">
                <w:t>.</w:t>
              </w:r>
            </w:ins>
          </w:p>
        </w:tc>
      </w:tr>
      <w:tr w:rsidR="00185276" w:rsidRPr="0078737E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93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</w:pPr>
            <w:r w:rsidRPr="002B7CE8">
              <w:rPr>
                <w:szCs w:val="24"/>
              </w:rPr>
              <w:t xml:space="preserve">В случае уступки соответствующих прав по ДОГОВОРУ, права (требования), вытекающие из настоящей Независимой гарантии, могут быть переступлены БЕНЕФИЦИАРОМ третьей стороне только с письменного согласия ГАРАНТА. 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94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ГАРАНТ соглашается с тем, что никакие изменения, дополнения или пересмотр условий ДОГОВОРА или любых документов, которые могут быть заключены </w:t>
            </w:r>
            <w:r w:rsidRPr="002B7CE8">
              <w:rPr>
                <w:szCs w:val="24"/>
              </w:rPr>
              <w:lastRenderedPageBreak/>
              <w:t xml:space="preserve">БЕНЕФИЦИАРОМ и ПРИНЦИПАЛОМ, никоим образом не освобождают ГАРАНТА от обязательства по настоящей Независимой гарантии, и ГАРАНТ настоящим отказывается от права на получение уведомления о таких изменениях, дополнениях или пересмотре. 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95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 xml:space="preserve">В отношениях, неурегулированных настоящей Независимой Гарантией, ГАРАНТ, БЕНЕФИЦИАР и ПРИНЦИПАЛ руководствуются действующим законодательством Российской Федерации. </w:t>
            </w:r>
          </w:p>
          <w:p w:rsidR="00185276" w:rsidRPr="002B7CE8" w:rsidRDefault="00185276" w:rsidP="001B4993">
            <w:pPr>
              <w:ind w:firstLine="709"/>
            </w:pPr>
            <w:r w:rsidRPr="002B7CE8">
              <w:rPr>
                <w:szCs w:val="24"/>
              </w:rPr>
              <w:t>Все споры, разногласия или требования, возникающие из настоящей Независимой</w:t>
            </w:r>
            <w:r w:rsidR="00A9777F">
              <w:rPr>
                <w:szCs w:val="24"/>
              </w:rPr>
              <w:t xml:space="preserve"> </w:t>
            </w:r>
            <w:r w:rsidRPr="002B7CE8">
              <w:rPr>
                <w:szCs w:val="24"/>
              </w:rPr>
              <w:t xml:space="preserve">гарантии или связанные с ней, подлежат рассмотрению в Арбитражном суде </w:t>
            </w:r>
            <w:r>
              <w:rPr>
                <w:szCs w:val="24"/>
                <w:highlight w:val="lightGray"/>
              </w:rPr>
              <w:t>____</w:t>
            </w:r>
            <w:r w:rsidRPr="00D43BC7">
              <w:rPr>
                <w:rStyle w:val="af3"/>
                <w:i w:val="0"/>
              </w:rPr>
              <w:t>[</w:t>
            </w:r>
            <w:r w:rsidRPr="00D43BC7">
              <w:rPr>
                <w:rStyle w:val="af3"/>
              </w:rPr>
              <w:t xml:space="preserve">указать </w:t>
            </w:r>
            <w:r>
              <w:rPr>
                <w:rStyle w:val="af3"/>
              </w:rPr>
              <w:t>наименование субъекта РФ</w:t>
            </w:r>
            <w:r w:rsidRPr="00D43BC7">
              <w:rPr>
                <w:rStyle w:val="af3"/>
                <w:i w:val="0"/>
              </w:rPr>
              <w:t>]</w:t>
            </w:r>
            <w:r w:rsidR="00853C1F">
              <w:rPr>
                <w:rPrChange w:id="7596" w:author="Rinat Gub" w:date="2022-12-06T13:44:00Z">
                  <w:rPr>
                    <w:rStyle w:val="af3"/>
                    <w:i w:val="0"/>
                  </w:rPr>
                </w:rPrChange>
              </w:rPr>
              <w:t xml:space="preserve"> </w:t>
            </w:r>
            <w:r w:rsidR="00853C1F">
              <w:rPr>
                <w:szCs w:val="24"/>
              </w:rPr>
              <w:t>при условии соблюдения претензионного порядка урегулирования споров, разногласий или требований.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40134A">
            <w:pPr>
              <w:pStyle w:val="afa"/>
              <w:numPr>
                <w:ilvl w:val="0"/>
                <w:numId w:val="204"/>
              </w:numPr>
              <w:ind w:left="0" w:firstLine="0"/>
              <w:rPr>
                <w:szCs w:val="24"/>
              </w:rPr>
              <w:pPrChange w:id="7597" w:author="Rinat Gub" w:date="2022-12-06T13:44:00Z">
                <w:pPr>
                  <w:pStyle w:val="afa"/>
                  <w:numPr>
                    <w:numId w:val="237"/>
                  </w:numPr>
                  <w:ind w:left="360" w:hanging="360"/>
                </w:pPr>
              </w:pPrChange>
            </w:pPr>
          </w:p>
        </w:tc>
        <w:tc>
          <w:tcPr>
            <w:tcW w:w="9072" w:type="dxa"/>
          </w:tcPr>
          <w:p w:rsidR="00185276" w:rsidRDefault="00185276" w:rsidP="001B4993">
            <w:pPr>
              <w:ind w:firstLine="709"/>
              <w:rPr>
                <w:szCs w:val="24"/>
              </w:rPr>
            </w:pPr>
            <w:r w:rsidRPr="00340C32">
              <w:rPr>
                <w:szCs w:val="24"/>
              </w:rPr>
              <w:t>Подписи уполномоченных лиц и печать гаранта</w:t>
            </w:r>
          </w:p>
        </w:tc>
      </w:tr>
      <w:tr w:rsidR="00185276" w:rsidRPr="007A5682" w:rsidTr="001B4993">
        <w:tc>
          <w:tcPr>
            <w:tcW w:w="567" w:type="dxa"/>
          </w:tcPr>
          <w:p w:rsidR="00185276" w:rsidRPr="000B0153" w:rsidRDefault="00185276" w:rsidP="001B4993">
            <w:pPr>
              <w:pStyle w:val="afa"/>
              <w:ind w:left="0"/>
              <w:rPr>
                <w:szCs w:val="24"/>
              </w:rPr>
            </w:pPr>
          </w:p>
        </w:tc>
        <w:tc>
          <w:tcPr>
            <w:tcW w:w="9072" w:type="dxa"/>
          </w:tcPr>
          <w:p w:rsidR="00185276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Руководитель</w:t>
            </w:r>
            <w:r w:rsidRPr="002B7CE8">
              <w:rPr>
                <w:szCs w:val="24"/>
              </w:rPr>
              <w:tab/>
              <w:t xml:space="preserve"> </w:t>
            </w:r>
            <w:r>
              <w:rPr>
                <w:szCs w:val="24"/>
              </w:rPr>
              <w:t>ГАРАНТА</w:t>
            </w:r>
            <w:r w:rsidRPr="002B7CE8">
              <w:rPr>
                <w:szCs w:val="24"/>
              </w:rPr>
              <w:tab/>
            </w:r>
            <w:r w:rsidRPr="002B7CE8">
              <w:rPr>
                <w:szCs w:val="24"/>
              </w:rPr>
              <w:tab/>
            </w:r>
          </w:p>
          <w:p w:rsidR="00185276" w:rsidRPr="00701493" w:rsidRDefault="00185276" w:rsidP="001B4993">
            <w:pPr>
              <w:ind w:firstLine="709"/>
              <w:rPr>
                <w:szCs w:val="24"/>
              </w:rPr>
            </w:pPr>
            <w:r w:rsidRPr="00701493">
              <w:rPr>
                <w:szCs w:val="24"/>
              </w:rPr>
              <w:t>_________________/_______________/</w:t>
            </w:r>
          </w:p>
          <w:p w:rsidR="00185276" w:rsidRPr="004123FE" w:rsidRDefault="00185276" w:rsidP="001B4993">
            <w:pPr>
              <w:ind w:firstLine="709"/>
              <w:rPr>
                <w:sz w:val="22"/>
                <w:rPrChange w:id="7598" w:author="Rinat Gub" w:date="2022-12-06T13:44:00Z">
                  <w:rPr/>
                </w:rPrChange>
              </w:rPr>
            </w:pPr>
          </w:p>
          <w:p w:rsidR="00185276" w:rsidRPr="00701493" w:rsidRDefault="00185276" w:rsidP="001B4993">
            <w:pPr>
              <w:ind w:firstLine="709"/>
              <w:rPr>
                <w:szCs w:val="24"/>
              </w:rPr>
            </w:pPr>
            <w:r w:rsidRPr="00701493">
              <w:rPr>
                <w:szCs w:val="24"/>
              </w:rPr>
              <w:t>Главный бухгалтер</w:t>
            </w:r>
            <w:r w:rsidRPr="00701493">
              <w:rPr>
                <w:szCs w:val="24"/>
              </w:rPr>
              <w:tab/>
              <w:t>ГАРАНТА</w:t>
            </w:r>
            <w:r w:rsidRPr="00701493">
              <w:rPr>
                <w:szCs w:val="24"/>
              </w:rPr>
              <w:tab/>
            </w:r>
          </w:p>
          <w:p w:rsidR="00185276" w:rsidRPr="002B7CE8" w:rsidRDefault="00185276" w:rsidP="001B4993">
            <w:pPr>
              <w:ind w:firstLine="709"/>
              <w:rPr>
                <w:szCs w:val="24"/>
              </w:rPr>
            </w:pPr>
            <w:r w:rsidRPr="00701493">
              <w:rPr>
                <w:szCs w:val="24"/>
              </w:rPr>
              <w:t>_________________/_______________/</w:t>
            </w:r>
          </w:p>
          <w:p w:rsidR="00185276" w:rsidRPr="004123FE" w:rsidRDefault="00185276" w:rsidP="001B4993">
            <w:pPr>
              <w:ind w:firstLine="709"/>
              <w:rPr>
                <w:sz w:val="22"/>
                <w:szCs w:val="24"/>
              </w:rPr>
            </w:pPr>
          </w:p>
          <w:p w:rsidR="00185276" w:rsidRDefault="00185276" w:rsidP="001B4993">
            <w:pPr>
              <w:ind w:firstLine="709"/>
              <w:rPr>
                <w:szCs w:val="24"/>
              </w:rPr>
            </w:pPr>
            <w:r w:rsidRPr="002B7CE8">
              <w:rPr>
                <w:szCs w:val="24"/>
              </w:rPr>
              <w:t>М.П.</w:t>
            </w:r>
          </w:p>
          <w:p w:rsidR="00D95B55" w:rsidRDefault="00D95B55" w:rsidP="001B4993">
            <w:pPr>
              <w:ind w:firstLine="709"/>
              <w:rPr>
                <w:szCs w:val="24"/>
              </w:rPr>
            </w:pPr>
          </w:p>
          <w:p w:rsidR="00D95B55" w:rsidRDefault="00D95B55" w:rsidP="00D95B55">
            <w:pPr>
              <w:ind w:firstLine="709"/>
              <w:rPr>
                <w:szCs w:val="24"/>
              </w:rPr>
            </w:pPr>
            <w:r>
              <w:rPr>
                <w:szCs w:val="24"/>
              </w:rPr>
              <w:t>Руководитель ПРИНЦИПАЛА</w:t>
            </w:r>
          </w:p>
          <w:p w:rsidR="00D95B55" w:rsidRPr="00701493" w:rsidRDefault="00D95B55" w:rsidP="00D95B55">
            <w:pPr>
              <w:ind w:firstLine="709"/>
              <w:rPr>
                <w:szCs w:val="24"/>
              </w:rPr>
            </w:pPr>
            <w:r w:rsidRPr="00701493">
              <w:rPr>
                <w:szCs w:val="24"/>
              </w:rPr>
              <w:t>_________________/_______________/</w:t>
            </w:r>
          </w:p>
          <w:p w:rsidR="00D95B55" w:rsidRPr="00340C32" w:rsidRDefault="00D95B55" w:rsidP="001B4993">
            <w:pPr>
              <w:ind w:firstLine="709"/>
              <w:rPr>
                <w:szCs w:val="24"/>
              </w:rPr>
            </w:pPr>
          </w:p>
        </w:tc>
      </w:tr>
    </w:tbl>
    <w:p w:rsidR="00185276" w:rsidRPr="004123FE" w:rsidRDefault="00185276" w:rsidP="004123FE">
      <w:pPr>
        <w:ind w:firstLine="0"/>
        <w:jc w:val="left"/>
        <w:rPr>
          <w:sz w:val="20"/>
        </w:rPr>
      </w:pPr>
    </w:p>
    <w:p w:rsidR="00185276" w:rsidRPr="00203244" w:rsidRDefault="00185276" w:rsidP="00E00007">
      <w:pPr>
        <w:pBdr>
          <w:bottom w:val="single" w:sz="4" w:space="1" w:color="auto"/>
        </w:pBdr>
        <w:shd w:val="clear" w:color="auto" w:fill="E0E0E0"/>
        <w:ind w:right="21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185276" w:rsidRDefault="00185276" w:rsidP="008D033A">
      <w:pPr>
        <w:pStyle w:val="-32"/>
      </w:pPr>
      <w:r>
        <w:br w:type="page"/>
      </w:r>
    </w:p>
    <w:p w:rsidR="00625DAC" w:rsidRDefault="00073F81" w:rsidP="008D033A">
      <w:pPr>
        <w:pStyle w:val="-32"/>
      </w:pPr>
      <w:r w:rsidRPr="00203244">
        <w:lastRenderedPageBreak/>
        <w:t>Опись</w:t>
      </w:r>
      <w:ins w:id="7599" w:author="Rinat Gub" w:date="2022-12-06T13:44:00Z">
        <w:r w:rsidR="00F851EE">
          <w:t xml:space="preserve"> </w:t>
        </w:r>
        <w:r w:rsidR="00F851EE" w:rsidRPr="00141899">
          <w:rPr>
            <w:rStyle w:val="af3"/>
            <w:highlight w:val="green"/>
          </w:rPr>
          <w:t>«Форма используется»</w:t>
        </w:r>
      </w:ins>
    </w:p>
    <w:p w:rsidR="00F1005B" w:rsidRPr="00203244" w:rsidRDefault="00F1005B" w:rsidP="00F1005B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начало формы</w:t>
      </w:r>
    </w:p>
    <w:p w:rsidR="00F1005B" w:rsidRPr="00203244" w:rsidRDefault="00F1005B" w:rsidP="00F1005B">
      <w:pPr>
        <w:spacing w:before="120"/>
        <w:ind w:firstLine="0"/>
        <w:jc w:val="left"/>
      </w:pPr>
      <w:r w:rsidRPr="00203244">
        <w:t xml:space="preserve">Форма </w:t>
      </w:r>
      <w:r w:rsidR="00185276" w:rsidRPr="00203244">
        <w:t>1</w:t>
      </w:r>
      <w:r w:rsidR="00185276">
        <w:t>5</w:t>
      </w:r>
    </w:p>
    <w:p w:rsidR="00F1005B" w:rsidRPr="00203244" w:rsidRDefault="00F1005B" w:rsidP="00F1005B">
      <w:pPr>
        <w:pStyle w:val="afd"/>
        <w:ind w:firstLine="0"/>
        <w:jc w:val="left"/>
        <w:rPr>
          <w:b/>
          <w:bCs/>
        </w:rPr>
      </w:pPr>
    </w:p>
    <w:p w:rsidR="00F1005B" w:rsidRPr="00203244" w:rsidRDefault="00F1005B" w:rsidP="00F1005B">
      <w:pPr>
        <w:ind w:firstLine="0"/>
        <w:rPr>
          <w:i/>
          <w:iCs/>
          <w:color w:val="333399"/>
          <w:szCs w:val="22"/>
        </w:rPr>
      </w:pPr>
      <w:r w:rsidRPr="00203244">
        <w:rPr>
          <w:i/>
          <w:iCs/>
          <w:color w:val="333399"/>
          <w:szCs w:val="22"/>
        </w:rPr>
        <w:t>(фирменный бланк Участника закупки)</w:t>
      </w:r>
    </w:p>
    <w:p w:rsidR="00F1005B" w:rsidRPr="00203244" w:rsidRDefault="00F1005B" w:rsidP="00F1005B"/>
    <w:p w:rsidR="00F1005B" w:rsidRPr="00203244" w:rsidRDefault="00F1005B" w:rsidP="00F1005B">
      <w:pPr>
        <w:ind w:firstLine="0"/>
      </w:pPr>
      <w:r w:rsidRPr="00203244">
        <w:t xml:space="preserve">Наименование Участника закупки: </w:t>
      </w:r>
      <w:r w:rsidR="00C87AB7" w:rsidRPr="00203244">
        <w:rPr>
          <w:i/>
          <w:iCs/>
          <w:color w:val="333399"/>
          <w:szCs w:val="22"/>
        </w:rPr>
        <w:t>(указать краткое наименование)</w:t>
      </w:r>
    </w:p>
    <w:p w:rsidR="00F1005B" w:rsidRPr="00203244" w:rsidRDefault="00F1005B" w:rsidP="00F1005B">
      <w:pPr>
        <w:ind w:firstLine="0"/>
      </w:pPr>
      <w:r w:rsidRPr="00203244">
        <w:t xml:space="preserve">ИНН (или иной идентификационный номер) Участника закупки: </w:t>
      </w:r>
      <w:r w:rsidRPr="00203244">
        <w:rPr>
          <w:i/>
          <w:iCs/>
          <w:color w:val="333399"/>
          <w:szCs w:val="22"/>
        </w:rPr>
        <w:t>(указать при наличии)</w:t>
      </w:r>
    </w:p>
    <w:p w:rsidR="00F1005B" w:rsidRDefault="00F1005B" w:rsidP="00F1005B">
      <w:pPr>
        <w:ind w:firstLine="0"/>
        <w:rPr>
          <w:rPrChange w:id="7600" w:author="Rinat Gub" w:date="2022-12-06T13:44:00Z">
            <w:rPr>
              <w:rStyle w:val="af3"/>
            </w:rPr>
          </w:rPrChange>
        </w:rPr>
        <w:pPrChange w:id="7601" w:author="Rinat Gub" w:date="2022-12-06T13:44:00Z">
          <w:pPr>
            <w:keepNext/>
            <w:keepLines/>
            <w:suppressAutoHyphens/>
            <w:ind w:firstLine="0"/>
          </w:pPr>
        </w:pPrChange>
      </w:pPr>
      <w:r w:rsidRPr="00203244">
        <w:t xml:space="preserve">Номер </w:t>
      </w:r>
      <w:r w:rsidR="00013696">
        <w:t xml:space="preserve">лота </w:t>
      </w:r>
      <w:r w:rsidRPr="00203244">
        <w:t xml:space="preserve">и наименование предмета </w:t>
      </w:r>
      <w:r w:rsidR="0016112C" w:rsidRPr="00203244">
        <w:t>Договор</w:t>
      </w:r>
      <w:r w:rsidRPr="00203244">
        <w:t xml:space="preserve">а: </w:t>
      </w:r>
      <w:del w:id="7602" w:author="Rinat Gub" w:date="2022-12-06T13:44:00Z">
        <w:r w:rsidR="002B3A50">
          <w:rPr>
            <w:rStyle w:val="af3"/>
            <w:szCs w:val="22"/>
          </w:rPr>
          <w:delText>В</w:delText>
        </w:r>
        <w:r w:rsidR="002B3A50" w:rsidRPr="00A634E7">
          <w:rPr>
            <w:rStyle w:val="af3"/>
            <w:szCs w:val="22"/>
          </w:rPr>
          <w:delText>ыполнение работ по наружной очистке секций аппаратов воздушного охлаждения на действующих установках ООО «РН-БГПП» на 202</w:delText>
        </w:r>
        <w:r w:rsidR="002B3A50">
          <w:rPr>
            <w:rStyle w:val="af3"/>
            <w:szCs w:val="22"/>
          </w:rPr>
          <w:delText>3</w:delText>
        </w:r>
        <w:r w:rsidR="002B3A50" w:rsidRPr="00A634E7">
          <w:rPr>
            <w:rStyle w:val="af3"/>
            <w:szCs w:val="22"/>
          </w:rPr>
          <w:delText>-202</w:delText>
        </w:r>
        <w:r w:rsidR="002B3A50">
          <w:rPr>
            <w:rStyle w:val="af3"/>
            <w:szCs w:val="22"/>
          </w:rPr>
          <w:delText>4 год №</w:delText>
        </w:r>
        <w:r w:rsidR="002B3A50" w:rsidRPr="00A634E7">
          <w:rPr>
            <w:rStyle w:val="af3"/>
            <w:szCs w:val="22"/>
          </w:rPr>
          <w:delText>2000516387</w:delText>
        </w:r>
      </w:del>
      <w:ins w:id="7603" w:author="Rinat Gub" w:date="2022-12-06T13:44:00Z">
        <w:r w:rsidRPr="00203244">
          <w:rPr>
            <w:b/>
          </w:rPr>
          <w:t>[</w:t>
        </w:r>
        <w:r w:rsidRPr="00203244">
          <w:rPr>
            <w:rStyle w:val="af3"/>
          </w:rPr>
          <w:t xml:space="preserve">указать номер </w:t>
        </w:r>
        <w:r w:rsidR="00013696">
          <w:rPr>
            <w:rStyle w:val="af3"/>
          </w:rPr>
          <w:t xml:space="preserve">лота </w:t>
        </w:r>
        <w:r w:rsidRPr="00203244">
          <w:rPr>
            <w:rStyle w:val="af3"/>
          </w:rPr>
          <w:t xml:space="preserve">и наименование предмета </w:t>
        </w:r>
        <w:r w:rsidR="0016112C" w:rsidRPr="00203244">
          <w:rPr>
            <w:rStyle w:val="af3"/>
          </w:rPr>
          <w:t>Договор</w:t>
        </w:r>
        <w:r w:rsidRPr="00203244">
          <w:rPr>
            <w:rStyle w:val="af3"/>
          </w:rPr>
          <w:t>а</w:t>
        </w:r>
        <w:r w:rsidRPr="00203244">
          <w:t>]</w:t>
        </w:r>
      </w:ins>
    </w:p>
    <w:p w:rsidR="00954A76" w:rsidRPr="00203244" w:rsidRDefault="00954A76" w:rsidP="00F1005B">
      <w:pPr>
        <w:ind w:firstLine="0"/>
      </w:pPr>
    </w:p>
    <w:p w:rsidR="00C834B7" w:rsidRPr="00203244" w:rsidRDefault="005D4AF8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>Опись документов, составляющих заявку участника</w:t>
      </w:r>
    </w:p>
    <w:p w:rsidR="00F1005B" w:rsidRPr="00203244" w:rsidRDefault="00F1005B" w:rsidP="00F1005B">
      <w:pPr>
        <w:widowControl w:val="0"/>
        <w:shd w:val="clear" w:color="auto" w:fill="FFFFFF"/>
        <w:tabs>
          <w:tab w:val="clear" w:pos="1134"/>
        </w:tabs>
        <w:kinsoku/>
        <w:adjustRightInd w:val="0"/>
        <w:ind w:firstLine="0"/>
        <w:jc w:val="center"/>
        <w:textAlignment w:val="baseline"/>
        <w:rPr>
          <w:b/>
          <w:bCs/>
          <w:caps/>
          <w:szCs w:val="24"/>
        </w:rPr>
      </w:pPr>
    </w:p>
    <w:p w:rsidR="00F1005B" w:rsidRPr="00203244" w:rsidRDefault="00F1005B" w:rsidP="00F1005B">
      <w:pPr>
        <w:widowControl w:val="0"/>
        <w:shd w:val="clear" w:color="auto" w:fill="FFFFFF"/>
        <w:tabs>
          <w:tab w:val="clear" w:pos="1134"/>
        </w:tabs>
        <w:kinsoku/>
        <w:adjustRightInd w:val="0"/>
        <w:ind w:firstLine="0"/>
        <w:jc w:val="center"/>
        <w:textAlignment w:val="baseline"/>
        <w:rPr>
          <w:b/>
          <w:bCs/>
          <w:caps/>
          <w:szCs w:val="24"/>
        </w:rPr>
      </w:pPr>
      <w:r w:rsidRPr="00203244">
        <w:rPr>
          <w:b/>
          <w:bCs/>
          <w:caps/>
          <w:szCs w:val="24"/>
        </w:rPr>
        <w:t>_____________</w:t>
      </w:r>
      <w:r w:rsidR="005D4AF8" w:rsidRPr="00203244">
        <w:t>ЧАСТЬ ЗАЯВКИ</w:t>
      </w:r>
      <w:r w:rsidRPr="00203244">
        <w:rPr>
          <w:b/>
          <w:bCs/>
          <w:caps/>
          <w:szCs w:val="24"/>
        </w:rPr>
        <w:t xml:space="preserve"> </w:t>
      </w:r>
    </w:p>
    <w:p w:rsidR="00F1005B" w:rsidRPr="00203244" w:rsidRDefault="00F1005B" w:rsidP="00F1005B">
      <w:pPr>
        <w:widowControl w:val="0"/>
        <w:shd w:val="clear" w:color="auto" w:fill="FFFFFF"/>
        <w:tabs>
          <w:tab w:val="clear" w:pos="1134"/>
        </w:tabs>
        <w:kinsoku/>
        <w:adjustRightInd w:val="0"/>
        <w:ind w:firstLine="0"/>
        <w:jc w:val="center"/>
        <w:textAlignment w:val="baseline"/>
        <w:rPr>
          <w:ins w:id="7604" w:author="Rinat Gub" w:date="2022-12-06T13:44:00Z"/>
          <w:b/>
          <w:bCs/>
          <w:color w:val="000000"/>
          <w:szCs w:val="24"/>
        </w:rPr>
      </w:pPr>
      <w:r w:rsidRPr="00203244">
        <w:rPr>
          <w:b/>
          <w:bCs/>
          <w:color w:val="000000"/>
          <w:szCs w:val="24"/>
        </w:rPr>
        <w:t>[</w:t>
      </w:r>
      <w:r w:rsidRPr="00203244">
        <w:rPr>
          <w:b/>
          <w:bCs/>
          <w:i/>
          <w:color w:val="000000"/>
          <w:szCs w:val="24"/>
          <w:shd w:val="clear" w:color="auto" w:fill="FFFF99"/>
        </w:rPr>
        <w:t>если заявки подаются по частям, то указывается наименование части заявки</w:t>
      </w:r>
      <w:del w:id="7605" w:author="Rinat Gub" w:date="2022-12-06T13:44:00Z">
        <w:r w:rsidR="00DB3FA0" w:rsidRPr="00203244">
          <w:rPr>
            <w:b/>
            <w:bCs/>
            <w:color w:val="000000"/>
            <w:szCs w:val="24"/>
          </w:rPr>
          <w:delText>]</w:delText>
        </w:r>
        <w:r w:rsidR="009221CA" w:rsidRPr="00203244">
          <w:rPr>
            <w:b/>
            <w:bCs/>
            <w:color w:val="000000"/>
            <w:szCs w:val="24"/>
          </w:rPr>
          <w:delText>.</w:delText>
        </w:r>
      </w:del>
      <w:ins w:id="7606" w:author="Rinat Gub" w:date="2022-12-06T13:44:00Z">
        <w:r w:rsidRPr="00203244">
          <w:rPr>
            <w:b/>
            <w:bCs/>
            <w:color w:val="000000"/>
            <w:szCs w:val="24"/>
          </w:rPr>
          <w:t>]</w:t>
        </w:r>
      </w:ins>
    </w:p>
    <w:p w:rsidR="00F65F77" w:rsidRPr="00203244" w:rsidRDefault="00F65F77" w:rsidP="00F65F77">
      <w:pPr>
        <w:widowControl w:val="0"/>
        <w:shd w:val="clear" w:color="auto" w:fill="FFFFFF"/>
        <w:tabs>
          <w:tab w:val="clear" w:pos="1134"/>
        </w:tabs>
        <w:kinsoku/>
        <w:adjustRightInd w:val="0"/>
        <w:ind w:firstLine="0"/>
        <w:textAlignment w:val="baseline"/>
        <w:rPr>
          <w:b/>
          <w:caps/>
          <w:rPrChange w:id="7607" w:author="Rinat Gub" w:date="2022-12-06T13:44:00Z">
            <w:rPr>
              <w:b/>
              <w:color w:val="000000"/>
            </w:rPr>
          </w:rPrChange>
        </w:rPr>
        <w:pPrChange w:id="7608" w:author="Rinat Gub" w:date="2022-12-06T13:44:00Z">
          <w:pPr>
            <w:widowControl w:val="0"/>
            <w:shd w:val="clear" w:color="auto" w:fill="FFFFFF"/>
            <w:tabs>
              <w:tab w:val="clear" w:pos="1134"/>
            </w:tabs>
            <w:kinsoku/>
            <w:adjustRightInd w:val="0"/>
            <w:ind w:firstLine="0"/>
            <w:jc w:val="center"/>
            <w:textAlignment w:val="baseline"/>
          </w:pPr>
        </w:pPrChange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PrChange w:id="7609" w:author="Rinat Gub" w:date="2022-12-06T13:44:00Z">
          <w:tblPr>
            <w:tblW w:w="9639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 w:firstRow="1" w:lastRow="1" w:firstColumn="1" w:lastColumn="1" w:noHBand="0" w:noVBand="0"/>
          </w:tblPr>
        </w:tblPrChange>
      </w:tblPr>
      <w:tblGrid>
        <w:gridCol w:w="567"/>
        <w:gridCol w:w="3148"/>
        <w:gridCol w:w="992"/>
        <w:gridCol w:w="4932"/>
        <w:tblGridChange w:id="7610">
          <w:tblGrid>
            <w:gridCol w:w="567"/>
            <w:gridCol w:w="142"/>
            <w:gridCol w:w="3006"/>
            <w:gridCol w:w="992"/>
            <w:gridCol w:w="4932"/>
          </w:tblGrid>
        </w:tblGridChange>
      </w:tblGrid>
      <w:tr w:rsidR="00F65F77" w:rsidRPr="00203244" w:rsidTr="00F351A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11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№</w:t>
            </w:r>
          </w:p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п/п</w:t>
            </w: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12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Наименование документа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13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Кол-во листов</w:t>
            </w: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14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Примечания Организатора</w:t>
            </w:r>
          </w:p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[</w:t>
            </w:r>
            <w:r w:rsidRPr="00203244">
              <w:rPr>
                <w:b/>
                <w:i/>
                <w:sz w:val="20"/>
                <w:szCs w:val="20"/>
                <w:shd w:val="clear" w:color="auto" w:fill="FFFF99"/>
              </w:rPr>
              <w:t>Указывается информация о наличии/отсутствии документа; примечания по оформлению заявки (наличие печатей, подписей и т.д. в соответствии с требованиями Документации</w:t>
            </w:r>
            <w:r w:rsidRPr="00203244">
              <w:rPr>
                <w:sz w:val="20"/>
                <w:szCs w:val="20"/>
              </w:rPr>
              <w:t>]</w:t>
            </w:r>
          </w:p>
        </w:tc>
      </w:tr>
      <w:tr w:rsidR="00F65F77" w:rsidRPr="00203244" w:rsidTr="00F351AC">
        <w:tc>
          <w:tcPr>
            <w:tcW w:w="96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Обязательные документы</w:t>
            </w:r>
          </w:p>
        </w:tc>
      </w:tr>
      <w:tr w:rsidR="00F851EE" w:rsidRPr="00203244" w:rsidTr="00F351A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15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  <w:pPrChange w:id="7616" w:author="Rinat Gub" w:date="2022-12-06T13:44:00Z">
                <w:pPr>
                  <w:widowControl w:val="0"/>
                  <w:numPr>
                    <w:numId w:val="75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jc w:val="center"/>
                  <w:textAlignment w:val="baseline"/>
                </w:pPr>
              </w:pPrChange>
            </w:pPr>
            <w:ins w:id="7617" w:author="Rinat Gub" w:date="2022-12-06T13:44:00Z">
              <w:r>
                <w:rPr>
                  <w:sz w:val="20"/>
                  <w:szCs w:val="20"/>
                </w:rPr>
                <w:t>1а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18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72247" w:rsidRDefault="00F851EE" w:rsidP="006D418D">
            <w:pPr>
              <w:widowControl w:val="0"/>
              <w:shd w:val="clear" w:color="auto" w:fill="FFFFFF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kern w:val="28"/>
                <w:sz w:val="18"/>
                <w:rPrChange w:id="7619" w:author="Rinat Gub" w:date="2022-12-06T13:44:00Z">
                  <w:rPr>
                    <w:kern w:val="28"/>
                    <w:sz w:val="20"/>
                  </w:rPr>
                </w:rPrChange>
              </w:rPr>
              <w:pPrChange w:id="7620" w:author="Rinat Gub" w:date="2022-12-06T13:44:00Z">
                <w:pPr>
                  <w:widowControl w:val="0"/>
                  <w:shd w:val="clear" w:color="auto" w:fill="FFFFFF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21" w:author="Rinat Gub" w:date="2022-12-06T13:44:00Z">
              <w:r w:rsidRPr="00272247">
                <w:rPr>
                  <w:sz w:val="18"/>
                  <w:szCs w:val="18"/>
                </w:rPr>
                <w:t>Форма 1</w:t>
              </w:r>
              <w:r>
                <w:rPr>
                  <w:sz w:val="18"/>
                  <w:szCs w:val="18"/>
                </w:rPr>
                <w:t>а</w:t>
              </w:r>
              <w:r w:rsidRPr="00272247">
                <w:rPr>
                  <w:sz w:val="18"/>
                  <w:szCs w:val="18"/>
                </w:rPr>
                <w:t>. «Сведения об Участнике закупки, не являющимся физическим лицом, в том числе индивидуальным предпринимателем»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22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23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sz w:val="22"/>
                <w:rPrChange w:id="7624" w:author="Rinat Gub" w:date="2022-12-06T13:44:00Z">
                  <w:rPr>
                    <w:sz w:val="20"/>
                  </w:rPr>
                </w:rPrChange>
              </w:rPr>
              <w:pPrChange w:id="7625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26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F351A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27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  <w:pPrChange w:id="7628" w:author="Rinat Gub" w:date="2022-12-06T13:44:00Z">
                <w:pPr>
                  <w:widowControl w:val="0"/>
                  <w:numPr>
                    <w:numId w:val="75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jc w:val="center"/>
                  <w:textAlignment w:val="baseline"/>
                </w:pPr>
              </w:pPrChange>
            </w:pPr>
            <w:ins w:id="7629" w:author="Rinat Gub" w:date="2022-12-06T13:44:00Z">
              <w:r>
                <w:rPr>
                  <w:sz w:val="20"/>
                  <w:szCs w:val="20"/>
                </w:rPr>
                <w:t>1б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30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72247" w:rsidRDefault="00F851EE" w:rsidP="006D418D">
            <w:pPr>
              <w:widowControl w:val="0"/>
              <w:shd w:val="clear" w:color="auto" w:fill="FFFFFF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kern w:val="28"/>
                <w:sz w:val="18"/>
                <w:rPrChange w:id="7631" w:author="Rinat Gub" w:date="2022-12-06T13:44:00Z">
                  <w:rPr>
                    <w:kern w:val="28"/>
                    <w:sz w:val="20"/>
                  </w:rPr>
                </w:rPrChange>
              </w:rPr>
              <w:pPrChange w:id="7632" w:author="Rinat Gub" w:date="2022-12-06T13:44:00Z">
                <w:pPr>
                  <w:widowControl w:val="0"/>
                  <w:shd w:val="clear" w:color="auto" w:fill="FFFFFF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33" w:author="Rinat Gub" w:date="2022-12-06T13:44:00Z">
              <w:r w:rsidRPr="00272247">
                <w:rPr>
                  <w:sz w:val="18"/>
                  <w:szCs w:val="18"/>
                </w:rPr>
                <w:t>Форма 1б. «Сведения об Участнике закупки, являющимся физическим лицом, в том числе индивидуальным предпринимателем»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34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35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sz w:val="22"/>
                <w:u w:val="single"/>
                <w:rPrChange w:id="7636" w:author="Rinat Gub" w:date="2022-12-06T13:44:00Z">
                  <w:rPr>
                    <w:sz w:val="20"/>
                    <w:lang w:val="en-US"/>
                  </w:rPr>
                </w:rPrChange>
              </w:rPr>
              <w:pPrChange w:id="7637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jc w:val="left"/>
                  <w:textAlignment w:val="baseline"/>
                </w:pPr>
              </w:pPrChange>
            </w:pPr>
            <w:ins w:id="7638" w:author="Rinat Gub" w:date="2022-12-06T13:44:00Z"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случае если участник закупки является физическим лицом, в том числе индивидуальным предпринимателем</w:t>
              </w:r>
            </w:ins>
          </w:p>
        </w:tc>
      </w:tr>
      <w:tr w:rsidR="00F851EE" w:rsidRPr="00203244" w:rsidTr="00F351A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39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sz w:val="20"/>
                <w:szCs w:val="20"/>
              </w:rPr>
              <w:pPrChange w:id="7640" w:author="Rinat Gub" w:date="2022-12-06T13:44:00Z">
                <w:pPr>
                  <w:widowControl w:val="0"/>
                  <w:numPr>
                    <w:numId w:val="75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jc w:val="center"/>
                  <w:textAlignment w:val="baseline"/>
                </w:pPr>
              </w:pPrChange>
            </w:pPr>
            <w:ins w:id="7641" w:author="Rinat Gub" w:date="2022-12-06T13:44:00Z">
              <w:r>
                <w:rPr>
                  <w:sz w:val="20"/>
                  <w:szCs w:val="20"/>
                </w:rPr>
                <w:t>2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42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72247" w:rsidRDefault="00F851EE" w:rsidP="006D418D">
            <w:pPr>
              <w:widowControl w:val="0"/>
              <w:shd w:val="clear" w:color="auto" w:fill="FFFFFF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kern w:val="28"/>
                <w:sz w:val="18"/>
                <w:rPrChange w:id="7643" w:author="Rinat Gub" w:date="2022-12-06T13:44:00Z">
                  <w:rPr>
                    <w:kern w:val="28"/>
                    <w:sz w:val="20"/>
                  </w:rPr>
                </w:rPrChange>
              </w:rPr>
              <w:pPrChange w:id="7644" w:author="Rinat Gub" w:date="2022-12-06T13:44:00Z">
                <w:pPr>
                  <w:widowControl w:val="0"/>
                  <w:shd w:val="clear" w:color="auto" w:fill="FFFFFF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45" w:author="Rinat Gub" w:date="2022-12-06T13:44:00Z">
              <w:r w:rsidRPr="00272247">
                <w:rPr>
                  <w:sz w:val="18"/>
                  <w:szCs w:val="18"/>
                </w:rPr>
                <w:t>Форма 2. «Информация о собственниках (акционерах) организации-Участника закупки с указанием всей цепочки собственников, включая бенефициаров (в том числе конечных)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46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47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sz w:val="22"/>
                <w:rPrChange w:id="7648" w:author="Rinat Gub" w:date="2022-12-06T13:44:00Z">
                  <w:rPr>
                    <w:sz w:val="20"/>
                  </w:rPr>
                </w:rPrChange>
              </w:rPr>
              <w:pPrChange w:id="7649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50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F351AC">
        <w:trPr>
          <w:trHeight w:val="210"/>
          <w:trPrChange w:id="7651" w:author="Rinat Gub" w:date="2022-12-06T13:44:00Z">
            <w:trPr>
              <w:trHeight w:val="210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52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sz w:val="20"/>
                <w:szCs w:val="20"/>
              </w:rPr>
              <w:pPrChange w:id="7653" w:author="Rinat Gub" w:date="2022-12-06T13:44:00Z">
                <w:pPr>
                  <w:widowControl w:val="0"/>
                  <w:numPr>
                    <w:numId w:val="75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jc w:val="center"/>
                  <w:textAlignment w:val="baseline"/>
                </w:pPr>
              </w:pPrChange>
            </w:pPr>
            <w:ins w:id="7654" w:author="Rinat Gub" w:date="2022-12-06T13:44:00Z">
              <w:r>
                <w:rPr>
                  <w:sz w:val="20"/>
                  <w:szCs w:val="20"/>
                </w:rPr>
                <w:t>3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55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sz w:val="18"/>
                <w:rPrChange w:id="7656" w:author="Rinat Gub" w:date="2022-12-06T13:44:00Z">
                  <w:rPr>
                    <w:sz w:val="20"/>
                  </w:rPr>
                </w:rPrChange>
              </w:rPr>
              <w:pPrChange w:id="7657" w:author="Rinat Gub" w:date="2022-12-06T13:44:00Z">
                <w:pPr>
                  <w:tabs>
                    <w:tab w:val="clear" w:pos="1134"/>
                  </w:tabs>
                  <w:kinsoku/>
                  <w:overflowPunct/>
                  <w:autoSpaceDE/>
                  <w:autoSpaceDN/>
                  <w:snapToGrid w:val="0"/>
                  <w:spacing w:before="40" w:after="40"/>
                  <w:ind w:right="57" w:firstLine="0"/>
                </w:pPr>
              </w:pPrChange>
            </w:pPr>
            <w:ins w:id="7658" w:author="Rinat Gub" w:date="2022-12-06T13:44:00Z">
              <w:r w:rsidRPr="00272247">
                <w:rPr>
                  <w:sz w:val="18"/>
                  <w:szCs w:val="18"/>
                </w:rPr>
                <w:t>Форма 3. «Сведения об опыте выполнения аналогичных Договоров»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59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60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sz w:val="22"/>
                <w:rPrChange w:id="7661" w:author="Rinat Gub" w:date="2022-12-06T13:44:00Z">
                  <w:rPr>
                    <w:sz w:val="20"/>
                  </w:rPr>
                </w:rPrChange>
              </w:rPr>
              <w:pPrChange w:id="7662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63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  <w:r w:rsidRPr="00FD4295">
                <w:rPr>
                  <w:rStyle w:val="af3"/>
                  <w:sz w:val="22"/>
                  <w:szCs w:val="22"/>
                  <w:highlight w:val="yellow"/>
                </w:rPr>
                <w:t xml:space="preserve"> </w:t>
              </w:r>
              <w:r w:rsidRPr="00111565">
                <w:rPr>
                  <w:rStyle w:val="af3"/>
                  <w:sz w:val="22"/>
                  <w:szCs w:val="22"/>
                  <w:highlight w:val="red"/>
                </w:rPr>
                <w:t>/Форма не используется</w:t>
              </w:r>
            </w:ins>
          </w:p>
        </w:tc>
      </w:tr>
      <w:tr w:rsidR="00F851EE" w:rsidRPr="00203244" w:rsidTr="00F351AC">
        <w:trPr>
          <w:trHeight w:val="337"/>
          <w:trPrChange w:id="7664" w:author="Rinat Gub" w:date="2022-12-06T13:44:00Z">
            <w:trPr>
              <w:trHeight w:val="337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65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2877AC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sz w:val="20"/>
                <w:szCs w:val="20"/>
              </w:rPr>
              <w:pPrChange w:id="7666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jc w:val="center"/>
                  <w:textAlignment w:val="baseline"/>
                </w:pPr>
              </w:pPrChange>
            </w:pPr>
            <w:del w:id="7667" w:author="Rinat Gub" w:date="2022-12-06T13:44:00Z">
              <w:r w:rsidRPr="00203244">
                <w:rPr>
                  <w:sz w:val="20"/>
                  <w:szCs w:val="20"/>
                </w:rPr>
                <w:delText>…</w:delText>
              </w:r>
            </w:del>
            <w:ins w:id="7668" w:author="Rinat Gub" w:date="2022-12-06T13:44:00Z">
              <w:r w:rsidR="00F851EE">
                <w:rPr>
                  <w:sz w:val="20"/>
                  <w:szCs w:val="20"/>
                </w:rPr>
                <w:t>4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69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sz w:val="18"/>
                <w:rPrChange w:id="7670" w:author="Rinat Gub" w:date="2022-12-06T13:44:00Z">
                  <w:rPr>
                    <w:sz w:val="20"/>
                  </w:rPr>
                </w:rPrChange>
              </w:rPr>
              <w:pPrChange w:id="7671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overflowPunct/>
                  <w:autoSpaceDE/>
                  <w:autoSpaceDN/>
                  <w:adjustRightInd w:val="0"/>
                  <w:ind w:firstLine="0"/>
                  <w:textAlignment w:val="baseline"/>
                </w:pPr>
              </w:pPrChange>
            </w:pPr>
            <w:ins w:id="7672" w:author="Rinat Gub" w:date="2022-12-06T13:44:00Z">
              <w:r w:rsidRPr="00272247">
                <w:rPr>
                  <w:sz w:val="18"/>
                  <w:szCs w:val="18"/>
                </w:rPr>
                <w:t>Форма 4. «Сведения о материально-технических ресурсах»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73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674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sz w:val="22"/>
                <w:rPrChange w:id="7675" w:author="Rinat Gub" w:date="2022-12-06T13:44:00Z">
                  <w:rPr>
                    <w:sz w:val="20"/>
                  </w:rPr>
                </w:rPrChange>
              </w:rPr>
              <w:pPrChange w:id="7676" w:author="Rinat Gub" w:date="2022-12-06T13:44:00Z">
                <w:pPr>
                  <w:widowControl w:val="0"/>
                  <w:tabs>
                    <w:tab w:val="clear" w:pos="1134"/>
                  </w:tabs>
                  <w:kinsoku/>
                  <w:adjustRightInd w:val="0"/>
                  <w:spacing w:before="60"/>
                  <w:ind w:firstLine="0"/>
                  <w:textAlignment w:val="baseline"/>
                </w:pPr>
              </w:pPrChange>
            </w:pPr>
            <w:ins w:id="7677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  <w:r w:rsidRPr="00FD4295">
                <w:rPr>
                  <w:rStyle w:val="af3"/>
                  <w:sz w:val="22"/>
                  <w:szCs w:val="22"/>
                  <w:highlight w:val="yellow"/>
                </w:rPr>
                <w:t xml:space="preserve"> </w:t>
              </w:r>
              <w:r w:rsidRPr="00111565">
                <w:rPr>
                  <w:rStyle w:val="af3"/>
                  <w:sz w:val="22"/>
                  <w:szCs w:val="22"/>
                  <w:highlight w:val="red"/>
                </w:rPr>
                <w:t>/Форма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678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679" w:author="Rinat Gub" w:date="2022-12-06T13:44:00Z"/>
                <w:sz w:val="20"/>
                <w:szCs w:val="20"/>
              </w:rPr>
            </w:pPr>
            <w:ins w:id="7680" w:author="Rinat Gub" w:date="2022-12-06T13:44:00Z">
              <w:r>
                <w:rPr>
                  <w:sz w:val="20"/>
                  <w:szCs w:val="20"/>
                </w:rPr>
                <w:t>5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681" w:author="Rinat Gub" w:date="2022-12-06T13:44:00Z"/>
                <w:sz w:val="18"/>
                <w:szCs w:val="18"/>
              </w:rPr>
            </w:pPr>
            <w:ins w:id="7682" w:author="Rinat Gub" w:date="2022-12-06T13:44:00Z">
              <w:r w:rsidRPr="00272247">
                <w:rPr>
                  <w:sz w:val="18"/>
                  <w:szCs w:val="18"/>
                </w:rPr>
                <w:t>Форма 5. «Сведения о кадровых ресурсах»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683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684" w:author="Rinat Gub" w:date="2022-12-06T13:44:00Z"/>
                <w:sz w:val="22"/>
                <w:szCs w:val="22"/>
              </w:rPr>
            </w:pPr>
            <w:ins w:id="7685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  <w:r w:rsidRPr="00FD4295">
                <w:rPr>
                  <w:rStyle w:val="af3"/>
                  <w:sz w:val="22"/>
                  <w:szCs w:val="22"/>
                  <w:highlight w:val="yellow"/>
                </w:rPr>
                <w:t xml:space="preserve"> </w:t>
              </w:r>
              <w:r w:rsidRPr="00111565">
                <w:rPr>
                  <w:rStyle w:val="af3"/>
                  <w:sz w:val="22"/>
                  <w:szCs w:val="22"/>
                  <w:highlight w:val="red"/>
                </w:rPr>
                <w:t>/Форма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686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687" w:author="Rinat Gub" w:date="2022-12-06T13:44:00Z"/>
                <w:sz w:val="20"/>
                <w:szCs w:val="20"/>
              </w:rPr>
            </w:pPr>
            <w:ins w:id="7688" w:author="Rinat Gub" w:date="2022-12-06T13:44:00Z">
              <w:r>
                <w:rPr>
                  <w:sz w:val="20"/>
                  <w:szCs w:val="20"/>
                </w:rPr>
                <w:t>6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689" w:author="Rinat Gub" w:date="2022-12-06T13:44:00Z"/>
                <w:sz w:val="18"/>
                <w:szCs w:val="18"/>
              </w:rPr>
            </w:pPr>
            <w:ins w:id="7690" w:author="Rinat Gub" w:date="2022-12-06T13:44:00Z">
              <w:r w:rsidRPr="00272247">
                <w:rPr>
                  <w:sz w:val="18"/>
                  <w:szCs w:val="18"/>
                </w:rPr>
                <w:t>Форма 6. «Подтверждение согласия физического лица на обработку персональных данных»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691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692" w:author="Rinat Gub" w:date="2022-12-06T13:44:00Z"/>
                <w:sz w:val="22"/>
                <w:szCs w:val="22"/>
              </w:rPr>
            </w:pPr>
            <w:ins w:id="7693" w:author="Rinat Gub" w:date="2022-12-06T13:44:00Z"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случае если участник закупки является физическим лицом</w:t>
              </w:r>
            </w:ins>
          </w:p>
        </w:tc>
      </w:tr>
      <w:tr w:rsidR="00F851EE" w:rsidRPr="00203244" w:rsidTr="00F351AC">
        <w:trPr>
          <w:trHeight w:val="337"/>
          <w:ins w:id="7694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695" w:author="Rinat Gub" w:date="2022-12-06T13:44:00Z"/>
                <w:sz w:val="20"/>
                <w:szCs w:val="20"/>
              </w:rPr>
            </w:pPr>
            <w:ins w:id="7696" w:author="Rinat Gub" w:date="2022-12-06T13:44:00Z">
              <w:r>
                <w:rPr>
                  <w:sz w:val="20"/>
                  <w:szCs w:val="20"/>
                </w:rPr>
                <w:t>7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697" w:author="Rinat Gub" w:date="2022-12-06T13:44:00Z"/>
                <w:sz w:val="18"/>
                <w:szCs w:val="18"/>
              </w:rPr>
            </w:pPr>
            <w:ins w:id="7698" w:author="Rinat Gub" w:date="2022-12-06T13:44:00Z">
              <w:r w:rsidRPr="00272247">
                <w:rPr>
                  <w:sz w:val="18"/>
                  <w:szCs w:val="18"/>
                </w:rPr>
                <w:t>Форма 7. «Подтверждение участника закупки наличия согласия на обработку персональных данных и направления уведомлений об осуществлении обработки персональных данных»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699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00" w:author="Rinat Gub" w:date="2022-12-06T13:44:00Z"/>
                <w:sz w:val="22"/>
                <w:szCs w:val="22"/>
              </w:rPr>
            </w:pPr>
            <w:ins w:id="7701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F351AC">
        <w:trPr>
          <w:trHeight w:val="337"/>
          <w:ins w:id="7702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03" w:author="Rinat Gub" w:date="2022-12-06T13:44:00Z"/>
                <w:sz w:val="20"/>
                <w:szCs w:val="20"/>
              </w:rPr>
            </w:pPr>
            <w:ins w:id="7704" w:author="Rinat Gub" w:date="2022-12-06T13:44:00Z">
              <w:r>
                <w:rPr>
                  <w:sz w:val="20"/>
                  <w:szCs w:val="20"/>
                </w:rPr>
                <w:lastRenderedPageBreak/>
                <w:t>8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05" w:author="Rinat Gub" w:date="2022-12-06T13:44:00Z"/>
                <w:sz w:val="18"/>
                <w:szCs w:val="18"/>
              </w:rPr>
            </w:pPr>
            <w:ins w:id="7706" w:author="Rinat Gub" w:date="2022-12-06T13:44:00Z">
              <w:r w:rsidRPr="00272247">
                <w:rPr>
                  <w:sz w:val="18"/>
                  <w:szCs w:val="18"/>
                </w:rPr>
                <w:t>Форма 8. «Техническое предложение на поставку товаров (в форме согласия с техническим заданием)»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07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08" w:author="Rinat Gub" w:date="2022-12-06T13:44:00Z"/>
                <w:sz w:val="22"/>
                <w:szCs w:val="22"/>
              </w:rPr>
            </w:pPr>
            <w:ins w:id="7709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технической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F351AC">
        <w:trPr>
          <w:trHeight w:val="337"/>
          <w:ins w:id="7710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11" w:author="Rinat Gub" w:date="2022-12-06T13:44:00Z"/>
                <w:sz w:val="20"/>
                <w:szCs w:val="20"/>
              </w:rPr>
            </w:pPr>
            <w:ins w:id="7712" w:author="Rinat Gub" w:date="2022-12-06T13:44:00Z">
              <w:r>
                <w:rPr>
                  <w:sz w:val="20"/>
                  <w:szCs w:val="20"/>
                </w:rPr>
                <w:t>8а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13" w:author="Rinat Gub" w:date="2022-12-06T13:44:00Z"/>
                <w:sz w:val="18"/>
                <w:szCs w:val="18"/>
              </w:rPr>
            </w:pPr>
            <w:ins w:id="7714" w:author="Rinat Gub" w:date="2022-12-06T13:44:00Z">
              <w:r w:rsidRPr="00272247">
                <w:rPr>
                  <w:sz w:val="18"/>
                  <w:szCs w:val="18"/>
                </w:rPr>
                <w:t>Форма 8а. «Техническое предложение на поставку товаров (в форме предложения характеристик продукции)»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15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16" w:author="Rinat Gub" w:date="2022-12-06T13:44:00Z"/>
                <w:sz w:val="22"/>
                <w:szCs w:val="22"/>
              </w:rPr>
            </w:pPr>
            <w:moveToRangeStart w:id="7717" w:author="Rinat Gub" w:date="2022-12-06T13:44:00Z" w:name="move121226693"/>
            <w:moveTo w:id="7718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moveTo>
            <w:moveToRangeEnd w:id="7717"/>
          </w:p>
        </w:tc>
      </w:tr>
      <w:tr w:rsidR="00F851EE" w:rsidRPr="00203244" w:rsidTr="00F351AC">
        <w:trPr>
          <w:trHeight w:val="337"/>
          <w:ins w:id="7719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20" w:author="Rinat Gub" w:date="2022-12-06T13:44:00Z"/>
                <w:sz w:val="20"/>
                <w:szCs w:val="20"/>
              </w:rPr>
            </w:pPr>
            <w:ins w:id="7721" w:author="Rinat Gub" w:date="2022-12-06T13:44:00Z">
              <w:r>
                <w:rPr>
                  <w:sz w:val="20"/>
                  <w:szCs w:val="20"/>
                </w:rPr>
                <w:t>9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22" w:author="Rinat Gub" w:date="2022-12-06T13:44:00Z"/>
                <w:sz w:val="18"/>
                <w:szCs w:val="18"/>
              </w:rPr>
            </w:pPr>
            <w:ins w:id="7723" w:author="Rinat Gub" w:date="2022-12-06T13:44:00Z">
              <w:r w:rsidRPr="00272247">
                <w:rPr>
                  <w:sz w:val="18"/>
                  <w:szCs w:val="18"/>
                </w:rPr>
                <w:t>Форма 9. «Письмо о подаче заявки на поставку товаров»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24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5C0103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textAlignment w:val="baseline"/>
              <w:rPr>
                <w:ins w:id="7725" w:author="Rinat Gub" w:date="2022-12-06T13:44:00Z"/>
                <w:b/>
                <w:i/>
                <w:sz w:val="22"/>
                <w:szCs w:val="22"/>
                <w:shd w:val="clear" w:color="auto" w:fill="FFFF99"/>
              </w:rPr>
            </w:pPr>
            <w:ins w:id="7726" w:author="Rinat Gub" w:date="2022-12-06T13:44:00Z">
              <w:r w:rsidRPr="005C0103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коммерческой части</w:t>
              </w:r>
            </w:ins>
          </w:p>
          <w:p w:rsidR="00F851EE" w:rsidRPr="005C0103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textAlignment w:val="baseline"/>
              <w:rPr>
                <w:ins w:id="7727" w:author="Rinat Gub" w:date="2022-12-06T13:44:00Z"/>
                <w:b/>
                <w:i/>
                <w:sz w:val="22"/>
                <w:szCs w:val="22"/>
                <w:shd w:val="clear" w:color="auto" w:fill="FFFF99"/>
              </w:rPr>
            </w:pPr>
          </w:p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textAlignment w:val="baseline"/>
              <w:rPr>
                <w:ins w:id="7728" w:author="Rinat Gub" w:date="2022-12-06T13:44:00Z"/>
                <w:sz w:val="22"/>
                <w:szCs w:val="22"/>
              </w:rPr>
            </w:pPr>
            <w:ins w:id="7729" w:author="Rinat Gub" w:date="2022-12-06T13:44:00Z">
              <w:r w:rsidRPr="005C0103">
                <w:rPr>
                  <w:b/>
                  <w:sz w:val="22"/>
                  <w:szCs w:val="22"/>
                </w:rPr>
                <w:t>Примечание:</w:t>
              </w:r>
              <w:r w:rsidRPr="005C0103">
                <w:rPr>
                  <w:sz w:val="22"/>
                  <w:szCs w:val="22"/>
                </w:rPr>
                <w:t xml:space="preserve"> Подгруженное ценовое предложение в отсканированном виде по форме 9 «Письмо о подаче заявки»  </w:t>
              </w:r>
              <w:r w:rsidRPr="005C0103">
                <w:rPr>
                  <w:b/>
                  <w:sz w:val="22"/>
                  <w:szCs w:val="22"/>
                  <w:highlight w:val="green"/>
                </w:rPr>
                <w:t>должно соответствовать поданному на ЭТП ценовому предложению.</w:t>
              </w:r>
            </w:ins>
          </w:p>
        </w:tc>
      </w:tr>
      <w:tr w:rsidR="00F851EE" w:rsidRPr="00203244" w:rsidTr="00F351AC">
        <w:trPr>
          <w:trHeight w:val="337"/>
          <w:ins w:id="7730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31" w:author="Rinat Gub" w:date="2022-12-06T13:44:00Z"/>
                <w:sz w:val="20"/>
                <w:szCs w:val="20"/>
              </w:rPr>
            </w:pPr>
            <w:ins w:id="7732" w:author="Rinat Gub" w:date="2022-12-06T13:44:00Z">
              <w:r>
                <w:rPr>
                  <w:sz w:val="20"/>
                  <w:szCs w:val="20"/>
                </w:rPr>
                <w:t>10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33" w:author="Rinat Gub" w:date="2022-12-06T13:44:00Z"/>
                <w:sz w:val="18"/>
                <w:szCs w:val="18"/>
              </w:rPr>
            </w:pPr>
            <w:ins w:id="7734" w:author="Rinat Gub" w:date="2022-12-06T13:44:00Z">
              <w:r w:rsidRPr="00272247">
                <w:rPr>
                  <w:sz w:val="18"/>
                  <w:szCs w:val="18"/>
                </w:rPr>
                <w:t>Форма 10. «Коммерческое предложение на поставку товаров»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35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5C0103" w:rsidRDefault="00F851EE" w:rsidP="006D418D">
            <w:pPr>
              <w:ind w:firstLine="0"/>
              <w:rPr>
                <w:ins w:id="7736" w:author="Rinat Gub" w:date="2022-12-06T13:44:00Z"/>
                <w:b/>
                <w:bCs/>
                <w:sz w:val="22"/>
                <w:szCs w:val="22"/>
              </w:rPr>
            </w:pPr>
            <w:ins w:id="7737" w:author="Rinat Gub" w:date="2022-12-06T13:44:00Z">
              <w:r w:rsidRPr="005C0103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коммерческой части</w:t>
              </w:r>
              <w:r w:rsidRPr="005C0103">
                <w:rPr>
                  <w:b/>
                  <w:bCs/>
                  <w:sz w:val="22"/>
                  <w:szCs w:val="22"/>
                </w:rPr>
                <w:t xml:space="preserve"> (с обязательным вложением копии «Предложение участника» подтвержденное печатью организации (при ее наличии) и подписью руководителя участника или уполномоченного им лица в электронном варианте PDF + дополнительно «Предложение участника» в формате Excel)</w:t>
              </w:r>
            </w:ins>
          </w:p>
          <w:p w:rsidR="00F851EE" w:rsidRPr="005C0103" w:rsidRDefault="00F851EE" w:rsidP="006D418D">
            <w:pPr>
              <w:ind w:firstLine="0"/>
              <w:rPr>
                <w:ins w:id="7738" w:author="Rinat Gub" w:date="2022-12-06T13:44:00Z"/>
                <w:b/>
                <w:bCs/>
                <w:sz w:val="22"/>
                <w:szCs w:val="22"/>
              </w:rPr>
            </w:pPr>
          </w:p>
          <w:p w:rsidR="00F851EE" w:rsidRPr="00FD4295" w:rsidRDefault="00F851EE" w:rsidP="006D418D">
            <w:pPr>
              <w:ind w:firstLine="0"/>
              <w:rPr>
                <w:ins w:id="7739" w:author="Rinat Gub" w:date="2022-12-06T13:44:00Z"/>
                <w:sz w:val="22"/>
                <w:szCs w:val="22"/>
              </w:rPr>
            </w:pPr>
            <w:ins w:id="7740" w:author="Rinat Gub" w:date="2022-12-06T13:44:00Z">
              <w:r w:rsidRPr="005C0103">
                <w:rPr>
                  <w:b/>
                  <w:sz w:val="22"/>
                  <w:szCs w:val="22"/>
                </w:rPr>
                <w:t>Примечание:</w:t>
              </w:r>
              <w:r w:rsidRPr="005C0103">
                <w:rPr>
                  <w:sz w:val="22"/>
                  <w:szCs w:val="22"/>
                </w:rPr>
                <w:t xml:space="preserve"> Подгруженное ценовое предложение в отсканированном виде по форме 10 «Коммерческое предложение»  </w:t>
              </w:r>
              <w:r w:rsidRPr="005C0103">
                <w:rPr>
                  <w:b/>
                  <w:sz w:val="22"/>
                  <w:szCs w:val="22"/>
                  <w:highlight w:val="green"/>
                </w:rPr>
                <w:t>должно соответствовать поданному на ЭТП ценовому предложению.</w:t>
              </w:r>
            </w:ins>
          </w:p>
        </w:tc>
      </w:tr>
      <w:tr w:rsidR="00F851EE" w:rsidRPr="00203244" w:rsidTr="00F351AC">
        <w:trPr>
          <w:trHeight w:val="337"/>
          <w:ins w:id="7741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42" w:author="Rinat Gub" w:date="2022-12-06T13:44:00Z"/>
                <w:sz w:val="20"/>
                <w:szCs w:val="20"/>
              </w:rPr>
            </w:pPr>
            <w:ins w:id="7743" w:author="Rinat Gub" w:date="2022-12-06T13:44:00Z">
              <w:r>
                <w:rPr>
                  <w:sz w:val="20"/>
                  <w:szCs w:val="20"/>
                </w:rPr>
                <w:t>11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44" w:author="Rinat Gub" w:date="2022-12-06T13:44:00Z"/>
                <w:sz w:val="18"/>
                <w:szCs w:val="18"/>
              </w:rPr>
            </w:pPr>
            <w:ins w:id="7745" w:author="Rinat Gub" w:date="2022-12-06T13:44:00Z">
              <w:r w:rsidRPr="00272247">
                <w:rPr>
                  <w:sz w:val="18"/>
                  <w:szCs w:val="18"/>
                </w:rPr>
                <w:t>Форма 11. «План распределения объемов поставки товаров коллективным Участником закупки»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46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47" w:author="Rinat Gub" w:date="2022-12-06T13:44:00Z"/>
                <w:sz w:val="22"/>
                <w:szCs w:val="20"/>
                <w:highlight w:val="red"/>
              </w:rPr>
            </w:pPr>
            <w:moveToRangeStart w:id="7748" w:author="Rinat Gub" w:date="2022-12-06T13:44:00Z" w:name="move121226695"/>
            <w:moveTo w:id="7749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moveTo>
            <w:moveToRangeEnd w:id="7748"/>
          </w:p>
        </w:tc>
      </w:tr>
      <w:tr w:rsidR="00F851EE" w:rsidRPr="00203244" w:rsidTr="00F351AC">
        <w:trPr>
          <w:trHeight w:val="337"/>
          <w:ins w:id="7750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51" w:author="Rinat Gub" w:date="2022-12-06T13:44:00Z"/>
                <w:sz w:val="20"/>
                <w:szCs w:val="20"/>
              </w:rPr>
            </w:pPr>
            <w:ins w:id="7752" w:author="Rinat Gub" w:date="2022-12-06T13:44:00Z">
              <w:r>
                <w:rPr>
                  <w:sz w:val="20"/>
                  <w:szCs w:val="20"/>
                </w:rPr>
                <w:t>11а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53" w:author="Rinat Gub" w:date="2022-12-06T13:44:00Z"/>
                <w:sz w:val="18"/>
                <w:szCs w:val="18"/>
              </w:rPr>
            </w:pPr>
            <w:ins w:id="7754" w:author="Rinat Gub" w:date="2022-12-06T13:44:00Z">
              <w:r w:rsidRPr="00272247">
                <w:rPr>
                  <w:sz w:val="18"/>
                  <w:szCs w:val="18"/>
                </w:rPr>
                <w:t>Форма 11а. «План распределения объемов поставки товаров между Участником закупки и привлекаемыми субподрядчиками (соисполнителями)»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55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56" w:author="Rinat Gub" w:date="2022-12-06T13:44:00Z"/>
                <w:sz w:val="22"/>
                <w:szCs w:val="20"/>
                <w:highlight w:val="red"/>
              </w:rPr>
            </w:pPr>
            <w:moveToRangeStart w:id="7757" w:author="Rinat Gub" w:date="2022-12-06T13:44:00Z" w:name="move121226697"/>
            <w:moveTo w:id="7758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moveTo>
            <w:moveToRangeEnd w:id="7757"/>
          </w:p>
        </w:tc>
      </w:tr>
      <w:tr w:rsidR="00F851EE" w:rsidRPr="00203244" w:rsidTr="00F351AC">
        <w:trPr>
          <w:trHeight w:val="337"/>
          <w:ins w:id="7759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60" w:author="Rinat Gub" w:date="2022-12-06T13:44:00Z"/>
                <w:sz w:val="20"/>
                <w:szCs w:val="20"/>
              </w:rPr>
            </w:pPr>
            <w:ins w:id="7761" w:author="Rinat Gub" w:date="2022-12-06T13:44:00Z">
              <w:r>
                <w:rPr>
                  <w:sz w:val="20"/>
                  <w:szCs w:val="20"/>
                </w:rPr>
                <w:t>12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62" w:author="Rinat Gub" w:date="2022-12-06T13:44:00Z"/>
                <w:sz w:val="18"/>
                <w:szCs w:val="18"/>
              </w:rPr>
            </w:pPr>
            <w:ins w:id="7763" w:author="Rinat Gub" w:date="2022-12-06T13:44:00Z">
              <w:r w:rsidRPr="00272247">
                <w:rPr>
                  <w:sz w:val="18"/>
                  <w:szCs w:val="18"/>
                </w:rPr>
                <w:t>Форма 12. «Образец формы банковской гарантии на исполнение Договора»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64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65" w:author="Rinat Gub" w:date="2022-12-06T13:44:00Z"/>
                <w:sz w:val="22"/>
                <w:szCs w:val="22"/>
                <w:highlight w:val="red"/>
              </w:rPr>
            </w:pPr>
            <w:ins w:id="7766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767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68" w:author="Rinat Gub" w:date="2022-12-06T13:44:00Z"/>
                <w:sz w:val="20"/>
                <w:szCs w:val="20"/>
              </w:rPr>
            </w:pPr>
            <w:ins w:id="7769" w:author="Rinat Gub" w:date="2022-12-06T13:44:00Z">
              <w:r>
                <w:rPr>
                  <w:sz w:val="20"/>
                  <w:szCs w:val="20"/>
                </w:rPr>
                <w:t>12а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70" w:author="Rinat Gub" w:date="2022-12-06T13:44:00Z"/>
                <w:sz w:val="18"/>
                <w:szCs w:val="18"/>
              </w:rPr>
            </w:pPr>
            <w:ins w:id="7771" w:author="Rinat Gub" w:date="2022-12-06T13:44:00Z">
              <w:r w:rsidRPr="00272247">
                <w:rPr>
                  <w:sz w:val="18"/>
                  <w:szCs w:val="18"/>
                </w:rPr>
                <w:t>Форма 12а. «Образец формы банковской гарантии на авансирование по Договору»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72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73" w:author="Rinat Gub" w:date="2022-12-06T13:44:00Z"/>
                <w:sz w:val="22"/>
                <w:szCs w:val="22"/>
                <w:highlight w:val="red"/>
              </w:rPr>
            </w:pPr>
            <w:ins w:id="7774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775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76" w:author="Rinat Gub" w:date="2022-12-06T13:44:00Z"/>
                <w:sz w:val="20"/>
                <w:szCs w:val="20"/>
              </w:rPr>
            </w:pPr>
            <w:ins w:id="7777" w:author="Rinat Gub" w:date="2022-12-06T13:44:00Z">
              <w:r>
                <w:rPr>
                  <w:sz w:val="20"/>
                  <w:szCs w:val="20"/>
                </w:rPr>
                <w:t>13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78" w:author="Rinat Gub" w:date="2022-12-06T13:44:00Z"/>
                <w:sz w:val="18"/>
                <w:szCs w:val="18"/>
              </w:rPr>
            </w:pPr>
            <w:ins w:id="7779" w:author="Rinat Gub" w:date="2022-12-06T13:44:00Z">
              <w:r w:rsidRPr="00272247">
                <w:rPr>
                  <w:sz w:val="18"/>
                  <w:szCs w:val="18"/>
                </w:rPr>
                <w:t>Форма 13. «Образец формы банковской гарантии на должное исполнение обязательств участника по участию в закупке»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80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81" w:author="Rinat Gub" w:date="2022-12-06T13:44:00Z"/>
                <w:sz w:val="22"/>
                <w:szCs w:val="22"/>
                <w:highlight w:val="red"/>
              </w:rPr>
            </w:pPr>
            <w:ins w:id="7782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783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84" w:author="Rinat Gub" w:date="2022-12-06T13:44:00Z"/>
                <w:sz w:val="20"/>
                <w:szCs w:val="20"/>
              </w:rPr>
            </w:pPr>
            <w:ins w:id="7785" w:author="Rinat Gub" w:date="2022-12-06T13:44:00Z">
              <w:r>
                <w:rPr>
                  <w:sz w:val="20"/>
                  <w:szCs w:val="20"/>
                </w:rPr>
                <w:t>14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86" w:author="Rinat Gub" w:date="2022-12-06T13:44:00Z"/>
                <w:sz w:val="18"/>
                <w:szCs w:val="18"/>
              </w:rPr>
            </w:pPr>
            <w:ins w:id="7787" w:author="Rinat Gub" w:date="2022-12-06T13:44:00Z">
              <w:r w:rsidRPr="00272247">
                <w:rPr>
                  <w:sz w:val="18"/>
                  <w:szCs w:val="18"/>
                </w:rPr>
                <w:t>Форма 1</w:t>
              </w:r>
              <w:r>
                <w:rPr>
                  <w:sz w:val="18"/>
                  <w:szCs w:val="18"/>
                </w:rPr>
                <w:t>4</w:t>
              </w:r>
              <w:r w:rsidRPr="00272247">
                <w:rPr>
                  <w:sz w:val="18"/>
                  <w:szCs w:val="18"/>
                </w:rPr>
                <w:t xml:space="preserve">. </w:t>
              </w:r>
              <w:r w:rsidRPr="007A5CC6">
                <w:rPr>
                  <w:sz w:val="18"/>
                  <w:szCs w:val="18"/>
                </w:rPr>
                <w:t>Образец формы независимой гарантии обеспечения выполнения договорных обязательств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88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89" w:author="Rinat Gub" w:date="2022-12-06T13:44:00Z"/>
                <w:rStyle w:val="af3"/>
                <w:sz w:val="22"/>
                <w:szCs w:val="22"/>
                <w:highlight w:val="red"/>
              </w:rPr>
            </w:pPr>
            <w:ins w:id="7790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791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792" w:author="Rinat Gub" w:date="2022-12-06T13:44:00Z"/>
                <w:sz w:val="20"/>
                <w:szCs w:val="20"/>
              </w:rPr>
            </w:pPr>
            <w:ins w:id="7793" w:author="Rinat Gub" w:date="2022-12-06T13:44:00Z">
              <w:r>
                <w:rPr>
                  <w:sz w:val="20"/>
                  <w:szCs w:val="20"/>
                </w:rPr>
                <w:t>15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794" w:author="Rinat Gub" w:date="2022-12-06T13:44:00Z"/>
                <w:sz w:val="18"/>
                <w:szCs w:val="18"/>
              </w:rPr>
            </w:pPr>
            <w:ins w:id="7795" w:author="Rinat Gub" w:date="2022-12-06T13:44:00Z">
              <w:r w:rsidRPr="00272247">
                <w:rPr>
                  <w:sz w:val="18"/>
                  <w:szCs w:val="18"/>
                </w:rPr>
                <w:t>Форма 1</w:t>
              </w:r>
              <w:r>
                <w:rPr>
                  <w:sz w:val="18"/>
                  <w:szCs w:val="18"/>
                </w:rPr>
                <w:t>5</w:t>
              </w:r>
              <w:r w:rsidRPr="00272247">
                <w:rPr>
                  <w:sz w:val="18"/>
                  <w:szCs w:val="18"/>
                </w:rPr>
                <w:t>. «Опись»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796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797" w:author="Rinat Gub" w:date="2022-12-06T13:44:00Z"/>
                <w:sz w:val="22"/>
                <w:szCs w:val="22"/>
              </w:rPr>
            </w:pPr>
            <w:ins w:id="7798" w:author="Rinat Gub" w:date="2022-12-06T13:44:00Z"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</w:t>
              </w:r>
            </w:ins>
          </w:p>
        </w:tc>
      </w:tr>
      <w:tr w:rsidR="00F851EE" w:rsidRPr="00203244" w:rsidTr="00F351AC">
        <w:trPr>
          <w:trHeight w:val="337"/>
          <w:ins w:id="7799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800" w:author="Rinat Gub" w:date="2022-12-06T13:44:00Z"/>
                <w:sz w:val="20"/>
                <w:szCs w:val="20"/>
              </w:rPr>
            </w:pPr>
            <w:ins w:id="7801" w:author="Rinat Gub" w:date="2022-12-06T13:44:00Z">
              <w:r>
                <w:rPr>
                  <w:sz w:val="20"/>
                  <w:szCs w:val="20"/>
                </w:rPr>
                <w:t>16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802" w:author="Rinat Gub" w:date="2022-12-06T13:44:00Z"/>
                <w:sz w:val="18"/>
                <w:szCs w:val="18"/>
              </w:rPr>
            </w:pPr>
            <w:ins w:id="7803" w:author="Rinat Gub" w:date="2022-12-06T13:44:00Z">
              <w:r w:rsidRPr="00272247">
                <w:rPr>
                  <w:sz w:val="18"/>
                  <w:szCs w:val="18"/>
                </w:rPr>
                <w:t>Форма 1</w:t>
              </w:r>
              <w:r>
                <w:rPr>
                  <w:sz w:val="18"/>
                  <w:szCs w:val="18"/>
                </w:rPr>
                <w:t>6</w:t>
              </w:r>
              <w:r w:rsidRPr="00272247">
                <w:rPr>
                  <w:sz w:val="18"/>
                  <w:szCs w:val="18"/>
                </w:rPr>
                <w:t xml:space="preserve">. «Форма декларации о несоответствии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24.07.2007 № 209-ФЗ </w:t>
              </w:r>
              <w:r w:rsidRPr="00272247">
                <w:rPr>
                  <w:sz w:val="18"/>
                  <w:szCs w:val="18"/>
                </w:rPr>
                <w:lastRenderedPageBreak/>
                <w:t>«О развитии малого и среднего предпринимательства в Российской Федерации»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04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05" w:author="Rinat Gub" w:date="2022-12-06T13:44:00Z"/>
                <w:sz w:val="22"/>
                <w:szCs w:val="22"/>
              </w:rPr>
            </w:pPr>
            <w:ins w:id="7806" w:author="Rinat Gub" w:date="2022-12-06T13:44:00Z"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Предоставить в случае </w:t>
              </w:r>
              <w:r w:rsidRPr="00D96B87">
                <w:rPr>
                  <w:b/>
                  <w:i/>
                  <w:sz w:val="22"/>
                  <w:szCs w:val="22"/>
                  <w:highlight w:val="green"/>
                  <w:u w:val="single"/>
                  <w:shd w:val="clear" w:color="auto" w:fill="FFFF99"/>
                </w:rPr>
                <w:t>не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соответствии Участника закупки критериям отнесения к субъектам малого и среднего предпринимательства</w:t>
              </w:r>
            </w:ins>
          </w:p>
        </w:tc>
      </w:tr>
      <w:tr w:rsidR="00F851EE" w:rsidRPr="00203244" w:rsidTr="00F351AC">
        <w:trPr>
          <w:trHeight w:val="337"/>
          <w:ins w:id="7807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808" w:author="Rinat Gub" w:date="2022-12-06T13:44:00Z"/>
                <w:sz w:val="20"/>
                <w:szCs w:val="20"/>
              </w:rPr>
            </w:pPr>
            <w:ins w:id="7809" w:author="Rinat Gub" w:date="2022-12-06T13:44:00Z">
              <w:r>
                <w:rPr>
                  <w:sz w:val="20"/>
                  <w:szCs w:val="20"/>
                </w:rPr>
                <w:lastRenderedPageBreak/>
                <w:t>17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810" w:author="Rinat Gub" w:date="2022-12-06T13:44:00Z"/>
                <w:sz w:val="18"/>
                <w:szCs w:val="18"/>
              </w:rPr>
            </w:pPr>
            <w:ins w:id="7811" w:author="Rinat Gub" w:date="2022-12-06T13:44:00Z">
              <w:r w:rsidRPr="00272247">
                <w:rPr>
                  <w:sz w:val="18"/>
                  <w:szCs w:val="18"/>
                </w:rPr>
                <w:t>Форма 1</w:t>
              </w:r>
              <w:r>
                <w:rPr>
                  <w:sz w:val="18"/>
                  <w:szCs w:val="18"/>
                </w:rPr>
                <w:t>7</w:t>
              </w:r>
              <w:r w:rsidRPr="00272247">
                <w:rPr>
                  <w:sz w:val="18"/>
                  <w:szCs w:val="18"/>
                </w:rPr>
                <w:t>. «</w:t>
              </w:r>
              <w:r w:rsidRPr="00272247">
                <w:rPr>
                  <w:sz w:val="18"/>
                  <w:szCs w:val="18"/>
                  <w:lang w:bidi="he-IL"/>
                </w:rPr>
                <w:t>Форма подтверждения российского происхождения товаров».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12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13" w:author="Rinat Gub" w:date="2022-12-06T13:44:00Z"/>
                <w:sz w:val="22"/>
                <w:szCs w:val="22"/>
              </w:rPr>
            </w:pPr>
            <w:ins w:id="7814" w:author="Rinat Gub" w:date="2022-12-06T13:44:00Z">
              <w:r w:rsidRPr="00111565">
                <w:rPr>
                  <w:rStyle w:val="af3"/>
                  <w:sz w:val="22"/>
                  <w:szCs w:val="22"/>
                  <w:highlight w:val="red"/>
                </w:rPr>
                <w:t>Форма не используется</w:t>
              </w:r>
            </w:ins>
          </w:p>
        </w:tc>
      </w:tr>
      <w:tr w:rsidR="00F851EE" w:rsidRPr="00203244" w:rsidTr="00F351AC">
        <w:trPr>
          <w:trHeight w:val="337"/>
          <w:ins w:id="7815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816" w:author="Rinat Gub" w:date="2022-12-06T13:44:00Z"/>
                <w:sz w:val="20"/>
                <w:szCs w:val="20"/>
              </w:rPr>
            </w:pPr>
            <w:ins w:id="7817" w:author="Rinat Gub" w:date="2022-12-06T13:44:00Z">
              <w:r>
                <w:rPr>
                  <w:sz w:val="20"/>
                  <w:szCs w:val="20"/>
                </w:rPr>
                <w:t>18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818" w:author="Rinat Gub" w:date="2022-12-06T13:44:00Z"/>
                <w:sz w:val="18"/>
                <w:szCs w:val="18"/>
              </w:rPr>
            </w:pPr>
            <w:ins w:id="7819" w:author="Rinat Gub" w:date="2022-12-06T13:44:00Z">
              <w:r w:rsidRPr="00272247">
                <w:rPr>
                  <w:sz w:val="18"/>
                  <w:szCs w:val="18"/>
                </w:rPr>
                <w:t>Форма 1</w:t>
              </w:r>
              <w:r>
                <w:rPr>
                  <w:sz w:val="18"/>
                  <w:szCs w:val="18"/>
                </w:rPr>
                <w:t>8</w:t>
              </w:r>
              <w:r w:rsidRPr="00272247">
                <w:rPr>
                  <w:sz w:val="18"/>
                  <w:szCs w:val="18"/>
                </w:rPr>
                <w:t>. «</w:t>
              </w:r>
              <w:r w:rsidRPr="006757C8">
                <w:rPr>
                  <w:sz w:val="18"/>
                  <w:szCs w:val="18"/>
                </w:rPr>
                <w:t>Форма</w:t>
              </w:r>
              <w:r>
                <w:rPr>
                  <w:sz w:val="18"/>
                  <w:szCs w:val="18"/>
                </w:rPr>
                <w:t xml:space="preserve"> описания предлагаемой продукции</w:t>
              </w:r>
              <w:r w:rsidRPr="00272247">
                <w:rPr>
                  <w:sz w:val="18"/>
                  <w:szCs w:val="18"/>
                </w:rPr>
                <w:t>».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20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21" w:author="Rinat Gub" w:date="2022-12-06T13:44:00Z"/>
                <w:b/>
                <w:i/>
                <w:sz w:val="22"/>
                <w:szCs w:val="22"/>
                <w:highlight w:val="green"/>
                <w:shd w:val="clear" w:color="auto" w:fill="FFFF99"/>
              </w:rPr>
            </w:pPr>
            <w:ins w:id="7822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F351AC">
        <w:trPr>
          <w:trHeight w:val="337"/>
          <w:ins w:id="7823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824" w:author="Rinat Gub" w:date="2022-12-06T13:44:00Z"/>
                <w:sz w:val="20"/>
                <w:szCs w:val="20"/>
              </w:rPr>
            </w:pPr>
            <w:ins w:id="7825" w:author="Rinat Gub" w:date="2022-12-06T13:44:00Z">
              <w:r>
                <w:rPr>
                  <w:sz w:val="20"/>
                  <w:szCs w:val="20"/>
                </w:rPr>
                <w:t>19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826" w:author="Rinat Gub" w:date="2022-12-06T13:44:00Z"/>
                <w:sz w:val="18"/>
                <w:szCs w:val="18"/>
              </w:rPr>
            </w:pPr>
            <w:ins w:id="7827" w:author="Rinat Gub" w:date="2022-12-06T13:44:00Z">
              <w:r w:rsidRPr="00272247">
                <w:rPr>
                  <w:sz w:val="18"/>
                  <w:szCs w:val="18"/>
                </w:rPr>
                <w:t>В случае наличия действующей аккредитации в ПАО «НК «Роснефть»/ПАО «Уфаоргсинтез» предоставить уведомление об аккредитации.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28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29" w:author="Rinat Gub" w:date="2022-12-06T13:44:00Z"/>
                <w:b/>
                <w:i/>
                <w:sz w:val="22"/>
                <w:szCs w:val="22"/>
                <w:highlight w:val="green"/>
                <w:shd w:val="clear" w:color="auto" w:fill="FFFF99"/>
              </w:rPr>
            </w:pPr>
            <w:ins w:id="7830" w:author="Rinat Gub" w:date="2022-12-06T13:44:00Z"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Предоставить </w:t>
              </w:r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уведомление 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в случае наличия действующей аккредитации</w:t>
              </w:r>
            </w:ins>
          </w:p>
        </w:tc>
      </w:tr>
      <w:tr w:rsidR="00F851EE" w:rsidRPr="00203244" w:rsidTr="00F351AC">
        <w:trPr>
          <w:trHeight w:val="337"/>
          <w:ins w:id="7831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832" w:author="Rinat Gub" w:date="2022-12-06T13:44:00Z"/>
                <w:sz w:val="20"/>
                <w:szCs w:val="20"/>
              </w:rPr>
            </w:pPr>
            <w:ins w:id="7833" w:author="Rinat Gub" w:date="2022-12-06T13:44:00Z">
              <w:r>
                <w:rPr>
                  <w:sz w:val="20"/>
                  <w:szCs w:val="20"/>
                </w:rPr>
                <w:t>20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834" w:author="Rinat Gub" w:date="2022-12-06T13:44:00Z"/>
                <w:sz w:val="18"/>
                <w:szCs w:val="18"/>
              </w:rPr>
            </w:pPr>
            <w:ins w:id="7835" w:author="Rinat Gub" w:date="2022-12-06T13:44:00Z">
              <w:r w:rsidRPr="005E4061">
                <w:rPr>
                  <w:sz w:val="18"/>
                  <w:szCs w:val="18"/>
                </w:rPr>
                <w:t>Подписанный со стороны Участника закупки проект Договора  (Блок 6 «Проект Договора»), который входит в состав Документации и приложения к нему (в том числе спецификации), а также документ, подтверждающий полномочия лица, подписавшего Договор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36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37" w:author="Rinat Gub" w:date="2022-12-06T13:44:00Z"/>
                <w:b/>
                <w:i/>
                <w:sz w:val="22"/>
                <w:szCs w:val="22"/>
                <w:highlight w:val="green"/>
                <w:shd w:val="clear" w:color="auto" w:fill="FFFF99"/>
              </w:rPr>
            </w:pPr>
            <w:ins w:id="7838" w:author="Rinat Gub" w:date="2022-12-06T13:44:00Z"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коммерческой части</w:t>
              </w:r>
            </w:ins>
          </w:p>
        </w:tc>
      </w:tr>
      <w:tr w:rsidR="00F851EE" w:rsidRPr="00203244" w:rsidTr="00F351AC">
        <w:trPr>
          <w:trHeight w:val="337"/>
          <w:ins w:id="7839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40" w:author="Rinat Gub" w:date="2022-12-06T13:44:00Z"/>
                <w:sz w:val="20"/>
                <w:szCs w:val="20"/>
                <w:lang w:val="en-US"/>
              </w:rPr>
            </w:pPr>
            <w:ins w:id="7841" w:author="Rinat Gub" w:date="2022-12-06T13:44:00Z">
              <w:r>
                <w:rPr>
                  <w:sz w:val="20"/>
                  <w:szCs w:val="20"/>
                  <w:lang w:val="en-US"/>
                </w:rPr>
                <w:t>21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42" w:author="Rinat Gub" w:date="2022-12-06T13:44:00Z"/>
                <w:sz w:val="18"/>
                <w:szCs w:val="18"/>
              </w:rPr>
            </w:pPr>
            <w:ins w:id="7843" w:author="Rinat Gub" w:date="2022-12-06T13:44:00Z">
              <w:r w:rsidRPr="00074216">
                <w:rPr>
                  <w:sz w:val="18"/>
                  <w:szCs w:val="18"/>
                </w:rPr>
                <w:t>Блок 3 п. 3.2.1.</w:t>
              </w:r>
            </w:ins>
          </w:p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44" w:author="Rinat Gub" w:date="2022-12-06T13:44:00Z"/>
                <w:sz w:val="18"/>
                <w:szCs w:val="18"/>
              </w:rPr>
            </w:pPr>
            <w:ins w:id="7845" w:author="Rinat Gub" w:date="2022-12-06T13:44:00Z">
              <w:r w:rsidRPr="00074216">
                <w:rPr>
                  <w:sz w:val="18"/>
                  <w:szCs w:val="18"/>
                </w:rPr>
                <w:t xml:space="preserve">Резидент Российской Федерации – юридическое лицо (юридическое лицо, формирующее бухгалтерскую отчетность, включая упрощенную форму бухгалтерской отчетности): </w:t>
              </w:r>
            </w:ins>
          </w:p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46" w:author="Rinat Gub" w:date="2022-12-06T13:44:00Z"/>
                <w:sz w:val="18"/>
                <w:szCs w:val="18"/>
              </w:rPr>
            </w:pPr>
            <w:ins w:id="7847" w:author="Rinat Gub" w:date="2022-12-06T13:44:00Z">
              <w:r w:rsidRPr="00074216">
                <w:rPr>
                  <w:sz w:val="18"/>
                  <w:szCs w:val="18"/>
                </w:rPr>
                <w:t xml:space="preserve">1) Копия Бухгалтерской отчетности за последний отчетный год (с отметкой налоговых органов о принятии), заверенная печатью Участника закупки и подписью руководителя Участника закупки: </w:t>
              </w:r>
            </w:ins>
          </w:p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48" w:author="Rinat Gub" w:date="2022-12-06T13:44:00Z"/>
                <w:sz w:val="18"/>
                <w:szCs w:val="18"/>
              </w:rPr>
            </w:pPr>
            <w:ins w:id="7849" w:author="Rinat Gub" w:date="2022-12-06T13:44:00Z">
              <w:r w:rsidRPr="00074216">
                <w:rPr>
                  <w:sz w:val="18"/>
                  <w:szCs w:val="18"/>
                </w:rPr>
                <w:t xml:space="preserve"> - Форма 0710001 по ОКУД – Бухгалтерский баланс; </w:t>
              </w:r>
            </w:ins>
          </w:p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50" w:author="Rinat Gub" w:date="2022-12-06T13:44:00Z"/>
                <w:sz w:val="18"/>
                <w:szCs w:val="18"/>
              </w:rPr>
            </w:pPr>
            <w:ins w:id="7851" w:author="Rinat Gub" w:date="2022-12-06T13:44:00Z">
              <w:r w:rsidRPr="00074216">
                <w:rPr>
                  <w:sz w:val="18"/>
                  <w:szCs w:val="18"/>
                </w:rPr>
                <w:t>- Форма 0710002 по ОКУД – Отчет о финансовых результатах;</w:t>
              </w:r>
            </w:ins>
          </w:p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52" w:author="Rinat Gub" w:date="2022-12-06T13:44:00Z"/>
                <w:sz w:val="18"/>
                <w:szCs w:val="18"/>
              </w:rPr>
            </w:pPr>
            <w:ins w:id="7853" w:author="Rinat Gub" w:date="2022-12-06T13:44:00Z">
              <w:r w:rsidRPr="00074216">
                <w:rPr>
                  <w:sz w:val="18"/>
                  <w:szCs w:val="18"/>
                </w:rPr>
                <w:t xml:space="preserve"> 2) Сведения о финансовом состоянии Участника закупки на последнюю отчетную дату (квартал), заверенные печатью Участника закупки и подписью руководителя Участника закупки и сформированные по формам бухгалтерской отчетности (предоставляются без отметки налоговых органов): </w:t>
              </w:r>
            </w:ins>
          </w:p>
          <w:p w:rsidR="00F851EE" w:rsidRPr="00074216" w:rsidRDefault="00F851EE" w:rsidP="006D418D">
            <w:pPr>
              <w:widowControl w:val="0"/>
              <w:tabs>
                <w:tab w:val="left" w:pos="708"/>
              </w:tabs>
              <w:kinsoku/>
              <w:overflowPunct/>
              <w:autoSpaceDE/>
              <w:adjustRightInd w:val="0"/>
              <w:ind w:firstLine="0"/>
              <w:jc w:val="left"/>
              <w:textAlignment w:val="baseline"/>
              <w:rPr>
                <w:ins w:id="7854" w:author="Rinat Gub" w:date="2022-12-06T13:44:00Z"/>
                <w:sz w:val="18"/>
                <w:szCs w:val="18"/>
              </w:rPr>
            </w:pPr>
            <w:ins w:id="7855" w:author="Rinat Gub" w:date="2022-12-06T13:44:00Z">
              <w:r w:rsidRPr="00074216">
                <w:rPr>
                  <w:sz w:val="18"/>
                  <w:szCs w:val="18"/>
                </w:rPr>
                <w:t xml:space="preserve">- Форма 0710001 по ОКУД (Бухгалтерский баланс); </w:t>
              </w:r>
            </w:ins>
          </w:p>
          <w:p w:rsidR="00F851EE" w:rsidRPr="00272247" w:rsidRDefault="00F851EE" w:rsidP="006D418D">
            <w:pPr>
              <w:widowControl w:val="0"/>
              <w:shd w:val="clear" w:color="auto" w:fill="FFFFFF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856" w:author="Rinat Gub" w:date="2022-12-06T13:44:00Z"/>
                <w:kern w:val="28"/>
                <w:sz w:val="18"/>
                <w:szCs w:val="18"/>
              </w:rPr>
            </w:pPr>
            <w:ins w:id="7857" w:author="Rinat Gub" w:date="2022-12-06T13:44:00Z">
              <w:r w:rsidRPr="00074216">
                <w:rPr>
                  <w:sz w:val="18"/>
                  <w:szCs w:val="18"/>
                </w:rPr>
                <w:t xml:space="preserve"> - Форма 0710002 по ОКУД (Отчет о финансовых результатах).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58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59" w:author="Rinat Gub" w:date="2022-12-06T13:44:00Z"/>
                <w:sz w:val="22"/>
                <w:szCs w:val="22"/>
              </w:rPr>
            </w:pPr>
            <w:ins w:id="7860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6D418D">
        <w:trPr>
          <w:trHeight w:val="337"/>
          <w:ins w:id="7861" w:author="Rinat Gub" w:date="2022-12-06T13:44:00Z"/>
        </w:trPr>
        <w:tc>
          <w:tcPr>
            <w:tcW w:w="96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62" w:author="Rinat Gub" w:date="2022-12-06T13:44:00Z"/>
                <w:sz w:val="22"/>
                <w:szCs w:val="22"/>
              </w:rPr>
            </w:pPr>
            <w:ins w:id="7863" w:author="Rinat Gub" w:date="2022-12-06T13:44:00Z">
              <w:r>
                <w:rPr>
                  <w:b/>
                  <w:sz w:val="20"/>
                  <w:szCs w:val="20"/>
                </w:rPr>
                <w:t>Квалификационные требования</w:t>
              </w:r>
            </w:ins>
          </w:p>
        </w:tc>
      </w:tr>
      <w:tr w:rsidR="00F851EE" w:rsidRPr="00203244" w:rsidTr="00F351AC">
        <w:trPr>
          <w:trHeight w:val="337"/>
          <w:ins w:id="7864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87F48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865" w:author="Rinat Gub" w:date="2022-12-06T13:44:00Z"/>
                <w:sz w:val="20"/>
                <w:szCs w:val="20"/>
                <w:lang w:val="en-US"/>
              </w:rPr>
            </w:pPr>
            <w:ins w:id="7866" w:author="Rinat Gub" w:date="2022-12-06T13:44:00Z">
              <w:r>
                <w:rPr>
                  <w:sz w:val="20"/>
                  <w:szCs w:val="20"/>
                  <w:lang w:val="en-US"/>
                </w:rPr>
                <w:t>1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867" w:author="Rinat Gub" w:date="2022-12-06T13:44:00Z"/>
                <w:b/>
                <w:sz w:val="20"/>
                <w:szCs w:val="20"/>
              </w:rPr>
            </w:pPr>
            <w:ins w:id="7868" w:author="Rinat Gub" w:date="2022-12-06T13:44:00Z">
              <w:r w:rsidRPr="00F13AC2">
                <w:rPr>
                  <w:sz w:val="18"/>
                </w:rPr>
                <w:t>Указаны в «Таблица квалификационных и технических требований» к настоящей Документации о закупке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69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870" w:author="Rinat Gub" w:date="2022-12-06T13:44:00Z"/>
                <w:sz w:val="20"/>
                <w:szCs w:val="20"/>
              </w:rPr>
            </w:pPr>
            <w:ins w:id="7871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6D418D">
        <w:trPr>
          <w:trHeight w:val="337"/>
          <w:ins w:id="7872" w:author="Rinat Gub" w:date="2022-12-06T13:44:00Z"/>
        </w:trPr>
        <w:tc>
          <w:tcPr>
            <w:tcW w:w="96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73" w:author="Rinat Gub" w:date="2022-12-06T13:44:00Z"/>
                <w:sz w:val="22"/>
                <w:szCs w:val="22"/>
              </w:rPr>
            </w:pPr>
            <w:ins w:id="7874" w:author="Rinat Gub" w:date="2022-12-06T13:44:00Z">
              <w:r>
                <w:rPr>
                  <w:b/>
                  <w:sz w:val="20"/>
                  <w:szCs w:val="20"/>
                </w:rPr>
                <w:t>Технические документы</w:t>
              </w:r>
            </w:ins>
          </w:p>
        </w:tc>
      </w:tr>
      <w:tr w:rsidR="00F851EE" w:rsidRPr="00203244" w:rsidTr="00F351AC">
        <w:trPr>
          <w:trHeight w:val="337"/>
          <w:ins w:id="7875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876" w:author="Rinat Gub" w:date="2022-12-06T13:44:00Z"/>
                <w:sz w:val="20"/>
                <w:szCs w:val="20"/>
              </w:rPr>
            </w:pPr>
            <w:ins w:id="7877" w:author="Rinat Gub" w:date="2022-12-06T13:44:00Z">
              <w:r>
                <w:rPr>
                  <w:sz w:val="20"/>
                  <w:szCs w:val="20"/>
                </w:rPr>
                <w:t>1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878" w:author="Rinat Gub" w:date="2022-12-06T13:44:00Z"/>
                <w:b/>
                <w:sz w:val="20"/>
                <w:szCs w:val="20"/>
              </w:rPr>
            </w:pPr>
            <w:ins w:id="7879" w:author="Rinat Gub" w:date="2022-12-06T13:44:00Z">
              <w:r w:rsidRPr="00F13AC2">
                <w:rPr>
                  <w:sz w:val="18"/>
                </w:rPr>
                <w:t>Указаны в «Таблица квалификационных и технических требований» к настоящей Документации о закупке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80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881" w:author="Rinat Gub" w:date="2022-12-06T13:44:00Z"/>
                <w:sz w:val="20"/>
                <w:szCs w:val="20"/>
              </w:rPr>
            </w:pPr>
            <w:ins w:id="7882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технической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6D418D">
        <w:trPr>
          <w:trHeight w:val="337"/>
          <w:ins w:id="7883" w:author="Rinat Gub" w:date="2022-12-06T13:44:00Z"/>
        </w:trPr>
        <w:tc>
          <w:tcPr>
            <w:tcW w:w="96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84" w:author="Rinat Gub" w:date="2022-12-06T13:44:00Z"/>
                <w:sz w:val="22"/>
                <w:szCs w:val="22"/>
              </w:rPr>
            </w:pPr>
            <w:ins w:id="7885" w:author="Rinat Gub" w:date="2022-12-06T13:44:00Z">
              <w:r w:rsidRPr="00F13AC2">
                <w:rPr>
                  <w:b/>
                  <w:sz w:val="20"/>
                  <w:szCs w:val="20"/>
                </w:rPr>
                <w:t>Учредительные документы</w:t>
              </w:r>
            </w:ins>
          </w:p>
        </w:tc>
      </w:tr>
      <w:tr w:rsidR="00F851EE" w:rsidRPr="00203244" w:rsidTr="006D418D">
        <w:trPr>
          <w:trHeight w:val="337"/>
          <w:ins w:id="7886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887" w:author="Rinat Gub" w:date="2022-12-06T13:44:00Z"/>
                <w:sz w:val="20"/>
                <w:szCs w:val="20"/>
              </w:rPr>
            </w:pPr>
            <w:ins w:id="7888" w:author="Rinat Gub" w:date="2022-12-06T13:44:00Z">
              <w:r>
                <w:rPr>
                  <w:sz w:val="20"/>
                  <w:szCs w:val="20"/>
                </w:rPr>
                <w:t>1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889" w:author="Rinat Gub" w:date="2022-12-06T13:44:00Z"/>
                <w:sz w:val="18"/>
                <w:szCs w:val="18"/>
              </w:rPr>
            </w:pPr>
            <w:ins w:id="7890" w:author="Rinat Gub" w:date="2022-12-06T13:44:00Z">
              <w:r w:rsidRPr="00F13AC2">
                <w:rPr>
                  <w:sz w:val="18"/>
                  <w:szCs w:val="18"/>
                </w:rPr>
                <w:t>Копия Устава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891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92" w:author="Rinat Gub" w:date="2022-12-06T13:44:00Z"/>
                <w:b/>
                <w:i/>
                <w:sz w:val="22"/>
                <w:szCs w:val="22"/>
                <w:highlight w:val="green"/>
                <w:shd w:val="clear" w:color="auto" w:fill="FFFF99"/>
              </w:rPr>
            </w:pPr>
          </w:p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93" w:author="Rinat Gub" w:date="2022-12-06T13:44:00Z"/>
                <w:b/>
                <w:i/>
                <w:sz w:val="22"/>
                <w:szCs w:val="22"/>
                <w:highlight w:val="green"/>
                <w:shd w:val="clear" w:color="auto" w:fill="FFFF99"/>
              </w:rPr>
            </w:pPr>
          </w:p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94" w:author="Rinat Gub" w:date="2022-12-06T13:44:00Z"/>
                <w:b/>
                <w:i/>
                <w:sz w:val="22"/>
                <w:szCs w:val="22"/>
                <w:highlight w:val="green"/>
                <w:shd w:val="clear" w:color="auto" w:fill="FFFF99"/>
              </w:rPr>
            </w:pPr>
          </w:p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895" w:author="Rinat Gub" w:date="2022-12-06T13:44:00Z"/>
                <w:sz w:val="22"/>
                <w:szCs w:val="22"/>
              </w:rPr>
            </w:pPr>
            <w:ins w:id="7896" w:author="Rinat Gub" w:date="2022-12-06T13:44:00Z">
              <w:r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>Предоставить в квалификационной</w:t>
              </w:r>
              <w:r w:rsidRPr="00FD4295">
                <w:rPr>
                  <w:b/>
                  <w:i/>
                  <w:sz w:val="22"/>
                  <w:szCs w:val="22"/>
                  <w:highlight w:val="green"/>
                  <w:shd w:val="clear" w:color="auto" w:fill="FFFF99"/>
                </w:rPr>
                <w:t xml:space="preserve"> части</w:t>
              </w:r>
            </w:ins>
          </w:p>
        </w:tc>
      </w:tr>
      <w:tr w:rsidR="00F851EE" w:rsidRPr="00203244" w:rsidTr="006D418D">
        <w:trPr>
          <w:trHeight w:val="337"/>
          <w:ins w:id="7897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898" w:author="Rinat Gub" w:date="2022-12-06T13:44:00Z"/>
                <w:sz w:val="20"/>
                <w:szCs w:val="20"/>
              </w:rPr>
            </w:pPr>
            <w:ins w:id="7899" w:author="Rinat Gub" w:date="2022-12-06T13:44:00Z">
              <w:r>
                <w:rPr>
                  <w:sz w:val="20"/>
                  <w:szCs w:val="20"/>
                </w:rPr>
                <w:lastRenderedPageBreak/>
                <w:t>2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00" w:author="Rinat Gub" w:date="2022-12-06T13:44:00Z"/>
                <w:sz w:val="18"/>
                <w:szCs w:val="18"/>
              </w:rPr>
            </w:pPr>
            <w:ins w:id="7901" w:author="Rinat Gub" w:date="2022-12-06T13:44:00Z">
              <w:r w:rsidRPr="00F13AC2">
                <w:rPr>
                  <w:sz w:val="18"/>
                  <w:szCs w:val="18"/>
                </w:rPr>
                <w:t>Копия Свидетельства о государственной регистрации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02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03" w:author="Rinat Gub" w:date="2022-12-06T13:44:00Z"/>
                <w:sz w:val="22"/>
                <w:szCs w:val="22"/>
              </w:rPr>
            </w:pPr>
          </w:p>
        </w:tc>
      </w:tr>
      <w:tr w:rsidR="00F851EE" w:rsidRPr="00203244" w:rsidTr="006D418D">
        <w:trPr>
          <w:trHeight w:val="337"/>
          <w:ins w:id="7904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905" w:author="Rinat Gub" w:date="2022-12-06T13:44:00Z"/>
                <w:sz w:val="20"/>
                <w:szCs w:val="20"/>
              </w:rPr>
            </w:pPr>
            <w:ins w:id="7906" w:author="Rinat Gub" w:date="2022-12-06T13:44:00Z">
              <w:r>
                <w:rPr>
                  <w:sz w:val="20"/>
                  <w:szCs w:val="20"/>
                </w:rPr>
                <w:lastRenderedPageBreak/>
                <w:t>3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07" w:author="Rinat Gub" w:date="2022-12-06T13:44:00Z"/>
                <w:sz w:val="18"/>
                <w:szCs w:val="18"/>
              </w:rPr>
            </w:pPr>
            <w:ins w:id="7908" w:author="Rinat Gub" w:date="2022-12-06T13:44:00Z">
              <w:r w:rsidRPr="00F13AC2">
                <w:rPr>
                  <w:sz w:val="18"/>
                  <w:szCs w:val="18"/>
                </w:rPr>
                <w:t>Копия Свидетельства о постановке организации на налоговый учет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09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10" w:author="Rinat Gub" w:date="2022-12-06T13:44:00Z"/>
                <w:sz w:val="22"/>
                <w:szCs w:val="22"/>
              </w:rPr>
            </w:pPr>
          </w:p>
        </w:tc>
      </w:tr>
      <w:tr w:rsidR="00F851EE" w:rsidRPr="00203244" w:rsidTr="006D418D">
        <w:trPr>
          <w:trHeight w:val="337"/>
          <w:ins w:id="7911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912" w:author="Rinat Gub" w:date="2022-12-06T13:44:00Z"/>
                <w:sz w:val="20"/>
                <w:szCs w:val="20"/>
              </w:rPr>
            </w:pPr>
            <w:ins w:id="7913" w:author="Rinat Gub" w:date="2022-12-06T13:44:00Z">
              <w:r>
                <w:rPr>
                  <w:sz w:val="20"/>
                  <w:szCs w:val="20"/>
                </w:rPr>
                <w:t>4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14" w:author="Rinat Gub" w:date="2022-12-06T13:44:00Z"/>
                <w:sz w:val="18"/>
                <w:szCs w:val="18"/>
              </w:rPr>
            </w:pPr>
            <w:ins w:id="7915" w:author="Rinat Gub" w:date="2022-12-06T13:44:00Z">
              <w:r w:rsidRPr="00F13AC2">
                <w:rPr>
                  <w:sz w:val="18"/>
                  <w:szCs w:val="18"/>
                </w:rPr>
                <w:t>Копия подтверждающего документа налогового органа о применении льготных режимов налогообложения (при наличии)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16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17" w:author="Rinat Gub" w:date="2022-12-06T13:44:00Z"/>
                <w:sz w:val="22"/>
                <w:szCs w:val="22"/>
              </w:rPr>
            </w:pPr>
          </w:p>
        </w:tc>
      </w:tr>
      <w:tr w:rsidR="00F851EE" w:rsidRPr="00203244" w:rsidTr="006D418D">
        <w:trPr>
          <w:trHeight w:val="337"/>
          <w:ins w:id="7918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919" w:author="Rinat Gub" w:date="2022-12-06T13:44:00Z"/>
                <w:sz w:val="20"/>
                <w:szCs w:val="20"/>
              </w:rPr>
            </w:pPr>
            <w:ins w:id="7920" w:author="Rinat Gub" w:date="2022-12-06T13:44:00Z">
              <w:r>
                <w:rPr>
                  <w:sz w:val="20"/>
                  <w:szCs w:val="20"/>
                </w:rPr>
                <w:t>5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21" w:author="Rinat Gub" w:date="2022-12-06T13:44:00Z"/>
                <w:sz w:val="18"/>
                <w:szCs w:val="18"/>
              </w:rPr>
            </w:pPr>
            <w:ins w:id="7922" w:author="Rinat Gub" w:date="2022-12-06T13:44:00Z">
              <w:r w:rsidRPr="00F13AC2">
                <w:rPr>
                  <w:sz w:val="18"/>
                  <w:szCs w:val="18"/>
                </w:rPr>
                <w:t>Копия Выписки из Единого государственного реестра юридических лиц (Единого государственного реестра индивидуальных предпринимателей)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23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24" w:author="Rinat Gub" w:date="2022-12-06T13:44:00Z"/>
                <w:sz w:val="22"/>
                <w:szCs w:val="22"/>
              </w:rPr>
            </w:pPr>
          </w:p>
        </w:tc>
      </w:tr>
      <w:tr w:rsidR="00F851EE" w:rsidRPr="00203244" w:rsidTr="006D418D">
        <w:trPr>
          <w:trHeight w:val="337"/>
          <w:ins w:id="7925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926" w:author="Rinat Gub" w:date="2022-12-06T13:44:00Z"/>
                <w:sz w:val="20"/>
                <w:szCs w:val="20"/>
              </w:rPr>
            </w:pPr>
            <w:ins w:id="7927" w:author="Rinat Gub" w:date="2022-12-06T13:44:00Z">
              <w:r>
                <w:rPr>
                  <w:sz w:val="20"/>
                  <w:szCs w:val="20"/>
                </w:rPr>
                <w:t>6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28" w:author="Rinat Gub" w:date="2022-12-06T13:44:00Z"/>
                <w:sz w:val="18"/>
                <w:szCs w:val="18"/>
              </w:rPr>
            </w:pPr>
            <w:ins w:id="7929" w:author="Rinat Gub" w:date="2022-12-06T13:44:00Z">
              <w:r w:rsidRPr="00F13AC2">
                <w:rPr>
                  <w:sz w:val="18"/>
                  <w:szCs w:val="18"/>
                </w:rPr>
                <w:t>Документы, удостоверяющие полномочия руководителя (протокол и приказ о назначении руководителя)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30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textAlignment w:val="baseline"/>
              <w:rPr>
                <w:ins w:id="7931" w:author="Rinat Gub" w:date="2022-12-06T13:44:00Z"/>
                <w:sz w:val="22"/>
                <w:szCs w:val="22"/>
              </w:rPr>
            </w:pPr>
          </w:p>
        </w:tc>
      </w:tr>
      <w:tr w:rsidR="00F851EE" w:rsidRPr="00203244" w:rsidTr="006D418D">
        <w:trPr>
          <w:trHeight w:val="337"/>
          <w:ins w:id="7932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933" w:author="Rinat Gub" w:date="2022-12-06T13:44:00Z"/>
                <w:sz w:val="20"/>
                <w:szCs w:val="20"/>
              </w:rPr>
            </w:pPr>
            <w:ins w:id="7934" w:author="Rinat Gub" w:date="2022-12-06T13:44:00Z">
              <w:r>
                <w:rPr>
                  <w:sz w:val="20"/>
                  <w:szCs w:val="20"/>
                </w:rPr>
                <w:t>7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35" w:author="Rinat Gub" w:date="2022-12-06T13:44:00Z"/>
                <w:sz w:val="18"/>
                <w:szCs w:val="18"/>
              </w:rPr>
            </w:pPr>
            <w:ins w:id="7936" w:author="Rinat Gub" w:date="2022-12-06T13:44:00Z">
              <w:r w:rsidRPr="00F13AC2">
                <w:rPr>
                  <w:sz w:val="18"/>
                  <w:szCs w:val="18"/>
                </w:rPr>
                <w:t>Документы, удостоверяющие полномочия представителя Контрагента на подписание договора (доверенность)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37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51EE" w:rsidRPr="00FD4295" w:rsidRDefault="00F851EE" w:rsidP="006D418D">
            <w:pPr>
              <w:ind w:firstLine="0"/>
              <w:rPr>
                <w:ins w:id="7938" w:author="Rinat Gub" w:date="2022-12-06T13:44:00Z"/>
                <w:sz w:val="22"/>
                <w:szCs w:val="22"/>
              </w:rPr>
            </w:pPr>
          </w:p>
        </w:tc>
      </w:tr>
      <w:tr w:rsidR="00F851EE" w:rsidRPr="00203244" w:rsidTr="006D418D">
        <w:trPr>
          <w:trHeight w:val="337"/>
          <w:ins w:id="7939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ins w:id="7940" w:author="Rinat Gub" w:date="2022-12-06T13:44:00Z"/>
                <w:sz w:val="20"/>
                <w:szCs w:val="20"/>
              </w:rPr>
            </w:pPr>
            <w:ins w:id="7941" w:author="Rinat Gub" w:date="2022-12-06T13:44:00Z">
              <w:r>
                <w:rPr>
                  <w:sz w:val="20"/>
                  <w:szCs w:val="20"/>
                </w:rPr>
                <w:t>8</w:t>
              </w:r>
            </w:ins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F13AC2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left"/>
              <w:textAlignment w:val="baseline"/>
              <w:rPr>
                <w:ins w:id="7942" w:author="Rinat Gub" w:date="2022-12-06T13:44:00Z"/>
                <w:sz w:val="18"/>
                <w:szCs w:val="18"/>
              </w:rPr>
            </w:pPr>
            <w:ins w:id="7943" w:author="Rinat Gub" w:date="2022-12-06T13:44:00Z">
              <w:r w:rsidRPr="00F13AC2">
                <w:rPr>
                  <w:sz w:val="18"/>
                  <w:szCs w:val="18"/>
                </w:rPr>
                <w:t>Карта партнера с указанием банковских реквизитов, подписанная руководителем организации и удостоверенная печатью (скан. образ и в редактируемом формате)</w:t>
              </w:r>
            </w:ins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44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45" w:author="Rinat Gub" w:date="2022-12-06T13:44:00Z"/>
                <w:sz w:val="22"/>
                <w:szCs w:val="20"/>
                <w:highlight w:val="red"/>
              </w:rPr>
            </w:pPr>
          </w:p>
        </w:tc>
      </w:tr>
      <w:tr w:rsidR="00F851EE" w:rsidRPr="00203244" w:rsidTr="00F351AC">
        <w:trPr>
          <w:trHeight w:val="337"/>
          <w:ins w:id="7946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947" w:author="Rinat Gub" w:date="2022-12-06T13:44:00Z"/>
                <w:sz w:val="20"/>
                <w:szCs w:val="20"/>
              </w:rPr>
            </w:pP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948" w:author="Rinat Gub" w:date="2022-12-06T13:44:00Z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49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50" w:author="Rinat Gub" w:date="2022-12-06T13:44:00Z"/>
                <w:sz w:val="22"/>
                <w:szCs w:val="20"/>
                <w:highlight w:val="red"/>
              </w:rPr>
            </w:pPr>
          </w:p>
        </w:tc>
      </w:tr>
      <w:tr w:rsidR="00F851EE" w:rsidRPr="00203244" w:rsidTr="00F351AC">
        <w:trPr>
          <w:trHeight w:val="337"/>
          <w:ins w:id="7951" w:author="Rinat Gub" w:date="2022-12-06T13:44:00Z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left="34" w:firstLine="0"/>
              <w:textAlignment w:val="baseline"/>
              <w:rPr>
                <w:ins w:id="7952" w:author="Rinat Gub" w:date="2022-12-06T13:44:00Z"/>
                <w:sz w:val="20"/>
                <w:szCs w:val="20"/>
              </w:rPr>
            </w:pP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72247" w:rsidRDefault="00F851EE" w:rsidP="006D418D">
            <w:pPr>
              <w:tabs>
                <w:tab w:val="clear" w:pos="1134"/>
              </w:tabs>
              <w:kinsoku/>
              <w:overflowPunct/>
              <w:autoSpaceDE/>
              <w:autoSpaceDN/>
              <w:snapToGrid w:val="0"/>
              <w:spacing w:before="40" w:after="40"/>
              <w:ind w:right="57" w:firstLine="0"/>
              <w:jc w:val="left"/>
              <w:rPr>
                <w:ins w:id="7953" w:author="Rinat Gub" w:date="2022-12-06T13:44:00Z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203244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ins w:id="7954" w:author="Rinat Gub" w:date="2022-12-06T13:44:00Z"/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1EE" w:rsidRPr="00111565" w:rsidRDefault="00F851EE" w:rsidP="006D418D">
            <w:pPr>
              <w:widowControl w:val="0"/>
              <w:tabs>
                <w:tab w:val="clear" w:pos="1134"/>
              </w:tabs>
              <w:kinsoku/>
              <w:adjustRightInd w:val="0"/>
              <w:ind w:firstLine="0"/>
              <w:jc w:val="center"/>
              <w:textAlignment w:val="baseline"/>
              <w:rPr>
                <w:ins w:id="7955" w:author="Rinat Gub" w:date="2022-12-06T13:44:00Z"/>
                <w:sz w:val="22"/>
                <w:szCs w:val="22"/>
                <w:highlight w:val="red"/>
              </w:rPr>
            </w:pPr>
          </w:p>
        </w:tc>
      </w:tr>
      <w:tr w:rsidR="00F65F77" w:rsidRPr="00203244" w:rsidTr="00F351AC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  <w:r w:rsidRPr="00203244">
              <w:rPr>
                <w:b/>
                <w:sz w:val="20"/>
                <w:szCs w:val="20"/>
              </w:rPr>
              <w:t>Документы, предоставляемые по желанию участника закупки</w:t>
            </w:r>
          </w:p>
        </w:tc>
      </w:tr>
      <w:tr w:rsidR="00F65F77" w:rsidRPr="00203244" w:rsidTr="00F351AC">
        <w:trPr>
          <w:trHeight w:val="271"/>
          <w:trPrChange w:id="7956" w:author="Rinat Gub" w:date="2022-12-06T13:44:00Z">
            <w:trPr>
              <w:trHeight w:val="271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57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40134A">
            <w:pPr>
              <w:widowControl w:val="0"/>
              <w:numPr>
                <w:ilvl w:val="0"/>
                <w:numId w:val="58"/>
              </w:numPr>
              <w:tabs>
                <w:tab w:val="clear" w:pos="1134"/>
              </w:tabs>
              <w:kinsoku/>
              <w:adjustRightInd w:val="0"/>
              <w:spacing w:before="60"/>
              <w:ind w:left="0" w:firstLine="0"/>
              <w:jc w:val="center"/>
              <w:textAlignment w:val="baseline"/>
              <w:rPr>
                <w:sz w:val="20"/>
                <w:szCs w:val="20"/>
              </w:rPr>
              <w:pPrChange w:id="7958" w:author="Rinat Gub" w:date="2022-12-06T13:44:00Z">
                <w:pPr>
                  <w:widowControl w:val="0"/>
                  <w:numPr>
                    <w:numId w:val="76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left="720" w:hanging="360"/>
                  <w:jc w:val="center"/>
                  <w:textAlignment w:val="baseline"/>
                </w:pPr>
              </w:pPrChange>
            </w:pP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59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0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1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</w:tr>
      <w:tr w:rsidR="00F65F77" w:rsidRPr="00203244" w:rsidTr="00F351AC">
        <w:trPr>
          <w:trHeight w:val="271"/>
          <w:trPrChange w:id="7962" w:author="Rinat Gub" w:date="2022-12-06T13:44:00Z">
            <w:trPr>
              <w:trHeight w:val="271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3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40134A">
            <w:pPr>
              <w:widowControl w:val="0"/>
              <w:numPr>
                <w:ilvl w:val="0"/>
                <w:numId w:val="58"/>
              </w:numPr>
              <w:tabs>
                <w:tab w:val="clear" w:pos="1134"/>
              </w:tabs>
              <w:kinsoku/>
              <w:adjustRightInd w:val="0"/>
              <w:spacing w:before="60"/>
              <w:ind w:left="0" w:firstLine="0"/>
              <w:jc w:val="center"/>
              <w:textAlignment w:val="baseline"/>
              <w:rPr>
                <w:sz w:val="20"/>
                <w:szCs w:val="20"/>
              </w:rPr>
              <w:pPrChange w:id="7964" w:author="Rinat Gub" w:date="2022-12-06T13:44:00Z">
                <w:pPr>
                  <w:widowControl w:val="0"/>
                  <w:numPr>
                    <w:numId w:val="76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left="720" w:hanging="360"/>
                  <w:jc w:val="center"/>
                  <w:textAlignment w:val="baseline"/>
                </w:pPr>
              </w:pPrChange>
            </w:pP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5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6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7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</w:tr>
      <w:tr w:rsidR="00F65F77" w:rsidRPr="00203244" w:rsidTr="00F351AC">
        <w:trPr>
          <w:trHeight w:val="271"/>
          <w:trPrChange w:id="7968" w:author="Rinat Gub" w:date="2022-12-06T13:44:00Z">
            <w:trPr>
              <w:trHeight w:val="271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69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40134A">
            <w:pPr>
              <w:widowControl w:val="0"/>
              <w:numPr>
                <w:ilvl w:val="0"/>
                <w:numId w:val="58"/>
              </w:numPr>
              <w:tabs>
                <w:tab w:val="clear" w:pos="1134"/>
              </w:tabs>
              <w:kinsoku/>
              <w:adjustRightInd w:val="0"/>
              <w:spacing w:before="60"/>
              <w:ind w:left="0" w:firstLine="0"/>
              <w:jc w:val="center"/>
              <w:textAlignment w:val="baseline"/>
              <w:rPr>
                <w:sz w:val="20"/>
                <w:szCs w:val="20"/>
              </w:rPr>
              <w:pPrChange w:id="7970" w:author="Rinat Gub" w:date="2022-12-06T13:44:00Z">
                <w:pPr>
                  <w:widowControl w:val="0"/>
                  <w:numPr>
                    <w:numId w:val="76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left="720" w:hanging="360"/>
                  <w:jc w:val="center"/>
                  <w:textAlignment w:val="baseline"/>
                </w:pPr>
              </w:pPrChange>
            </w:pP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1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2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3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</w:tr>
      <w:tr w:rsidR="00F65F77" w:rsidRPr="00203244" w:rsidTr="00F351AC">
        <w:trPr>
          <w:trHeight w:val="271"/>
          <w:trPrChange w:id="7974" w:author="Rinat Gub" w:date="2022-12-06T13:44:00Z">
            <w:trPr>
              <w:trHeight w:val="271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5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40134A">
            <w:pPr>
              <w:widowControl w:val="0"/>
              <w:numPr>
                <w:ilvl w:val="0"/>
                <w:numId w:val="58"/>
              </w:numPr>
              <w:tabs>
                <w:tab w:val="clear" w:pos="1134"/>
              </w:tabs>
              <w:kinsoku/>
              <w:adjustRightInd w:val="0"/>
              <w:spacing w:before="60"/>
              <w:ind w:left="0" w:firstLine="0"/>
              <w:jc w:val="center"/>
              <w:textAlignment w:val="baseline"/>
              <w:rPr>
                <w:sz w:val="20"/>
                <w:szCs w:val="20"/>
              </w:rPr>
              <w:pPrChange w:id="7976" w:author="Rinat Gub" w:date="2022-12-06T13:44:00Z">
                <w:pPr>
                  <w:widowControl w:val="0"/>
                  <w:numPr>
                    <w:numId w:val="76"/>
                  </w:numPr>
                  <w:tabs>
                    <w:tab w:val="clear" w:pos="1134"/>
                  </w:tabs>
                  <w:kinsoku/>
                  <w:adjustRightInd w:val="0"/>
                  <w:spacing w:before="60"/>
                  <w:ind w:left="720" w:hanging="360"/>
                  <w:jc w:val="center"/>
                  <w:textAlignment w:val="baseline"/>
                </w:pPr>
              </w:pPrChange>
            </w:pP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7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8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79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</w:tr>
      <w:tr w:rsidR="00F65F77" w:rsidRPr="00203244" w:rsidTr="00F351AC">
        <w:trPr>
          <w:trHeight w:val="271"/>
          <w:trPrChange w:id="7980" w:author="Rinat Gub" w:date="2022-12-06T13:44:00Z">
            <w:trPr>
              <w:trHeight w:val="271"/>
            </w:trPr>
          </w:trPrChange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81" w:author="Rinat Gub" w:date="2022-12-06T13:44:00Z">
              <w:tcPr>
                <w:tcW w:w="7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82" w:author="Rinat Gub" w:date="2022-12-06T13:44:00Z">
              <w:tcPr>
                <w:tcW w:w="300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jc w:val="center"/>
              <w:textAlignment w:val="baseline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83" w:author="Rinat Gub" w:date="2022-12-06T13:44:00Z">
              <w:tcPr>
                <w:tcW w:w="99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7984" w:author="Rinat Gub" w:date="2022-12-06T13:44:00Z">
              <w:tcPr>
                <w:tcW w:w="493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F65F77" w:rsidRPr="00203244" w:rsidRDefault="00F65F77" w:rsidP="008823B8">
            <w:pPr>
              <w:widowControl w:val="0"/>
              <w:tabs>
                <w:tab w:val="clear" w:pos="1134"/>
              </w:tabs>
              <w:kinsoku/>
              <w:adjustRightInd w:val="0"/>
              <w:spacing w:before="60"/>
              <w:ind w:firstLine="0"/>
              <w:textAlignment w:val="baseline"/>
              <w:rPr>
                <w:sz w:val="20"/>
                <w:szCs w:val="20"/>
              </w:rPr>
            </w:pPr>
          </w:p>
        </w:tc>
      </w:tr>
    </w:tbl>
    <w:p w:rsidR="002877AC" w:rsidRPr="00203244" w:rsidRDefault="002877AC" w:rsidP="002877AC">
      <w:pPr>
        <w:keepNext/>
        <w:pBdr>
          <w:bottom w:val="single" w:sz="12" w:space="1" w:color="auto"/>
        </w:pBdr>
        <w:spacing w:before="120"/>
        <w:ind w:right="4845" w:firstLine="0"/>
        <w:jc w:val="left"/>
        <w:rPr>
          <w:del w:id="7985" w:author="Rinat Gub" w:date="2022-12-06T13:44:00Z"/>
          <w:szCs w:val="24"/>
        </w:rPr>
      </w:pPr>
    </w:p>
    <w:p w:rsidR="002877AC" w:rsidRPr="00203244" w:rsidRDefault="002877AC" w:rsidP="002877AC">
      <w:pPr>
        <w:keepNext/>
        <w:pBdr>
          <w:bottom w:val="single" w:sz="12" w:space="1" w:color="auto"/>
        </w:pBdr>
        <w:ind w:right="4845" w:firstLine="0"/>
        <w:jc w:val="center"/>
        <w:rPr>
          <w:del w:id="7986" w:author="Rinat Gub" w:date="2022-12-06T13:44:00Z"/>
          <w:szCs w:val="24"/>
          <w:vertAlign w:val="superscript"/>
        </w:rPr>
      </w:pPr>
      <w:del w:id="7987" w:author="Rinat Gub" w:date="2022-12-06T13:44:00Z">
        <w:r w:rsidRPr="00203244">
          <w:rPr>
            <w:szCs w:val="24"/>
            <w:vertAlign w:val="superscript"/>
          </w:rPr>
          <w:delText>(подпись, М.П.)</w:delText>
        </w:r>
      </w:del>
    </w:p>
    <w:p w:rsidR="00F65F77" w:rsidRPr="00203244" w:rsidRDefault="00F65F77" w:rsidP="00F65F77">
      <w:pPr>
        <w:keepNext/>
        <w:spacing w:before="120"/>
        <w:ind w:right="4845" w:firstLine="0"/>
        <w:jc w:val="left"/>
        <w:rPr>
          <w:ins w:id="7988" w:author="Rinat Gub" w:date="2022-12-06T13:44:00Z"/>
          <w:szCs w:val="24"/>
        </w:rPr>
      </w:pPr>
      <w:ins w:id="7989" w:author="Rinat Gub" w:date="2022-12-06T13:44:00Z">
        <w:r w:rsidRPr="00203244">
          <w:rPr>
            <w:szCs w:val="24"/>
          </w:rPr>
          <w:t>___________________________________</w:t>
        </w:r>
      </w:ins>
    </w:p>
    <w:p w:rsidR="00F65F77" w:rsidRPr="00203244" w:rsidRDefault="00F65F77" w:rsidP="00F65F77">
      <w:pPr>
        <w:keepNext/>
        <w:ind w:right="4845" w:firstLine="0"/>
        <w:jc w:val="center"/>
        <w:rPr>
          <w:moveTo w:id="7990" w:author="Rinat Gub" w:date="2022-12-06T13:44:00Z"/>
          <w:szCs w:val="24"/>
          <w:vertAlign w:val="superscript"/>
        </w:rPr>
        <w:pPrChange w:id="7991" w:author="Rinat Gub" w:date="2022-12-06T13:44:00Z">
          <w:pPr>
            <w:keepNext/>
            <w:ind w:right="10034" w:firstLine="0"/>
            <w:jc w:val="center"/>
          </w:pPr>
        </w:pPrChange>
      </w:pPr>
      <w:moveToRangeStart w:id="7992" w:author="Rinat Gub" w:date="2022-12-06T13:44:00Z" w:name="move121226688"/>
      <w:moveTo w:id="7993" w:author="Rinat Gub" w:date="2022-12-06T13:44:00Z">
        <w:r w:rsidRPr="00203244">
          <w:rPr>
            <w:szCs w:val="24"/>
            <w:vertAlign w:val="superscript"/>
          </w:rPr>
          <w:t>(подпись, М.П.)</w:t>
        </w:r>
      </w:moveTo>
    </w:p>
    <w:moveToRangeEnd w:id="7992"/>
    <w:p w:rsidR="00F65F77" w:rsidRPr="00203244" w:rsidRDefault="00F65F77" w:rsidP="00F65F77">
      <w:pPr>
        <w:keepNext/>
        <w:spacing w:before="120"/>
        <w:ind w:right="4845" w:firstLine="0"/>
        <w:jc w:val="left"/>
        <w:rPr>
          <w:ins w:id="7994" w:author="Rinat Gub" w:date="2022-12-06T13:44:00Z"/>
          <w:szCs w:val="24"/>
        </w:rPr>
      </w:pPr>
      <w:ins w:id="7995" w:author="Rinat Gub" w:date="2022-12-06T13:44:00Z">
        <w:r w:rsidRPr="00203244">
          <w:rPr>
            <w:szCs w:val="24"/>
          </w:rPr>
          <w:t>____________________________________</w:t>
        </w:r>
      </w:ins>
    </w:p>
    <w:p w:rsidR="00F65F77" w:rsidRPr="00203244" w:rsidRDefault="00F65F77" w:rsidP="00F65F77">
      <w:pPr>
        <w:keepNext/>
        <w:ind w:right="4845" w:firstLine="0"/>
        <w:jc w:val="center"/>
        <w:rPr>
          <w:szCs w:val="24"/>
          <w:vertAlign w:val="superscript"/>
        </w:rPr>
      </w:pPr>
      <w:r w:rsidRPr="00203244">
        <w:rPr>
          <w:szCs w:val="24"/>
          <w:vertAlign w:val="superscript"/>
        </w:rPr>
        <w:t>(фамилия, имя, отчество подписавшего, должность)</w:t>
      </w:r>
    </w:p>
    <w:p w:rsidR="00F65F77" w:rsidRPr="00203244" w:rsidRDefault="00F65F77" w:rsidP="00F65F77">
      <w:pPr>
        <w:keepNext/>
        <w:ind w:right="4845" w:firstLine="0"/>
        <w:jc w:val="center"/>
        <w:rPr>
          <w:szCs w:val="24"/>
          <w:vertAlign w:val="superscript"/>
        </w:rPr>
      </w:pPr>
    </w:p>
    <w:p w:rsidR="00F65F77" w:rsidRPr="00203244" w:rsidRDefault="00F65F77" w:rsidP="00F65F77">
      <w:pPr>
        <w:pBdr>
          <w:bottom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t>конец формы</w:t>
      </w:r>
    </w:p>
    <w:p w:rsidR="00F65F77" w:rsidRPr="00203244" w:rsidRDefault="00F65F77" w:rsidP="00F65F77">
      <w:pPr>
        <w:ind w:firstLine="0"/>
      </w:pPr>
      <w:r w:rsidRPr="00203244">
        <w:rPr>
          <w:b/>
        </w:rPr>
        <w:t>Инструкция по заполнению</w:t>
      </w:r>
    </w:p>
    <w:p w:rsidR="00C834B7" w:rsidRPr="00203244" w:rsidRDefault="00F65F77" w:rsidP="0040134A">
      <w:pPr>
        <w:pStyle w:val="afa"/>
        <w:numPr>
          <w:ilvl w:val="0"/>
          <w:numId w:val="64"/>
        </w:numPr>
        <w:ind w:left="284"/>
        <w:pPrChange w:id="7996" w:author="Rinat Gub" w:date="2022-12-06T13:44:00Z">
          <w:pPr>
            <w:pStyle w:val="afa"/>
            <w:numPr>
              <w:numId w:val="67"/>
            </w:numPr>
            <w:ind w:left="1287" w:hanging="360"/>
          </w:pPr>
        </w:pPrChange>
      </w:pPr>
      <w:r w:rsidRPr="00203244">
        <w:t>Заявка (каждая ее часть, если заявка предоставляется частями) должна содержать опись входящих в ее состав документов.</w:t>
      </w:r>
    </w:p>
    <w:p w:rsidR="00C834B7" w:rsidRPr="00203244" w:rsidRDefault="00F65F77" w:rsidP="0040134A">
      <w:pPr>
        <w:pStyle w:val="afa"/>
        <w:numPr>
          <w:ilvl w:val="0"/>
          <w:numId w:val="64"/>
        </w:numPr>
        <w:ind w:left="284"/>
        <w:pPrChange w:id="7997" w:author="Rinat Gub" w:date="2022-12-06T13:44:00Z">
          <w:pPr>
            <w:pStyle w:val="afa"/>
            <w:numPr>
              <w:numId w:val="67"/>
            </w:numPr>
            <w:ind w:left="1287" w:hanging="360"/>
          </w:pPr>
        </w:pPrChange>
      </w:pPr>
      <w:r w:rsidRPr="00203244">
        <w:t xml:space="preserve">В описи Организатор </w:t>
      </w:r>
      <w:r w:rsidR="002A131F" w:rsidRPr="00203244">
        <w:t xml:space="preserve">закупки </w:t>
      </w:r>
      <w:r w:rsidRPr="00203244">
        <w:t>вправе делать отметки о соответствии документов заявки Участника требованиям Документации.</w:t>
      </w:r>
    </w:p>
    <w:p w:rsidR="00F51879" w:rsidRPr="00203244" w:rsidRDefault="00F65F77" w:rsidP="0040134A">
      <w:pPr>
        <w:pStyle w:val="afa"/>
        <w:numPr>
          <w:ilvl w:val="0"/>
          <w:numId w:val="64"/>
        </w:numPr>
        <w:ind w:left="284"/>
        <w:pPrChange w:id="7998" w:author="Rinat Gub" w:date="2022-12-06T13:44:00Z">
          <w:pPr>
            <w:pStyle w:val="afa"/>
            <w:numPr>
              <w:numId w:val="67"/>
            </w:numPr>
            <w:ind w:left="1287" w:hanging="360"/>
          </w:pPr>
        </w:pPrChange>
      </w:pPr>
      <w:r w:rsidRPr="00203244">
        <w:t xml:space="preserve">Форма должна быть подписана и </w:t>
      </w:r>
      <w:r w:rsidR="00693DAC" w:rsidRPr="00203244">
        <w:t xml:space="preserve">скреплена оттиском печати </w:t>
      </w:r>
      <w:r w:rsidR="00693DAC">
        <w:t>(при наличии)</w:t>
      </w:r>
      <w:r w:rsidR="00693DAC" w:rsidRPr="00203244">
        <w:t>.</w:t>
      </w:r>
    </w:p>
    <w:p w:rsidR="00F51879" w:rsidRPr="00203244" w:rsidRDefault="00F51879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sz w:val="20"/>
          <w:szCs w:val="20"/>
        </w:rPr>
      </w:pPr>
      <w:r w:rsidRPr="00203244">
        <w:br w:type="page"/>
      </w:r>
    </w:p>
    <w:p w:rsidR="002B081E" w:rsidRDefault="00AC54BC" w:rsidP="008D033A">
      <w:pPr>
        <w:pStyle w:val="-32"/>
      </w:pPr>
      <w:bookmarkStart w:id="7999" w:name="_Toc392487706"/>
      <w:bookmarkStart w:id="8000" w:name="_Toc392489410"/>
      <w:bookmarkStart w:id="8001" w:name="_Ref392507255"/>
      <w:bookmarkStart w:id="8002" w:name="_Ref392507414"/>
      <w:bookmarkStart w:id="8003" w:name="_Ref390520959"/>
      <w:bookmarkStart w:id="8004" w:name="_Ref391415766"/>
      <w:bookmarkStart w:id="8005" w:name="_Toc392487724"/>
      <w:bookmarkStart w:id="8006" w:name="_Toc392489428"/>
      <w:bookmarkStart w:id="8007" w:name="_Ref392507258"/>
      <w:bookmarkStart w:id="8008" w:name="_Ref392507339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от 24.07.2007 № 209-ФЗ «О развитии малого и среднего предпринимательства в Российской Федерации»</w:t>
      </w:r>
      <w:ins w:id="8009" w:author="Rinat Gub" w:date="2022-12-06T13:44:00Z">
        <w:r w:rsidR="00F851EE">
          <w:t xml:space="preserve"> </w:t>
        </w:r>
        <w:r w:rsidR="00F851EE" w:rsidRPr="00141899">
          <w:rPr>
            <w:rStyle w:val="af3"/>
            <w:highlight w:val="green"/>
          </w:rPr>
          <w:t>«Форма используется»</w:t>
        </w:r>
      </w:ins>
    </w:p>
    <w:p w:rsidR="00013696" w:rsidRPr="00203244" w:rsidRDefault="00013696" w:rsidP="00013696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moveFrom w:id="8010" w:author="Rinat Gub" w:date="2022-12-06T13:44:00Z"/>
          <w:b/>
          <w:bCs/>
          <w:color w:val="000000"/>
          <w:spacing w:val="36"/>
          <w:szCs w:val="22"/>
        </w:rPr>
      </w:pPr>
      <w:moveFromRangeStart w:id="8011" w:author="Rinat Gub" w:date="2022-12-06T13:44:00Z" w:name="move121226698"/>
      <w:moveFrom w:id="8012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начало формы</w:t>
        </w:r>
      </w:moveFrom>
    </w:p>
    <w:p w:rsidR="00013696" w:rsidRPr="00203244" w:rsidRDefault="00013696" w:rsidP="00013696">
      <w:pPr>
        <w:tabs>
          <w:tab w:val="clear" w:pos="1134"/>
        </w:tabs>
        <w:ind w:firstLine="0"/>
        <w:rPr>
          <w:moveFrom w:id="8013" w:author="Rinat Gub" w:date="2022-12-06T13:44:00Z"/>
        </w:rPr>
        <w:pPrChange w:id="8014" w:author="Rinat Gub" w:date="2022-12-06T13:44:00Z">
          <w:pPr>
            <w:jc w:val="left"/>
          </w:pPr>
        </w:pPrChange>
      </w:pPr>
      <w:moveFrom w:id="8015" w:author="Rinat Gub" w:date="2022-12-06T13:44:00Z">
        <w:r w:rsidRPr="00203244">
          <w:t>Форма 1</w:t>
        </w:r>
        <w:r w:rsidR="00185276">
          <w:t>6</w:t>
        </w:r>
      </w:moveFrom>
    </w:p>
    <w:p w:rsidR="00EA408D" w:rsidRDefault="00EA408D" w:rsidP="00EA408D">
      <w:pPr>
        <w:ind w:firstLine="0"/>
        <w:rPr>
          <w:moveFrom w:id="8016" w:author="Rinat Gub" w:date="2022-12-06T13:44:00Z"/>
          <w:i/>
          <w:color w:val="333399"/>
          <w:rPrChange w:id="8017" w:author="Rinat Gub" w:date="2022-12-06T13:44:00Z">
            <w:rPr>
              <w:moveFrom w:id="8018" w:author="Rinat Gub" w:date="2022-12-06T13:44:00Z"/>
            </w:rPr>
          </w:rPrChange>
        </w:rPr>
        <w:pPrChange w:id="8019" w:author="Rinat Gub" w:date="2022-12-06T13:44:00Z">
          <w:pPr/>
        </w:pPrChange>
      </w:pPr>
    </w:p>
    <w:p w:rsidR="00EA408D" w:rsidRPr="00DB2C09" w:rsidRDefault="00EA408D" w:rsidP="00EA408D">
      <w:pPr>
        <w:ind w:firstLine="0"/>
        <w:rPr>
          <w:moveFrom w:id="8020" w:author="Rinat Gub" w:date="2022-12-06T13:44:00Z"/>
          <w:i/>
          <w:iCs/>
          <w:color w:val="333399"/>
          <w:szCs w:val="22"/>
        </w:rPr>
      </w:pPr>
      <w:moveFrom w:id="8021" w:author="Rinat Gub" w:date="2022-12-06T13:44:00Z">
        <w:r w:rsidRPr="00203244">
          <w:rPr>
            <w:i/>
            <w:iCs/>
            <w:color w:val="333399"/>
            <w:szCs w:val="22"/>
          </w:rPr>
          <w:t>(фирменный бланк Участника закупки)</w:t>
        </w:r>
      </w:moveFrom>
    </w:p>
    <w:p w:rsidR="00843266" w:rsidRPr="00203244" w:rsidRDefault="00843266" w:rsidP="00843266">
      <w:pPr>
        <w:rPr>
          <w:moveFrom w:id="8022" w:author="Rinat Gub" w:date="2022-12-06T13:44:00Z"/>
        </w:rPr>
      </w:pPr>
    </w:p>
    <w:p w:rsidR="00843266" w:rsidRPr="00203244" w:rsidRDefault="00843266" w:rsidP="00843266">
      <w:pPr>
        <w:rPr>
          <w:moveFrom w:id="8023" w:author="Rinat Gub" w:date="2022-12-06T13:44:00Z"/>
        </w:rPr>
      </w:pPr>
    </w:p>
    <w:moveFromRangeEnd w:id="8011"/>
    <w:p w:rsidR="00EA408D" w:rsidRPr="00203244" w:rsidRDefault="00EA408D" w:rsidP="00EA408D">
      <w:pPr>
        <w:jc w:val="center"/>
        <w:rPr>
          <w:b/>
        </w:rPr>
      </w:pPr>
    </w:p>
    <w:p w:rsidR="00EA408D" w:rsidRPr="00C1067A" w:rsidRDefault="00EA408D" w:rsidP="00EA408D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>
        <w:rPr>
          <w:b/>
          <w:caps/>
        </w:rPr>
        <w:t xml:space="preserve">отсутствия </w:t>
      </w:r>
      <w:r w:rsidRPr="00203244">
        <w:rPr>
          <w:b/>
          <w:caps/>
        </w:rPr>
        <w:t>принадлежности организации к субъектам малого и среднего предпринимательства (МСП)</w:t>
      </w:r>
    </w:p>
    <w:p w:rsidR="00013696" w:rsidRPr="00203244" w:rsidRDefault="00013696" w:rsidP="00013696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moveTo w:id="8024" w:author="Rinat Gub" w:date="2022-12-06T13:44:00Z"/>
          <w:b/>
          <w:bCs/>
          <w:color w:val="000000"/>
          <w:spacing w:val="36"/>
          <w:szCs w:val="22"/>
        </w:rPr>
      </w:pPr>
      <w:moveToRangeStart w:id="8025" w:author="Rinat Gub" w:date="2022-12-06T13:44:00Z" w:name="move121226698"/>
      <w:moveTo w:id="8026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начало формы</w:t>
        </w:r>
      </w:moveTo>
    </w:p>
    <w:p w:rsidR="00013696" w:rsidRPr="00203244" w:rsidRDefault="00013696" w:rsidP="00013696">
      <w:pPr>
        <w:tabs>
          <w:tab w:val="clear" w:pos="1134"/>
        </w:tabs>
        <w:ind w:firstLine="0"/>
        <w:rPr>
          <w:moveTo w:id="8027" w:author="Rinat Gub" w:date="2022-12-06T13:44:00Z"/>
        </w:rPr>
        <w:pPrChange w:id="8028" w:author="Rinat Gub" w:date="2022-12-06T13:44:00Z">
          <w:pPr>
            <w:jc w:val="left"/>
          </w:pPr>
        </w:pPrChange>
      </w:pPr>
      <w:moveTo w:id="8029" w:author="Rinat Gub" w:date="2022-12-06T13:44:00Z">
        <w:r w:rsidRPr="00203244">
          <w:t>Форма 1</w:t>
        </w:r>
        <w:r w:rsidR="00185276">
          <w:t>6</w:t>
        </w:r>
      </w:moveTo>
    </w:p>
    <w:p w:rsidR="00EA408D" w:rsidRDefault="00EA408D" w:rsidP="00EA408D">
      <w:pPr>
        <w:ind w:firstLine="0"/>
        <w:rPr>
          <w:moveTo w:id="8030" w:author="Rinat Gub" w:date="2022-12-06T13:44:00Z"/>
          <w:i/>
          <w:color w:val="333399"/>
          <w:rPrChange w:id="8031" w:author="Rinat Gub" w:date="2022-12-06T13:44:00Z">
            <w:rPr>
              <w:moveTo w:id="8032" w:author="Rinat Gub" w:date="2022-12-06T13:44:00Z"/>
            </w:rPr>
          </w:rPrChange>
        </w:rPr>
        <w:pPrChange w:id="8033" w:author="Rinat Gub" w:date="2022-12-06T13:44:00Z">
          <w:pPr/>
        </w:pPrChange>
      </w:pPr>
    </w:p>
    <w:p w:rsidR="00EA408D" w:rsidRPr="00DB2C09" w:rsidRDefault="00EA408D" w:rsidP="00EA408D">
      <w:pPr>
        <w:ind w:firstLine="0"/>
        <w:rPr>
          <w:moveTo w:id="8034" w:author="Rinat Gub" w:date="2022-12-06T13:44:00Z"/>
          <w:i/>
          <w:iCs/>
          <w:color w:val="333399"/>
          <w:szCs w:val="22"/>
        </w:rPr>
      </w:pPr>
      <w:moveTo w:id="8035" w:author="Rinat Gub" w:date="2022-12-06T13:44:00Z">
        <w:r w:rsidRPr="00203244">
          <w:rPr>
            <w:i/>
            <w:iCs/>
            <w:color w:val="333399"/>
            <w:szCs w:val="22"/>
          </w:rPr>
          <w:t>(фирменный бланк Участника закупки)</w:t>
        </w:r>
      </w:moveTo>
    </w:p>
    <w:p w:rsidR="00843266" w:rsidRPr="00203244" w:rsidRDefault="00843266" w:rsidP="00843266">
      <w:pPr>
        <w:rPr>
          <w:moveTo w:id="8036" w:author="Rinat Gub" w:date="2022-12-06T13:44:00Z"/>
        </w:rPr>
      </w:pPr>
    </w:p>
    <w:p w:rsidR="00843266" w:rsidRPr="00203244" w:rsidRDefault="00843266" w:rsidP="00843266">
      <w:pPr>
        <w:rPr>
          <w:moveTo w:id="8037" w:author="Rinat Gub" w:date="2022-12-06T13:44:00Z"/>
        </w:rPr>
      </w:pPr>
    </w:p>
    <w:moveToRangeEnd w:id="8025"/>
    <w:p w:rsidR="00843266" w:rsidRPr="00203244" w:rsidRDefault="00843266" w:rsidP="00843266"/>
    <w:p w:rsidR="00843266" w:rsidRPr="00203244" w:rsidRDefault="00843266" w:rsidP="00843266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843266" w:rsidRPr="00203244" w:rsidRDefault="00843266" w:rsidP="00843266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843266" w:rsidRPr="00203244" w:rsidRDefault="00843266" w:rsidP="00843266">
      <w:pPr>
        <w:tabs>
          <w:tab w:val="clear" w:pos="1134"/>
        </w:tabs>
        <w:ind w:firstLine="0"/>
      </w:pPr>
    </w:p>
    <w:p w:rsidR="00843266" w:rsidRPr="00203244" w:rsidRDefault="00843266" w:rsidP="00843266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843266" w:rsidRPr="00203244" w:rsidRDefault="00843266" w:rsidP="00843266">
      <w:pPr>
        <w:tabs>
          <w:tab w:val="clear" w:pos="1134"/>
        </w:tabs>
        <w:ind w:firstLine="0"/>
      </w:pPr>
    </w:p>
    <w:p w:rsidR="00843266" w:rsidRPr="00203244" w:rsidRDefault="00843266" w:rsidP="00843266">
      <w:pPr>
        <w:tabs>
          <w:tab w:val="clear" w:pos="1134"/>
        </w:tabs>
        <w:ind w:firstLine="0"/>
      </w:pPr>
    </w:p>
    <w:p w:rsidR="00843266" w:rsidRPr="00203244" w:rsidRDefault="00843266" w:rsidP="00843266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843266" w:rsidRPr="00203244" w:rsidRDefault="00843266" w:rsidP="00843266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843266" w:rsidRPr="00203244" w:rsidRDefault="00843266" w:rsidP="00843266">
      <w:pPr>
        <w:tabs>
          <w:tab w:val="clear" w:pos="1134"/>
        </w:tabs>
        <w:ind w:firstLine="0"/>
      </w:pPr>
    </w:p>
    <w:p w:rsidR="00843266" w:rsidRPr="00203244" w:rsidRDefault="00843266" w:rsidP="00843266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843266" w:rsidRPr="00203244" w:rsidRDefault="00843266" w:rsidP="00843266">
      <w:pPr>
        <w:tabs>
          <w:tab w:val="clear" w:pos="1134"/>
        </w:tabs>
        <w:ind w:firstLine="0"/>
      </w:pP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</w:pP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076BE9">
        <w:t>отсутствие принадлежности</w:t>
      </w:r>
      <w:del w:id="8038" w:author="Rinat Gub" w:date="2022-12-06T13:44:00Z">
        <w:r w:rsidR="00BE280C" w:rsidRPr="000C325C">
          <w:delText>»</w:delText>
        </w:r>
      </w:del>
      <w:r w:rsidRPr="00076BE9">
        <w:rPr>
          <w:b/>
          <w:i/>
        </w:rPr>
        <w:t xml:space="preserve"> </w:t>
      </w:r>
      <w:r w:rsidRPr="00203244">
        <w:t>к субъектам малого и среднего предпринимательства (МСП).</w:t>
      </w: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</w:pPr>
    </w:p>
    <w:p w:rsidR="00843266" w:rsidRPr="00203244" w:rsidRDefault="00843266" w:rsidP="00843266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 w:rsidR="000D0E20">
        <w:t xml:space="preserve"> </w:t>
      </w:r>
      <w:r w:rsidR="000D0E20">
        <w:br/>
      </w:r>
      <w:r w:rsidRPr="00203244">
        <w:t>№</w:t>
      </w:r>
      <w:r w:rsidR="00E00007">
        <w:t> </w:t>
      </w:r>
      <w:r w:rsidRPr="00203244">
        <w:t>209-ФЗ «О развитии малого и среднего предпринимательства в Российской Федерации».</w:t>
      </w:r>
    </w:p>
    <w:p w:rsidR="00843266" w:rsidRPr="00203244" w:rsidRDefault="00843266" w:rsidP="00843266">
      <w:pPr>
        <w:spacing w:line="276" w:lineRule="auto"/>
        <w:rPr>
          <w:szCs w:val="22"/>
        </w:rPr>
        <w:pPrChange w:id="8039" w:author="Rinat Gub" w:date="2022-12-06T13:44:00Z">
          <w:pPr>
            <w:tabs>
              <w:tab w:val="clear" w:pos="1134"/>
            </w:tabs>
            <w:spacing w:before="144" w:after="144" w:line="276" w:lineRule="auto"/>
            <w:ind w:firstLine="0"/>
          </w:pPr>
        </w:pPrChange>
      </w:pPr>
    </w:p>
    <w:p w:rsidR="00843266" w:rsidRPr="00203244" w:rsidRDefault="00843266" w:rsidP="00843266">
      <w:pPr>
        <w:spacing w:line="276" w:lineRule="auto"/>
        <w:rPr>
          <w:szCs w:val="22"/>
        </w:rPr>
      </w:pPr>
    </w:p>
    <w:p w:rsidR="00843266" w:rsidRPr="00203244" w:rsidRDefault="00843266" w:rsidP="00843266">
      <w:pPr>
        <w:spacing w:line="276" w:lineRule="auto"/>
        <w:rPr>
          <w:szCs w:val="22"/>
        </w:rPr>
      </w:pP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843266" w:rsidRPr="00203244" w:rsidRDefault="00A9777F" w:rsidP="00843266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>
        <w:rPr>
          <w:szCs w:val="22"/>
        </w:rPr>
        <w:t xml:space="preserve">       </w:t>
      </w:r>
      <w:r w:rsidR="00954A76">
        <w:rPr>
          <w:szCs w:val="22"/>
          <w:vertAlign w:val="superscript"/>
        </w:rPr>
        <w:t>(подпись)</w:t>
      </w:r>
      <w:r w:rsidR="00954A76">
        <w:rPr>
          <w:szCs w:val="22"/>
          <w:vertAlign w:val="superscript"/>
        </w:rPr>
        <w:tab/>
      </w:r>
      <w:r w:rsidR="00954A76">
        <w:rPr>
          <w:szCs w:val="22"/>
          <w:vertAlign w:val="superscript"/>
        </w:rPr>
        <w:tab/>
      </w:r>
      <w:r w:rsidR="00843266" w:rsidRPr="00203244">
        <w:rPr>
          <w:szCs w:val="22"/>
          <w:vertAlign w:val="superscript"/>
        </w:rPr>
        <w:tab/>
        <w:t xml:space="preserve"> ФИО</w:t>
      </w: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</w:pPr>
    </w:p>
    <w:p w:rsidR="00843266" w:rsidRPr="00203244" w:rsidRDefault="00843266" w:rsidP="00843266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843266" w:rsidRPr="00203244" w:rsidRDefault="00843266" w:rsidP="00843266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«____» ______________ 20</w:t>
      </w:r>
      <w:r w:rsidR="00B72D56">
        <w:rPr>
          <w:szCs w:val="22"/>
        </w:rPr>
        <w:t>__</w:t>
      </w:r>
      <w:r w:rsidRPr="00203244">
        <w:rPr>
          <w:szCs w:val="22"/>
        </w:rPr>
        <w:t xml:space="preserve"> г. </w:t>
      </w:r>
    </w:p>
    <w:p w:rsidR="00843266" w:rsidRDefault="00843266" w:rsidP="00843266">
      <w:pPr>
        <w:tabs>
          <w:tab w:val="clear" w:pos="1134"/>
        </w:tabs>
        <w:spacing w:line="276" w:lineRule="auto"/>
        <w:ind w:firstLine="0"/>
        <w:rPr>
          <w:rPrChange w:id="8040" w:author="Rinat Gub" w:date="2022-12-06T13:44:00Z">
            <w:rPr>
              <w:vertAlign w:val="superscript"/>
            </w:rPr>
          </w:rPrChange>
        </w:rPr>
      </w:pPr>
      <w:r w:rsidRPr="00203244">
        <w:rPr>
          <w:szCs w:val="22"/>
        </w:rPr>
        <w:t xml:space="preserve">МП 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8041" w:author="Rinat Gub" w:date="2022-12-06T13:44:00Z"/>
          <w:b/>
          <w:bCs/>
          <w:color w:val="000000"/>
          <w:spacing w:val="36"/>
          <w:szCs w:val="22"/>
        </w:rPr>
      </w:pPr>
      <w:moveFromRangeStart w:id="8042" w:author="Rinat Gub" w:date="2022-12-06T13:44:00Z" w:name="move121226699"/>
      <w:moveFrom w:id="8043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lastRenderedPageBreak/>
          <w:t>конец формы</w:t>
        </w:r>
      </w:moveFrom>
    </w:p>
    <w:moveFromRangeEnd w:id="8042"/>
    <w:p w:rsidR="00EB3385" w:rsidRPr="00203244" w:rsidRDefault="00EB3385" w:rsidP="00EB3385">
      <w:pPr>
        <w:ind w:firstLine="0"/>
        <w:rPr>
          <w:del w:id="8044" w:author="Rinat Gub" w:date="2022-12-06T13:44:00Z"/>
        </w:rPr>
      </w:pPr>
      <w:del w:id="8045" w:author="Rinat Gub" w:date="2022-12-06T13:44:00Z">
        <w:r w:rsidRPr="00203244">
          <w:rPr>
            <w:b/>
          </w:rPr>
          <w:delText>Инструкция по заполнению</w:delText>
        </w:r>
      </w:del>
    </w:p>
    <w:p w:rsidR="00EB3385" w:rsidRPr="00203244" w:rsidRDefault="00EB3385" w:rsidP="0040134A">
      <w:pPr>
        <w:pStyle w:val="afa"/>
        <w:numPr>
          <w:ilvl w:val="0"/>
          <w:numId w:val="157"/>
        </w:numPr>
        <w:ind w:left="284"/>
        <w:rPr>
          <w:del w:id="8046" w:author="Rinat Gub" w:date="2022-12-06T13:44:00Z"/>
        </w:rPr>
      </w:pPr>
      <w:del w:id="8047" w:author="Rinat Gub" w:date="2022-12-06T13:44:00Z">
        <w:r w:rsidRPr="00203244">
          <w:delText xml:space="preserve">Форма включается в </w:delText>
        </w:r>
        <w:r>
          <w:delText>квалификационную</w:delText>
        </w:r>
        <w:r w:rsidRPr="00203244">
          <w:delText xml:space="preserve"> часть заявки.</w:delText>
        </w:r>
      </w:del>
    </w:p>
    <w:p w:rsidR="00013696" w:rsidRPr="00203244" w:rsidRDefault="00EB3385" w:rsidP="00843266">
      <w:pPr>
        <w:tabs>
          <w:tab w:val="clear" w:pos="1134"/>
        </w:tabs>
        <w:spacing w:line="276" w:lineRule="auto"/>
        <w:ind w:firstLine="0"/>
        <w:rPr>
          <w:ins w:id="8048" w:author="Rinat Gub" w:date="2022-12-06T13:44:00Z"/>
          <w:szCs w:val="22"/>
          <w:vertAlign w:val="superscript"/>
        </w:rPr>
      </w:pPr>
      <w:del w:id="8049" w:author="Rinat Gub" w:date="2022-12-06T13:44:00Z">
        <w:r w:rsidRPr="00203244">
          <w:delText>В случае если после наименования данной формы указано:</w:delText>
        </w:r>
      </w:del>
    </w:p>
    <w:p w:rsidR="00013696" w:rsidRDefault="00013696" w:rsidP="00843266">
      <w:pPr>
        <w:rPr>
          <w:ins w:id="8050" w:author="Rinat Gub" w:date="2022-12-06T13:44:00Z"/>
          <w:szCs w:val="22"/>
          <w:vertAlign w:val="superscript"/>
        </w:rPr>
        <w:sectPr w:rsidR="00013696" w:rsidSect="00CA5FD3">
          <w:headerReference w:type="even" r:id="rId80"/>
          <w:footerReference w:type="default" r:id="rId81"/>
          <w:headerReference w:type="first" r:id="rId82"/>
          <w:pgSz w:w="11906" w:h="16838"/>
          <w:pgMar w:top="851" w:right="1021" w:bottom="567" w:left="1247" w:header="737" w:footer="680" w:gutter="0"/>
          <w:cols w:space="708"/>
        </w:sectPr>
      </w:pPr>
    </w:p>
    <w:p w:rsidR="00CC595A" w:rsidRPr="00FC6168" w:rsidRDefault="00CC595A" w:rsidP="00013696">
      <w:pPr>
        <w:keepNext/>
        <w:ind w:firstLine="0"/>
        <w:outlineLvl w:val="2"/>
        <w:rPr>
          <w:sz w:val="20"/>
          <w:rPrChange w:id="8051" w:author="Rinat Gub" w:date="2022-12-06T13:44:00Z">
            <w:rPr/>
          </w:rPrChange>
        </w:rPr>
        <w:pPrChange w:id="8052" w:author="Rinat Gub" w:date="2022-12-06T13:44:00Z">
          <w:pPr>
            <w:pStyle w:val="afa"/>
            <w:numPr>
              <w:numId w:val="157"/>
            </w:numPr>
            <w:ind w:left="284" w:hanging="360"/>
          </w:pPr>
        </w:pPrChange>
      </w:pPr>
      <w:ins w:id="8053" w:author="Rinat Gub" w:date="2022-12-06T13:44:00Z">
        <w:r w:rsidRPr="00FC6168">
          <w:rPr>
            <w:sz w:val="20"/>
            <w:szCs w:val="20"/>
            <w:lang w:bidi="he-IL"/>
          </w:rPr>
          <w:lastRenderedPageBreak/>
          <w:t>Форма подтверждени</w:t>
        </w:r>
        <w:r w:rsidR="0019011A" w:rsidRPr="00FC6168">
          <w:rPr>
            <w:sz w:val="20"/>
            <w:szCs w:val="20"/>
            <w:lang w:bidi="he-IL"/>
          </w:rPr>
          <w:t>я</w:t>
        </w:r>
        <w:r w:rsidRPr="00FC6168">
          <w:rPr>
            <w:sz w:val="20"/>
            <w:szCs w:val="20"/>
            <w:lang w:bidi="he-IL"/>
          </w:rPr>
          <w:t xml:space="preserve"> российского происхождения товаров</w:t>
        </w:r>
      </w:ins>
      <w:r w:rsidR="00F851EE">
        <w:rPr>
          <w:sz w:val="20"/>
          <w:rPrChange w:id="8054" w:author="Rinat Gub" w:date="2022-12-06T13:44:00Z">
            <w:rPr/>
          </w:rPrChange>
        </w:rPr>
        <w:t xml:space="preserve"> </w:t>
      </w:r>
      <w:r w:rsidR="00F851EE" w:rsidRPr="00140085">
        <w:rPr>
          <w:rStyle w:val="af3"/>
          <w:sz w:val="20"/>
          <w:highlight w:val="red"/>
          <w:rPrChange w:id="8055" w:author="Rinat Gub" w:date="2022-12-06T13:44:00Z">
            <w:rPr/>
          </w:rPrChange>
        </w:rPr>
        <w:t>«Форма не используется</w:t>
      </w:r>
      <w:del w:id="8056" w:author="Rinat Gub" w:date="2022-12-06T13:44:00Z">
        <w:r w:rsidR="00EB3385" w:rsidRPr="00203244">
          <w:delText>», то она не заполняется и не включается в состав заявки.</w:delText>
        </w:r>
      </w:del>
      <w:ins w:id="8057" w:author="Rinat Gub" w:date="2022-12-06T13:44:00Z">
        <w:r w:rsidR="00F851EE" w:rsidRPr="00140085">
          <w:rPr>
            <w:rStyle w:val="af3"/>
            <w:sz w:val="20"/>
            <w:highlight w:val="red"/>
          </w:rPr>
          <w:t>»</w:t>
        </w:r>
      </w:ins>
    </w:p>
    <w:p w:rsidR="00CC595A" w:rsidRPr="00FC6168" w:rsidRDefault="00CC595A" w:rsidP="00CC595A">
      <w:pPr>
        <w:jc w:val="center"/>
        <w:rPr>
          <w:b/>
        </w:rPr>
      </w:pPr>
    </w:p>
    <w:p w:rsidR="00CC595A" w:rsidRPr="00FC6168" w:rsidRDefault="00CC595A" w:rsidP="00CC595A">
      <w:pPr>
        <w:jc w:val="center"/>
        <w:rPr>
          <w:b/>
          <w:caps/>
          <w:rPrChange w:id="8058" w:author="Rinat Gub" w:date="2022-12-06T13:44:00Z">
            <w:rPr>
              <w:sz w:val="20"/>
            </w:rPr>
          </w:rPrChange>
        </w:rPr>
        <w:pPrChange w:id="8059" w:author="Rinat Gub" w:date="2022-12-06T13:44:00Z">
          <w:pPr>
            <w:keepNext/>
            <w:outlineLvl w:val="2"/>
          </w:pPr>
        </w:pPrChange>
      </w:pPr>
      <w:r w:rsidRPr="00FC6168">
        <w:rPr>
          <w:b/>
          <w:caps/>
          <w:rPrChange w:id="8060" w:author="Rinat Gub" w:date="2022-12-06T13:44:00Z">
            <w:rPr>
              <w:sz w:val="20"/>
            </w:rPr>
          </w:rPrChange>
        </w:rPr>
        <w:t xml:space="preserve">Форма подтверждения </w:t>
      </w:r>
      <w:del w:id="8061" w:author="Rinat Gub" w:date="2022-12-06T13:44:00Z">
        <w:r w:rsidR="00602497" w:rsidRPr="001E7F5B">
          <w:rPr>
            <w:sz w:val="20"/>
            <w:szCs w:val="20"/>
            <w:lang w:bidi="he-IL"/>
          </w:rPr>
          <w:delText>выполнения работ российскими лицами</w:delText>
        </w:r>
      </w:del>
      <w:ins w:id="8062" w:author="Rinat Gub" w:date="2022-12-06T13:44:00Z">
        <w:r w:rsidRPr="00FC6168">
          <w:rPr>
            <w:b/>
            <w:caps/>
          </w:rPr>
          <w:t>РОССИЙСКОГО ПРОИСХОЖДЕНИЯ ТОВАРОВ</w:t>
        </w:r>
      </w:ins>
    </w:p>
    <w:p w:rsidR="00CC595A" w:rsidRPr="00FC6168" w:rsidRDefault="00CC595A" w:rsidP="00CC595A">
      <w:pPr>
        <w:jc w:val="center"/>
        <w:rPr>
          <w:caps/>
          <w:sz w:val="16"/>
        </w:rPr>
      </w:pPr>
    </w:p>
    <w:p w:rsidR="00CC595A" w:rsidRPr="00FC6168" w:rsidRDefault="00013696" w:rsidP="00B161BD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moveTo w:id="8063" w:author="Rinat Gub" w:date="2022-12-06T13:44:00Z"/>
          <w:b/>
          <w:color w:val="000000"/>
          <w:spacing w:val="36"/>
          <w:u w:val="single"/>
          <w:rPrChange w:id="8064" w:author="Rinat Gub" w:date="2022-12-06T13:44:00Z">
            <w:rPr>
              <w:moveTo w:id="8065" w:author="Rinat Gub" w:date="2022-12-06T13:44:00Z"/>
              <w:b/>
              <w:color w:val="000000"/>
              <w:spacing w:val="36"/>
            </w:rPr>
          </w:rPrChange>
        </w:rPr>
        <w:pPrChange w:id="8066" w:author="Rinat Gub" w:date="2022-12-06T13:44:00Z">
          <w:pPr>
            <w:pBdr>
              <w:top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ToRangeStart w:id="8067" w:author="Rinat Gub" w:date="2022-12-06T13:44:00Z" w:name="move121226694"/>
      <w:moveTo w:id="8068" w:author="Rinat Gub" w:date="2022-12-06T13:44:00Z">
        <w:r w:rsidRPr="00B161BD">
          <w:rPr>
            <w:b/>
            <w:bCs/>
            <w:color w:val="000000"/>
            <w:spacing w:val="36"/>
            <w:szCs w:val="22"/>
          </w:rPr>
          <w:t>начало формы</w:t>
        </w:r>
      </w:moveTo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moveFrom w:id="8069" w:author="Rinat Gub" w:date="2022-12-06T13:44:00Z"/>
          <w:b/>
          <w:bCs/>
          <w:color w:val="000000"/>
          <w:spacing w:val="36"/>
          <w:szCs w:val="22"/>
        </w:rPr>
        <w:pPrChange w:id="8070" w:author="Rinat Gub" w:date="2022-12-06T13:44:00Z">
          <w:pPr>
            <w:pBdr>
              <w:bottom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FromRangeStart w:id="8071" w:author="Rinat Gub" w:date="2022-12-06T13:44:00Z" w:name="move121226700"/>
      <w:moveToRangeEnd w:id="8067"/>
      <w:moveFrom w:id="8072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начало формы</w:t>
        </w:r>
      </w:moveFrom>
    </w:p>
    <w:moveFromRangeEnd w:id="8071"/>
    <w:p w:rsidR="00CC595A" w:rsidRPr="00FC6168" w:rsidRDefault="00CC595A" w:rsidP="008642AD">
      <w:pPr>
        <w:tabs>
          <w:tab w:val="left" w:pos="708"/>
        </w:tabs>
        <w:ind w:firstLine="0"/>
      </w:pPr>
      <w:r w:rsidRPr="00FC6168">
        <w:t xml:space="preserve">Форма </w:t>
      </w:r>
      <w:r w:rsidR="00185276" w:rsidRPr="00FC6168">
        <w:t>1</w:t>
      </w:r>
      <w:r w:rsidR="00185276">
        <w:t>7</w:t>
      </w:r>
    </w:p>
    <w:p w:rsidR="00013696" w:rsidRDefault="00013696" w:rsidP="00013696">
      <w:pPr>
        <w:ind w:firstLine="0"/>
        <w:rPr>
          <w:i/>
          <w:iCs/>
          <w:color w:val="333399"/>
          <w:szCs w:val="22"/>
        </w:rPr>
      </w:pPr>
    </w:p>
    <w:p w:rsidR="00CC595A" w:rsidRPr="00FC6168" w:rsidRDefault="00013696" w:rsidP="00013696">
      <w:pPr>
        <w:ind w:firstLine="0"/>
        <w:rPr>
          <w:rPrChange w:id="8073" w:author="Rinat Gub" w:date="2022-12-06T13:44:00Z">
            <w:rPr>
              <w:i/>
              <w:color w:val="333399"/>
            </w:rPr>
          </w:rPrChange>
        </w:rPr>
      </w:pPr>
      <w:r w:rsidRPr="00203244">
        <w:rPr>
          <w:i/>
          <w:iCs/>
          <w:color w:val="333399"/>
          <w:szCs w:val="22"/>
        </w:rPr>
        <w:t>(фирменный бланк Участника закупки)</w:t>
      </w:r>
    </w:p>
    <w:p w:rsidR="00CC595A" w:rsidRPr="00FC6168" w:rsidRDefault="00CC595A" w:rsidP="008642AD">
      <w:pPr>
        <w:ind w:firstLine="0"/>
        <w:pPrChange w:id="8074" w:author="Rinat Gub" w:date="2022-12-06T13:44:00Z">
          <w:pPr>
            <w:tabs>
              <w:tab w:val="left" w:pos="708"/>
            </w:tabs>
            <w:ind w:firstLine="0"/>
          </w:pPr>
        </w:pPrChange>
      </w:pPr>
    </w:p>
    <w:p w:rsidR="00DA6355" w:rsidRDefault="00DA6355" w:rsidP="00DA6355">
      <w:pPr>
        <w:ind w:firstLine="0"/>
        <w:rPr>
          <w:del w:id="8075" w:author="Rinat Gub" w:date="2022-12-06T13:44:00Z"/>
          <w:b/>
          <w:caps/>
        </w:rPr>
      </w:pPr>
      <w:del w:id="8076" w:author="Rinat Gub" w:date="2022-12-06T13:44:00Z">
        <w:r w:rsidRPr="001E7F5B">
          <w:rPr>
            <w:b/>
            <w:caps/>
          </w:rPr>
          <w:delText>Форма подтверждения ВыПОЛНЕНИЯ РАБОТ РОССИЙСКИМИ ЛИЦАМИ</w:delText>
        </w:r>
      </w:del>
    </w:p>
    <w:p w:rsidR="008237E6" w:rsidRPr="00B34914" w:rsidRDefault="008237E6" w:rsidP="00B34914">
      <w:pPr>
        <w:tabs>
          <w:tab w:val="left" w:pos="708"/>
        </w:tabs>
        <w:ind w:firstLine="0"/>
        <w:rPr>
          <w:del w:id="8077" w:author="Rinat Gub" w:date="2022-12-06T13:44:00Z"/>
        </w:rPr>
      </w:pPr>
    </w:p>
    <w:p w:rsidR="00C42516" w:rsidRDefault="00C42516" w:rsidP="00602497">
      <w:pPr>
        <w:ind w:firstLine="0"/>
        <w:rPr>
          <w:del w:id="8078" w:author="Rinat Gub" w:date="2022-12-06T13:44:00Z"/>
        </w:rPr>
      </w:pPr>
    </w:p>
    <w:p w:rsidR="00DA6355" w:rsidRPr="001E7F5B" w:rsidRDefault="00DA6355" w:rsidP="00602497">
      <w:pPr>
        <w:ind w:firstLine="0"/>
        <w:rPr>
          <w:del w:id="8079" w:author="Rinat Gub" w:date="2022-12-06T13:44:00Z"/>
        </w:rPr>
      </w:pPr>
    </w:p>
    <w:p w:rsidR="00C42516" w:rsidRPr="001E7F5B" w:rsidRDefault="00C42516" w:rsidP="00602497">
      <w:pPr>
        <w:tabs>
          <w:tab w:val="left" w:pos="708"/>
        </w:tabs>
        <w:ind w:firstLine="0"/>
        <w:rPr>
          <w:del w:id="8080" w:author="Rinat Gub" w:date="2022-12-06T13:44:00Z"/>
        </w:rPr>
      </w:pPr>
      <w:del w:id="8081" w:author="Rinat Gub" w:date="2022-12-06T13:44:00Z">
        <w:r w:rsidRPr="001E7F5B">
          <w:delText>Настоящим, ______________________________________________________________,</w:delText>
        </w:r>
      </w:del>
    </w:p>
    <w:p w:rsidR="00CC595A" w:rsidRPr="00FC6168" w:rsidRDefault="00CC595A" w:rsidP="008642AD">
      <w:pPr>
        <w:tabs>
          <w:tab w:val="left" w:pos="708"/>
        </w:tabs>
        <w:ind w:firstLine="0"/>
        <w:rPr>
          <w:ins w:id="8082" w:author="Rinat Gub" w:date="2022-12-06T13:44:00Z"/>
        </w:rPr>
      </w:pPr>
      <w:ins w:id="8083" w:author="Rinat Gub" w:date="2022-12-06T13:44:00Z">
        <w:r w:rsidRPr="00FC6168">
          <w:t>Настоящим, _________________________________________________________</w:t>
        </w:r>
        <w:r w:rsidR="008642AD" w:rsidRPr="00FC6168">
          <w:t>____</w:t>
        </w:r>
        <w:r w:rsidRPr="00FC6168">
          <w:t>_______,</w:t>
        </w:r>
      </w:ins>
    </w:p>
    <w:p w:rsidR="00CC595A" w:rsidRPr="00FC6168" w:rsidRDefault="00CC595A" w:rsidP="008642AD">
      <w:pPr>
        <w:tabs>
          <w:tab w:val="left" w:pos="708"/>
        </w:tabs>
        <w:ind w:firstLine="0"/>
        <w:jc w:val="center"/>
        <w:rPr>
          <w:vertAlign w:val="superscript"/>
        </w:rPr>
      </w:pPr>
      <w:r w:rsidRPr="00FC6168">
        <w:rPr>
          <w:vertAlign w:val="superscript"/>
        </w:rPr>
        <w:t>(полное/краткое наименование организации)</w:t>
      </w:r>
    </w:p>
    <w:p w:rsidR="00CC595A" w:rsidRPr="00FC6168" w:rsidRDefault="00CC595A" w:rsidP="008642AD">
      <w:pPr>
        <w:tabs>
          <w:tab w:val="left" w:pos="708"/>
        </w:tabs>
        <w:ind w:firstLine="0"/>
        <w:jc w:val="center"/>
        <w:rPr>
          <w:vertAlign w:val="superscript"/>
        </w:rPr>
      </w:pPr>
    </w:p>
    <w:p w:rsidR="00CC595A" w:rsidRPr="00FC6168" w:rsidRDefault="00CC595A" w:rsidP="008642AD">
      <w:pPr>
        <w:tabs>
          <w:tab w:val="left" w:pos="708"/>
        </w:tabs>
        <w:ind w:firstLine="0"/>
        <w:jc w:val="left"/>
        <w:pPrChange w:id="8084" w:author="Rinat Gub" w:date="2022-12-06T13:44:00Z">
          <w:pPr>
            <w:tabs>
              <w:tab w:val="left" w:pos="708"/>
            </w:tabs>
            <w:ind w:firstLine="0"/>
          </w:pPr>
        </w:pPrChange>
      </w:pPr>
      <w:r w:rsidRPr="00FC6168">
        <w:t xml:space="preserve">Адрес местонахождения (юридический адрес): </w:t>
      </w:r>
      <w:del w:id="8085" w:author="Rinat Gub" w:date="2022-12-06T13:44:00Z">
        <w:r w:rsidR="00C42516" w:rsidRPr="001E7F5B">
          <w:delText>____________________________________,</w:delText>
        </w:r>
      </w:del>
      <w:ins w:id="8086" w:author="Rinat Gub" w:date="2022-12-06T13:44:00Z">
        <w:r w:rsidRPr="00FC6168">
          <w:t>_______________________________</w:t>
        </w:r>
        <w:r w:rsidR="008642AD" w:rsidRPr="00FC6168">
          <w:t>____</w:t>
        </w:r>
        <w:r w:rsidRPr="00FC6168">
          <w:t>___,</w:t>
        </w:r>
      </w:ins>
    </w:p>
    <w:p w:rsidR="00CC595A" w:rsidRPr="00FC6168" w:rsidRDefault="00CC595A" w:rsidP="008642AD">
      <w:pPr>
        <w:tabs>
          <w:tab w:val="left" w:pos="708"/>
        </w:tabs>
        <w:ind w:firstLine="0"/>
      </w:pPr>
    </w:p>
    <w:p w:rsidR="00C42516" w:rsidRPr="001E7F5B" w:rsidRDefault="00C42516" w:rsidP="00602497">
      <w:pPr>
        <w:tabs>
          <w:tab w:val="left" w:pos="708"/>
        </w:tabs>
        <w:ind w:firstLine="0"/>
        <w:rPr>
          <w:del w:id="8087" w:author="Rinat Gub" w:date="2022-12-06T13:44:00Z"/>
        </w:rPr>
      </w:pPr>
    </w:p>
    <w:p w:rsidR="00C42516" w:rsidRPr="001E7F5B" w:rsidRDefault="00C42516" w:rsidP="00602497">
      <w:pPr>
        <w:tabs>
          <w:tab w:val="left" w:pos="708"/>
        </w:tabs>
        <w:ind w:firstLine="0"/>
        <w:rPr>
          <w:del w:id="8088" w:author="Rinat Gub" w:date="2022-12-06T13:44:00Z"/>
        </w:rPr>
      </w:pPr>
      <w:del w:id="8089" w:author="Rinat Gub" w:date="2022-12-06T13:44:00Z">
        <w:r w:rsidRPr="001E7F5B">
          <w:delText>ИНН/КПП: __________________________________________________________________,</w:delText>
        </w:r>
      </w:del>
    </w:p>
    <w:p w:rsidR="00CC595A" w:rsidRPr="00FC6168" w:rsidRDefault="00CC595A" w:rsidP="008642AD">
      <w:pPr>
        <w:tabs>
          <w:tab w:val="left" w:pos="708"/>
        </w:tabs>
        <w:ind w:firstLine="0"/>
        <w:rPr>
          <w:ins w:id="8090" w:author="Rinat Gub" w:date="2022-12-06T13:44:00Z"/>
        </w:rPr>
      </w:pPr>
    </w:p>
    <w:p w:rsidR="00CC595A" w:rsidRPr="00FC6168" w:rsidRDefault="00CC595A" w:rsidP="008642AD">
      <w:pPr>
        <w:tabs>
          <w:tab w:val="left" w:pos="708"/>
        </w:tabs>
        <w:ind w:firstLine="0"/>
        <w:rPr>
          <w:ins w:id="8091" w:author="Rinat Gub" w:date="2022-12-06T13:44:00Z"/>
        </w:rPr>
      </w:pPr>
      <w:ins w:id="8092" w:author="Rinat Gub" w:date="2022-12-06T13:44:00Z">
        <w:r w:rsidRPr="00FC6168">
          <w:t>ИНН/КПП: _____________________________________________________________</w:t>
        </w:r>
        <w:r w:rsidR="008642AD" w:rsidRPr="00FC6168">
          <w:t>____</w:t>
        </w:r>
        <w:r w:rsidRPr="00FC6168">
          <w:t>___,</w:t>
        </w:r>
      </w:ins>
    </w:p>
    <w:p w:rsidR="00CC595A" w:rsidRPr="00FC6168" w:rsidRDefault="00CC595A" w:rsidP="008642AD">
      <w:pPr>
        <w:tabs>
          <w:tab w:val="left" w:pos="708"/>
        </w:tabs>
        <w:ind w:firstLine="0"/>
        <w:jc w:val="center"/>
        <w:rPr>
          <w:vertAlign w:val="superscript"/>
        </w:rPr>
      </w:pPr>
      <w:r w:rsidRPr="00FC6168">
        <w:rPr>
          <w:vertAlign w:val="superscript"/>
        </w:rPr>
        <w:t xml:space="preserve"> (№, сведения о дате выдачи документа и выдавшем его органе)</w:t>
      </w:r>
    </w:p>
    <w:p w:rsidR="00CC595A" w:rsidRPr="00FC6168" w:rsidRDefault="00CC595A" w:rsidP="008642AD">
      <w:pPr>
        <w:tabs>
          <w:tab w:val="left" w:pos="708"/>
        </w:tabs>
        <w:ind w:firstLine="0"/>
        <w:jc w:val="center"/>
        <w:rPr>
          <w:vertAlign w:val="superscript"/>
        </w:rPr>
      </w:pPr>
    </w:p>
    <w:p w:rsidR="00CC595A" w:rsidRPr="00FC6168" w:rsidRDefault="00CC595A" w:rsidP="008642AD">
      <w:pPr>
        <w:tabs>
          <w:tab w:val="left" w:pos="708"/>
        </w:tabs>
        <w:ind w:firstLine="0"/>
      </w:pPr>
      <w:r w:rsidRPr="00FC6168">
        <w:t xml:space="preserve">ОГРН: </w:t>
      </w:r>
      <w:del w:id="8093" w:author="Rinat Gub" w:date="2022-12-06T13:44:00Z">
        <w:r w:rsidR="00C42516" w:rsidRPr="001E7F5B">
          <w:delText>______________________________________________________________________,</w:delText>
        </w:r>
      </w:del>
      <w:ins w:id="8094" w:author="Rinat Gub" w:date="2022-12-06T13:44:00Z">
        <w:r w:rsidRPr="00FC6168">
          <w:t>__________________________________________________________________</w:t>
        </w:r>
        <w:r w:rsidR="008642AD" w:rsidRPr="00FC6168">
          <w:t>____</w:t>
        </w:r>
        <w:r w:rsidRPr="00FC6168">
          <w:t>__,</w:t>
        </w:r>
      </w:ins>
      <w:r w:rsidRPr="00FC6168">
        <w:t xml:space="preserve"> </w:t>
      </w:r>
    </w:p>
    <w:p w:rsidR="00CC595A" w:rsidRPr="00FC6168" w:rsidRDefault="00CC595A" w:rsidP="00CC595A">
      <w:pPr>
        <w:tabs>
          <w:tab w:val="left" w:pos="708"/>
        </w:tabs>
        <w:pPrChange w:id="8095" w:author="Rinat Gub" w:date="2022-12-06T13:44:00Z">
          <w:pPr>
            <w:tabs>
              <w:tab w:val="left" w:pos="708"/>
            </w:tabs>
            <w:ind w:firstLine="0"/>
          </w:pPr>
        </w:pPrChange>
      </w:pPr>
    </w:p>
    <w:p w:rsidR="00CC595A" w:rsidRPr="00FC6168" w:rsidRDefault="00CC595A" w:rsidP="00CC595A">
      <w:pPr>
        <w:widowControl w:val="0"/>
        <w:adjustRightInd w:val="0"/>
        <w:ind w:firstLine="540"/>
        <w:rPr>
          <w:szCs w:val="24"/>
        </w:rPr>
      </w:pPr>
      <w:r w:rsidRPr="00FC6168">
        <w:rPr>
          <w:szCs w:val="24"/>
        </w:rPr>
        <w:t>подтверждает</w:t>
      </w:r>
      <w:del w:id="8096" w:author="Rinat Gub" w:date="2022-12-06T13:44:00Z">
        <w:r w:rsidR="00602497" w:rsidRPr="001E7F5B">
          <w:rPr>
            <w:szCs w:val="24"/>
          </w:rPr>
          <w:delText>, что выполнение работ производится российскими лицами,</w:delText>
        </w:r>
      </w:del>
      <w:ins w:id="8097" w:author="Rinat Gub" w:date="2022-12-06T13:44:00Z">
        <w:r w:rsidRPr="00FC6168">
          <w:rPr>
            <w:szCs w:val="24"/>
          </w:rPr>
          <w:t xml:space="preserve"> российское происхождение поставляемых товаров</w:t>
        </w:r>
        <w:r w:rsidR="00893884" w:rsidRPr="00FC6168">
          <w:rPr>
            <w:szCs w:val="24"/>
          </w:rPr>
          <w:t xml:space="preserve"> </w:t>
        </w:r>
        <w:r w:rsidR="00893884" w:rsidRPr="00FC6168">
          <w:t>(включая комплектующие изделия/части)</w:t>
        </w:r>
        <w:r w:rsidRPr="00FC6168">
          <w:rPr>
            <w:szCs w:val="24"/>
          </w:rPr>
          <w:t>,</w:t>
        </w:r>
      </w:ins>
      <w:r w:rsidRPr="00FC6168">
        <w:rPr>
          <w:szCs w:val="24"/>
        </w:rPr>
        <w:t xml:space="preserve"> предоставляя </w:t>
      </w:r>
      <w:ins w:id="8098" w:author="Rinat Gub" w:date="2022-12-06T13:44:00Z">
        <w:r w:rsidRPr="00FC6168">
          <w:rPr>
            <w:szCs w:val="24"/>
          </w:rPr>
          <w:t xml:space="preserve">следующие </w:t>
        </w:r>
      </w:ins>
      <w:r w:rsidRPr="00FC6168">
        <w:rPr>
          <w:szCs w:val="24"/>
        </w:rPr>
        <w:t>документы</w:t>
      </w:r>
      <w:del w:id="8099" w:author="Rinat Gub" w:date="2022-12-06T13:44:00Z">
        <w:r w:rsidR="00602497" w:rsidRPr="001E7F5B">
          <w:rPr>
            <w:szCs w:val="24"/>
          </w:rPr>
          <w:delText>, содержащие информацию</w:delText>
        </w:r>
      </w:del>
      <w:ins w:id="8100" w:author="Rinat Gub" w:date="2022-12-06T13:44:00Z">
        <w:r w:rsidRPr="00FC6168">
          <w:rPr>
            <w:szCs w:val="24"/>
          </w:rPr>
          <w:t xml:space="preserve"> (декларацию</w:t>
        </w:r>
      </w:ins>
      <w:r w:rsidRPr="00FC6168">
        <w:rPr>
          <w:szCs w:val="24"/>
        </w:rPr>
        <w:t xml:space="preserve"> о </w:t>
      </w:r>
      <w:del w:id="8101" w:author="Rinat Gub" w:date="2022-12-06T13:44:00Z">
        <w:r w:rsidR="00602497" w:rsidRPr="001E7F5B">
          <w:rPr>
            <w:szCs w:val="24"/>
          </w:rPr>
          <w:delText>месте регистрации (для юридических лиц и индивидуальных предпринимателей) либо документы, удостоверяющие личность (для физических лиц</w:delText>
        </w:r>
      </w:del>
      <w:ins w:id="8102" w:author="Rinat Gub" w:date="2022-12-06T13:44:00Z">
        <w:r w:rsidRPr="00FC6168">
          <w:rPr>
            <w:szCs w:val="24"/>
          </w:rPr>
          <w:t>происхождении товара или сертификат о происхождении товара</w:t>
        </w:r>
        <w:r w:rsidR="00893884" w:rsidRPr="00FC6168">
          <w:rPr>
            <w:szCs w:val="24"/>
          </w:rPr>
          <w:t>, сертификаты на комплектующие изделия/части</w:t>
        </w:r>
      </w:ins>
      <w:r w:rsidRPr="00FC6168">
        <w:rPr>
          <w:szCs w:val="24"/>
        </w:rPr>
        <w:t>).</w:t>
      </w:r>
    </w:p>
    <w:p w:rsidR="00CC595A" w:rsidRPr="00FC6168" w:rsidRDefault="00CC595A" w:rsidP="00CC595A">
      <w:pPr>
        <w:tabs>
          <w:tab w:val="left" w:pos="708"/>
        </w:tabs>
        <w:spacing w:before="144" w:after="144"/>
        <w:ind w:firstLine="540"/>
        <w:rPr>
          <w:szCs w:val="24"/>
        </w:rPr>
      </w:pPr>
      <w:r w:rsidRPr="00FC6168">
        <w:rPr>
          <w:szCs w:val="24"/>
        </w:rPr>
        <w:t>Подтверждаю, что ознакомлен(а) с положениями Постановления Правительства РФ от 16.09.2016 №925 «О приоритете товаров российского происхождения, работ, услуг, выполняемых, оказываемых российскими лицами, по отношению к товарам, происходящим из иностранного государства, работам, услугам, выполняемым, оказываемым иностранными лицами».</w:t>
      </w:r>
    </w:p>
    <w:p w:rsidR="00A56CD1" w:rsidRPr="00FC6168" w:rsidRDefault="00A56CD1" w:rsidP="00CC595A">
      <w:pPr>
        <w:tabs>
          <w:tab w:val="left" w:pos="708"/>
        </w:tabs>
        <w:spacing w:before="144" w:after="144"/>
        <w:ind w:firstLine="540"/>
        <w:rPr>
          <w:szCs w:val="24"/>
        </w:rPr>
      </w:pPr>
      <w:r w:rsidRPr="00FC6168">
        <w:rPr>
          <w:szCs w:val="24"/>
        </w:rPr>
        <w:t>Приоритет устанавливается с учетом положений Генерального соглашения по тарифам и торговле 1994 года и Договора о Евразийском экономическом союзе от 29 мая 2014 г.</w:t>
      </w:r>
    </w:p>
    <w:p w:rsidR="00CC595A" w:rsidRPr="00FC6168" w:rsidRDefault="00CC595A" w:rsidP="00CC595A">
      <w:pPr>
        <w:tabs>
          <w:tab w:val="left" w:pos="708"/>
        </w:tabs>
        <w:spacing w:before="144" w:after="144"/>
        <w:ind w:firstLine="540"/>
        <w:rPr>
          <w:szCs w:val="24"/>
        </w:rPr>
        <w:pPrChange w:id="8103" w:author="Rinat Gub" w:date="2022-12-06T13:44:00Z">
          <w:pPr>
            <w:tabs>
              <w:tab w:val="left" w:pos="708"/>
            </w:tabs>
            <w:spacing w:before="144" w:after="144"/>
            <w:ind w:firstLine="0"/>
          </w:pPr>
        </w:pPrChange>
      </w:pPr>
      <w:r w:rsidRPr="00FC6168">
        <w:rPr>
          <w:szCs w:val="24"/>
        </w:rPr>
        <w:t xml:space="preserve">Подтверждаю, что ознакомлен(а) с ответственностью, которая следует в отношении предоставления недостоверных сведений о </w:t>
      </w:r>
      <w:del w:id="8104" w:author="Rinat Gub" w:date="2022-12-06T13:44:00Z">
        <w:r w:rsidR="00602497" w:rsidRPr="001E7F5B">
          <w:rPr>
            <w:szCs w:val="24"/>
          </w:rPr>
          <w:delText>лицах, выполняющих работы</w:delText>
        </w:r>
        <w:r w:rsidR="00C42516" w:rsidRPr="001E7F5B">
          <w:rPr>
            <w:szCs w:val="24"/>
          </w:rPr>
          <w:delText xml:space="preserve">. </w:delText>
        </w:r>
      </w:del>
      <w:ins w:id="8105" w:author="Rinat Gub" w:date="2022-12-06T13:44:00Z">
        <w:r w:rsidRPr="00FC6168">
          <w:rPr>
            <w:szCs w:val="24"/>
          </w:rPr>
          <w:t xml:space="preserve">стране </w:t>
        </w:r>
        <w:r w:rsidRPr="00FC6168">
          <w:rPr>
            <w:szCs w:val="24"/>
          </w:rPr>
          <w:lastRenderedPageBreak/>
          <w:t>происхождения товаров</w:t>
        </w:r>
        <w:r w:rsidR="00893884" w:rsidRPr="00FC6168">
          <w:rPr>
            <w:szCs w:val="24"/>
          </w:rPr>
          <w:t xml:space="preserve"> (в том числе комплектующих изделий/частей</w:t>
        </w:r>
        <w:r w:rsidRPr="00FC6168">
          <w:rPr>
            <w:szCs w:val="24"/>
          </w:rPr>
          <w:t>, указанн</w:t>
        </w:r>
        <w:r w:rsidR="00893884" w:rsidRPr="00FC6168">
          <w:rPr>
            <w:szCs w:val="24"/>
          </w:rPr>
          <w:t>ых</w:t>
        </w:r>
        <w:r w:rsidRPr="00FC6168">
          <w:rPr>
            <w:szCs w:val="24"/>
          </w:rPr>
          <w:t xml:space="preserve"> в заявке на участие в закупке.</w:t>
        </w:r>
      </w:ins>
    </w:p>
    <w:p w:rsidR="00CC595A" w:rsidRPr="00FC6168" w:rsidRDefault="00CC595A" w:rsidP="00CC595A">
      <w:pPr>
        <w:tabs>
          <w:tab w:val="left" w:pos="708"/>
        </w:tabs>
        <w:spacing w:before="144" w:after="144"/>
        <w:ind w:firstLine="540"/>
        <w:rPr>
          <w:szCs w:val="24"/>
        </w:rPr>
      </w:pPr>
    </w:p>
    <w:p w:rsidR="00CC595A" w:rsidRPr="00FC6168" w:rsidRDefault="00CC595A" w:rsidP="00CC595A">
      <w:pPr>
        <w:tabs>
          <w:tab w:val="left" w:pos="708"/>
        </w:tabs>
        <w:rPr>
          <w:szCs w:val="24"/>
        </w:rPr>
        <w:sectPr w:rsidR="00CC595A" w:rsidRPr="00FC6168" w:rsidSect="00CA5FD3">
          <w:footerReference w:type="first" r:id="rId83"/>
          <w:pgSz w:w="11906" w:h="16838"/>
          <w:pgMar w:top="851" w:right="1021" w:bottom="567" w:left="1247" w:header="737" w:footer="680" w:gutter="0"/>
          <w:cols w:space="708"/>
          <w:sectPrChange w:id="8109" w:author="Rinat Gub" w:date="2022-12-06T13:44:00Z">
            <w:sectPr w:rsidR="00CC595A" w:rsidRPr="00FC6168" w:rsidSect="00CA5FD3">
              <w:pgMar w:top="510" w:right="1021" w:bottom="567" w:left="1247" w:header="737" w:footer="680" w:gutter="0"/>
            </w:sectPr>
          </w:sectPrChange>
        </w:sectPr>
      </w:pPr>
    </w:p>
    <w:p w:rsidR="00CC595A" w:rsidRPr="00FC6168" w:rsidRDefault="00CC595A" w:rsidP="00CC595A">
      <w:pPr>
        <w:tabs>
          <w:tab w:val="left" w:pos="708"/>
        </w:tabs>
        <w:rPr>
          <w:szCs w:val="24"/>
        </w:rPr>
      </w:pPr>
    </w:p>
    <w:p w:rsidR="00CC595A" w:rsidRPr="00FC6168" w:rsidRDefault="00CC595A" w:rsidP="00CC595A">
      <w:pPr>
        <w:tabs>
          <w:tab w:val="left" w:pos="708"/>
        </w:tabs>
        <w:rPr>
          <w:szCs w:val="24"/>
        </w:rPr>
      </w:pPr>
    </w:p>
    <w:p w:rsidR="00CC595A" w:rsidRPr="00FC6168" w:rsidRDefault="00CC595A" w:rsidP="00CC595A">
      <w:pPr>
        <w:tabs>
          <w:tab w:val="left" w:pos="708"/>
        </w:tabs>
        <w:rPr>
          <w:szCs w:val="24"/>
        </w:rPr>
      </w:pPr>
    </w:p>
    <w:p w:rsidR="00CC595A" w:rsidRPr="00FC6168" w:rsidRDefault="00CC595A" w:rsidP="00CC595A">
      <w:pPr>
        <w:tabs>
          <w:tab w:val="left" w:pos="708"/>
        </w:tabs>
        <w:ind w:firstLine="0"/>
        <w:rPr>
          <w:szCs w:val="24"/>
        </w:rPr>
        <w:pPrChange w:id="8110" w:author="Rinat Gub" w:date="2022-12-06T13:44:00Z">
          <w:pPr>
            <w:tabs>
              <w:tab w:val="left" w:pos="708"/>
            </w:tabs>
          </w:pPr>
        </w:pPrChange>
      </w:pPr>
    </w:p>
    <w:p w:rsidR="00CC595A" w:rsidRPr="00FC6168" w:rsidRDefault="00CC595A" w:rsidP="00CC595A">
      <w:pPr>
        <w:tabs>
          <w:tab w:val="left" w:pos="708"/>
        </w:tabs>
        <w:ind w:firstLine="0"/>
        <w:rPr>
          <w:szCs w:val="24"/>
        </w:rPr>
      </w:pPr>
      <w:r w:rsidRPr="00FC6168">
        <w:rPr>
          <w:szCs w:val="24"/>
        </w:rPr>
        <w:t xml:space="preserve">Руководитель организации </w:t>
      </w:r>
    </w:p>
    <w:p w:rsidR="00CC595A" w:rsidRPr="00FC6168" w:rsidRDefault="00CC595A" w:rsidP="00CC595A">
      <w:pPr>
        <w:tabs>
          <w:tab w:val="left" w:pos="708"/>
        </w:tabs>
        <w:ind w:firstLine="0"/>
        <w:rPr>
          <w:szCs w:val="24"/>
        </w:rPr>
      </w:pPr>
      <w:r w:rsidRPr="00FC6168">
        <w:rPr>
          <w:szCs w:val="24"/>
        </w:rPr>
        <w:t>(уполномоченное лицо)</w:t>
      </w:r>
    </w:p>
    <w:p w:rsidR="00C42516" w:rsidRPr="001E7F5B" w:rsidRDefault="00C42516" w:rsidP="00602497">
      <w:pPr>
        <w:tabs>
          <w:tab w:val="left" w:pos="708"/>
        </w:tabs>
        <w:ind w:firstLine="0"/>
        <w:rPr>
          <w:del w:id="8111" w:author="Rinat Gub" w:date="2022-12-06T13:44:00Z"/>
          <w:szCs w:val="24"/>
        </w:rPr>
      </w:pPr>
      <w:del w:id="8112" w:author="Rinat Gub" w:date="2022-12-06T13:44:00Z">
        <w:r w:rsidRPr="001E7F5B">
          <w:rPr>
            <w:szCs w:val="24"/>
          </w:rPr>
          <w:delText>___________________ (______________)</w:delText>
        </w:r>
      </w:del>
    </w:p>
    <w:p w:rsidR="00CC595A" w:rsidRPr="00FC6168" w:rsidRDefault="00CC595A" w:rsidP="008642AD">
      <w:pPr>
        <w:tabs>
          <w:tab w:val="left" w:pos="708"/>
        </w:tabs>
        <w:spacing w:after="200"/>
        <w:ind w:firstLine="0"/>
        <w:rPr>
          <w:ins w:id="8113" w:author="Rinat Gub" w:date="2022-12-06T13:44:00Z"/>
          <w:szCs w:val="24"/>
        </w:rPr>
      </w:pPr>
      <w:ins w:id="8114" w:author="Rinat Gub" w:date="2022-12-06T13:44:00Z">
        <w:r w:rsidRPr="00FC6168">
          <w:rPr>
            <w:szCs w:val="24"/>
          </w:rPr>
          <w:t>__________________ (____________)</w:t>
        </w:r>
      </w:ins>
    </w:p>
    <w:p w:rsidR="00CC595A" w:rsidRPr="00FC6168" w:rsidRDefault="00A9777F" w:rsidP="00CC595A">
      <w:pPr>
        <w:tabs>
          <w:tab w:val="left" w:pos="708"/>
        </w:tabs>
        <w:ind w:firstLine="0"/>
        <w:rPr>
          <w:szCs w:val="24"/>
          <w:vertAlign w:val="superscript"/>
        </w:rPr>
      </w:pPr>
      <w:r>
        <w:rPr>
          <w:szCs w:val="24"/>
        </w:rPr>
        <w:t xml:space="preserve">       </w:t>
      </w:r>
      <w:r w:rsidR="00CC595A" w:rsidRPr="00FC6168">
        <w:rPr>
          <w:szCs w:val="24"/>
          <w:vertAlign w:val="superscript"/>
        </w:rPr>
        <w:t>(подпись)</w:t>
      </w:r>
      <w:r w:rsidR="00CC595A" w:rsidRPr="00FC6168">
        <w:rPr>
          <w:szCs w:val="24"/>
          <w:vertAlign w:val="superscript"/>
        </w:rPr>
        <w:tab/>
      </w:r>
      <w:r w:rsidR="00CC595A" w:rsidRPr="00FC6168">
        <w:rPr>
          <w:szCs w:val="24"/>
          <w:vertAlign w:val="superscript"/>
        </w:rPr>
        <w:tab/>
      </w:r>
      <w:r>
        <w:rPr>
          <w:szCs w:val="24"/>
          <w:vertAlign w:val="superscript"/>
        </w:rPr>
        <w:t xml:space="preserve">   </w:t>
      </w:r>
      <w:r w:rsidR="00CC595A" w:rsidRPr="00FC6168">
        <w:rPr>
          <w:szCs w:val="24"/>
          <w:vertAlign w:val="superscript"/>
        </w:rPr>
        <w:t>ФИО</w:t>
      </w:r>
    </w:p>
    <w:p w:rsidR="00CC595A" w:rsidRPr="00FC6168" w:rsidRDefault="00CC595A" w:rsidP="00CC595A">
      <w:pPr>
        <w:tabs>
          <w:tab w:val="left" w:pos="708"/>
        </w:tabs>
        <w:ind w:firstLine="0"/>
        <w:rPr>
          <w:szCs w:val="24"/>
        </w:rPr>
      </w:pPr>
    </w:p>
    <w:p w:rsidR="00CC595A" w:rsidRPr="00FC6168" w:rsidRDefault="00CC595A" w:rsidP="00CC595A">
      <w:pPr>
        <w:tabs>
          <w:tab w:val="left" w:pos="0"/>
        </w:tabs>
        <w:ind w:firstLine="0"/>
        <w:rPr>
          <w:szCs w:val="24"/>
        </w:rPr>
        <w:pPrChange w:id="8115" w:author="Rinat Gub" w:date="2022-12-06T13:44:00Z">
          <w:pPr>
            <w:tabs>
              <w:tab w:val="left" w:pos="0"/>
              <w:tab w:val="left" w:pos="709"/>
            </w:tabs>
            <w:ind w:firstLine="0"/>
          </w:pPr>
        </w:pPrChange>
      </w:pPr>
      <w:r w:rsidRPr="00FC6168">
        <w:rPr>
          <w:szCs w:val="24"/>
        </w:rPr>
        <w:t>«____» ______________ 20</w:t>
      </w:r>
      <w:r w:rsidR="00E76FA6">
        <w:rPr>
          <w:szCs w:val="24"/>
        </w:rPr>
        <w:t>__</w:t>
      </w:r>
      <w:r w:rsidRPr="00FC6168">
        <w:rPr>
          <w:szCs w:val="24"/>
        </w:rPr>
        <w:t xml:space="preserve"> г. </w:t>
      </w:r>
    </w:p>
    <w:p w:rsidR="00CC595A" w:rsidRPr="00FC6168" w:rsidRDefault="00CC595A" w:rsidP="00CC595A">
      <w:pPr>
        <w:tabs>
          <w:tab w:val="left" w:pos="0"/>
        </w:tabs>
        <w:ind w:firstLine="0"/>
        <w:rPr>
          <w:sz w:val="16"/>
          <w:rPrChange w:id="8116" w:author="Rinat Gub" w:date="2022-12-06T13:44:00Z">
            <w:rPr>
              <w:sz w:val="14"/>
            </w:rPr>
          </w:rPrChange>
        </w:rPr>
      </w:pPr>
    </w:p>
    <w:p w:rsidR="00CC595A" w:rsidRPr="00FC6168" w:rsidRDefault="00A9777F" w:rsidP="00CC595A">
      <w:pPr>
        <w:tabs>
          <w:tab w:val="left" w:pos="0"/>
        </w:tabs>
        <w:ind w:firstLine="0"/>
        <w:rPr>
          <w:szCs w:val="24"/>
          <w:vertAlign w:val="superscript"/>
        </w:rPr>
      </w:pPr>
      <w:r>
        <w:rPr>
          <w:szCs w:val="24"/>
        </w:rPr>
        <w:t xml:space="preserve"> </w:t>
      </w:r>
      <w:r w:rsidR="00CC595A" w:rsidRPr="00FC6168">
        <w:rPr>
          <w:szCs w:val="24"/>
        </w:rPr>
        <w:t>МП</w:t>
      </w:r>
    </w:p>
    <w:p w:rsidR="00CC595A" w:rsidRPr="00FC6168" w:rsidRDefault="00CC595A" w:rsidP="00CC595A">
      <w:pPr>
        <w:rPr>
          <w:sz w:val="20"/>
          <w:szCs w:val="20"/>
          <w:lang w:bidi="he-IL"/>
        </w:rPr>
      </w:pPr>
      <w:r w:rsidRPr="00FC6168">
        <w:rPr>
          <w:sz w:val="20"/>
          <w:szCs w:val="20"/>
          <w:lang w:bidi="he-IL"/>
        </w:rPr>
        <w:br w:type="page"/>
      </w:r>
    </w:p>
    <w:p w:rsidR="00CC595A" w:rsidRPr="00FC6168" w:rsidRDefault="00CC595A" w:rsidP="00CC595A">
      <w:pPr>
        <w:adjustRightInd w:val="0"/>
        <w:ind w:left="142"/>
        <w:jc w:val="center"/>
        <w:rPr>
          <w:sz w:val="20"/>
          <w:szCs w:val="20"/>
          <w:lang w:bidi="he-IL"/>
        </w:rPr>
        <w:sectPr w:rsidR="00CC595A" w:rsidRPr="00FC6168" w:rsidSect="00CA5FD3">
          <w:type w:val="continuous"/>
          <w:pgSz w:w="11906" w:h="16838"/>
          <w:pgMar w:top="851" w:right="1021" w:bottom="567" w:left="1247" w:header="737" w:footer="680" w:gutter="0"/>
          <w:cols w:space="708"/>
        </w:sectPr>
      </w:pPr>
    </w:p>
    <w:p w:rsidR="00CC595A" w:rsidRPr="00FC6168" w:rsidRDefault="00CC595A" w:rsidP="00CC595A">
      <w:pPr>
        <w:adjustRightInd w:val="0"/>
        <w:ind w:left="142"/>
        <w:jc w:val="center"/>
        <w:rPr>
          <w:sz w:val="20"/>
          <w:szCs w:val="20"/>
          <w:lang w:bidi="he-IL"/>
        </w:rPr>
      </w:pPr>
      <w:r w:rsidRPr="00FC6168">
        <w:rPr>
          <w:sz w:val="20"/>
          <w:szCs w:val="20"/>
          <w:lang w:bidi="he-IL"/>
        </w:rPr>
        <w:lastRenderedPageBreak/>
        <w:t xml:space="preserve">Критерии подтверждения </w:t>
      </w:r>
      <w:del w:id="8117" w:author="Rinat Gub" w:date="2022-12-06T13:44:00Z">
        <w:r w:rsidR="00602497" w:rsidRPr="001E7F5B">
          <w:rPr>
            <w:sz w:val="20"/>
            <w:szCs w:val="20"/>
            <w:lang w:bidi="he-IL"/>
          </w:rPr>
          <w:delText xml:space="preserve">выполнения работ российскими лицами </w:delText>
        </w:r>
        <w:r w:rsidR="00602497" w:rsidRPr="001E7F5B">
          <w:rPr>
            <w:sz w:val="20"/>
            <w:szCs w:val="20"/>
            <w:vertAlign w:val="superscript"/>
            <w:lang w:val="en-US" w:bidi="he-IL"/>
          </w:rPr>
          <w:delText>i</w:delText>
        </w:r>
      </w:del>
      <w:ins w:id="8118" w:author="Rinat Gub" w:date="2022-12-06T13:44:00Z">
        <w:r w:rsidRPr="00FC6168">
          <w:rPr>
            <w:sz w:val="20"/>
            <w:szCs w:val="20"/>
            <w:lang w:bidi="he-IL"/>
          </w:rPr>
          <w:t>российского происхождения товаров</w:t>
        </w:r>
      </w:ins>
    </w:p>
    <w:p w:rsidR="00CC595A" w:rsidRPr="00FC6168" w:rsidRDefault="00CC595A" w:rsidP="00CC595A">
      <w:pPr>
        <w:spacing w:before="240" w:after="120" w:line="216" w:lineRule="auto"/>
        <w:ind w:left="567"/>
        <w:jc w:val="center"/>
        <w:rPr>
          <w:i/>
          <w:sz w:val="20"/>
        </w:rPr>
      </w:pPr>
      <w:r w:rsidRPr="00FC6168">
        <w:rPr>
          <w:i/>
          <w:sz w:val="20"/>
        </w:rPr>
        <w:t xml:space="preserve">[отметьте знаком </w:t>
      </w:r>
      <w:r w:rsidRPr="00FC6168">
        <w:rPr>
          <w:i/>
          <w:sz w:val="20"/>
          <w:lang w:val="en-US"/>
        </w:rPr>
        <w:t>V</w:t>
      </w:r>
      <w:r w:rsidRPr="00FC6168">
        <w:rPr>
          <w:i/>
          <w:sz w:val="20"/>
        </w:rPr>
        <w:t xml:space="preserve"> соответствующее Вам значение по </w:t>
      </w:r>
      <w:del w:id="8119" w:author="Rinat Gub" w:date="2022-12-06T13:44:00Z">
        <w:r w:rsidR="00602497" w:rsidRPr="001E7F5B">
          <w:rPr>
            <w:i/>
            <w:sz w:val="20"/>
          </w:rPr>
          <w:delText>каждому критерию</w:delText>
        </w:r>
      </w:del>
      <w:ins w:id="8120" w:author="Rinat Gub" w:date="2022-12-06T13:44:00Z">
        <w:r w:rsidRPr="00FC6168">
          <w:rPr>
            <w:i/>
            <w:sz w:val="20"/>
          </w:rPr>
          <w:t>каждой позиции</w:t>
        </w:r>
      </w:ins>
      <w:r w:rsidRPr="00FC6168">
        <w:rPr>
          <w:i/>
          <w:sz w:val="20"/>
        </w:rPr>
        <w:t>]</w:t>
      </w:r>
    </w:p>
    <w:p w:rsidR="00CC595A" w:rsidRPr="00FC6168" w:rsidRDefault="00CC595A" w:rsidP="00CC595A">
      <w:pPr>
        <w:pPrChange w:id="8121" w:author="Rinat Gub" w:date="2022-12-06T13:44:00Z">
          <w:pPr>
            <w:tabs>
              <w:tab w:val="clear" w:pos="1134"/>
            </w:tabs>
            <w:kinsoku/>
            <w:overflowPunct/>
            <w:autoSpaceDE/>
            <w:autoSpaceDN/>
            <w:spacing w:after="200" w:line="276" w:lineRule="auto"/>
            <w:ind w:left="567" w:firstLine="0"/>
            <w:jc w:val="center"/>
          </w:pPr>
        </w:pPrChange>
      </w:pPr>
      <w:r w:rsidRPr="00FC6168">
        <w:t>___________________________________________________________________________</w:t>
      </w:r>
    </w:p>
    <w:p w:rsidR="00CC595A" w:rsidRPr="00FC6168" w:rsidRDefault="00CC595A" w:rsidP="00CC595A">
      <w:pPr>
        <w:jc w:val="center"/>
        <w:rPr>
          <w:vertAlign w:val="superscript"/>
          <w:rPrChange w:id="8122" w:author="Rinat Gub" w:date="2022-12-06T13:44:00Z">
            <w:rPr>
              <w:sz w:val="22"/>
              <w:vertAlign w:val="superscript"/>
            </w:rPr>
          </w:rPrChange>
        </w:rPr>
        <w:pPrChange w:id="8123" w:author="Rinat Gub" w:date="2022-12-06T13:44:00Z">
          <w:pPr>
            <w:tabs>
              <w:tab w:val="clear" w:pos="1134"/>
            </w:tabs>
            <w:kinsoku/>
            <w:overflowPunct/>
            <w:autoSpaceDE/>
            <w:autoSpaceDN/>
            <w:spacing w:after="200" w:line="276" w:lineRule="auto"/>
            <w:ind w:left="567" w:firstLine="0"/>
            <w:jc w:val="center"/>
          </w:pPr>
        </w:pPrChange>
      </w:pPr>
      <w:r w:rsidRPr="00FC6168">
        <w:rPr>
          <w:vertAlign w:val="superscript"/>
          <w:rPrChange w:id="8124" w:author="Rinat Gub" w:date="2022-12-06T13:44:00Z">
            <w:rPr>
              <w:sz w:val="22"/>
              <w:vertAlign w:val="superscript"/>
            </w:rPr>
          </w:rPrChange>
        </w:rPr>
        <w:t>(полное наименование организации)</w:t>
      </w:r>
    </w:p>
    <w:p w:rsidR="00CC595A" w:rsidRPr="00FC6168" w:rsidRDefault="00CC595A" w:rsidP="00CC595A">
      <w:pPr>
        <w:jc w:val="center"/>
        <w:rPr>
          <w:b/>
        </w:rPr>
      </w:pPr>
    </w:p>
    <w:p w:rsidR="00CC595A" w:rsidRPr="00FC6168" w:rsidRDefault="00CC595A" w:rsidP="00B033BD">
      <w:pPr>
        <w:spacing w:after="200" w:line="276" w:lineRule="auto"/>
        <w:jc w:val="center"/>
        <w:rPr>
          <w:b/>
        </w:rPr>
        <w:pPrChange w:id="8125" w:author="Rinat Gub" w:date="2022-12-06T13:44:00Z">
          <w:pPr>
            <w:tabs>
              <w:tab w:val="clear" w:pos="1134"/>
            </w:tabs>
            <w:kinsoku/>
            <w:overflowPunct/>
            <w:autoSpaceDE/>
            <w:autoSpaceDN/>
            <w:spacing w:after="200" w:line="276" w:lineRule="auto"/>
            <w:ind w:firstLine="0"/>
            <w:jc w:val="center"/>
          </w:pPr>
        </w:pPrChange>
      </w:pPr>
      <w:r w:rsidRPr="00FC6168">
        <w:rPr>
          <w:b/>
        </w:rPr>
        <w:t xml:space="preserve">Перечень </w:t>
      </w:r>
      <w:del w:id="8126" w:author="Rinat Gub" w:date="2022-12-06T13:44:00Z">
        <w:r w:rsidR="00602497" w:rsidRPr="001E7F5B">
          <w:rPr>
            <w:b/>
          </w:rPr>
          <w:delText>работ, выполняемых российскими</w:delText>
        </w:r>
      </w:del>
      <w:ins w:id="8127" w:author="Rinat Gub" w:date="2022-12-06T13:44:00Z">
        <w:r w:rsidRPr="00FC6168">
          <w:rPr>
            <w:b/>
          </w:rPr>
          <w:t>товаров российского</w:t>
        </w:r>
      </w:ins>
      <w:r w:rsidRPr="00FC6168">
        <w:rPr>
          <w:b/>
        </w:rPr>
        <w:t xml:space="preserve"> и </w:t>
      </w:r>
      <w:del w:id="8128" w:author="Rinat Gub" w:date="2022-12-06T13:44:00Z">
        <w:r w:rsidR="00602497" w:rsidRPr="001E7F5B">
          <w:rPr>
            <w:b/>
          </w:rPr>
          <w:delText>иностранными лицами,</w:delText>
        </w:r>
      </w:del>
      <w:ins w:id="8129" w:author="Rinat Gub" w:date="2022-12-06T13:44:00Z">
        <w:r w:rsidRPr="00FC6168">
          <w:rPr>
            <w:b/>
          </w:rPr>
          <w:t>иностранного происхождения</w:t>
        </w:r>
      </w:ins>
      <w:r w:rsidRPr="00FC6168">
        <w:rPr>
          <w:b/>
        </w:rPr>
        <w:t xml:space="preserve"> </w:t>
      </w:r>
      <w:r w:rsidRPr="00FC6168">
        <w:rPr>
          <w:b/>
        </w:rPr>
        <w:br/>
        <w:t xml:space="preserve">к </w:t>
      </w:r>
      <w:r w:rsidR="00A56CD1" w:rsidRPr="00FC6168">
        <w:rPr>
          <w:b/>
        </w:rPr>
        <w:t>Форме</w:t>
      </w:r>
      <w:r w:rsidRPr="00FC6168">
        <w:rPr>
          <w:b/>
        </w:rPr>
        <w:t xml:space="preserve"> подтверждени</w:t>
      </w:r>
      <w:r w:rsidR="008315E8" w:rsidRPr="00FC6168">
        <w:rPr>
          <w:b/>
        </w:rPr>
        <w:t>я</w:t>
      </w:r>
      <w:r w:rsidRPr="00FC6168">
        <w:rPr>
          <w:b/>
        </w:rPr>
        <w:t xml:space="preserve"> </w:t>
      </w:r>
      <w:del w:id="8130" w:author="Rinat Gub" w:date="2022-12-06T13:44:00Z">
        <w:r w:rsidR="00602497" w:rsidRPr="001E7F5B">
          <w:rPr>
            <w:b/>
          </w:rPr>
          <w:delText>выполнени</w:delText>
        </w:r>
        <w:r w:rsidR="00A56CD1" w:rsidRPr="001E7F5B">
          <w:rPr>
            <w:b/>
          </w:rPr>
          <w:delText>я</w:delText>
        </w:r>
        <w:r w:rsidR="00602497" w:rsidRPr="001E7F5B">
          <w:rPr>
            <w:b/>
          </w:rPr>
          <w:delText xml:space="preserve"> работ </w:delText>
        </w:r>
        <w:r w:rsidR="00602497" w:rsidRPr="001E7F5B">
          <w:rPr>
            <w:b/>
            <w:szCs w:val="24"/>
          </w:rPr>
          <w:delText xml:space="preserve">российскими </w:delText>
        </w:r>
        <w:r w:rsidR="00602497" w:rsidRPr="001E7F5B">
          <w:rPr>
            <w:rFonts w:eastAsiaTheme="minorEastAsia"/>
            <w:b/>
            <w:szCs w:val="24"/>
          </w:rPr>
          <w:delText>лицами</w:delText>
        </w:r>
      </w:del>
      <w:ins w:id="8131" w:author="Rinat Gub" w:date="2022-12-06T13:44:00Z">
        <w:r w:rsidRPr="00FC6168">
          <w:rPr>
            <w:b/>
          </w:rPr>
          <w:t>российского происхождения товаров</w:t>
        </w:r>
      </w:ins>
    </w:p>
    <w:tbl>
      <w:tblPr>
        <w:tblStyle w:val="aff5"/>
        <w:tblW w:w="9695" w:type="dxa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1326"/>
        <w:gridCol w:w="1210"/>
        <w:gridCol w:w="1538"/>
        <w:gridCol w:w="1348"/>
        <w:gridCol w:w="1130"/>
        <w:gridCol w:w="1145"/>
        <w:gridCol w:w="1158"/>
        <w:tblGridChange w:id="8132">
          <w:tblGrid>
            <w:gridCol w:w="840"/>
            <w:gridCol w:w="1326"/>
            <w:gridCol w:w="1210"/>
            <w:gridCol w:w="1538"/>
            <w:gridCol w:w="1348"/>
            <w:gridCol w:w="1130"/>
            <w:gridCol w:w="1006"/>
            <w:gridCol w:w="1297"/>
            <w:gridCol w:w="11"/>
          </w:tblGrid>
        </w:tblGridChange>
      </w:tblGrid>
      <w:tr w:rsidR="000E5AC8" w:rsidRPr="00FC6168" w:rsidTr="00F351AC">
        <w:trPr>
          <w:trHeight w:val="630"/>
          <w:jc w:val="center"/>
        </w:trPr>
        <w:tc>
          <w:tcPr>
            <w:tcW w:w="938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ind w:firstLine="0"/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FC6168">
              <w:rPr>
                <w:b/>
                <w:color w:val="000000" w:themeColor="text1"/>
                <w:sz w:val="22"/>
                <w:szCs w:val="22"/>
              </w:rPr>
              <w:t>Наименование лота</w:t>
            </w:r>
          </w:p>
        </w:tc>
        <w:tc>
          <w:tcPr>
            <w:tcW w:w="1503" w:type="dxa"/>
            <w:vMerge w:val="restart"/>
            <w:tcBorders>
              <w:top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ind w:firstLine="0"/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FC6168">
              <w:rPr>
                <w:b/>
                <w:color w:val="000000" w:themeColor="text1"/>
                <w:sz w:val="22"/>
                <w:szCs w:val="22"/>
              </w:rPr>
              <w:t>Наименование позиции</w:t>
            </w:r>
          </w:p>
        </w:tc>
        <w:tc>
          <w:tcPr>
            <w:tcW w:w="1368" w:type="dxa"/>
            <w:vMerge w:val="restart"/>
            <w:tcBorders>
              <w:top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ind w:firstLine="0"/>
              <w:jc w:val="center"/>
              <w:rPr>
                <w:b/>
                <w:color w:val="000000" w:themeColor="text1"/>
                <w:sz w:val="22"/>
                <w:szCs w:val="22"/>
              </w:rPr>
            </w:pPr>
            <w:r w:rsidRPr="00FC6168">
              <w:rPr>
                <w:b/>
                <w:color w:val="000000" w:themeColor="text1"/>
                <w:sz w:val="22"/>
                <w:szCs w:val="22"/>
              </w:rPr>
              <w:t>Общая стоимость позиции, руб.</w:t>
            </w:r>
            <w:r w:rsidR="007E2D72" w:rsidRPr="00FC6168">
              <w:rPr>
                <w:b/>
                <w:color w:val="000000" w:themeColor="text1"/>
                <w:sz w:val="22"/>
                <w:szCs w:val="22"/>
              </w:rPr>
              <w:t xml:space="preserve"> с НДС</w:t>
            </w:r>
            <w:r w:rsidR="007E2D72" w:rsidRPr="00FC6168">
              <w:rPr>
                <w:rStyle w:val="afc"/>
                <w:b/>
                <w:color w:val="000000" w:themeColor="text1"/>
                <w:szCs w:val="22"/>
              </w:rPr>
              <w:footnoteReference w:id="15"/>
            </w:r>
          </w:p>
        </w:tc>
        <w:tc>
          <w:tcPr>
            <w:tcW w:w="1750" w:type="dxa"/>
            <w:vMerge w:val="restart"/>
            <w:tcBorders>
              <w:top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42516" w:rsidP="00CC595A">
            <w:pPr>
              <w:ind w:firstLine="0"/>
              <w:jc w:val="center"/>
              <w:rPr>
                <w:b/>
                <w:color w:val="000000" w:themeColor="text1"/>
                <w:sz w:val="22"/>
                <w:szCs w:val="22"/>
              </w:rPr>
            </w:pPr>
            <w:del w:id="8133" w:author="Rinat Gub" w:date="2022-12-06T13:44:00Z">
              <w:r w:rsidRPr="001E7F5B">
                <w:rPr>
                  <w:b/>
                  <w:color w:val="000000" w:themeColor="text1"/>
                  <w:sz w:val="22"/>
                  <w:szCs w:val="22"/>
                </w:rPr>
                <w:delText xml:space="preserve">Объем работ, выполняемый </w:delText>
              </w:r>
              <w:r w:rsidR="00602497" w:rsidRPr="001E7F5B">
                <w:rPr>
                  <w:b/>
                  <w:color w:val="000000" w:themeColor="text1"/>
                  <w:sz w:val="22"/>
                  <w:szCs w:val="22"/>
                </w:rPr>
                <w:delText>российскими лицами</w:delText>
              </w:r>
            </w:del>
            <w:ins w:id="8134" w:author="Rinat Gub" w:date="2022-12-06T13:44:00Z">
              <w:r w:rsidR="00CC595A" w:rsidRPr="00FC6168">
                <w:rPr>
                  <w:b/>
                  <w:color w:val="000000" w:themeColor="text1"/>
                  <w:sz w:val="22"/>
                  <w:szCs w:val="22"/>
                </w:rPr>
                <w:t>Российское происхождение</w:t>
              </w:r>
            </w:ins>
          </w:p>
        </w:tc>
        <w:tc>
          <w:tcPr>
            <w:tcW w:w="4136" w:type="dxa"/>
            <w:gridSpan w:val="4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C42516" w:rsidRPr="001E7F5B" w:rsidRDefault="00C42516" w:rsidP="00602497">
            <w:pPr>
              <w:ind w:firstLine="0"/>
              <w:jc w:val="center"/>
              <w:rPr>
                <w:del w:id="8135" w:author="Rinat Gub" w:date="2022-12-06T13:44:00Z"/>
                <w:b/>
                <w:color w:val="000000" w:themeColor="text1"/>
                <w:sz w:val="20"/>
                <w:szCs w:val="20"/>
              </w:rPr>
            </w:pPr>
            <w:del w:id="8136" w:author="Rinat Gub" w:date="2022-12-06T13:44:00Z">
              <w:r w:rsidRPr="001E7F5B">
                <w:rPr>
                  <w:b/>
                  <w:color w:val="000000" w:themeColor="text1"/>
                  <w:sz w:val="20"/>
                  <w:szCs w:val="20"/>
                </w:rPr>
                <w:delText xml:space="preserve">Объем работ, выполняемый иностранными </w:delText>
              </w:r>
              <w:r w:rsidR="00602497" w:rsidRPr="001E7F5B">
                <w:rPr>
                  <w:b/>
                  <w:color w:val="000000" w:themeColor="text1"/>
                  <w:sz w:val="20"/>
                  <w:szCs w:val="20"/>
                </w:rPr>
                <w:delText>лицами</w:delText>
              </w:r>
            </w:del>
          </w:p>
          <w:p w:rsidR="00CC595A" w:rsidRPr="00FC6168" w:rsidRDefault="00CC595A" w:rsidP="00CC595A">
            <w:pPr>
              <w:ind w:firstLine="0"/>
              <w:jc w:val="center"/>
              <w:rPr>
                <w:ins w:id="8137" w:author="Rinat Gub" w:date="2022-12-06T13:44:00Z"/>
                <w:b/>
                <w:color w:val="000000" w:themeColor="text1"/>
                <w:sz w:val="22"/>
                <w:szCs w:val="22"/>
              </w:rPr>
            </w:pPr>
            <w:ins w:id="8138" w:author="Rinat Gub" w:date="2022-12-06T13:44:00Z">
              <w:r w:rsidRPr="00FC6168">
                <w:rPr>
                  <w:b/>
                  <w:color w:val="000000" w:themeColor="text1"/>
                  <w:sz w:val="22"/>
                  <w:szCs w:val="22"/>
                </w:rPr>
                <w:t>Иностранное происхождение</w:t>
              </w:r>
            </w:ins>
          </w:p>
          <w:p w:rsidR="00CC595A" w:rsidRPr="00FC6168" w:rsidRDefault="00CC595A" w:rsidP="00CC595A">
            <w:pPr>
              <w:ind w:firstLine="0"/>
              <w:jc w:val="center"/>
              <w:rPr>
                <w:b/>
                <w:color w:val="000000" w:themeColor="text1"/>
                <w:sz w:val="16"/>
                <w:rPrChange w:id="8139" w:author="Rinat Gub" w:date="2022-12-06T13:44:00Z">
                  <w:rPr>
                    <w:color w:val="000000" w:themeColor="text1"/>
                    <w:sz w:val="20"/>
                  </w:rPr>
                </w:rPrChange>
              </w:rPr>
            </w:pPr>
            <w:r w:rsidRPr="00FC6168">
              <w:rPr>
                <w:b/>
                <w:i/>
                <w:color w:val="000000" w:themeColor="text1"/>
                <w:sz w:val="16"/>
                <w:rPrChange w:id="8140" w:author="Rinat Gub" w:date="2022-12-06T13:44:00Z">
                  <w:rPr>
                    <w:i/>
                    <w:color w:val="000000" w:themeColor="text1"/>
                    <w:sz w:val="20"/>
                  </w:rPr>
                </w:rPrChange>
              </w:rPr>
              <w:t>(заполняется, если в поле «</w:t>
            </w:r>
            <w:del w:id="8141" w:author="Rinat Gub" w:date="2022-12-06T13:44:00Z">
              <w:r w:rsidR="00C42516" w:rsidRPr="001E7F5B">
                <w:rPr>
                  <w:i/>
                  <w:color w:val="000000" w:themeColor="text1"/>
                  <w:sz w:val="20"/>
                  <w:szCs w:val="20"/>
                </w:rPr>
                <w:delText xml:space="preserve">Объем работ, выполняемый </w:delText>
              </w:r>
              <w:r w:rsidR="00602497" w:rsidRPr="001E7F5B">
                <w:rPr>
                  <w:i/>
                  <w:color w:val="000000" w:themeColor="text1"/>
                  <w:sz w:val="20"/>
                  <w:szCs w:val="20"/>
                </w:rPr>
                <w:delText>российскими лицами</w:delText>
              </w:r>
              <w:r w:rsidR="00C42516" w:rsidRPr="001E7F5B">
                <w:rPr>
                  <w:i/>
                  <w:color w:val="000000" w:themeColor="text1"/>
                  <w:sz w:val="20"/>
                  <w:szCs w:val="20"/>
                </w:rPr>
                <w:delText>»</w:delText>
              </w:r>
            </w:del>
            <w:ins w:id="8142" w:author="Rinat Gub" w:date="2022-12-06T13:44:00Z">
              <w:r w:rsidRPr="00FC6168">
                <w:rPr>
                  <w:b/>
                  <w:i/>
                  <w:color w:val="000000" w:themeColor="text1"/>
                  <w:sz w:val="16"/>
                  <w:szCs w:val="16"/>
                </w:rPr>
                <w:t>Российское происхождение» значение</w:t>
              </w:r>
            </w:ins>
            <w:r w:rsidRPr="00FC6168">
              <w:rPr>
                <w:b/>
                <w:i/>
                <w:color w:val="000000" w:themeColor="text1"/>
                <w:sz w:val="16"/>
                <w:rPrChange w:id="8143" w:author="Rinat Gub" w:date="2022-12-06T13:44:00Z">
                  <w:rPr>
                    <w:i/>
                    <w:color w:val="000000" w:themeColor="text1"/>
                    <w:sz w:val="20"/>
                  </w:rPr>
                </w:rPrChange>
              </w:rPr>
              <w:t xml:space="preserve"> &lt;100%)</w:t>
            </w:r>
          </w:p>
        </w:tc>
      </w:tr>
      <w:tr w:rsidR="000E5AC8" w:rsidRPr="00FC6168" w:rsidTr="00F351AC">
        <w:trPr>
          <w:trHeight w:val="267"/>
          <w:jc w:val="center"/>
        </w:trPr>
        <w:tc>
          <w:tcPr>
            <w:tcW w:w="938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jc w:val="center"/>
              <w:rPr>
                <w:b/>
                <w:color w:val="000000" w:themeColor="text1"/>
                <w:sz w:val="22"/>
                <w:rPrChange w:id="8144" w:author="Rinat Gub" w:date="2022-12-06T13:44:00Z">
                  <w:rPr>
                    <w:color w:val="000000" w:themeColor="text1"/>
                  </w:rPr>
                </w:rPrChange>
              </w:rPr>
            </w:pPr>
          </w:p>
        </w:tc>
        <w:tc>
          <w:tcPr>
            <w:tcW w:w="1503" w:type="dxa"/>
            <w:vMerge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jc w:val="center"/>
              <w:rPr>
                <w:b/>
                <w:color w:val="000000" w:themeColor="text1"/>
                <w:sz w:val="22"/>
                <w:rPrChange w:id="8145" w:author="Rinat Gub" w:date="2022-12-06T13:44:00Z">
                  <w:rPr>
                    <w:color w:val="000000" w:themeColor="text1"/>
                  </w:rPr>
                </w:rPrChange>
              </w:rPr>
            </w:pPr>
          </w:p>
        </w:tc>
        <w:tc>
          <w:tcPr>
            <w:tcW w:w="1368" w:type="dxa"/>
            <w:vMerge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jc w:val="center"/>
              <w:rPr>
                <w:b/>
                <w:color w:val="000000" w:themeColor="text1"/>
                <w:sz w:val="22"/>
                <w:rPrChange w:id="8146" w:author="Rinat Gub" w:date="2022-12-06T13:44:00Z">
                  <w:rPr>
                    <w:color w:val="000000" w:themeColor="text1"/>
                  </w:rPr>
                </w:rPrChange>
              </w:rPr>
            </w:pPr>
          </w:p>
        </w:tc>
        <w:tc>
          <w:tcPr>
            <w:tcW w:w="1750" w:type="dxa"/>
            <w:vMerge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jc w:val="center"/>
              <w:rPr>
                <w:b/>
                <w:color w:val="000000" w:themeColor="text1"/>
                <w:sz w:val="22"/>
                <w:rPrChange w:id="8147" w:author="Rinat Gub" w:date="2022-12-06T13:44:00Z">
                  <w:rPr>
                    <w:color w:val="000000" w:themeColor="text1"/>
                  </w:rPr>
                </w:rPrChange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ind w:firstLine="0"/>
              <w:jc w:val="center"/>
              <w:rPr>
                <w:b/>
                <w:color w:val="000000" w:themeColor="text1"/>
                <w:sz w:val="21"/>
                <w:rPrChange w:id="8148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</w:pPr>
            <w:r w:rsidRPr="00FC6168">
              <w:rPr>
                <w:b/>
                <w:color w:val="000000" w:themeColor="text1"/>
                <w:sz w:val="21"/>
                <w:rPrChange w:id="8149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  <w:t xml:space="preserve">Страна </w:t>
            </w:r>
            <w:del w:id="8150" w:author="Rinat Gub" w:date="2022-12-06T13:44:00Z">
              <w:r w:rsidR="00C42516" w:rsidRPr="001E7F5B">
                <w:rPr>
                  <w:b/>
                  <w:color w:val="000000" w:themeColor="text1"/>
                  <w:sz w:val="20"/>
                  <w:szCs w:val="20"/>
                </w:rPr>
                <w:delText>регистрации</w:delText>
              </w:r>
            </w:del>
            <w:ins w:id="8151" w:author="Rinat Gub" w:date="2022-12-06T13:44:00Z">
              <w:r w:rsidRPr="00FC6168">
                <w:rPr>
                  <w:b/>
                  <w:color w:val="000000" w:themeColor="text1"/>
                  <w:sz w:val="21"/>
                  <w:szCs w:val="21"/>
                </w:rPr>
                <w:t>происхождения</w:t>
              </w:r>
            </w:ins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E00007">
            <w:pPr>
              <w:ind w:firstLine="0"/>
              <w:jc w:val="center"/>
              <w:rPr>
                <w:b/>
                <w:color w:val="000000" w:themeColor="text1"/>
                <w:sz w:val="21"/>
                <w:rPrChange w:id="8152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</w:pPr>
            <w:r w:rsidRPr="00FC6168">
              <w:rPr>
                <w:b/>
                <w:color w:val="000000" w:themeColor="text1"/>
                <w:sz w:val="21"/>
                <w:rPrChange w:id="8153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  <w:t>Удельный вес, %</w:t>
            </w:r>
          </w:p>
        </w:tc>
        <w:tc>
          <w:tcPr>
            <w:tcW w:w="133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CC595A" w:rsidRPr="00FC6168" w:rsidRDefault="00CC595A" w:rsidP="00CC595A">
            <w:pPr>
              <w:ind w:firstLine="0"/>
              <w:jc w:val="center"/>
              <w:rPr>
                <w:b/>
                <w:color w:val="000000" w:themeColor="text1"/>
                <w:sz w:val="21"/>
                <w:rPrChange w:id="8154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</w:pPr>
            <w:r w:rsidRPr="00FC6168">
              <w:rPr>
                <w:b/>
                <w:color w:val="000000" w:themeColor="text1"/>
                <w:sz w:val="21"/>
                <w:rPrChange w:id="8155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  <w:t>Стоимость</w:t>
            </w:r>
            <w:ins w:id="8156" w:author="Rinat Gub" w:date="2022-12-06T13:44:00Z">
              <w:r w:rsidRPr="00FC6168">
                <w:rPr>
                  <w:b/>
                  <w:color w:val="000000" w:themeColor="text1"/>
                  <w:sz w:val="21"/>
                  <w:szCs w:val="21"/>
                </w:rPr>
                <w:t xml:space="preserve"> импортной составляющей</w:t>
              </w:r>
            </w:ins>
            <w:r w:rsidRPr="00FC6168">
              <w:rPr>
                <w:b/>
                <w:color w:val="000000" w:themeColor="text1"/>
                <w:sz w:val="21"/>
                <w:rPrChange w:id="8157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  <w:t>, руб.</w:t>
            </w:r>
            <w:r w:rsidR="007E2D72" w:rsidRPr="00FC6168">
              <w:rPr>
                <w:b/>
                <w:color w:val="000000" w:themeColor="text1"/>
                <w:sz w:val="21"/>
                <w:rPrChange w:id="8158" w:author="Rinat Gub" w:date="2022-12-06T13:44:00Z">
                  <w:rPr>
                    <w:b/>
                    <w:color w:val="000000" w:themeColor="text1"/>
                    <w:sz w:val="20"/>
                  </w:rPr>
                </w:rPrChange>
              </w:rPr>
              <w:t xml:space="preserve"> с НДС</w:t>
            </w:r>
          </w:p>
        </w:tc>
      </w:tr>
      <w:tr w:rsidR="00CC595A" w:rsidRPr="00FC6168" w:rsidTr="00F351AC">
        <w:tblPrEx>
          <w:tblW w:w="9695" w:type="dxa"/>
          <w:jc w:val="center"/>
          <w:tblLayout w:type="fixed"/>
          <w:tblPrExChange w:id="8159" w:author="Rinat Gub" w:date="2022-12-06T13:44:00Z">
            <w:tblPrEx>
              <w:tblW w:w="9706" w:type="dxa"/>
              <w:jc w:val="center"/>
              <w:tblLayout w:type="fixed"/>
            </w:tblPrEx>
          </w:tblPrExChange>
        </w:tblPrEx>
        <w:trPr>
          <w:trHeight w:val="41"/>
          <w:jc w:val="center"/>
          <w:trPrChange w:id="8160" w:author="Rinat Gub" w:date="2022-12-06T13:44:00Z">
            <w:trPr>
              <w:trHeight w:val="84"/>
              <w:jc w:val="center"/>
            </w:trPr>
          </w:trPrChange>
        </w:trPr>
        <w:tc>
          <w:tcPr>
            <w:tcW w:w="8364" w:type="dxa"/>
            <w:gridSpan w:val="6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tcPrChange w:id="8161" w:author="Rinat Gub" w:date="2022-12-06T13:44:00Z">
              <w:tcPr>
                <w:tcW w:w="8398" w:type="dxa"/>
                <w:gridSpan w:val="7"/>
                <w:tcBorders>
                  <w:left w:val="nil"/>
                  <w:bottom w:val="single" w:sz="12" w:space="0" w:color="auto"/>
                  <w:right w:val="nil"/>
                </w:tcBorders>
                <w:shd w:val="clear" w:color="auto" w:fill="auto"/>
                <w:vAlign w:val="center"/>
              </w:tcPr>
            </w:tcPrChange>
          </w:tcPr>
          <w:p w:rsidR="00CC595A" w:rsidRPr="00FC6168" w:rsidRDefault="00CC595A" w:rsidP="00DB31C8">
            <w:pPr>
              <w:rPr>
                <w:b/>
                <w:sz w:val="2"/>
                <w:rPrChange w:id="8162" w:author="Rinat Gub" w:date="2022-12-06T13:44:00Z">
                  <w:rPr>
                    <w:sz w:val="6"/>
                  </w:rPr>
                </w:rPrChange>
              </w:rPr>
              <w:pPrChange w:id="8163" w:author="Rinat Gub" w:date="2022-12-06T13:44:00Z">
                <w:pPr>
                  <w:spacing w:line="192" w:lineRule="auto"/>
                  <w:jc w:val="center"/>
                </w:pPr>
              </w:pPrChange>
            </w:pPr>
          </w:p>
        </w:tc>
        <w:tc>
          <w:tcPr>
            <w:tcW w:w="1331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tcPrChange w:id="8164" w:author="Rinat Gub" w:date="2022-12-06T13:44:00Z">
              <w:tcPr>
                <w:tcW w:w="1308" w:type="dxa"/>
                <w:gridSpan w:val="2"/>
                <w:tcBorders>
                  <w:left w:val="nil"/>
                  <w:bottom w:val="single" w:sz="12" w:space="0" w:color="auto"/>
                  <w:right w:val="nil"/>
                </w:tcBorders>
              </w:tcPr>
            </w:tcPrChange>
          </w:tcPr>
          <w:p w:rsidR="00CC595A" w:rsidRPr="00FC6168" w:rsidRDefault="00CC595A" w:rsidP="00DB31C8">
            <w:pPr>
              <w:rPr>
                <w:b/>
                <w:sz w:val="2"/>
                <w:rPrChange w:id="8165" w:author="Rinat Gub" w:date="2022-12-06T13:44:00Z">
                  <w:rPr>
                    <w:sz w:val="6"/>
                  </w:rPr>
                </w:rPrChange>
              </w:rPr>
              <w:pPrChange w:id="8166" w:author="Rinat Gub" w:date="2022-12-06T13:44:00Z">
                <w:pPr>
                  <w:spacing w:line="192" w:lineRule="auto"/>
                  <w:jc w:val="center"/>
                </w:pPr>
              </w:pPrChange>
            </w:pPr>
          </w:p>
        </w:tc>
      </w:tr>
      <w:tr w:rsidR="00CC595A" w:rsidRPr="00FC6168" w:rsidTr="00F351AC">
        <w:tblPrEx>
          <w:tblW w:w="9695" w:type="dxa"/>
          <w:jc w:val="center"/>
          <w:tblLayout w:type="fixed"/>
          <w:tblPrExChange w:id="8167" w:author="Rinat Gub" w:date="2022-12-06T13:44:00Z">
            <w:tblPrEx>
              <w:tblW w:w="9706" w:type="dxa"/>
              <w:jc w:val="center"/>
              <w:tblLayout w:type="fixed"/>
            </w:tblPrEx>
          </w:tblPrExChange>
        </w:tblPrEx>
        <w:trPr>
          <w:trHeight w:val="211"/>
          <w:jc w:val="center"/>
          <w:trPrChange w:id="8168" w:author="Rinat Gub" w:date="2022-12-06T13:44:00Z">
            <w:trPr>
              <w:trHeight w:val="247"/>
              <w:jc w:val="center"/>
            </w:trPr>
          </w:trPrChange>
        </w:trPr>
        <w:tc>
          <w:tcPr>
            <w:tcW w:w="9695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tcPrChange w:id="8169" w:author="Rinat Gub" w:date="2022-12-06T13:44:00Z">
              <w:tcPr>
                <w:tcW w:w="8398" w:type="dxa"/>
                <w:gridSpan w:val="7"/>
                <w:tcBorders>
                  <w:top w:val="nil"/>
                  <w:left w:val="single" w:sz="12" w:space="0" w:color="auto"/>
                  <w:bottom w:val="single" w:sz="12" w:space="0" w:color="auto"/>
                  <w:right w:val="single" w:sz="12" w:space="0" w:color="auto"/>
                </w:tcBorders>
                <w:shd w:val="clear" w:color="auto" w:fill="D9D9D9" w:themeFill="background1" w:themeFillShade="D9"/>
                <w:vAlign w:val="center"/>
              </w:tcPr>
            </w:tcPrChange>
          </w:tcPr>
          <w:p w:rsidR="00CC595A" w:rsidRPr="00FC6168" w:rsidRDefault="00C42516" w:rsidP="00DB31C8">
            <w:pPr>
              <w:jc w:val="center"/>
              <w:rPr>
                <w:b/>
                <w:sz w:val="18"/>
              </w:rPr>
            </w:pPr>
            <w:del w:id="8170" w:author="Rinat Gub" w:date="2022-12-06T13:44:00Z">
              <w:r w:rsidRPr="001E7F5B">
                <w:rPr>
                  <w:b/>
                  <w:sz w:val="18"/>
                </w:rPr>
                <w:delText>Выполнение работ</w:delText>
              </w:r>
            </w:del>
            <w:ins w:id="8171" w:author="Rinat Gub" w:date="2022-12-06T13:44:00Z">
              <w:r w:rsidR="00CC595A" w:rsidRPr="00FC6168">
                <w:rPr>
                  <w:b/>
                  <w:sz w:val="18"/>
                </w:rPr>
                <w:t>Поставка товаров</w:t>
              </w:r>
            </w:ins>
          </w:p>
        </w:tc>
        <w:tc>
          <w:tcPr>
            <w:tcW w:w="130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cellDel w:id="8172" w:author="Rinat Gub" w:date="2022-12-06T13:44:00Z"/>
            <w:tcPrChange w:id="8173" w:author="Rinat Gub" w:date="2022-12-06T13:44:00Z">
              <w:tcPr>
                <w:tcW w:w="1308" w:type="dxa"/>
                <w:gridSpan w:val="2"/>
                <w:tcBorders>
                  <w:top w:val="nil"/>
                  <w:left w:val="single" w:sz="12" w:space="0" w:color="auto"/>
                  <w:bottom w:val="single" w:sz="12" w:space="0" w:color="auto"/>
                  <w:right w:val="single" w:sz="12" w:space="0" w:color="auto"/>
                </w:tcBorders>
                <w:shd w:val="clear" w:color="auto" w:fill="D9D9D9" w:themeFill="background1" w:themeFillShade="D9"/>
                <w:cellDel w:id="8174" w:author="Rinat Gub" w:date="2022-12-06T13:44:00Z"/>
              </w:tcPr>
            </w:tcPrChange>
          </w:tcPr>
          <w:p w:rsidR="00C42516" w:rsidRPr="001E7F5B" w:rsidRDefault="00C42516" w:rsidP="001F690B">
            <w:pPr>
              <w:jc w:val="center"/>
              <w:rPr>
                <w:b/>
                <w:sz w:val="18"/>
              </w:rPr>
            </w:pPr>
          </w:p>
        </w:tc>
      </w:tr>
      <w:tr w:rsidR="000E5AC8" w:rsidRPr="00FC6168" w:rsidTr="00F351AC">
        <w:trPr>
          <w:trHeight w:val="548"/>
          <w:jc w:val="center"/>
        </w:trPr>
        <w:tc>
          <w:tcPr>
            <w:tcW w:w="938" w:type="dxa"/>
            <w:tcBorders>
              <w:top w:val="single" w:sz="12" w:space="0" w:color="auto"/>
              <w:left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CC595A" w:rsidRPr="00FC6168" w:rsidRDefault="00CC595A" w:rsidP="00CC595A">
            <w:pPr>
              <w:pStyle w:val="afa"/>
              <w:tabs>
                <w:tab w:val="left" w:pos="426"/>
              </w:tabs>
              <w:ind w:left="0"/>
              <w:pPrChange w:id="8175" w:author="Rinat Gub" w:date="2022-12-06T13:44:00Z">
                <w:pPr>
                  <w:tabs>
                    <w:tab w:val="left" w:pos="426"/>
                  </w:tabs>
                  <w:ind w:firstLine="0"/>
                  <w:jc w:val="left"/>
                </w:pPr>
              </w:pPrChange>
            </w:pPr>
            <w:r w:rsidRPr="00FC6168">
              <w:t>1.</w:t>
            </w:r>
          </w:p>
        </w:tc>
        <w:tc>
          <w:tcPr>
            <w:tcW w:w="1503" w:type="dxa"/>
            <w:tcBorders>
              <w:top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</w:pPr>
          </w:p>
        </w:tc>
        <w:tc>
          <w:tcPr>
            <w:tcW w:w="1368" w:type="dxa"/>
            <w:tcBorders>
              <w:top w:val="single" w:sz="12" w:space="0" w:color="auto"/>
            </w:tcBorders>
            <w:vAlign w:val="center"/>
          </w:tcPr>
          <w:p w:rsidR="00CC595A" w:rsidRPr="00FC6168" w:rsidRDefault="00CC595A" w:rsidP="00CC595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50" w:type="dxa"/>
            <w:tcBorders>
              <w:top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  <w:rPr>
                <w:sz w:val="28"/>
              </w:rPr>
              <w:pPrChange w:id="8176" w:author="Rinat Gub" w:date="2022-12-06T13:44:00Z">
                <w:pPr>
                  <w:spacing w:line="192" w:lineRule="auto"/>
                </w:pPr>
              </w:pPrChange>
            </w:pPr>
            <w:r w:rsidRPr="00FC6168">
              <w:rPr>
                <w:sz w:val="28"/>
              </w:rPr>
              <w:sym w:font="Symbol" w:char="F088"/>
            </w:r>
            <w:r w:rsidRPr="00FC6168">
              <w:rPr>
                <w:sz w:val="28"/>
              </w:rPr>
              <w:t>%</w:t>
            </w:r>
          </w:p>
        </w:tc>
        <w:tc>
          <w:tcPr>
            <w:tcW w:w="1529" w:type="dxa"/>
            <w:tcBorders>
              <w:top w:val="single" w:sz="12" w:space="0" w:color="auto"/>
              <w:right w:val="single" w:sz="4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</w:pP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  <w:rPr>
                <w:sz w:val="28"/>
              </w:rPr>
            </w:pPr>
          </w:p>
        </w:tc>
        <w:tc>
          <w:tcPr>
            <w:tcW w:w="1331" w:type="dxa"/>
            <w:gridSpan w:val="2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  <w:rPr>
                <w:sz w:val="28"/>
              </w:rPr>
            </w:pPr>
          </w:p>
        </w:tc>
      </w:tr>
      <w:tr w:rsidR="000E5AC8" w:rsidRPr="00FC6168" w:rsidTr="00F351AC">
        <w:trPr>
          <w:trHeight w:val="72"/>
          <w:jc w:val="center"/>
        </w:trPr>
        <w:tc>
          <w:tcPr>
            <w:tcW w:w="93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CC595A" w:rsidRPr="00FC6168" w:rsidRDefault="00CC595A" w:rsidP="00CC595A">
            <w:pPr>
              <w:pStyle w:val="afa"/>
              <w:tabs>
                <w:tab w:val="left" w:pos="426"/>
              </w:tabs>
              <w:ind w:left="0"/>
              <w:pPrChange w:id="8177" w:author="Rinat Gub" w:date="2022-12-06T13:44:00Z">
                <w:pPr>
                  <w:tabs>
                    <w:tab w:val="left" w:pos="426"/>
                  </w:tabs>
                  <w:ind w:firstLine="0"/>
                  <w:jc w:val="left"/>
                </w:pPr>
              </w:pPrChange>
            </w:pPr>
            <w:r w:rsidRPr="00FC6168">
              <w:t>2.</w:t>
            </w:r>
          </w:p>
        </w:tc>
        <w:tc>
          <w:tcPr>
            <w:tcW w:w="1503" w:type="dxa"/>
            <w:tcBorders>
              <w:bottom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</w:pPr>
          </w:p>
        </w:tc>
        <w:tc>
          <w:tcPr>
            <w:tcW w:w="1368" w:type="dxa"/>
            <w:tcBorders>
              <w:bottom w:val="single" w:sz="12" w:space="0" w:color="auto"/>
            </w:tcBorders>
            <w:vAlign w:val="center"/>
          </w:tcPr>
          <w:p w:rsidR="00CC595A" w:rsidRPr="00FC6168" w:rsidRDefault="00CC595A" w:rsidP="00CC595A">
            <w:pPr>
              <w:jc w:val="center"/>
            </w:pPr>
          </w:p>
        </w:tc>
        <w:tc>
          <w:tcPr>
            <w:tcW w:w="1750" w:type="dxa"/>
            <w:tcBorders>
              <w:bottom w:val="single" w:sz="12" w:space="0" w:color="auto"/>
            </w:tcBorders>
            <w:vAlign w:val="center"/>
          </w:tcPr>
          <w:p w:rsidR="00CC595A" w:rsidRPr="00FC6168" w:rsidRDefault="00CC595A" w:rsidP="00CC595A">
            <w:pPr>
              <w:jc w:val="center"/>
              <w:rPr>
                <w:sz w:val="18"/>
              </w:rPr>
              <w:pPrChange w:id="8178" w:author="Rinat Gub" w:date="2022-12-06T13:44:00Z">
                <w:pPr/>
              </w:pPrChange>
            </w:pPr>
            <w:r w:rsidRPr="00FC6168">
              <w:rPr>
                <w:sz w:val="28"/>
              </w:rPr>
              <w:sym w:font="Symbol" w:char="F088"/>
            </w:r>
            <w:r w:rsidRPr="00FC6168">
              <w:rPr>
                <w:sz w:val="28"/>
              </w:rPr>
              <w:t>%</w:t>
            </w:r>
          </w:p>
        </w:tc>
        <w:tc>
          <w:tcPr>
            <w:tcW w:w="1529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</w:pPr>
          </w:p>
        </w:tc>
        <w:tc>
          <w:tcPr>
            <w:tcW w:w="1331" w:type="dxa"/>
            <w:gridSpan w:val="2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C595A" w:rsidRPr="00FC6168" w:rsidRDefault="00CC595A" w:rsidP="00CC595A">
            <w:pPr>
              <w:spacing w:line="192" w:lineRule="auto"/>
              <w:jc w:val="center"/>
            </w:pPr>
          </w:p>
        </w:tc>
      </w:tr>
      <w:tr w:rsidR="000E5AC8" w:rsidRPr="00FC6168" w:rsidTr="00F351AC">
        <w:trPr>
          <w:trHeight w:val="72"/>
          <w:jc w:val="center"/>
        </w:trPr>
        <w:tc>
          <w:tcPr>
            <w:tcW w:w="93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:rsidR="00CC595A" w:rsidRPr="00FC6168" w:rsidRDefault="00CC595A" w:rsidP="00DB31C8">
            <w:pPr>
              <w:pStyle w:val="afa"/>
              <w:tabs>
                <w:tab w:val="left" w:pos="426"/>
              </w:tabs>
              <w:ind w:left="0"/>
            </w:pPr>
            <w:r w:rsidRPr="00FC6168">
              <w:t>….</w:t>
            </w:r>
          </w:p>
        </w:tc>
        <w:tc>
          <w:tcPr>
            <w:tcW w:w="1503" w:type="dxa"/>
            <w:tcBorders>
              <w:bottom w:val="single" w:sz="12" w:space="0" w:color="auto"/>
            </w:tcBorders>
            <w:vAlign w:val="center"/>
          </w:tcPr>
          <w:p w:rsidR="00CC595A" w:rsidRPr="00FC6168" w:rsidRDefault="00CC595A" w:rsidP="00DB31C8">
            <w:pPr>
              <w:spacing w:line="192" w:lineRule="auto"/>
              <w:jc w:val="center"/>
            </w:pPr>
          </w:p>
        </w:tc>
        <w:tc>
          <w:tcPr>
            <w:tcW w:w="1368" w:type="dxa"/>
            <w:tcBorders>
              <w:bottom w:val="single" w:sz="12" w:space="0" w:color="auto"/>
            </w:tcBorders>
            <w:vAlign w:val="center"/>
          </w:tcPr>
          <w:p w:rsidR="00CC595A" w:rsidRPr="00FC6168" w:rsidRDefault="00CC595A" w:rsidP="00DB31C8">
            <w:pPr>
              <w:jc w:val="center"/>
            </w:pPr>
          </w:p>
        </w:tc>
        <w:tc>
          <w:tcPr>
            <w:tcW w:w="1750" w:type="dxa"/>
            <w:tcBorders>
              <w:bottom w:val="single" w:sz="12" w:space="0" w:color="auto"/>
            </w:tcBorders>
            <w:vAlign w:val="center"/>
          </w:tcPr>
          <w:p w:rsidR="00CC595A" w:rsidRPr="00FC6168" w:rsidRDefault="00CC595A" w:rsidP="00DB31C8">
            <w:pPr>
              <w:spacing w:line="192" w:lineRule="auto"/>
              <w:jc w:val="center"/>
              <w:rPr>
                <w:sz w:val="28"/>
              </w:rPr>
            </w:pPr>
          </w:p>
        </w:tc>
        <w:tc>
          <w:tcPr>
            <w:tcW w:w="1529" w:type="dxa"/>
            <w:tcBorders>
              <w:bottom w:val="single" w:sz="12" w:space="0" w:color="auto"/>
              <w:right w:val="single" w:sz="4" w:space="0" w:color="auto"/>
            </w:tcBorders>
          </w:tcPr>
          <w:p w:rsidR="00CC595A" w:rsidRPr="00FC6168" w:rsidRDefault="00CC595A" w:rsidP="00DB31C8">
            <w:pPr>
              <w:spacing w:line="192" w:lineRule="auto"/>
              <w:jc w:val="center"/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CC595A" w:rsidRPr="00FC6168" w:rsidRDefault="00CC595A" w:rsidP="00DB31C8">
            <w:pPr>
              <w:spacing w:line="192" w:lineRule="auto"/>
              <w:jc w:val="center"/>
            </w:pPr>
          </w:p>
        </w:tc>
        <w:tc>
          <w:tcPr>
            <w:tcW w:w="1331" w:type="dxa"/>
            <w:gridSpan w:val="2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CC595A" w:rsidRPr="00FC6168" w:rsidRDefault="00CC595A" w:rsidP="00DB31C8">
            <w:pPr>
              <w:spacing w:line="192" w:lineRule="auto"/>
              <w:jc w:val="center"/>
            </w:pPr>
          </w:p>
        </w:tc>
      </w:tr>
    </w:tbl>
    <w:p w:rsidR="00CC595A" w:rsidRPr="00FC6168" w:rsidRDefault="00CC595A" w:rsidP="00CC595A"/>
    <w:p w:rsidR="00B033BD" w:rsidRPr="00FC6168" w:rsidRDefault="00B033BD" w:rsidP="00CC595A"/>
    <w:p w:rsidR="00CC595A" w:rsidRPr="00FC6168" w:rsidRDefault="00CC595A" w:rsidP="00CC595A"/>
    <w:p w:rsidR="00CC595A" w:rsidRPr="00FC6168" w:rsidRDefault="00CC595A" w:rsidP="00CC595A">
      <w:pPr>
        <w:rPr>
          <w:sz w:val="20"/>
        </w:rPr>
        <w:pPrChange w:id="8179" w:author="Rinat Gub" w:date="2022-12-06T13:44:00Z">
          <w:pPr>
            <w:tabs>
              <w:tab w:val="clear" w:pos="1134"/>
            </w:tabs>
            <w:kinsoku/>
            <w:overflowPunct/>
            <w:autoSpaceDE/>
            <w:autoSpaceDN/>
            <w:spacing w:after="200" w:line="276" w:lineRule="auto"/>
            <w:ind w:firstLine="0"/>
            <w:jc w:val="left"/>
          </w:pPr>
        </w:pPrChange>
      </w:pPr>
      <w:r w:rsidRPr="00FC6168">
        <w:t xml:space="preserve">Правильность </w:t>
      </w:r>
      <w:r w:rsidRPr="00FC6168">
        <w:rPr>
          <w:rPrChange w:id="8180" w:author="Rinat Gub" w:date="2022-12-06T13:44:00Z">
            <w:rPr>
              <w:sz w:val="22"/>
            </w:rPr>
          </w:rPrChange>
        </w:rPr>
        <w:t>данных</w:t>
      </w:r>
      <w:r w:rsidRPr="00FC6168">
        <w:t xml:space="preserve"> подтверждаю</w:t>
      </w:r>
      <w:r w:rsidRPr="00FC6168">
        <w:rPr>
          <w:sz w:val="20"/>
        </w:rPr>
        <w:t>:</w:t>
      </w:r>
    </w:p>
    <w:p w:rsidR="00B033BD" w:rsidRPr="00FC6168" w:rsidRDefault="00B033BD" w:rsidP="00CC595A">
      <w:pPr>
        <w:rPr>
          <w:sz w:val="20"/>
        </w:rPr>
      </w:pPr>
    </w:p>
    <w:p w:rsidR="00CC595A" w:rsidRPr="00FC6168" w:rsidRDefault="00CC595A" w:rsidP="00CC595A">
      <w:pPr>
        <w:pPrChange w:id="8181" w:author="Rinat Gub" w:date="2022-12-06T13:44:00Z">
          <w:pPr>
            <w:ind w:firstLine="0"/>
          </w:pPr>
        </w:pPrChange>
      </w:pPr>
      <w:r w:rsidRPr="00FC6168">
        <w:t xml:space="preserve">Руководитель организации (уполномоченное лицо) </w:t>
      </w:r>
      <w:r w:rsidRPr="00FC6168">
        <w:rPr>
          <w:vertAlign w:val="superscript"/>
        </w:rPr>
        <w:t>10</w:t>
      </w:r>
      <w:r w:rsidRPr="00FC6168">
        <w:t>:</w:t>
      </w:r>
    </w:p>
    <w:p w:rsidR="00B033BD" w:rsidRPr="00FC6168" w:rsidRDefault="00B033BD" w:rsidP="00CC595A">
      <w:pPr>
        <w:pPrChange w:id="8182" w:author="Rinat Gub" w:date="2022-12-06T13:44:00Z">
          <w:pPr>
            <w:ind w:firstLine="0"/>
          </w:pPr>
        </w:pPrChange>
      </w:pPr>
    </w:p>
    <w:p w:rsidR="00CC595A" w:rsidRPr="00FC6168" w:rsidRDefault="00CC595A" w:rsidP="00CC595A">
      <w:pPr>
        <w:pPrChange w:id="8183" w:author="Rinat Gub" w:date="2022-12-06T13:44:00Z">
          <w:pPr>
            <w:spacing w:after="200"/>
            <w:ind w:firstLine="0"/>
          </w:pPr>
        </w:pPrChange>
      </w:pPr>
      <w:r w:rsidRPr="00FC6168">
        <w:t xml:space="preserve">___________________ </w:t>
      </w:r>
      <w:r w:rsidRPr="00FC6168">
        <w:tab/>
        <w:t>(______________)</w:t>
      </w:r>
    </w:p>
    <w:p w:rsidR="00CC595A" w:rsidRPr="00FC6168" w:rsidRDefault="00A9777F" w:rsidP="00CC595A">
      <w:pPr>
        <w:rPr>
          <w:vertAlign w:val="superscript"/>
        </w:rPr>
      </w:pPr>
      <w:r>
        <w:t xml:space="preserve">       </w:t>
      </w:r>
      <w:r w:rsidR="00CC595A" w:rsidRPr="00FC6168">
        <w:rPr>
          <w:vertAlign w:val="superscript"/>
        </w:rPr>
        <w:t>(подпись)</w:t>
      </w:r>
      <w:r w:rsidR="00CC595A" w:rsidRPr="00FC6168">
        <w:rPr>
          <w:vertAlign w:val="superscript"/>
        </w:rPr>
        <w:tab/>
      </w:r>
      <w:r w:rsidR="00CC595A" w:rsidRPr="00FC6168">
        <w:rPr>
          <w:vertAlign w:val="superscript"/>
        </w:rPr>
        <w:tab/>
      </w:r>
      <w:r w:rsidR="00CC595A" w:rsidRPr="00FC6168">
        <w:rPr>
          <w:vertAlign w:val="superscript"/>
        </w:rPr>
        <w:tab/>
      </w:r>
      <w:r>
        <w:rPr>
          <w:vertAlign w:val="superscript"/>
        </w:rPr>
        <w:t xml:space="preserve">          </w:t>
      </w:r>
      <w:r w:rsidR="00CC595A" w:rsidRPr="00FC6168">
        <w:rPr>
          <w:vertAlign w:val="superscript"/>
        </w:rPr>
        <w:t xml:space="preserve"> ФИО</w:t>
      </w:r>
    </w:p>
    <w:p w:rsidR="00CC595A" w:rsidRPr="00FC6168" w:rsidRDefault="00CC595A" w:rsidP="00CC595A"/>
    <w:p w:rsidR="00B033BD" w:rsidRPr="00FC6168" w:rsidRDefault="00B033BD" w:rsidP="00CC595A">
      <w:pPr>
        <w:pPrChange w:id="8184" w:author="Rinat Gub" w:date="2022-12-06T13:44:00Z">
          <w:pPr>
            <w:ind w:firstLine="0"/>
          </w:pPr>
        </w:pPrChange>
      </w:pPr>
    </w:p>
    <w:p w:rsidR="00CC595A" w:rsidRPr="00FC6168" w:rsidRDefault="00CC595A" w:rsidP="00CC595A">
      <w:pPr>
        <w:pPrChange w:id="8185" w:author="Rinat Gub" w:date="2022-12-06T13:44:00Z">
          <w:pPr>
            <w:ind w:firstLine="0"/>
          </w:pPr>
        </w:pPrChange>
      </w:pPr>
      <w:r w:rsidRPr="00FC6168">
        <w:t>«____» ______________ 20</w:t>
      </w:r>
      <w:r w:rsidR="00E76FA6">
        <w:t>__</w:t>
      </w:r>
      <w:r w:rsidRPr="00FC6168">
        <w:t xml:space="preserve"> г. </w:t>
      </w:r>
    </w:p>
    <w:p w:rsidR="00B033BD" w:rsidRPr="00FC6168" w:rsidRDefault="00B033BD" w:rsidP="00CC595A">
      <w:pPr>
        <w:pPrChange w:id="8186" w:author="Rinat Gub" w:date="2022-12-06T13:44:00Z">
          <w:pPr>
            <w:ind w:firstLine="0"/>
          </w:pPr>
        </w:pPrChange>
      </w:pPr>
    </w:p>
    <w:p w:rsidR="00CC595A" w:rsidRPr="00FC6168" w:rsidRDefault="00A9777F" w:rsidP="00CC595A">
      <w:pPr>
        <w:pPrChange w:id="8187" w:author="Rinat Gub" w:date="2022-12-06T13:44:00Z">
          <w:pPr>
            <w:ind w:firstLine="0"/>
          </w:pPr>
        </w:pPrChange>
      </w:pPr>
      <w:r>
        <w:t xml:space="preserve"> </w:t>
      </w:r>
      <w:r w:rsidR="00CC595A" w:rsidRPr="00FC6168">
        <w:t xml:space="preserve">МП </w:t>
      </w:r>
    </w:p>
    <w:p w:rsidR="00B033BD" w:rsidRPr="00FC6168" w:rsidRDefault="00B033BD" w:rsidP="00CC595A">
      <w:pPr>
        <w:pPrChange w:id="8188" w:author="Rinat Gub" w:date="2022-12-06T13:44:00Z">
          <w:pPr>
            <w:ind w:firstLine="0"/>
          </w:pPr>
        </w:pPrChange>
      </w:pPr>
    </w:p>
    <w:p w:rsidR="00CC595A" w:rsidRPr="00FC6168" w:rsidRDefault="00CC595A" w:rsidP="00B033BD">
      <w:pPr>
        <w:spacing w:line="276" w:lineRule="auto"/>
        <w:rPr>
          <w:sz w:val="18"/>
        </w:rPr>
        <w:pPrChange w:id="8189" w:author="Rinat Gub" w:date="2022-12-06T13:44:00Z">
          <w:pPr/>
        </w:pPrChange>
      </w:pPr>
      <w:r w:rsidRPr="00FC6168">
        <w:rPr>
          <w:sz w:val="18"/>
          <w:vertAlign w:val="superscript"/>
          <w:lang w:val="en-US"/>
        </w:rPr>
        <w:t>i</w:t>
      </w:r>
      <w:r w:rsidRPr="00FC6168">
        <w:rPr>
          <w:sz w:val="18"/>
        </w:rPr>
        <w:t xml:space="preserve"> Указанные критерии и численные показатели могут быть скорректированы без внесения изменений в Положение Компании «О закупке товаров, работ, услуг» в установленном порядке на основании Постановления Правительства РФ от 16.09.2016 №</w:t>
      </w:r>
      <w:r w:rsidR="000D0E20">
        <w:rPr>
          <w:sz w:val="18"/>
        </w:rPr>
        <w:t xml:space="preserve"> </w:t>
      </w:r>
      <w:r w:rsidRPr="00FC6168">
        <w:rPr>
          <w:sz w:val="18"/>
        </w:rPr>
        <w:t>925 «О приоритете товаров российского происхождения, работ, услуг, выполняемых, оказываемых российскими лицами, по отношению к товарам, происходящим из иностранного государства, работам, услугам, выполняемым, оказываемым иностранными лицами».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From w:id="8190" w:author="Rinat Gub" w:date="2022-12-06T13:44:00Z"/>
          <w:b/>
          <w:bCs/>
          <w:color w:val="000000"/>
          <w:spacing w:val="36"/>
          <w:szCs w:val="22"/>
        </w:rPr>
      </w:pPr>
      <w:moveFromRangeStart w:id="8191" w:author="Rinat Gub" w:date="2022-12-06T13:44:00Z" w:name="move121226701"/>
      <w:moveFrom w:id="8192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From>
    </w:p>
    <w:moveFromRangeEnd w:id="8191"/>
    <w:p w:rsidR="00CC595A" w:rsidRPr="00FC6168" w:rsidRDefault="00CC595A" w:rsidP="00CC595A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8193" w:author="Rinat Gub" w:date="2022-12-06T13:44:00Z"/>
          <w:b/>
          <w:bCs/>
          <w:color w:val="000000"/>
          <w:spacing w:val="36"/>
        </w:rPr>
      </w:pPr>
      <w:moveToRangeStart w:id="8194" w:author="Rinat Gub" w:date="2022-12-06T13:44:00Z" w:name="move121226678"/>
      <w:moveTo w:id="8195" w:author="Rinat Gub" w:date="2022-12-06T13:44:00Z">
        <w:r w:rsidRPr="00FC6168">
          <w:rPr>
            <w:b/>
            <w:bCs/>
            <w:color w:val="000000"/>
            <w:spacing w:val="36"/>
          </w:rPr>
          <w:t>конец формы</w:t>
        </w:r>
      </w:moveTo>
    </w:p>
    <w:p w:rsidR="00A125C9" w:rsidRPr="00FC6168" w:rsidRDefault="00A125C9" w:rsidP="00843266">
      <w:pPr>
        <w:rPr>
          <w:moveTo w:id="8196" w:author="Rinat Gub" w:date="2022-12-06T13:44:00Z"/>
          <w:vertAlign w:val="superscript"/>
          <w:rPrChange w:id="8197" w:author="Rinat Gub" w:date="2022-12-06T13:44:00Z">
            <w:rPr>
              <w:moveTo w:id="8198" w:author="Rinat Gub" w:date="2022-12-06T13:44:00Z"/>
            </w:rPr>
          </w:rPrChange>
        </w:rPr>
        <w:pPrChange w:id="8199" w:author="Rinat Gub" w:date="2022-12-06T13:44:00Z">
          <w:pPr>
            <w:pStyle w:val="-30"/>
          </w:pPr>
        </w:pPrChange>
      </w:pPr>
    </w:p>
    <w:moveToRangeEnd w:id="8194"/>
    <w:p w:rsidR="00A125C9" w:rsidRPr="00A125C9" w:rsidRDefault="00A125C9" w:rsidP="00843266">
      <w:pPr>
        <w:rPr>
          <w:szCs w:val="22"/>
          <w:highlight w:val="yellow"/>
          <w:vertAlign w:val="superscript"/>
        </w:rPr>
      </w:pPr>
    </w:p>
    <w:p w:rsidR="00A125C9" w:rsidRPr="00A125C9" w:rsidRDefault="00A125C9" w:rsidP="00843266">
      <w:pPr>
        <w:rPr>
          <w:szCs w:val="22"/>
          <w:highlight w:val="yellow"/>
          <w:vertAlign w:val="superscript"/>
        </w:rPr>
      </w:pPr>
    </w:p>
    <w:p w:rsidR="00A125C9" w:rsidRPr="00A125C9" w:rsidRDefault="00A125C9" w:rsidP="00843266">
      <w:pPr>
        <w:rPr>
          <w:szCs w:val="22"/>
          <w:highlight w:val="yellow"/>
          <w:vertAlign w:val="superscript"/>
        </w:rPr>
      </w:pPr>
    </w:p>
    <w:p w:rsidR="00A125C9" w:rsidRPr="00A125C9" w:rsidRDefault="00A125C9" w:rsidP="00843266">
      <w:pPr>
        <w:rPr>
          <w:szCs w:val="22"/>
          <w:highlight w:val="yellow"/>
          <w:vertAlign w:val="superscript"/>
        </w:rPr>
      </w:pPr>
    </w:p>
    <w:p w:rsidR="00A125C9" w:rsidRPr="00A125C9" w:rsidRDefault="00A125C9" w:rsidP="00843266">
      <w:pPr>
        <w:rPr>
          <w:szCs w:val="22"/>
          <w:highlight w:val="yellow"/>
          <w:vertAlign w:val="superscript"/>
        </w:rPr>
      </w:pPr>
    </w:p>
    <w:p w:rsidR="002B36B4" w:rsidRPr="00FC6168" w:rsidRDefault="002B36B4" w:rsidP="002B36B4">
      <w:pPr>
        <w:spacing w:before="120"/>
        <w:pPrChange w:id="8200" w:author="Rinat Gub" w:date="2022-12-06T13:44:00Z">
          <w:pPr/>
        </w:pPrChange>
      </w:pPr>
      <w:r w:rsidRPr="00FC6168">
        <w:rPr>
          <w:b/>
        </w:rPr>
        <w:t>Инструкция по заполнению</w:t>
      </w:r>
    </w:p>
    <w:p w:rsidR="00EB3385" w:rsidRDefault="00EB3385" w:rsidP="0040134A">
      <w:pPr>
        <w:pStyle w:val="afa"/>
        <w:widowControl/>
        <w:numPr>
          <w:ilvl w:val="0"/>
          <w:numId w:val="86"/>
        </w:numPr>
        <w:adjustRightInd w:val="0"/>
        <w:spacing w:after="120"/>
        <w:ind w:left="0" w:firstLine="567"/>
        <w:jc w:val="both"/>
        <w:rPr>
          <w:sz w:val="22"/>
          <w:szCs w:val="22"/>
        </w:rPr>
        <w:pPrChange w:id="8201" w:author="Rinat Gub" w:date="2022-12-06T13:44:00Z">
          <w:pPr>
            <w:pStyle w:val="afa"/>
            <w:widowControl/>
            <w:numPr>
              <w:numId w:val="154"/>
            </w:numPr>
            <w:adjustRightInd w:val="0"/>
            <w:spacing w:after="120"/>
            <w:ind w:left="927" w:hanging="360"/>
            <w:jc w:val="both"/>
          </w:pPr>
        </w:pPrChange>
      </w:pPr>
      <w:r>
        <w:rPr>
          <w:sz w:val="22"/>
          <w:szCs w:val="22"/>
        </w:rPr>
        <w:t>Форма включается в коммерческую часть заявки.</w:t>
      </w:r>
    </w:p>
    <w:p w:rsidR="002B36B4" w:rsidRPr="00FC6168" w:rsidRDefault="002B36B4" w:rsidP="0040134A">
      <w:pPr>
        <w:pStyle w:val="afa"/>
        <w:widowControl/>
        <w:numPr>
          <w:ilvl w:val="0"/>
          <w:numId w:val="86"/>
        </w:numPr>
        <w:adjustRightInd w:val="0"/>
        <w:spacing w:after="120"/>
        <w:ind w:left="0" w:firstLine="567"/>
        <w:jc w:val="both"/>
        <w:rPr>
          <w:sz w:val="22"/>
          <w:szCs w:val="22"/>
        </w:rPr>
        <w:pPrChange w:id="8202" w:author="Rinat Gub" w:date="2022-12-06T13:44:00Z">
          <w:pPr>
            <w:pStyle w:val="afa"/>
            <w:widowControl/>
            <w:numPr>
              <w:numId w:val="154"/>
            </w:numPr>
            <w:adjustRightInd w:val="0"/>
            <w:spacing w:after="12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 xml:space="preserve">Поставщик несет ответственность за полноту и корректность представленной информации о стране </w:t>
      </w:r>
      <w:del w:id="8203" w:author="Rinat Gub" w:date="2022-12-06T13:44:00Z">
        <w:r w:rsidRPr="001E7F5B">
          <w:rPr>
            <w:sz w:val="22"/>
            <w:szCs w:val="22"/>
          </w:rPr>
          <w:delText>регистрации лиц, которые будут выполнять работы</w:delText>
        </w:r>
      </w:del>
      <w:ins w:id="8204" w:author="Rinat Gub" w:date="2022-12-06T13:44:00Z">
        <w:r w:rsidRPr="00FC6168">
          <w:rPr>
            <w:sz w:val="22"/>
            <w:szCs w:val="22"/>
          </w:rPr>
          <w:t xml:space="preserve">происхождения поставляемых товаров (в том числе </w:t>
        </w:r>
        <w:r w:rsidRPr="00FC6168">
          <w:t>комплектующих изделий/частей)</w:t>
        </w:r>
        <w:r w:rsidRPr="00FC6168">
          <w:rPr>
            <w:sz w:val="22"/>
            <w:szCs w:val="22"/>
          </w:rPr>
          <w:t>, указанных в заявке на участие в закупке</w:t>
        </w:r>
      </w:ins>
      <w:r w:rsidRPr="00FC6168">
        <w:rPr>
          <w:sz w:val="22"/>
          <w:szCs w:val="22"/>
        </w:rPr>
        <w:t>.</w:t>
      </w:r>
    </w:p>
    <w:p w:rsidR="002B36B4" w:rsidRPr="00FC6168" w:rsidRDefault="002B36B4" w:rsidP="0040134A">
      <w:pPr>
        <w:pStyle w:val="afa"/>
        <w:widowControl/>
        <w:numPr>
          <w:ilvl w:val="0"/>
          <w:numId w:val="86"/>
        </w:numPr>
        <w:adjustRightInd w:val="0"/>
        <w:spacing w:after="120"/>
        <w:ind w:left="0" w:firstLine="567"/>
        <w:jc w:val="both"/>
        <w:rPr>
          <w:sz w:val="22"/>
          <w:szCs w:val="22"/>
        </w:rPr>
        <w:pPrChange w:id="8205" w:author="Rinat Gub" w:date="2022-12-06T13:44:00Z">
          <w:pPr>
            <w:pStyle w:val="afa"/>
            <w:widowControl/>
            <w:numPr>
              <w:numId w:val="154"/>
            </w:numPr>
            <w:adjustRightInd w:val="0"/>
            <w:spacing w:after="12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 xml:space="preserve">Отсутствие в заявке на участие в закупке указания (декларирования) страны происхождения поставляемого товара (в том числе </w:t>
      </w:r>
      <w:r w:rsidRPr="00166D11">
        <w:rPr>
          <w:sz w:val="22"/>
          <w:rPrChange w:id="8206" w:author="Rinat Gub" w:date="2022-12-06T13:44:00Z">
            <w:rPr/>
          </w:rPrChange>
        </w:rPr>
        <w:t>комплектующих изделий/частей)</w:t>
      </w:r>
      <w:r w:rsidRPr="00FC6168">
        <w:rPr>
          <w:sz w:val="22"/>
          <w:rPrChange w:id="8207" w:author="Rinat Gub" w:date="2022-12-06T13:44:00Z">
            <w:rPr/>
          </w:rPrChange>
        </w:rPr>
        <w:t xml:space="preserve"> </w:t>
      </w:r>
      <w:r w:rsidRPr="00FC6168">
        <w:rPr>
          <w:sz w:val="22"/>
          <w:szCs w:val="22"/>
        </w:rPr>
        <w:t>не является основанием для отклонения заявки на участие в закупке и такая заявка рассматривается как содержащая предложение о поставке иностранного товара.</w:t>
      </w:r>
    </w:p>
    <w:p w:rsidR="002B36B4" w:rsidRPr="00FC6168" w:rsidRDefault="002B36B4" w:rsidP="0040134A">
      <w:pPr>
        <w:pStyle w:val="afa"/>
        <w:widowControl/>
        <w:numPr>
          <w:ilvl w:val="0"/>
          <w:numId w:val="86"/>
        </w:numPr>
        <w:adjustRightInd w:val="0"/>
        <w:spacing w:after="120"/>
        <w:ind w:left="0" w:firstLine="567"/>
        <w:jc w:val="both"/>
        <w:rPr>
          <w:sz w:val="22"/>
          <w:szCs w:val="22"/>
        </w:rPr>
        <w:pPrChange w:id="8208" w:author="Rinat Gub" w:date="2022-12-06T13:44:00Z">
          <w:pPr>
            <w:pStyle w:val="afa"/>
            <w:widowControl/>
            <w:numPr>
              <w:numId w:val="154"/>
            </w:numPr>
            <w:adjustRightInd w:val="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>Оценка и сопоставление заявок на участие в закупке, которые содержат предложения о поставке товаров</w:t>
      </w:r>
      <w:r w:rsidR="00A9777F">
        <w:rPr>
          <w:sz w:val="22"/>
          <w:szCs w:val="22"/>
        </w:rPr>
        <w:t xml:space="preserve"> </w:t>
      </w:r>
      <w:r w:rsidRPr="00FC6168">
        <w:rPr>
          <w:sz w:val="22"/>
          <w:szCs w:val="22"/>
        </w:rPr>
        <w:t xml:space="preserve">российского происхождения, выполнении работ, оказании услуг российскими лицами, осуществляется в соответствии </w:t>
      </w:r>
      <w:ins w:id="8209" w:author="Rinat Gub" w:date="2022-12-06T13:44:00Z">
        <w:r w:rsidRPr="00FC6168">
          <w:rPr>
            <w:sz w:val="22"/>
            <w:szCs w:val="22"/>
          </w:rPr>
          <w:t xml:space="preserve">с </w:t>
        </w:r>
      </w:ins>
      <w:r w:rsidRPr="00FC6168">
        <w:rPr>
          <w:sz w:val="22"/>
          <w:szCs w:val="22"/>
        </w:rPr>
        <w:t>критериями оценки и сопоставления заявок, указанными в Документации о закупке</w:t>
      </w:r>
      <w:r w:rsidR="00166D11">
        <w:rPr>
          <w:sz w:val="22"/>
          <w:szCs w:val="22"/>
        </w:rPr>
        <w:t>.</w:t>
      </w:r>
      <w:r w:rsidRPr="00FC6168">
        <w:rPr>
          <w:sz w:val="22"/>
          <w:szCs w:val="22"/>
        </w:rPr>
        <w:t xml:space="preserve"> </w:t>
      </w:r>
    </w:p>
    <w:p w:rsidR="002B36B4" w:rsidRPr="00FC6168" w:rsidRDefault="002B36B4" w:rsidP="0040134A">
      <w:pPr>
        <w:pStyle w:val="afa"/>
        <w:widowControl/>
        <w:numPr>
          <w:ilvl w:val="0"/>
          <w:numId w:val="86"/>
        </w:numPr>
        <w:adjustRightInd w:val="0"/>
        <w:ind w:left="0" w:firstLine="567"/>
        <w:jc w:val="both"/>
        <w:rPr>
          <w:sz w:val="22"/>
          <w:szCs w:val="22"/>
        </w:rPr>
        <w:pPrChange w:id="8210" w:author="Rinat Gub" w:date="2022-12-06T13:44:00Z">
          <w:pPr>
            <w:pStyle w:val="afa"/>
            <w:widowControl/>
            <w:numPr>
              <w:numId w:val="154"/>
            </w:numPr>
            <w:adjustRightInd w:val="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>Приоритет товарам, российского происхождения, работам, услугам, выполняемым, оказываемым российскими лицами, по отношению к товарам, происходящим из иностранного государства, работам, услугам, выполняемым, оказываемым иностранными лицами, не предоставляется в случаях, если:</w:t>
      </w:r>
    </w:p>
    <w:p w:rsidR="002B36B4" w:rsidRPr="00FC6168" w:rsidRDefault="002B36B4" w:rsidP="002B36B4">
      <w:pPr>
        <w:pStyle w:val="ConsPlusNormal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FC6168">
        <w:rPr>
          <w:rFonts w:ascii="Times New Roman" w:hAnsi="Times New Roman" w:cs="Times New Roman"/>
          <w:sz w:val="22"/>
          <w:szCs w:val="22"/>
        </w:rPr>
        <w:t>а) закупка признана несостоявшейся и договор заключается с единственным участником закупки;</w:t>
      </w:r>
    </w:p>
    <w:p w:rsidR="002B36B4" w:rsidRPr="00FC6168" w:rsidRDefault="002B36B4" w:rsidP="002B36B4">
      <w:pPr>
        <w:pStyle w:val="ConsPlusNormal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FC6168">
        <w:rPr>
          <w:rFonts w:ascii="Times New Roman" w:hAnsi="Times New Roman" w:cs="Times New Roman"/>
          <w:sz w:val="22"/>
          <w:szCs w:val="22"/>
        </w:rPr>
        <w:t>б) в заявке на участие в закупке не содержится предложений о поставке товаров российского происхождения, выполнении работ, оказании услуг российскими лицами;</w:t>
      </w:r>
    </w:p>
    <w:p w:rsidR="002B36B4" w:rsidRPr="00FC6168" w:rsidRDefault="002B36B4" w:rsidP="002B36B4">
      <w:pPr>
        <w:pStyle w:val="ConsPlusNormal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FC6168">
        <w:rPr>
          <w:rFonts w:ascii="Times New Roman" w:hAnsi="Times New Roman" w:cs="Times New Roman"/>
          <w:sz w:val="22"/>
          <w:szCs w:val="22"/>
        </w:rPr>
        <w:t>в) в заявке на участие в закупке не содержится предложений о поставке товаров иностранного происхождения, выполнении работ, оказании услуг иностранными лицами;</w:t>
      </w:r>
    </w:p>
    <w:p w:rsidR="002B36B4" w:rsidRPr="00FC6168" w:rsidRDefault="002B36B4" w:rsidP="002B36B4">
      <w:pPr>
        <w:pStyle w:val="ConsPlusNormal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FC6168">
        <w:rPr>
          <w:rFonts w:ascii="Times New Roman" w:hAnsi="Times New Roman" w:cs="Times New Roman"/>
          <w:sz w:val="22"/>
          <w:szCs w:val="22"/>
        </w:rPr>
        <w:t>г) в заявке на участие в закупке, представленной участником конкурса или иного способа закупки, при котором победитель закупки определяется на основе критериев оценки и сопоставления заявок на участие в закупке, указанных в документации о закупке, или победителем которой признается лицо, предложившее наиболее низкую цену договора, содержится предложение о поставке товаров российского и иностранного происхождения, выполнении работ, оказании услуг российскими и иностранными лицами, при этом стоимость товаров российского происхождения, стоимость работ, услуг, выполняемых, оказываемых российскими лицами, составляет менее 50 процентов стоимости всех предложенных таким участником товаров, работ, услуг;</w:t>
      </w:r>
    </w:p>
    <w:p w:rsidR="002B36B4" w:rsidRPr="00FC6168" w:rsidRDefault="002B36B4" w:rsidP="002B36B4">
      <w:pPr>
        <w:pStyle w:val="ConsPlusNormal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FC6168">
        <w:rPr>
          <w:rFonts w:ascii="Times New Roman" w:hAnsi="Times New Roman" w:cs="Times New Roman"/>
          <w:sz w:val="22"/>
          <w:szCs w:val="22"/>
        </w:rPr>
        <w:t>д) в заявке на участие в закупке, представленной участником аукциона или иного способа закупки, при котором определение победителя проводится путем снижения начальной (максимальной) цены договора, указанной в извещении о закупке, на "шаг", установленный в документации о закупке, содержится предложение о поставке товаров российского и иностранного происхождения, выполнении работ, оказании услуг российскими и иностранными лицами, при этом стоимость товаров российского происхождения, стоимость работ, услуг, выполняемых, оказываемых российскими лицами, составляет более 50 процентов стоимости всех предложенных таким участником товаров, работ, услуг.</w:t>
      </w:r>
    </w:p>
    <w:p w:rsidR="002B36B4" w:rsidRPr="00FC6168" w:rsidRDefault="002B36B4" w:rsidP="0040134A">
      <w:pPr>
        <w:pStyle w:val="afa"/>
        <w:widowControl/>
        <w:numPr>
          <w:ilvl w:val="0"/>
          <w:numId w:val="86"/>
        </w:numPr>
        <w:adjustRightInd w:val="0"/>
        <w:spacing w:before="0" w:after="120"/>
        <w:ind w:left="0" w:firstLine="567"/>
        <w:jc w:val="both"/>
        <w:rPr>
          <w:sz w:val="22"/>
          <w:szCs w:val="22"/>
        </w:rPr>
        <w:pPrChange w:id="8211" w:author="Rinat Gub" w:date="2022-12-06T13:44:00Z">
          <w:pPr>
            <w:pStyle w:val="afa"/>
            <w:widowControl/>
            <w:numPr>
              <w:numId w:val="154"/>
            </w:numPr>
            <w:adjustRightInd w:val="0"/>
            <w:spacing w:before="0" w:after="12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>Отнесение участника закупки к российским или иностранным лицам осуществляется заказчиком на основании документов участника закупки, содержащих информацию о месте его регистрации (для юридических лиц и индивидуальных предпринимателей).</w:t>
      </w:r>
    </w:p>
    <w:p w:rsidR="002B36B4" w:rsidRPr="00FC6168" w:rsidRDefault="002B36B4" w:rsidP="0040134A">
      <w:pPr>
        <w:pStyle w:val="afa"/>
        <w:widowControl/>
        <w:numPr>
          <w:ilvl w:val="0"/>
          <w:numId w:val="86"/>
        </w:numPr>
        <w:adjustRightInd w:val="0"/>
        <w:spacing w:after="120"/>
        <w:ind w:left="0" w:firstLine="567"/>
        <w:jc w:val="both"/>
        <w:rPr>
          <w:sz w:val="22"/>
          <w:szCs w:val="22"/>
        </w:rPr>
        <w:pPrChange w:id="8212" w:author="Rinat Gub" w:date="2022-12-06T13:44:00Z">
          <w:pPr>
            <w:pStyle w:val="afa"/>
            <w:widowControl/>
            <w:numPr>
              <w:numId w:val="154"/>
            </w:numPr>
            <w:adjustRightInd w:val="0"/>
            <w:spacing w:after="12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>При исполнении договора участником закупки, которому предоставлен приоритет, не допускается замена страны происхождения товара, за исключением случая, когда в результате такой замены вместо иностранного товара поставляются российские товары, при этом качество, технические и функциональные характеристики таких товаров не должны уступать качеству и соответствующим техническим и функциональным характеристикам товаров, указанных в договоре.</w:t>
      </w:r>
    </w:p>
    <w:p w:rsidR="002B36B4" w:rsidRDefault="002B36B4" w:rsidP="0040134A">
      <w:pPr>
        <w:pStyle w:val="afa"/>
        <w:widowControl/>
        <w:numPr>
          <w:ilvl w:val="0"/>
          <w:numId w:val="86"/>
        </w:numPr>
        <w:adjustRightInd w:val="0"/>
        <w:spacing w:after="120"/>
        <w:ind w:left="0" w:firstLine="567"/>
        <w:jc w:val="both"/>
        <w:rPr>
          <w:sz w:val="22"/>
          <w:szCs w:val="22"/>
        </w:rPr>
        <w:pPrChange w:id="8213" w:author="Rinat Gub" w:date="2022-12-06T13:44:00Z">
          <w:pPr>
            <w:pStyle w:val="afa"/>
            <w:widowControl/>
            <w:numPr>
              <w:numId w:val="154"/>
            </w:numPr>
            <w:adjustRightInd w:val="0"/>
            <w:spacing w:after="120"/>
            <w:ind w:left="927" w:hanging="360"/>
            <w:jc w:val="both"/>
          </w:pPr>
        </w:pPrChange>
      </w:pPr>
      <w:r w:rsidRPr="00FC6168">
        <w:rPr>
          <w:sz w:val="22"/>
          <w:szCs w:val="22"/>
        </w:rPr>
        <w:t xml:space="preserve">Форма Декларации должна быть подписана Руководителем организации, либо его уполномоченным лицом. В случае если форма Декларации подписывается уполномоченным лицом, к </w:t>
      </w:r>
      <w:r w:rsidRPr="00FC6168">
        <w:rPr>
          <w:sz w:val="22"/>
          <w:szCs w:val="22"/>
        </w:rPr>
        <w:lastRenderedPageBreak/>
        <w:t>форме должна быть приложена доверенность или иной документ, подтверждающий соответствующие полномочия подписывающего форму лица.</w:t>
      </w:r>
    </w:p>
    <w:bookmarkEnd w:id="8003"/>
    <w:bookmarkEnd w:id="8004"/>
    <w:bookmarkEnd w:id="8005"/>
    <w:bookmarkEnd w:id="8006"/>
    <w:bookmarkEnd w:id="8007"/>
    <w:bookmarkEnd w:id="8008"/>
    <w:p w:rsidR="00F851EE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ins w:id="8214" w:author="Rinat Gub" w:date="2022-12-06T13:44:00Z"/>
          <w:sz w:val="22"/>
          <w:szCs w:val="22"/>
        </w:rPr>
      </w:pPr>
    </w:p>
    <w:p w:rsidR="00F851EE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ins w:id="8215" w:author="Rinat Gub" w:date="2022-12-06T13:44:00Z"/>
          <w:sz w:val="22"/>
          <w:szCs w:val="22"/>
        </w:rPr>
      </w:pPr>
    </w:p>
    <w:p w:rsidR="00F851EE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ins w:id="8216" w:author="Rinat Gub" w:date="2022-12-06T13:44:00Z"/>
          <w:sz w:val="22"/>
          <w:szCs w:val="22"/>
        </w:rPr>
      </w:pPr>
    </w:p>
    <w:p w:rsidR="00F851EE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ins w:id="8217" w:author="Rinat Gub" w:date="2022-12-06T13:44:00Z"/>
          <w:sz w:val="22"/>
          <w:szCs w:val="22"/>
        </w:rPr>
      </w:pPr>
    </w:p>
    <w:p w:rsidR="00F851EE" w:rsidRDefault="00F851EE" w:rsidP="00F851EE">
      <w:pPr>
        <w:pStyle w:val="-32"/>
        <w:rPr>
          <w:ins w:id="8218" w:author="Rinat Gub" w:date="2022-12-06T13:44:00Z"/>
        </w:rPr>
      </w:pPr>
      <w:ins w:id="8219" w:author="Rinat Gub" w:date="2022-12-06T13:44:00Z">
        <w:r w:rsidRPr="003458A2">
          <w:rPr>
            <w:szCs w:val="24"/>
          </w:rPr>
          <w:t xml:space="preserve">Форма </w:t>
        </w:r>
        <w:r>
          <w:rPr>
            <w:szCs w:val="24"/>
          </w:rPr>
          <w:t>описания предлагаемой продукции</w:t>
        </w:r>
        <w:r>
          <w:t xml:space="preserve"> </w:t>
        </w:r>
        <w:r w:rsidRPr="00141899">
          <w:rPr>
            <w:rStyle w:val="af3"/>
            <w:highlight w:val="green"/>
          </w:rPr>
          <w:t>«Форма используется»</w:t>
        </w:r>
      </w:ins>
    </w:p>
    <w:p w:rsidR="00F851EE" w:rsidRPr="00203244" w:rsidRDefault="00F851EE" w:rsidP="00F851E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moveTo w:id="8220" w:author="Rinat Gub" w:date="2022-12-06T13:44:00Z"/>
          <w:b/>
          <w:bCs/>
          <w:color w:val="000000"/>
          <w:spacing w:val="36"/>
          <w:szCs w:val="24"/>
        </w:rPr>
        <w:pPrChange w:id="8221" w:author="Rinat Gub" w:date="2022-12-06T13:44:00Z">
          <w:pPr>
            <w:pBdr>
              <w:top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ToRangeStart w:id="8222" w:author="Rinat Gub" w:date="2022-12-06T13:44:00Z" w:name="move121226696"/>
      <w:moveTo w:id="8223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начало формы</w:t>
        </w:r>
      </w:moveTo>
    </w:p>
    <w:moveToRangeEnd w:id="8222"/>
    <w:p w:rsidR="00F851EE" w:rsidRPr="00420F6F" w:rsidRDefault="00F851EE" w:rsidP="00F851EE">
      <w:pPr>
        <w:spacing w:before="120"/>
        <w:ind w:firstLine="0"/>
        <w:jc w:val="left"/>
        <w:rPr>
          <w:ins w:id="8224" w:author="Rinat Gub" w:date="2022-12-06T13:44:00Z"/>
        </w:rPr>
      </w:pPr>
      <w:ins w:id="8225" w:author="Rinat Gub" w:date="2022-12-06T13:44:00Z">
        <w:r w:rsidRPr="00203244">
          <w:t>Форма 1</w:t>
        </w:r>
        <w:r>
          <w:t>8</w:t>
        </w:r>
      </w:ins>
    </w:p>
    <w:p w:rsidR="00F851EE" w:rsidRDefault="00F851EE" w:rsidP="00F851EE">
      <w:pPr>
        <w:spacing w:before="120"/>
        <w:ind w:firstLine="0"/>
        <w:jc w:val="left"/>
        <w:rPr>
          <w:ins w:id="8226" w:author="Rinat Gub" w:date="2022-12-06T13:44:00Z"/>
        </w:rPr>
      </w:pPr>
    </w:p>
    <w:p w:rsidR="00F851EE" w:rsidRDefault="00F851EE" w:rsidP="00F851EE">
      <w:pPr>
        <w:ind w:firstLine="0"/>
        <w:rPr>
          <w:ins w:id="8227" w:author="Rinat Gub" w:date="2022-12-06T13:44:00Z"/>
        </w:rPr>
      </w:pPr>
      <w:ins w:id="8228" w:author="Rinat Gub" w:date="2022-12-06T13:44:00Z">
        <w:r w:rsidRPr="00737362">
          <w:rPr>
            <w:b/>
            <w:i/>
            <w:highlight w:val="green"/>
          </w:rPr>
          <w:t>Форма 1</w:t>
        </w:r>
        <w:r>
          <w:rPr>
            <w:b/>
            <w:i/>
            <w:highlight w:val="green"/>
          </w:rPr>
          <w:t>8</w:t>
        </w:r>
        <w:r w:rsidRPr="00737362">
          <w:rPr>
            <w:b/>
            <w:i/>
            <w:highlight w:val="green"/>
          </w:rPr>
          <w:t xml:space="preserve"> вложена отдельным файлом документации</w:t>
        </w:r>
      </w:ins>
    </w:p>
    <w:p w:rsidR="00F851EE" w:rsidRPr="00203244" w:rsidRDefault="00F851EE" w:rsidP="00F851EE">
      <w:pPr>
        <w:spacing w:before="120"/>
        <w:ind w:firstLine="0"/>
        <w:jc w:val="left"/>
        <w:rPr>
          <w:moveTo w:id="8229" w:author="Rinat Gub" w:date="2022-12-06T13:44:00Z"/>
          <w:rPrChange w:id="8230" w:author="Rinat Gub" w:date="2022-12-06T13:44:00Z">
            <w:rPr>
              <w:moveTo w:id="8231" w:author="Rinat Gub" w:date="2022-12-06T13:44:00Z"/>
              <w:vertAlign w:val="superscript"/>
            </w:rPr>
          </w:rPrChange>
        </w:rPr>
        <w:pPrChange w:id="8232" w:author="Rinat Gub" w:date="2022-12-06T13:44:00Z">
          <w:pPr>
            <w:keepNext/>
            <w:ind w:right="4845"/>
            <w:jc w:val="center"/>
          </w:pPr>
        </w:pPrChange>
      </w:pPr>
      <w:moveToRangeStart w:id="8233" w:author="Rinat Gub" w:date="2022-12-06T13:44:00Z" w:name="move121226685"/>
    </w:p>
    <w:p w:rsidR="00F851EE" w:rsidRPr="00203244" w:rsidRDefault="00F851EE" w:rsidP="00F851E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8234" w:author="Rinat Gub" w:date="2022-12-06T13:44:00Z"/>
          <w:b/>
          <w:bCs/>
          <w:color w:val="000000"/>
          <w:spacing w:val="36"/>
          <w:szCs w:val="24"/>
        </w:rPr>
      </w:pPr>
      <w:moveTo w:id="8235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t>конец формы</w:t>
        </w:r>
      </w:moveTo>
    </w:p>
    <w:p w:rsidR="00F851EE" w:rsidRPr="00FC6168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moveTo w:id="8236" w:author="Rinat Gub" w:date="2022-12-06T13:44:00Z"/>
          <w:sz w:val="22"/>
          <w:rPrChange w:id="8237" w:author="Rinat Gub" w:date="2022-12-06T13:44:00Z">
            <w:rPr>
              <w:moveTo w:id="8238" w:author="Rinat Gub" w:date="2022-12-06T13:44:00Z"/>
              <w:b/>
            </w:rPr>
          </w:rPrChange>
        </w:rPr>
        <w:pPrChange w:id="8239" w:author="Rinat Gub" w:date="2022-12-06T13:44:00Z">
          <w:pPr>
            <w:ind w:firstLine="0"/>
          </w:pPr>
        </w:pPrChange>
      </w:pPr>
    </w:p>
    <w:moveToRangeEnd w:id="8233"/>
    <w:p w:rsidR="00F851EE" w:rsidRPr="00FC6168" w:rsidRDefault="00F851EE" w:rsidP="00F851EE">
      <w:pPr>
        <w:pStyle w:val="afa"/>
        <w:widowControl/>
        <w:adjustRightInd w:val="0"/>
        <w:spacing w:after="120"/>
        <w:ind w:left="567"/>
        <w:jc w:val="both"/>
        <w:rPr>
          <w:ins w:id="8240" w:author="Rinat Gub" w:date="2022-12-06T13:44:00Z"/>
          <w:sz w:val="22"/>
          <w:szCs w:val="22"/>
        </w:rPr>
      </w:pPr>
    </w:p>
    <w:p w:rsidR="00A125C9" w:rsidRPr="00A125C9" w:rsidRDefault="00A125C9" w:rsidP="00843266">
      <w:pPr>
        <w:rPr>
          <w:ins w:id="8241" w:author="Rinat Gub" w:date="2022-12-06T13:44:00Z"/>
          <w:szCs w:val="22"/>
          <w:vertAlign w:val="superscript"/>
        </w:rPr>
      </w:pPr>
    </w:p>
    <w:p w:rsidR="00A125C9" w:rsidRPr="00A125C9" w:rsidRDefault="00A125C9" w:rsidP="00843266">
      <w:pPr>
        <w:rPr>
          <w:ins w:id="8242" w:author="Rinat Gub" w:date="2022-12-06T13:44:00Z"/>
          <w:szCs w:val="22"/>
          <w:vertAlign w:val="superscript"/>
        </w:rPr>
      </w:pPr>
    </w:p>
    <w:p w:rsidR="00A125C9" w:rsidRPr="00A125C9" w:rsidRDefault="00A125C9" w:rsidP="00843266">
      <w:pPr>
        <w:rPr>
          <w:ins w:id="8243" w:author="Rinat Gub" w:date="2022-12-06T13:44:00Z"/>
          <w:szCs w:val="22"/>
          <w:vertAlign w:val="superscript"/>
        </w:rPr>
      </w:pPr>
    </w:p>
    <w:p w:rsidR="00A125C9" w:rsidRPr="00A125C9" w:rsidRDefault="00A125C9" w:rsidP="00843266">
      <w:pPr>
        <w:rPr>
          <w:ins w:id="8244" w:author="Rinat Gub" w:date="2022-12-06T13:44:00Z"/>
          <w:szCs w:val="22"/>
          <w:vertAlign w:val="superscript"/>
        </w:rPr>
        <w:sectPr w:rsidR="00A125C9" w:rsidRPr="00A125C9" w:rsidSect="00694DD2">
          <w:headerReference w:type="even" r:id="rId84"/>
          <w:footerReference w:type="default" r:id="rId85"/>
          <w:headerReference w:type="first" r:id="rId86"/>
          <w:pgSz w:w="11906" w:h="16838"/>
          <w:pgMar w:top="510" w:right="1021" w:bottom="567" w:left="1247" w:header="737" w:footer="680" w:gutter="0"/>
          <w:cols w:space="708"/>
          <w:docGrid w:linePitch="360"/>
        </w:sectPr>
      </w:pPr>
    </w:p>
    <w:p w:rsidR="008F65F1" w:rsidRPr="00203244" w:rsidRDefault="008F65F1" w:rsidP="008F65F1">
      <w:pPr>
        <w:pStyle w:val="afffa"/>
        <w:rPr>
          <w:ins w:id="8245" w:author="Rinat Gub" w:date="2022-12-06T13:44:00Z"/>
        </w:rPr>
      </w:pPr>
      <w:bookmarkStart w:id="8246" w:name="_Toc392487738"/>
      <w:bookmarkStart w:id="8247" w:name="_Toc392489442"/>
      <w:bookmarkStart w:id="8248" w:name="_Toc390239284"/>
      <w:bookmarkStart w:id="8249" w:name="_Ref390239697"/>
      <w:bookmarkEnd w:id="7512"/>
      <w:bookmarkEnd w:id="7513"/>
      <w:bookmarkEnd w:id="7999"/>
      <w:bookmarkEnd w:id="8000"/>
      <w:bookmarkEnd w:id="8001"/>
      <w:bookmarkEnd w:id="8002"/>
      <w:bookmarkEnd w:id="4"/>
      <w:ins w:id="8250" w:author="Rinat Gub" w:date="2022-12-06T13:44:00Z">
        <w:r w:rsidRPr="00203244">
          <w:lastRenderedPageBreak/>
          <w:t>Блок 5 «Образец оформления конвертов</w:t>
        </w:r>
        <w:r w:rsidR="00AC6447" w:rsidRPr="00AC6447">
          <w:t xml:space="preserve"> </w:t>
        </w:r>
        <w:r w:rsidR="00AC6447">
          <w:t>и иных документов, оформляемых в ходе проведения закупки и/или по ее результатам</w:t>
        </w:r>
        <w:r w:rsidRPr="00203244">
          <w:t>»</w:t>
        </w:r>
        <w:bookmarkEnd w:id="8246"/>
        <w:bookmarkEnd w:id="8247"/>
      </w:ins>
    </w:p>
    <w:p w:rsidR="008F65F1" w:rsidRPr="00203244" w:rsidRDefault="008F65F1" w:rsidP="008F65F1">
      <w:pPr>
        <w:ind w:firstLine="0"/>
        <w:jc w:val="center"/>
        <w:rPr>
          <w:ins w:id="8251" w:author="Rinat Gub" w:date="2022-12-06T13:44:00Z"/>
          <w:rFonts w:ascii="Arial" w:hAnsi="Arial" w:cs="Arial"/>
          <w:b/>
          <w:sz w:val="36"/>
          <w:szCs w:val="36"/>
        </w:rPr>
      </w:pPr>
      <w:ins w:id="8252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t xml:space="preserve">(блок 5 из </w:t>
        </w:r>
        <w:r w:rsidR="005D3D0A">
          <w:rPr>
            <w:rFonts w:ascii="Arial" w:hAnsi="Arial" w:cs="Arial"/>
            <w:b/>
            <w:sz w:val="36"/>
            <w:szCs w:val="36"/>
          </w:rPr>
          <w:t>9</w:t>
        </w:r>
        <w:r w:rsidRPr="00203244">
          <w:rPr>
            <w:rFonts w:ascii="Arial" w:hAnsi="Arial" w:cs="Arial"/>
            <w:b/>
            <w:sz w:val="36"/>
            <w:szCs w:val="36"/>
          </w:rPr>
          <w:t>)</w:t>
        </w:r>
      </w:ins>
    </w:p>
    <w:p w:rsidR="007C5D78" w:rsidRPr="00203244" w:rsidRDefault="007C5D78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8253" w:author="Rinat Gub" w:date="2022-12-06T13:44:00Z"/>
          <w:rFonts w:ascii="Arial" w:hAnsi="Arial" w:cs="Arial"/>
          <w:b/>
          <w:sz w:val="36"/>
          <w:szCs w:val="36"/>
        </w:rPr>
      </w:pPr>
      <w:ins w:id="8254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br w:type="page"/>
        </w:r>
      </w:ins>
    </w:p>
    <w:p w:rsidR="006F21B8" w:rsidRDefault="00967F0C">
      <w:pPr>
        <w:pStyle w:val="11111"/>
        <w:rPr>
          <w:ins w:id="8255" w:author="Rinat Gub" w:date="2022-12-06T13:44:00Z"/>
          <w:b/>
        </w:rPr>
      </w:pPr>
      <w:ins w:id="8256" w:author="Rinat Gub" w:date="2022-12-06T13:44:00Z">
        <w:r w:rsidRPr="00967F0C">
          <w:rPr>
            <w:b/>
          </w:rPr>
          <w:lastRenderedPageBreak/>
          <w:t>Образец оформления конверта</w:t>
        </w:r>
      </w:ins>
    </w:p>
    <w:p w:rsidR="009F4B17" w:rsidRPr="006E58C7" w:rsidRDefault="009F4B17" w:rsidP="007C5D78">
      <w:pPr>
        <w:pStyle w:val="afd"/>
        <w:rPr>
          <w:ins w:id="8257" w:author="Rinat Gub" w:date="2022-12-06T13:44:00Z"/>
          <w:bCs/>
          <w:iCs/>
          <w:sz w:val="28"/>
        </w:rPr>
      </w:pPr>
    </w:p>
    <w:p w:rsidR="007C5D78" w:rsidRPr="00203244" w:rsidRDefault="0068313B" w:rsidP="007C5D78">
      <w:pPr>
        <w:pStyle w:val="afd"/>
        <w:rPr>
          <w:ins w:id="8258" w:author="Rinat Gub" w:date="2022-12-06T13:44:00Z"/>
          <w:b/>
          <w:bCs/>
          <w:i/>
          <w:iCs/>
          <w:sz w:val="28"/>
        </w:rPr>
      </w:pPr>
      <w:ins w:id="8259" w:author="Rinat Gub" w:date="2022-12-06T13:44:00Z"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48000" behindDoc="0" locked="0" layoutInCell="1" allowOverlap="1" wp14:anchorId="4EC5F4B3" wp14:editId="1B496553">
                  <wp:simplePos x="0" y="0"/>
                  <wp:positionH relativeFrom="column">
                    <wp:posOffset>2095500</wp:posOffset>
                  </wp:positionH>
                  <wp:positionV relativeFrom="paragraph">
                    <wp:posOffset>64135</wp:posOffset>
                  </wp:positionV>
                  <wp:extent cx="2444750" cy="977900"/>
                  <wp:effectExtent l="647700" t="0" r="12700" b="508000"/>
                  <wp:wrapNone/>
                  <wp:docPr id="61" name="AutoShap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44750" cy="977900"/>
                          </a:xfrm>
                          <a:prstGeom prst="borderCallout2">
                            <a:avLst>
                              <a:gd name="adj1" fmla="val 11690"/>
                              <a:gd name="adj2" fmla="val -3116"/>
                              <a:gd name="adj3" fmla="val 11690"/>
                              <a:gd name="adj4" fmla="val -9532"/>
                              <a:gd name="adj5" fmla="val 150648"/>
                              <a:gd name="adj6" fmla="val -265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Pr="008D0025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60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61" w:author="Rinat Gub" w:date="2022-12-06T13:44:00Z"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>Адрес подачи:</w:t>
                                </w:r>
                              </w:ins>
                            </w:p>
                            <w:p w:rsidR="000E5AC8" w:rsidRPr="006E58C7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62" w:author="Rinat Gub" w:date="2022-12-06T13:44:00Z"/>
                                  <w:rStyle w:val="af3"/>
                                  <w:rFonts w:ascii="Arial" w:hAnsi="Arial" w:cs="Arial"/>
                                  <w:b w:val="0"/>
                                  <w:bCs/>
                                  <w:i w:val="0"/>
                                  <w:iCs/>
                                  <w:sz w:val="20"/>
                                  <w:szCs w:val="20"/>
                                  <w:shd w:val="pct10" w:color="auto" w:fill="auto"/>
                                </w:rPr>
                              </w:pPr>
                              <w:ins w:id="8263" w:author="Rinat Gub" w:date="2022-12-06T13:44:00Z">
                                <w:r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>[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индекс, страна, область, город, улица, дом</w:t>
                                </w:r>
                                <w:r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>]</w:t>
                                </w:r>
                              </w:ins>
                            </w:p>
                            <w:p w:rsidR="000E5AC8" w:rsidRPr="006E58C7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64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65" w:author="Rinat Gub" w:date="2022-12-06T13:44:00Z"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 xml:space="preserve">ФИО контактного лица Организатора </w:t>
                                </w:r>
                              </w:ins>
                            </w:p>
                            <w:p w:rsidR="000E5AC8" w:rsidRPr="008D0025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66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67" w:author="Rinat Gub" w:date="2022-12-06T13:44:00Z">
                                <w:r w:rsidRPr="00967F0C">
                                  <w:t>Наименование адресата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EC5F4B3"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30" o:spid="_x0000_s1026" type="#_x0000_t48" style="position:absolute;left:0;text-align:left;margin-left:165pt;margin-top:5.05pt;width:192.5pt;height:7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" adj="-5734,32540,-2059,2525,-673,2525">
                  <v:textbox>
                    <w:txbxContent>
                      <w:p w:rsidR="000E5AC8" w:rsidRPr="008D0025" w:rsidRDefault="000E5AC8" w:rsidP="007C5D78">
                        <w:pPr>
                          <w:ind w:firstLine="0"/>
                          <w:jc w:val="left"/>
                          <w:rPr>
                            <w:ins w:id="8268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269" w:author="Rinat Gub" w:date="2022-12-06T13:44:00Z">
                          <w:r>
                            <w:rPr>
                              <w:rFonts w:ascii="Arial" w:hAnsi="Arial" w:cs="Arial"/>
                              <w:sz w:val="20"/>
                            </w:rPr>
                            <w:t>Адрес подачи:</w:t>
                          </w:r>
                        </w:ins>
                      </w:p>
                      <w:p w:rsidR="000E5AC8" w:rsidRPr="006E58C7" w:rsidRDefault="000E5AC8" w:rsidP="007C5D78">
                        <w:pPr>
                          <w:ind w:firstLine="0"/>
                          <w:jc w:val="left"/>
                          <w:rPr>
                            <w:ins w:id="8270" w:author="Rinat Gub" w:date="2022-12-06T13:44:00Z"/>
                            <w:rStyle w:val="af3"/>
                            <w:rFonts w:ascii="Arial" w:hAnsi="Arial" w:cs="Arial"/>
                            <w:b w:val="0"/>
                            <w:bCs/>
                            <w:i w:val="0"/>
                            <w:iCs/>
                            <w:sz w:val="20"/>
                            <w:szCs w:val="20"/>
                            <w:shd w:val="pct10" w:color="auto" w:fill="auto"/>
                          </w:rPr>
                        </w:pPr>
                        <w:ins w:id="8271" w:author="Rinat Gub" w:date="2022-12-06T13:44:00Z">
                          <w:r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 w:val="0"/>
                              <w:iCs/>
                              <w:sz w:val="20"/>
                              <w:szCs w:val="20"/>
                              <w:shd w:val="pct10" w:color="auto" w:fill="auto"/>
                            </w:rPr>
                            <w:t>[</w:t>
                          </w:r>
                          <w:r w:rsidRPr="00967F0C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индекс, страна, область, город, улица, дом</w:t>
                          </w:r>
                          <w:r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 w:val="0"/>
                              <w:iCs/>
                              <w:sz w:val="20"/>
                              <w:szCs w:val="20"/>
                              <w:shd w:val="pct10" w:color="auto" w:fill="auto"/>
                            </w:rPr>
                            <w:t>]</w:t>
                          </w:r>
                        </w:ins>
                      </w:p>
                      <w:p w:rsidR="000E5AC8" w:rsidRPr="006E58C7" w:rsidRDefault="000E5AC8" w:rsidP="007C5D78">
                        <w:pPr>
                          <w:ind w:firstLine="0"/>
                          <w:jc w:val="left"/>
                          <w:rPr>
                            <w:ins w:id="8272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273" w:author="Rinat Gub" w:date="2022-12-06T13:44:00Z">
                          <w:r>
                            <w:rPr>
                              <w:rFonts w:ascii="Arial" w:hAnsi="Arial" w:cs="Arial"/>
                              <w:sz w:val="20"/>
                            </w:rPr>
                            <w:t xml:space="preserve">ФИО контактного лица Организатора </w:t>
                          </w:r>
                        </w:ins>
                      </w:p>
                      <w:p w:rsidR="000E5AC8" w:rsidRPr="008D0025" w:rsidRDefault="000E5AC8" w:rsidP="007C5D78">
                        <w:pPr>
                          <w:ind w:firstLine="0"/>
                          <w:jc w:val="left"/>
                          <w:rPr>
                            <w:ins w:id="8274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275" w:author="Rinat Gub" w:date="2022-12-06T13:44:00Z">
                          <w:r w:rsidRPr="00967F0C">
                            <w:t>Наименование адресата</w:t>
                          </w:r>
                        </w:ins>
                      </w:p>
                    </w:txbxContent>
                  </v:textbox>
                  <o:callout v:ext="edit" minusy="t"/>
                </v:shape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9C0E303" wp14:editId="27D1DD55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64135</wp:posOffset>
                  </wp:positionV>
                  <wp:extent cx="4207510" cy="1123950"/>
                  <wp:effectExtent l="857250" t="0" r="21590" b="304800"/>
                  <wp:wrapNone/>
                  <wp:docPr id="60" name="AutoShap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207510" cy="1123950"/>
                          </a:xfrm>
                          <a:prstGeom prst="borderCallout2">
                            <a:avLst>
                              <a:gd name="adj1" fmla="val 10171"/>
                              <a:gd name="adj2" fmla="val -1810"/>
                              <a:gd name="adj3" fmla="val 10171"/>
                              <a:gd name="adj4" fmla="val -6310"/>
                              <a:gd name="adj5" fmla="val 124801"/>
                              <a:gd name="adj6" fmla="val -1993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76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77" w:author="Rinat Gub" w:date="2022-12-06T13:44:00Z"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 xml:space="preserve">Маркируется в зависимости от адресата: </w:t>
                                </w:r>
                              </w:ins>
                            </w:p>
                            <w:p w:rsidR="000E5AC8" w:rsidRPr="008D0025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78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79" w:author="Rinat Gub" w:date="2022-12-06T13:44:00Z">
                                <w:r>
                                  <w:rPr>
                                    <w:rFonts w:ascii="Arial" w:hAnsi="Arial" w:cs="Arial"/>
                                    <w:b/>
                                    <w:color w:val="FF0000"/>
                                    <w:sz w:val="20"/>
                                  </w:rPr>
                                  <w:t xml:space="preserve">СЛУЖБА СНАБЖЕНИЯ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>– при направлении документов в Службу снабжения ПАО «НК «Роснефть»;</w:t>
                                </w:r>
                              </w:ins>
                            </w:p>
                            <w:p w:rsidR="000E5AC8" w:rsidRPr="003A46AC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280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81" w:author="Rinat Gub" w:date="2022-12-06T13:44:00Z"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>_______</w:t>
                                </w:r>
                                <w:r w:rsidRPr="00967F0C">
                                  <w:rPr>
                                    <w:rFonts w:ascii="Arial" w:hAnsi="Arial" w:cs="Arial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>- при направлении документов в Общество Группы (указывается наименование ОГ)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9C0E303" id="AutoShape 33" o:spid="_x0000_s1027" type="#_x0000_t48" style="position:absolute;left:0;text-align:left;margin-left:420pt;margin-top:5.05pt;width:331.3pt;height:8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" adj="-4306,26957,-1363,2197,-391,2197">
                  <v:textbox>
                    <w:txbxContent>
                      <w:p w:rsidR="000E5AC8" w:rsidRDefault="000E5AC8" w:rsidP="007C5D78">
                        <w:pPr>
                          <w:ind w:firstLine="0"/>
                          <w:jc w:val="left"/>
                          <w:rPr>
                            <w:ins w:id="8282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283" w:author="Rinat Gub" w:date="2022-12-06T13:44:00Z">
                          <w:r>
                            <w:rPr>
                              <w:rFonts w:ascii="Arial" w:hAnsi="Arial" w:cs="Arial"/>
                              <w:sz w:val="20"/>
                            </w:rPr>
                            <w:t xml:space="preserve">Маркируется в зависимости от адресата: </w:t>
                          </w:r>
                        </w:ins>
                      </w:p>
                      <w:p w:rsidR="000E5AC8" w:rsidRPr="008D0025" w:rsidRDefault="000E5AC8" w:rsidP="007C5D78">
                        <w:pPr>
                          <w:ind w:firstLine="0"/>
                          <w:jc w:val="left"/>
                          <w:rPr>
                            <w:ins w:id="8284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285" w:author="Rinat Gub" w:date="2022-12-06T13:44:00Z">
                          <w:r>
                            <w:rPr>
                              <w:rFonts w:ascii="Arial" w:hAnsi="Arial" w:cs="Arial"/>
                              <w:b/>
                              <w:color w:val="FF0000"/>
                              <w:sz w:val="20"/>
                            </w:rPr>
                            <w:t xml:space="preserve">СЛУЖБА СНАБЖЕНИЯ </w:t>
                          </w:r>
                          <w:r>
                            <w:rPr>
                              <w:rFonts w:ascii="Arial" w:hAnsi="Arial" w:cs="Arial"/>
                              <w:sz w:val="20"/>
                            </w:rPr>
                            <w:t>– при направлении документов в Службу снабжения ПАО «НК «Роснефть»;</w:t>
                          </w:r>
                        </w:ins>
                      </w:p>
                      <w:p w:rsidR="000E5AC8" w:rsidRPr="003A46AC" w:rsidRDefault="000E5AC8" w:rsidP="007C5D78">
                        <w:pPr>
                          <w:ind w:firstLine="0"/>
                          <w:jc w:val="left"/>
                          <w:rPr>
                            <w:ins w:id="8286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287" w:author="Rinat Gub" w:date="2022-12-06T13:44:00Z">
                          <w:r>
                            <w:rPr>
                              <w:rFonts w:ascii="Arial" w:hAnsi="Arial" w:cs="Arial"/>
                              <w:sz w:val="20"/>
                            </w:rPr>
                            <w:t>_______</w:t>
                          </w:r>
                          <w:r w:rsidRPr="00967F0C">
                            <w:rPr>
                              <w:rFonts w:ascii="Arial" w:hAnsi="Arial" w:cs="Arial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</w:rPr>
                            <w:t>- при направлении документов в Общество Группы (указывается наименование ОГ)</w:t>
                          </w:r>
                        </w:ins>
                      </w:p>
                    </w:txbxContent>
                  </v:textbox>
                  <o:callout v:ext="edit" minusy="t"/>
                </v:shape>
              </w:pict>
            </mc:Fallback>
          </mc:AlternateContent>
        </w:r>
      </w:ins>
    </w:p>
    <w:p w:rsidR="007C5D78" w:rsidRPr="00203244" w:rsidRDefault="007C5D78" w:rsidP="007C5D78">
      <w:pPr>
        <w:pStyle w:val="afd"/>
        <w:rPr>
          <w:ins w:id="8288" w:author="Rinat Gub" w:date="2022-12-06T13:44:00Z"/>
          <w:b/>
          <w:bCs/>
          <w:i/>
          <w:iCs/>
          <w:sz w:val="28"/>
        </w:rPr>
      </w:pPr>
    </w:p>
    <w:p w:rsidR="007C5D78" w:rsidRPr="00203244" w:rsidRDefault="007C5D78" w:rsidP="007C5D78">
      <w:pPr>
        <w:pStyle w:val="afd"/>
        <w:rPr>
          <w:ins w:id="8289" w:author="Rinat Gub" w:date="2022-12-06T13:44:00Z"/>
          <w:b/>
          <w:bCs/>
          <w:i/>
          <w:iCs/>
          <w:sz w:val="28"/>
        </w:rPr>
      </w:pPr>
    </w:p>
    <w:p w:rsidR="007C5D78" w:rsidRPr="00203244" w:rsidRDefault="007C5D78" w:rsidP="007C5D78">
      <w:pPr>
        <w:pStyle w:val="afd"/>
        <w:rPr>
          <w:ins w:id="8290" w:author="Rinat Gub" w:date="2022-12-06T13:44:00Z"/>
          <w:b/>
          <w:bCs/>
          <w:i/>
          <w:iCs/>
          <w:sz w:val="28"/>
        </w:rPr>
      </w:pPr>
    </w:p>
    <w:p w:rsidR="007C5D78" w:rsidRPr="00203244" w:rsidRDefault="0068313B" w:rsidP="007C5D78">
      <w:pPr>
        <w:pStyle w:val="afd"/>
        <w:rPr>
          <w:ins w:id="8291" w:author="Rinat Gub" w:date="2022-12-06T13:44:00Z"/>
          <w:b/>
          <w:bCs/>
          <w:i/>
          <w:iCs/>
          <w:sz w:val="28"/>
        </w:rPr>
      </w:pPr>
      <w:ins w:id="8292" w:author="Rinat Gub" w:date="2022-12-06T13:44:00Z"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19328" behindDoc="0" locked="0" layoutInCell="1" allowOverlap="1" wp14:anchorId="3924C74B" wp14:editId="52FE51AD">
                  <wp:simplePos x="0" y="0"/>
                  <wp:positionH relativeFrom="column">
                    <wp:posOffset>517525</wp:posOffset>
                  </wp:positionH>
                  <wp:positionV relativeFrom="paragraph">
                    <wp:posOffset>101600</wp:posOffset>
                  </wp:positionV>
                  <wp:extent cx="2311400" cy="707390"/>
                  <wp:effectExtent l="0" t="0" r="12700" b="16510"/>
                  <wp:wrapNone/>
                  <wp:docPr id="59" name="Rectangl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1400" cy="707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>
                              <w:pPr>
                                <w:ind w:firstLine="0"/>
                                <w:jc w:val="left"/>
                                <w:rPr>
                                  <w:ins w:id="8293" w:author="Rinat Gub" w:date="2022-12-06T13:44:00Z"/>
                                  <w:rFonts w:ascii="Arial" w:hAnsi="Arial" w:cs="Arial"/>
                                  <w:sz w:val="20"/>
                                  <w:lang w:val="en-US"/>
                                </w:rPr>
                              </w:pPr>
                              <w:ins w:id="8294" w:author="Rinat Gub" w:date="2022-12-06T13:44:00Z">
                                <w:r w:rsidRPr="00967F0C">
                                  <w:rPr>
                                    <w:rFonts w:ascii="Arial" w:hAnsi="Arial" w:cs="Arial"/>
                                    <w:b/>
                                    <w:sz w:val="20"/>
                                  </w:rPr>
                                  <w:t>Кому:</w:t>
                                </w:r>
                                <w:r w:rsidRPr="003A46AC">
                                  <w:rPr>
                                    <w:rFonts w:ascii="Arial" w:hAnsi="Arial" w:cs="Arial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lang w:val="en-US"/>
                                  </w:rPr>
                                  <w:t>_________________________</w:t>
                                </w:r>
                              </w:ins>
                            </w:p>
                            <w:p w:rsidR="000E5AC8" w:rsidRDefault="000E5AC8">
                              <w:pPr>
                                <w:ind w:firstLine="0"/>
                                <w:jc w:val="left"/>
                                <w:rPr>
                                  <w:ins w:id="8295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296" w:author="Rinat Gub" w:date="2022-12-06T13:44:00Z">
                                <w:r w:rsidRPr="0009362F">
                                  <w:rPr>
                                    <w:rFonts w:ascii="Arial" w:hAnsi="Arial" w:cs="Arial"/>
                                    <w:b/>
                                    <w:sz w:val="20"/>
                                  </w:rPr>
                                  <w:t>К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</w:rPr>
                                  <w:t>уда</w:t>
                                </w:r>
                                <w:r w:rsidRPr="0009362F">
                                  <w:rPr>
                                    <w:rFonts w:ascii="Arial" w:hAnsi="Arial" w:cs="Arial"/>
                                    <w:b/>
                                    <w:sz w:val="20"/>
                                  </w:rPr>
                                  <w:t>:</w:t>
                                </w:r>
                                <w:r w:rsidRPr="003A46AC">
                                  <w:rPr>
                                    <w:rFonts w:ascii="Arial" w:hAnsi="Arial" w:cs="Arial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lang w:val="en-US"/>
                                  </w:rPr>
                                  <w:t>_________________________</w:t>
                                </w:r>
                              </w:ins>
                            </w:p>
                          </w:txbxContent>
                        </wps:txbx>
                        <wps:bodyPr rot="0" vert="horz" wrap="square" lIns="54000" tIns="45720" rIns="5400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924C74B" id="Rectangle 22" o:spid="_x0000_s1028" style="position:absolute;left:0;text-align:left;margin-left:40.75pt;margin-top:8pt;width:182pt;height:55.7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">
                  <v:stroke dashstyle="1 1" endcap="round"/>
                  <v:textbox inset="1.5mm,,1.5mm">
                    <w:txbxContent>
                      <w:p w:rsidR="000E5AC8" w:rsidRDefault="000E5AC8">
                        <w:pPr>
                          <w:ind w:firstLine="0"/>
                          <w:jc w:val="left"/>
                          <w:rPr>
                            <w:ins w:id="8297" w:author="Rinat Gub" w:date="2022-12-06T13:44:00Z"/>
                            <w:rFonts w:ascii="Arial" w:hAnsi="Arial" w:cs="Arial"/>
                            <w:sz w:val="20"/>
                            <w:lang w:val="en-US"/>
                          </w:rPr>
                        </w:pPr>
                        <w:ins w:id="8298" w:author="Rinat Gub" w:date="2022-12-06T13:44:00Z">
                          <w:r w:rsidRPr="00967F0C">
                            <w:rPr>
                              <w:rFonts w:ascii="Arial" w:hAnsi="Arial" w:cs="Arial"/>
                              <w:b/>
                              <w:sz w:val="20"/>
                            </w:rPr>
                            <w:t>Кому:</w:t>
                          </w:r>
                          <w:r w:rsidRPr="003A46AC">
                            <w:rPr>
                              <w:rFonts w:ascii="Arial" w:hAnsi="Arial" w:cs="Arial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lang w:val="en-US"/>
                            </w:rPr>
                            <w:t>_________________________</w:t>
                          </w:r>
                        </w:ins>
                      </w:p>
                      <w:p w:rsidR="000E5AC8" w:rsidRDefault="000E5AC8">
                        <w:pPr>
                          <w:ind w:firstLine="0"/>
                          <w:jc w:val="left"/>
                          <w:rPr>
                            <w:ins w:id="8299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300" w:author="Rinat Gub" w:date="2022-12-06T13:44:00Z">
                          <w:r w:rsidRPr="0009362F">
                            <w:rPr>
                              <w:rFonts w:ascii="Arial" w:hAnsi="Arial" w:cs="Arial"/>
                              <w:b/>
                              <w:sz w:val="20"/>
                            </w:rPr>
                            <w:t>К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</w:rPr>
                            <w:t>уда</w:t>
                          </w:r>
                          <w:r w:rsidRPr="0009362F">
                            <w:rPr>
                              <w:rFonts w:ascii="Arial" w:hAnsi="Arial" w:cs="Arial"/>
                              <w:b/>
                              <w:sz w:val="20"/>
                            </w:rPr>
                            <w:t>:</w:t>
                          </w:r>
                          <w:r w:rsidRPr="003A46AC">
                            <w:rPr>
                              <w:rFonts w:ascii="Arial" w:hAnsi="Arial" w:cs="Arial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lang w:val="en-US"/>
                            </w:rPr>
                            <w:t>_________________________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b/>
            <w:bCs/>
            <w:i/>
            <w:iCs/>
            <w:noProof/>
            <w:sz w:val="28"/>
            <w:lang w:bidi="ar-SA"/>
          </w:rPr>
          <mc:AlternateContent>
            <mc:Choice Requires="wps">
              <w:drawing>
                <wp:anchor distT="0" distB="0" distL="114300" distR="114300" simplePos="0" relativeHeight="251652096" behindDoc="0" locked="0" layoutInCell="1" allowOverlap="1" wp14:anchorId="019033FE" wp14:editId="14273818">
                  <wp:simplePos x="0" y="0"/>
                  <wp:positionH relativeFrom="column">
                    <wp:posOffset>4257675</wp:posOffset>
                  </wp:positionH>
                  <wp:positionV relativeFrom="paragraph">
                    <wp:posOffset>86360</wp:posOffset>
                  </wp:positionV>
                  <wp:extent cx="914400" cy="363220"/>
                  <wp:effectExtent l="0" t="0" r="19050" b="17780"/>
                  <wp:wrapNone/>
                  <wp:docPr id="58" name="Text Box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363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>
                              <w:pPr>
                                <w:ind w:firstLine="0"/>
                                <w:jc w:val="center"/>
                                <w:rPr>
                                  <w:ins w:id="8301" w:author="Rinat Gub" w:date="2022-12-06T13:44:00Z"/>
                                </w:rPr>
                              </w:pPr>
                              <w:ins w:id="8302" w:author="Rinat Gub" w:date="2022-12-06T13:44:00Z">
                                <w:r>
                                  <w:t>_________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19033FE"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29" type="#_x0000_t202" style="position:absolute;left:0;text-align:left;margin-left:335.25pt;margin-top:6.8pt;width:1in;height:28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">
                  <v:textbox>
                    <w:txbxContent>
                      <w:p w:rsidR="000E5AC8" w:rsidRDefault="000E5AC8">
                        <w:pPr>
                          <w:ind w:firstLine="0"/>
                          <w:jc w:val="center"/>
                          <w:rPr>
                            <w:ins w:id="8303" w:author="Rinat Gub" w:date="2022-12-06T13:44:00Z"/>
                          </w:rPr>
                        </w:pPr>
                        <w:ins w:id="8304" w:author="Rinat Gub" w:date="2022-12-06T13:44:00Z">
                          <w:r>
                            <w:t>_________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15232" behindDoc="0" locked="0" layoutInCell="1" allowOverlap="1" wp14:anchorId="3F9FB9A0" wp14:editId="6DA10A59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25400</wp:posOffset>
                  </wp:positionV>
                  <wp:extent cx="4850130" cy="2910840"/>
                  <wp:effectExtent l="0" t="0" r="26670" b="22860"/>
                  <wp:wrapNone/>
                  <wp:docPr id="57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50130" cy="2910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rect w14:anchorId="7CDDA761" id="Rectangle 21" o:spid="_x0000_s1026" style="position:absolute;margin-left:29.85pt;margin-top:2pt;width:381.9pt;height:229.2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"/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35712" behindDoc="0" locked="0" layoutInCell="1" allowOverlap="1" wp14:anchorId="5616EB0C" wp14:editId="484408CB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31115</wp:posOffset>
                  </wp:positionV>
                  <wp:extent cx="4207510" cy="1143000"/>
                  <wp:effectExtent l="0" t="0" r="21590" b="19050"/>
                  <wp:wrapNone/>
                  <wp:docPr id="56" name="Freeform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207510" cy="1143000"/>
                          </a:xfrm>
                          <a:custGeom>
                            <a:avLst/>
                            <a:gdLst>
                              <a:gd name="T0" fmla="*/ 0 w 4320"/>
                              <a:gd name="T1" fmla="*/ 0 h 1290"/>
                              <a:gd name="T2" fmla="*/ 2100 w 4320"/>
                              <a:gd name="T3" fmla="*/ 1290 h 1290"/>
                              <a:gd name="T4" fmla="*/ 4320 w 4320"/>
                              <a:gd name="T5" fmla="*/ 0 h 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" h="1290">
                                <a:moveTo>
                                  <a:pt x="0" y="0"/>
                                </a:moveTo>
                                <a:lnTo>
                                  <a:pt x="2100" y="1290"/>
                                </a:lnTo>
                                <a:lnTo>
                                  <a:pt x="432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shape w14:anchorId="19B1838C" id="Freeform 26" o:spid="_x0000_s1026" style="position:absolute;margin-left:420pt;margin-top:2.45pt;width:331.3pt;height:90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20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" path="m,l2100,1290,4320,e" filled="f">
                  <v:path arrowok="t" o:connecttype="custom" o:connectlocs="0,0;2045317,1143000;4207510,0" o:connectangles="0,0,0"/>
                </v:shape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31616" behindDoc="0" locked="0" layoutInCell="1" allowOverlap="1" wp14:anchorId="751240FD" wp14:editId="585423AB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25400</wp:posOffset>
                  </wp:positionV>
                  <wp:extent cx="4207510" cy="2910840"/>
                  <wp:effectExtent l="0" t="0" r="21590" b="22860"/>
                  <wp:wrapNone/>
                  <wp:docPr id="5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207510" cy="2910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rect w14:anchorId="008321DD" id="Rectangle 25" o:spid="_x0000_s1026" style="position:absolute;margin-left:420pt;margin-top:2pt;width:331.3pt;height:229.2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"/>
              </w:pict>
            </mc:Fallback>
          </mc:AlternateContent>
        </w:r>
      </w:ins>
    </w:p>
    <w:p w:rsidR="007C5D78" w:rsidRPr="00203244" w:rsidRDefault="0068313B" w:rsidP="00676104">
      <w:pPr>
        <w:pStyle w:val="afd"/>
        <w:jc w:val="center"/>
        <w:rPr>
          <w:ins w:id="8305" w:author="Rinat Gub" w:date="2022-12-06T13:44:00Z"/>
          <w:b/>
          <w:bCs/>
          <w:i/>
          <w:iCs/>
          <w:sz w:val="28"/>
        </w:rPr>
      </w:pPr>
      <w:ins w:id="8306" w:author="Rinat Gub" w:date="2022-12-06T13:44:00Z">
        <w:r>
          <w:rPr>
            <w:b/>
            <w:bCs/>
            <w:i/>
            <w:iCs/>
            <w:noProof/>
            <w:sz w:val="28"/>
            <w:lang w:bidi="ar-SA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2EE93768" wp14:editId="43FF53EB">
                  <wp:simplePos x="0" y="0"/>
                  <wp:positionH relativeFrom="column">
                    <wp:posOffset>4257675</wp:posOffset>
                  </wp:positionH>
                  <wp:positionV relativeFrom="paragraph">
                    <wp:posOffset>124460</wp:posOffset>
                  </wp:positionV>
                  <wp:extent cx="914400" cy="363220"/>
                  <wp:effectExtent l="0" t="0" r="19050" b="17780"/>
                  <wp:wrapNone/>
                  <wp:docPr id="54" name="Text Box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363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>
                              <w:pPr>
                                <w:ind w:firstLine="0"/>
                                <w:jc w:val="center"/>
                                <w:rPr>
                                  <w:ins w:id="8307" w:author="Rinat Gub" w:date="2022-12-06T13:44:00Z"/>
                                </w:rPr>
                              </w:pPr>
                              <w:ins w:id="8308" w:author="Rinat Gub" w:date="2022-12-06T13:44:00Z">
                                <w:r>
                                  <w:t>_________</w:t>
                                </w:r>
                              </w:ins>
                            </w:p>
                            <w:p w:rsidR="000E5AC8" w:rsidRPr="0009362F" w:rsidRDefault="000E5AC8" w:rsidP="007C5D78">
                              <w:pPr>
                                <w:ind w:firstLine="0"/>
                                <w:jc w:val="center"/>
                                <w:rPr>
                                  <w:ins w:id="8309" w:author="Rinat Gub" w:date="2022-12-06T13:44:00Z"/>
                                  <w:rFonts w:ascii="Arial" w:hAnsi="Arial" w:cs="Arial"/>
                                  <w:b/>
                                  <w:i/>
                                  <w:color w:val="FF0000"/>
                                  <w:sz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EE93768" id="Text Box 32" o:spid="_x0000_s1030" type="#_x0000_t202" style="position:absolute;left:0;text-align:left;margin-left:335.25pt;margin-top:9.8pt;width:1in;height:28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">
                  <v:textbox inset="0,0,0,0">
                    <w:txbxContent>
                      <w:p w:rsidR="000E5AC8" w:rsidRDefault="000E5AC8">
                        <w:pPr>
                          <w:ind w:firstLine="0"/>
                          <w:jc w:val="center"/>
                          <w:rPr>
                            <w:ins w:id="8310" w:author="Rinat Gub" w:date="2022-12-06T13:44:00Z"/>
                          </w:rPr>
                        </w:pPr>
                        <w:ins w:id="8311" w:author="Rinat Gub" w:date="2022-12-06T13:44:00Z">
                          <w:r>
                            <w:t>_________</w:t>
                          </w:r>
                        </w:ins>
                      </w:p>
                      <w:p w:rsidR="000E5AC8" w:rsidRPr="0009362F" w:rsidRDefault="000E5AC8" w:rsidP="007C5D78">
                        <w:pPr>
                          <w:ind w:firstLine="0"/>
                          <w:jc w:val="center"/>
                          <w:rPr>
                            <w:ins w:id="8312" w:author="Rinat Gub" w:date="2022-12-06T13:44:00Z"/>
                            <w:rFonts w:ascii="Arial" w:hAnsi="Arial" w:cs="Arial"/>
                            <w:b/>
                            <w:i/>
                            <w:color w:val="FF0000"/>
                            <w:sz w:val="14"/>
                            <w:lang w:val="en-US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ins>
    </w:p>
    <w:p w:rsidR="007C5D78" w:rsidRPr="00203244" w:rsidRDefault="007C5D78" w:rsidP="007C5D78">
      <w:pPr>
        <w:pStyle w:val="afd"/>
        <w:rPr>
          <w:ins w:id="8313" w:author="Rinat Gub" w:date="2022-12-06T13:44:00Z"/>
          <w:b/>
          <w:bCs/>
          <w:i/>
          <w:iCs/>
          <w:sz w:val="28"/>
        </w:rPr>
      </w:pPr>
    </w:p>
    <w:p w:rsidR="007C5D78" w:rsidRPr="00203244" w:rsidRDefault="0068313B" w:rsidP="007C5D78">
      <w:pPr>
        <w:pStyle w:val="afd"/>
        <w:rPr>
          <w:ins w:id="8314" w:author="Rinat Gub" w:date="2022-12-06T13:44:00Z"/>
          <w:b/>
          <w:bCs/>
          <w:i/>
          <w:iCs/>
          <w:sz w:val="28"/>
        </w:rPr>
      </w:pPr>
      <w:ins w:id="8315" w:author="Rinat Gub" w:date="2022-12-06T13:44:00Z"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39808" behindDoc="0" locked="0" layoutInCell="1" allowOverlap="1" wp14:anchorId="35432E9F" wp14:editId="6D6051D7">
                  <wp:simplePos x="0" y="0"/>
                  <wp:positionH relativeFrom="column">
                    <wp:posOffset>7261225</wp:posOffset>
                  </wp:positionH>
                  <wp:positionV relativeFrom="paragraph">
                    <wp:posOffset>40640</wp:posOffset>
                  </wp:positionV>
                  <wp:extent cx="385445" cy="385445"/>
                  <wp:effectExtent l="0" t="0" r="14605" b="14605"/>
                  <wp:wrapNone/>
                  <wp:docPr id="53" name="Oval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5445" cy="3854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oval w14:anchorId="2A318D72" id="Oval 28" o:spid="_x0000_s1026" style="position:absolute;margin-left:571.75pt;margin-top:3.2pt;width:30.35pt;height:30.3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"/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3309B45" wp14:editId="1AC16AC7">
                  <wp:simplePos x="0" y="0"/>
                  <wp:positionH relativeFrom="column">
                    <wp:posOffset>7318375</wp:posOffset>
                  </wp:positionH>
                  <wp:positionV relativeFrom="paragraph">
                    <wp:posOffset>92075</wp:posOffset>
                  </wp:positionV>
                  <wp:extent cx="277495" cy="277495"/>
                  <wp:effectExtent l="0" t="0" r="27305" b="27305"/>
                  <wp:wrapNone/>
                  <wp:docPr id="52" name="Oval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77495" cy="2774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oval w14:anchorId="03ED67E5" id="Oval 34" o:spid="_x0000_s1026" style="position:absolute;margin-left:576.25pt;margin-top:7.25pt;width:21.85pt;height:2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"/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27520" behindDoc="0" locked="0" layoutInCell="1" allowOverlap="1" wp14:anchorId="092A1D6D" wp14:editId="2FB79CDD">
                  <wp:simplePos x="0" y="0"/>
                  <wp:positionH relativeFrom="column">
                    <wp:posOffset>771525</wp:posOffset>
                  </wp:positionH>
                  <wp:positionV relativeFrom="paragraph">
                    <wp:posOffset>140970</wp:posOffset>
                  </wp:positionV>
                  <wp:extent cx="4000500" cy="882015"/>
                  <wp:effectExtent l="0" t="0" r="19050" b="13335"/>
                  <wp:wrapNone/>
                  <wp:docPr id="51" name="Text Box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0500" cy="882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>
                              <w:pPr>
                                <w:jc w:val="center"/>
                                <w:rPr>
                                  <w:ins w:id="8316" w:author="Rinat Gub" w:date="2022-12-06T13:44:00Z"/>
                                  <w:rFonts w:ascii="Arial" w:hAnsi="Arial" w:cs="Arial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</w:pPr>
                            </w:p>
                            <w:p w:rsidR="000E5AC8" w:rsidRDefault="000E5AC8">
                              <w:pPr>
                                <w:ind w:firstLine="0"/>
                                <w:jc w:val="center"/>
                                <w:rPr>
                                  <w:ins w:id="8317" w:author="Rinat Gub" w:date="2022-12-06T13:44:00Z"/>
                                  <w:rStyle w:val="af3"/>
                                  <w:rFonts w:ascii="Arial" w:hAnsi="Arial" w:cs="Arial"/>
                                  <w:b w:val="0"/>
                                  <w:bCs/>
                                  <w:iCs/>
                                  <w:sz w:val="20"/>
                                  <w:szCs w:val="20"/>
                                  <w:shd w:val="pct10" w:color="auto" w:fill="auto"/>
                                  <w:lang w:bidi="he-IL"/>
                                </w:rPr>
                              </w:pPr>
                              <w:ins w:id="8318" w:author="Rinat Gub" w:date="2022-12-06T13:44:00Z">
                                <w:r w:rsidRPr="00967F0C">
                                  <w:rPr>
                                    <w:rFonts w:ascii="Arial" w:hAnsi="Arial" w:cs="Arial"/>
                                    <w:b/>
                                    <w:color w:val="FF0000"/>
                                    <w:sz w:val="20"/>
                                    <w:szCs w:val="20"/>
                                  </w:rPr>
                                  <w:t xml:space="preserve">Документы на 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 w:val="0"/>
                                    <w:iCs/>
                                    <w:szCs w:val="20"/>
                                    <w:shd w:val="pct10" w:color="auto" w:fill="auto"/>
                                  </w:rPr>
                                  <w:t>[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аккредитацию/</w:t>
                                </w:r>
                                <w:r w:rsidRPr="00967F0C"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Cs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 xml:space="preserve"> 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 xml:space="preserve">квалификацию по виду продукции </w:t>
                                </w:r>
                                <w:r w:rsidRPr="00967F0C"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Cs/>
                                    <w:color w:val="7F7F7F" w:themeColor="text1" w:themeTint="80"/>
                                    <w:sz w:val="20"/>
                                    <w:szCs w:val="20"/>
                                    <w:u w:val="single"/>
                                    <w:shd w:val="pct10" w:color="auto" w:fill="auto"/>
                                  </w:rPr>
                                  <w:t>(вид продукции)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 xml:space="preserve"> / закупку </w:t>
                                </w:r>
                                <w:r w:rsidRPr="009F4B17"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>]</w:t>
                                </w:r>
                              </w:ins>
                            </w:p>
                            <w:p w:rsidR="000E5AC8" w:rsidRDefault="000E5AC8">
                              <w:pPr>
                                <w:ind w:firstLine="0"/>
                                <w:jc w:val="center"/>
                                <w:rPr>
                                  <w:ins w:id="8319" w:author="Rinat Gub" w:date="2022-12-06T13:44:00Z"/>
                                  <w:rFonts w:ascii="Arial" w:hAnsi="Arial" w:cs="Arial"/>
                                  <w:b/>
                                  <w:color w:val="FF0000"/>
                                  <w:sz w:val="20"/>
                                </w:rPr>
                              </w:pPr>
                              <w:ins w:id="8320" w:author="Rinat Gub" w:date="2022-12-06T13:44:00Z">
                                <w:r w:rsidRPr="00967F0C"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 w:val="0"/>
                                    <w:iCs/>
                                    <w:color w:val="000000" w:themeColor="text1"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>[</w:t>
                                </w:r>
                                <w:r w:rsidRPr="00967F0C"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Cs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  <w:shd w:val="pct10" w:color="auto" w:fill="auto"/>
                                  </w:rPr>
                                  <w:t>предмет Договора, № лота, наименование Заказчика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color w:val="000000" w:themeColor="text1"/>
                                    <w:szCs w:val="20"/>
                                    <w:shd w:val="pct10" w:color="auto" w:fill="auto"/>
                                  </w:rPr>
                                  <w:t>]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92A1D6D" id="Text Box 24" o:spid="_x0000_s1031" type="#_x0000_t202" style="position:absolute;left:0;text-align:left;margin-left:60.75pt;margin-top:11.1pt;width:315pt;height:69.4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">
                  <v:stroke dashstyle="1 1" endcap="round"/>
                  <v:textbox>
                    <w:txbxContent>
                      <w:p w:rsidR="000E5AC8" w:rsidRDefault="000E5AC8">
                        <w:pPr>
                          <w:jc w:val="center"/>
                          <w:rPr>
                            <w:ins w:id="8321" w:author="Rinat Gub" w:date="2022-12-06T13:44:00Z"/>
                            <w:rFonts w:ascii="Arial" w:hAnsi="Arial" w:cs="Arial"/>
                            <w:b/>
                            <w:color w:val="FF0000"/>
                            <w:sz w:val="20"/>
                            <w:szCs w:val="20"/>
                          </w:rPr>
                        </w:pPr>
                      </w:p>
                      <w:p w:rsidR="000E5AC8" w:rsidRDefault="000E5AC8">
                        <w:pPr>
                          <w:ind w:firstLine="0"/>
                          <w:jc w:val="center"/>
                          <w:rPr>
                            <w:ins w:id="8322" w:author="Rinat Gub" w:date="2022-12-06T13:44:00Z"/>
                            <w:rStyle w:val="af3"/>
                            <w:rFonts w:ascii="Arial" w:hAnsi="Arial" w:cs="Arial"/>
                            <w:b w:val="0"/>
                            <w:bCs/>
                            <w:iCs/>
                            <w:sz w:val="20"/>
                            <w:szCs w:val="20"/>
                            <w:shd w:val="pct10" w:color="auto" w:fill="auto"/>
                            <w:lang w:bidi="he-IL"/>
                          </w:rPr>
                        </w:pPr>
                        <w:ins w:id="8323" w:author="Rinat Gub" w:date="2022-12-06T13:44:00Z">
                          <w:r w:rsidRPr="00967F0C">
                            <w:rPr>
                              <w:rFonts w:ascii="Arial" w:hAnsi="Arial" w:cs="Arial"/>
                              <w:b/>
                              <w:color w:val="FF0000"/>
                              <w:sz w:val="20"/>
                              <w:szCs w:val="20"/>
                            </w:rPr>
                            <w:t xml:space="preserve">Документы на </w:t>
                          </w:r>
                          <w:r w:rsidRPr="00967F0C">
                            <w:rPr>
                              <w:rStyle w:val="af3"/>
                              <w:bCs/>
                              <w:i w:val="0"/>
                              <w:iCs/>
                              <w:szCs w:val="20"/>
                              <w:shd w:val="pct10" w:color="auto" w:fill="auto"/>
                            </w:rPr>
                            <w:t>[</w:t>
                          </w:r>
                          <w:r w:rsidRPr="00967F0C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аккредитацию/</w:t>
                          </w:r>
                          <w:r w:rsidRPr="00967F0C"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Cs/>
                              <w:sz w:val="20"/>
                              <w:szCs w:val="20"/>
                              <w:shd w:val="pct10" w:color="auto" w:fill="auto"/>
                            </w:rPr>
                            <w:t xml:space="preserve"> </w:t>
                          </w:r>
                          <w:r w:rsidRPr="00967F0C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 xml:space="preserve">квалификацию по виду продукции </w:t>
                          </w:r>
                          <w:r w:rsidRPr="00967F0C"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Cs/>
                              <w:color w:val="7F7F7F" w:themeColor="text1" w:themeTint="80"/>
                              <w:sz w:val="20"/>
                              <w:szCs w:val="20"/>
                              <w:u w:val="single"/>
                              <w:shd w:val="pct10" w:color="auto" w:fill="auto"/>
                            </w:rPr>
                            <w:t>(вид продукции)</w:t>
                          </w:r>
                          <w:r w:rsidRPr="00967F0C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 xml:space="preserve"> / закупку </w:t>
                          </w:r>
                          <w:r w:rsidRPr="009F4B17"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 w:val="0"/>
                              <w:iCs/>
                              <w:sz w:val="20"/>
                              <w:szCs w:val="20"/>
                              <w:shd w:val="pct10" w:color="auto" w:fill="auto"/>
                            </w:rPr>
                            <w:t>]</w:t>
                          </w:r>
                        </w:ins>
                      </w:p>
                      <w:p w:rsidR="000E5AC8" w:rsidRDefault="000E5AC8">
                        <w:pPr>
                          <w:ind w:firstLine="0"/>
                          <w:jc w:val="center"/>
                          <w:rPr>
                            <w:ins w:id="8324" w:author="Rinat Gub" w:date="2022-12-06T13:44:00Z"/>
                            <w:rFonts w:ascii="Arial" w:hAnsi="Arial" w:cs="Arial"/>
                            <w:b/>
                            <w:color w:val="FF0000"/>
                            <w:sz w:val="20"/>
                          </w:rPr>
                        </w:pPr>
                        <w:ins w:id="8325" w:author="Rinat Gub" w:date="2022-12-06T13:44:00Z">
                          <w:r w:rsidRPr="00967F0C"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 w:val="0"/>
                              <w:iCs/>
                              <w:color w:val="000000" w:themeColor="text1"/>
                              <w:sz w:val="20"/>
                              <w:szCs w:val="20"/>
                              <w:shd w:val="pct10" w:color="auto" w:fill="auto"/>
                            </w:rPr>
                            <w:t>[</w:t>
                          </w:r>
                          <w:r w:rsidRPr="00967F0C"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Cs/>
                              <w:color w:val="000000" w:themeColor="text1"/>
                              <w:sz w:val="20"/>
                              <w:szCs w:val="20"/>
                              <w:u w:val="single"/>
                              <w:shd w:val="pct10" w:color="auto" w:fill="auto"/>
                            </w:rPr>
                            <w:t>предмет Договора, № лота, наименование Заказчика</w:t>
                          </w:r>
                          <w:r w:rsidRPr="00967F0C">
                            <w:rPr>
                              <w:rStyle w:val="af3"/>
                              <w:bCs/>
                              <w:iCs/>
                              <w:color w:val="000000" w:themeColor="text1"/>
                              <w:szCs w:val="20"/>
                              <w:shd w:val="pct10" w:color="auto" w:fill="auto"/>
                            </w:rPr>
                            <w:t>]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</w:p>
    <w:p w:rsidR="007C5D78" w:rsidRPr="00203244" w:rsidRDefault="007C5D78" w:rsidP="007C5D78">
      <w:pPr>
        <w:pStyle w:val="afd"/>
        <w:rPr>
          <w:ins w:id="8326" w:author="Rinat Gub" w:date="2022-12-06T13:44:00Z"/>
          <w:b/>
          <w:bCs/>
          <w:i/>
          <w:iCs/>
          <w:sz w:val="28"/>
        </w:rPr>
      </w:pPr>
    </w:p>
    <w:p w:rsidR="007C5D78" w:rsidRPr="00203244" w:rsidRDefault="007C5D78" w:rsidP="007C5D78">
      <w:pPr>
        <w:pStyle w:val="afd"/>
        <w:rPr>
          <w:ins w:id="8327" w:author="Rinat Gub" w:date="2022-12-06T13:44:00Z"/>
          <w:b/>
          <w:bCs/>
          <w:i/>
          <w:iCs/>
          <w:sz w:val="28"/>
        </w:rPr>
      </w:pPr>
    </w:p>
    <w:p w:rsidR="007C5D78" w:rsidRPr="00203244" w:rsidRDefault="0068313B" w:rsidP="007C5D78">
      <w:pPr>
        <w:pStyle w:val="afd"/>
        <w:rPr>
          <w:ins w:id="8328" w:author="Rinat Gub" w:date="2022-12-06T13:44:00Z"/>
          <w:b/>
          <w:bCs/>
          <w:i/>
          <w:iCs/>
          <w:sz w:val="28"/>
        </w:rPr>
      </w:pPr>
      <w:ins w:id="8329" w:author="Rinat Gub" w:date="2022-12-06T13:44:00Z"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23424" behindDoc="0" locked="0" layoutInCell="1" allowOverlap="1" wp14:anchorId="3209A1F4" wp14:editId="3696D50C">
                  <wp:simplePos x="0" y="0"/>
                  <wp:positionH relativeFrom="column">
                    <wp:posOffset>2758440</wp:posOffset>
                  </wp:positionH>
                  <wp:positionV relativeFrom="paragraph">
                    <wp:posOffset>115570</wp:posOffset>
                  </wp:positionV>
                  <wp:extent cx="2356485" cy="815340"/>
                  <wp:effectExtent l="0" t="0" r="24765" b="22860"/>
                  <wp:wrapNone/>
                  <wp:docPr id="50" name="Rectangl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56485" cy="815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Pr="008D0025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330" w:author="Rinat Gub" w:date="2022-12-06T13:44:00Z"/>
                                  <w:rFonts w:ascii="Arial" w:hAnsi="Arial" w:cs="Arial"/>
                                  <w:sz w:val="20"/>
                                </w:rPr>
                              </w:pPr>
                              <w:ins w:id="8331" w:author="Rinat Gub" w:date="2022-12-06T13:44:00Z">
                                <w:r w:rsidRPr="00967F0C">
                                  <w:rPr>
                                    <w:rFonts w:ascii="Arial" w:hAnsi="Arial" w:cs="Arial"/>
                                    <w:b/>
                                    <w:sz w:val="20"/>
                                  </w:rPr>
                                  <w:t>От кого: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</w:rPr>
                                  <w:t xml:space="preserve"> </w:t>
                                </w:r>
                              </w:ins>
                            </w:p>
                            <w:p w:rsidR="000E5AC8" w:rsidRPr="00D377EA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332" w:author="Rinat Gub" w:date="2022-12-06T13:44:00Z"/>
                                  <w:rStyle w:val="af3"/>
                                  <w:bCs/>
                                  <w:iCs/>
                                  <w:szCs w:val="20"/>
                                  <w:shd w:val="pct10" w:color="auto" w:fill="auto"/>
                                </w:rPr>
                              </w:pPr>
                              <w:ins w:id="8333" w:author="Rinat Gub" w:date="2022-12-06T13:44:00Z">
                                <w:r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>[</w:t>
                                </w:r>
                                <w:r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Наименование</w:t>
                                </w:r>
                                <w:r w:rsidRPr="00D377EA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,</w:t>
                                </w:r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 xml:space="preserve"> </w:t>
                                </w:r>
                                <w:r w:rsidRPr="00D377EA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адрес Поставщика,</w:t>
                                </w:r>
                              </w:ins>
                            </w:p>
                            <w:p w:rsidR="000E5AC8" w:rsidRPr="008D0025" w:rsidRDefault="000E5AC8" w:rsidP="007C5D78">
                              <w:pPr>
                                <w:ind w:firstLine="0"/>
                                <w:jc w:val="left"/>
                                <w:rPr>
                                  <w:ins w:id="8334" w:author="Rinat Gub" w:date="2022-12-06T13:44:00Z"/>
                                  <w:rStyle w:val="af3"/>
                                  <w:b w:val="0"/>
                                  <w:bCs/>
                                  <w:iCs/>
                                  <w:szCs w:val="20"/>
                                  <w:shd w:val="pct10" w:color="auto" w:fill="auto"/>
                                </w:rPr>
                              </w:pPr>
                              <w:ins w:id="8335" w:author="Rinat Gub" w:date="2022-12-06T13:44:00Z">
                                <w:r w:rsidRPr="00967F0C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ФИО</w:t>
                                </w:r>
                                <w:r w:rsidRPr="00D377EA">
                                  <w:rPr>
                                    <w:rStyle w:val="af3"/>
                                    <w:bCs/>
                                    <w:iCs/>
                                    <w:szCs w:val="20"/>
                                    <w:shd w:val="pct10" w:color="auto" w:fill="auto"/>
                                  </w:rPr>
                                  <w:t>, тел. контактного лица</w:t>
                                </w:r>
                                <w:r>
                                  <w:rPr>
                                    <w:rStyle w:val="af3"/>
                                    <w:rFonts w:ascii="Arial" w:hAnsi="Arial" w:cs="Arial"/>
                                    <w:b w:val="0"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shd w:val="pct10" w:color="auto" w:fill="auto"/>
                                  </w:rPr>
                                  <w:t>]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209A1F4" id="Rectangle 23" o:spid="_x0000_s1032" style="position:absolute;left:0;text-align:left;margin-left:217.2pt;margin-top:9.1pt;width:185.55pt;height:64.2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">
                  <v:stroke dashstyle="1 1" endcap="round"/>
                  <v:textbox>
                    <w:txbxContent>
                      <w:p w:rsidR="000E5AC8" w:rsidRPr="008D0025" w:rsidRDefault="000E5AC8" w:rsidP="007C5D78">
                        <w:pPr>
                          <w:ind w:firstLine="0"/>
                          <w:jc w:val="left"/>
                          <w:rPr>
                            <w:ins w:id="8336" w:author="Rinat Gub" w:date="2022-12-06T13:44:00Z"/>
                            <w:rFonts w:ascii="Arial" w:hAnsi="Arial" w:cs="Arial"/>
                            <w:sz w:val="20"/>
                          </w:rPr>
                        </w:pPr>
                        <w:ins w:id="8337" w:author="Rinat Gub" w:date="2022-12-06T13:44:00Z">
                          <w:r w:rsidRPr="00967F0C">
                            <w:rPr>
                              <w:rFonts w:ascii="Arial" w:hAnsi="Arial" w:cs="Arial"/>
                              <w:b/>
                              <w:sz w:val="20"/>
                            </w:rPr>
                            <w:t>От кого:</w:t>
                          </w:r>
                          <w:r>
                            <w:rPr>
                              <w:rFonts w:ascii="Arial" w:hAnsi="Arial" w:cs="Arial"/>
                              <w:sz w:val="20"/>
                            </w:rPr>
                            <w:t xml:space="preserve"> </w:t>
                          </w:r>
                        </w:ins>
                      </w:p>
                      <w:p w:rsidR="000E5AC8" w:rsidRPr="00D377EA" w:rsidRDefault="000E5AC8" w:rsidP="007C5D78">
                        <w:pPr>
                          <w:ind w:firstLine="0"/>
                          <w:jc w:val="left"/>
                          <w:rPr>
                            <w:ins w:id="8338" w:author="Rinat Gub" w:date="2022-12-06T13:44:00Z"/>
                            <w:rStyle w:val="af3"/>
                            <w:bCs/>
                            <w:iCs/>
                            <w:szCs w:val="20"/>
                            <w:shd w:val="pct10" w:color="auto" w:fill="auto"/>
                          </w:rPr>
                        </w:pPr>
                        <w:ins w:id="8339" w:author="Rinat Gub" w:date="2022-12-06T13:44:00Z">
                          <w:r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 w:val="0"/>
                              <w:iCs/>
                              <w:sz w:val="20"/>
                              <w:szCs w:val="20"/>
                              <w:shd w:val="pct10" w:color="auto" w:fill="auto"/>
                            </w:rPr>
                            <w:t>[</w:t>
                          </w:r>
                          <w:r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Наименование</w:t>
                          </w:r>
                          <w:r w:rsidRPr="00D377EA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,</w:t>
                          </w:r>
                          <w:r w:rsidRPr="00967F0C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 xml:space="preserve"> </w:t>
                          </w:r>
                          <w:r w:rsidRPr="00D377EA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адрес Поставщика,</w:t>
                          </w:r>
                        </w:ins>
                      </w:p>
                      <w:p w:rsidR="000E5AC8" w:rsidRPr="008D0025" w:rsidRDefault="000E5AC8" w:rsidP="007C5D78">
                        <w:pPr>
                          <w:ind w:firstLine="0"/>
                          <w:jc w:val="left"/>
                          <w:rPr>
                            <w:ins w:id="8340" w:author="Rinat Gub" w:date="2022-12-06T13:44:00Z"/>
                            <w:rStyle w:val="af3"/>
                            <w:b w:val="0"/>
                            <w:bCs/>
                            <w:iCs/>
                            <w:szCs w:val="20"/>
                            <w:shd w:val="pct10" w:color="auto" w:fill="auto"/>
                          </w:rPr>
                        </w:pPr>
                        <w:ins w:id="8341" w:author="Rinat Gub" w:date="2022-12-06T13:44:00Z">
                          <w:r w:rsidRPr="00967F0C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ФИО</w:t>
                          </w:r>
                          <w:r w:rsidRPr="00D377EA">
                            <w:rPr>
                              <w:rStyle w:val="af3"/>
                              <w:bCs/>
                              <w:iCs/>
                              <w:szCs w:val="20"/>
                              <w:shd w:val="pct10" w:color="auto" w:fill="auto"/>
                            </w:rPr>
                            <w:t>, тел. контактного лица</w:t>
                          </w:r>
                          <w:r>
                            <w:rPr>
                              <w:rStyle w:val="af3"/>
                              <w:rFonts w:ascii="Arial" w:hAnsi="Arial" w:cs="Arial"/>
                              <w:b w:val="0"/>
                              <w:bCs/>
                              <w:i w:val="0"/>
                              <w:iCs/>
                              <w:sz w:val="20"/>
                              <w:szCs w:val="20"/>
                              <w:shd w:val="pct10" w:color="auto" w:fill="auto"/>
                            </w:rPr>
                            <w:t>]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:rsidR="007C5D78" w:rsidRPr="00203244" w:rsidRDefault="007C5D78" w:rsidP="007C5D78">
      <w:pPr>
        <w:pStyle w:val="afd"/>
        <w:rPr>
          <w:ins w:id="8342" w:author="Rinat Gub" w:date="2022-12-06T13:44:00Z"/>
          <w:b/>
          <w:bCs/>
          <w:i/>
          <w:iCs/>
          <w:sz w:val="28"/>
        </w:rPr>
      </w:pPr>
    </w:p>
    <w:p w:rsidR="007C5D78" w:rsidRPr="00203244" w:rsidRDefault="007C5D78" w:rsidP="007C5D78">
      <w:pPr>
        <w:pStyle w:val="afd"/>
        <w:rPr>
          <w:ins w:id="8343" w:author="Rinat Gub" w:date="2022-12-06T13:44:00Z"/>
          <w:b/>
          <w:bCs/>
          <w:i/>
          <w:iCs/>
          <w:sz w:val="28"/>
        </w:rPr>
      </w:pPr>
    </w:p>
    <w:p w:rsidR="007C5D78" w:rsidRPr="00203244" w:rsidRDefault="0068313B" w:rsidP="007C5D78">
      <w:pPr>
        <w:pStyle w:val="afd"/>
        <w:rPr>
          <w:ins w:id="8344" w:author="Rinat Gub" w:date="2022-12-06T13:44:00Z"/>
          <w:b/>
          <w:bCs/>
          <w:i/>
          <w:iCs/>
          <w:sz w:val="28"/>
        </w:rPr>
      </w:pPr>
      <w:ins w:id="8345" w:author="Rinat Gub" w:date="2022-12-06T13:44:00Z"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53780B2B" wp14:editId="3F515A58">
                  <wp:simplePos x="0" y="0"/>
                  <wp:positionH relativeFrom="column">
                    <wp:posOffset>5948045</wp:posOffset>
                  </wp:positionH>
                  <wp:positionV relativeFrom="paragraph">
                    <wp:posOffset>138430</wp:posOffset>
                  </wp:positionV>
                  <wp:extent cx="1960245" cy="950595"/>
                  <wp:effectExtent l="1047750" t="2343150" r="20955" b="20955"/>
                  <wp:wrapNone/>
                  <wp:docPr id="49" name="AutoShape 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 flipH="1">
                            <a:off x="0" y="0"/>
                            <a:ext cx="1960245" cy="950595"/>
                          </a:xfrm>
                          <a:prstGeom prst="accentCallout2">
                            <a:avLst>
                              <a:gd name="adj1" fmla="val 12023"/>
                              <a:gd name="adj2" fmla="val 103884"/>
                              <a:gd name="adj3" fmla="val 12023"/>
                              <a:gd name="adj4" fmla="val 121736"/>
                              <a:gd name="adj5" fmla="val -246431"/>
                              <a:gd name="adj6" fmla="val 15254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>
                              <w:pPr>
                                <w:ind w:left="-142" w:firstLine="0"/>
                                <w:rPr>
                                  <w:ins w:id="8346" w:author="Rinat Gub" w:date="2022-12-06T13:44:00Z"/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ins w:id="8347" w:author="Rinat Gub" w:date="2022-12-06T13:44:00Z">
                                <w:r>
                                  <w:rPr>
                                    <w:rFonts w:ascii="Arial" w:hAnsi="Arial" w:cs="Arial"/>
                                    <w:sz w:val="18"/>
                                    <w:szCs w:val="18"/>
                                  </w:rPr>
                                  <w:t>В зависимости от содержимого конверта:</w:t>
                                </w:r>
                              </w:ins>
                            </w:p>
                            <w:p w:rsidR="000E5AC8" w:rsidRDefault="000E5AC8" w:rsidP="0040134A">
                              <w:pPr>
                                <w:pStyle w:val="afa"/>
                                <w:numPr>
                                  <w:ilvl w:val="0"/>
                                  <w:numId w:val="138"/>
                                </w:numPr>
                                <w:rPr>
                                  <w:ins w:id="8348" w:author="Rinat Gub" w:date="2022-12-06T13:44:00Z"/>
                                  <w:rFonts w:ascii="Arial" w:hAnsi="Arial" w:cs="Arial"/>
                                  <w:b/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ins w:id="8349" w:author="Rinat Gub" w:date="2022-12-06T13:44:00Z">
                                <w:r w:rsidRPr="00967F0C">
                                  <w:rPr>
                                    <w:rFonts w:ascii="Arial" w:hAnsi="Arial" w:cs="Arial"/>
                                    <w:b/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Аккредитация</w:t>
                                </w:r>
                              </w:ins>
                            </w:p>
                            <w:p w:rsidR="000E5AC8" w:rsidRDefault="000E5AC8" w:rsidP="0040134A">
                              <w:pPr>
                                <w:pStyle w:val="afa"/>
                                <w:numPr>
                                  <w:ilvl w:val="0"/>
                                  <w:numId w:val="138"/>
                                </w:numPr>
                                <w:rPr>
                                  <w:ins w:id="8350" w:author="Rinat Gub" w:date="2022-12-06T13:44:00Z"/>
                                  <w:rFonts w:ascii="Arial" w:hAnsi="Arial" w:cs="Arial"/>
                                  <w:b/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ins w:id="8351" w:author="Rinat Gub" w:date="2022-12-06T13:44:00Z">
                                <w:r w:rsidRPr="00967F0C">
                                  <w:rPr>
                                    <w:rFonts w:ascii="Arial" w:hAnsi="Arial" w:cs="Arial"/>
                                    <w:b/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Квалификация</w:t>
                                </w:r>
                              </w:ins>
                            </w:p>
                            <w:p w:rsidR="000E5AC8" w:rsidRDefault="000E5AC8" w:rsidP="0040134A">
                              <w:pPr>
                                <w:pStyle w:val="afa"/>
                                <w:numPr>
                                  <w:ilvl w:val="0"/>
                                  <w:numId w:val="138"/>
                                </w:numPr>
                                <w:rPr>
                                  <w:ins w:id="8352" w:author="Rinat Gub" w:date="2022-12-06T13:44:00Z"/>
                                  <w:rFonts w:ascii="Arial" w:hAnsi="Arial" w:cs="Arial"/>
                                  <w:b/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ins w:id="8353" w:author="Rinat Gub" w:date="2022-12-06T13:44:00Z">
                                <w:r w:rsidRPr="00967F0C">
                                  <w:rPr>
                                    <w:rFonts w:ascii="Arial" w:hAnsi="Arial" w:cs="Arial"/>
                                    <w:b/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Закупка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780B2B" id="_x0000_t45" coordsize="21600,21600" o:spt="45" adj="-10080,24300,-3600,4050,-1800,4050" path="m@0@1l@2@3@4@5nfem@4,l@4,21600nfem,l21600,r,21600l,21600ns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 accentbar="t" textborder="f"/>
                </v:shapetype>
                <v:shape id="AutoShape 366" o:spid="_x0000_s1033" type="#_x0000_t45" style="position:absolute;left:0;text-align:left;margin-left:468.35pt;margin-top:10.9pt;width:154.35pt;height:74.8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" adj="32949,-53229,26295,2597,22439,2597">
                  <v:textbox>
                    <w:txbxContent>
                      <w:p w:rsidR="000E5AC8" w:rsidRDefault="000E5AC8">
                        <w:pPr>
                          <w:ind w:left="-142" w:firstLine="0"/>
                          <w:rPr>
                            <w:ins w:id="8354" w:author="Rinat Gub" w:date="2022-12-06T13:44:00Z"/>
                            <w:rFonts w:ascii="Arial" w:hAnsi="Arial" w:cs="Arial"/>
                            <w:sz w:val="18"/>
                            <w:szCs w:val="18"/>
                          </w:rPr>
                        </w:pPr>
                        <w:ins w:id="8355" w:author="Rinat Gub" w:date="2022-12-06T13:44:00Z"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В зависимости от содержимого конверта:</w:t>
                          </w:r>
                        </w:ins>
                      </w:p>
                      <w:p w:rsidR="000E5AC8" w:rsidRDefault="000E5AC8" w:rsidP="0040134A">
                        <w:pPr>
                          <w:pStyle w:val="afa"/>
                          <w:numPr>
                            <w:ilvl w:val="0"/>
                            <w:numId w:val="138"/>
                          </w:numPr>
                          <w:rPr>
                            <w:ins w:id="8356" w:author="Rinat Gub" w:date="2022-12-06T13:44:00Z"/>
                            <w:rFonts w:ascii="Arial" w:hAnsi="Arial" w:cs="Arial"/>
                            <w:b/>
                            <w:caps/>
                            <w:color w:val="FF0000"/>
                            <w:sz w:val="18"/>
                            <w:szCs w:val="18"/>
                          </w:rPr>
                        </w:pPr>
                        <w:ins w:id="8357" w:author="Rinat Gub" w:date="2022-12-06T13:44:00Z">
                          <w:r w:rsidRPr="00967F0C">
                            <w:rPr>
                              <w:rFonts w:ascii="Arial" w:hAnsi="Arial" w:cs="Arial"/>
                              <w:b/>
                              <w:caps/>
                              <w:color w:val="FF0000"/>
                              <w:sz w:val="18"/>
                              <w:szCs w:val="18"/>
                            </w:rPr>
                            <w:t>Аккредитация</w:t>
                          </w:r>
                        </w:ins>
                      </w:p>
                      <w:p w:rsidR="000E5AC8" w:rsidRDefault="000E5AC8" w:rsidP="0040134A">
                        <w:pPr>
                          <w:pStyle w:val="afa"/>
                          <w:numPr>
                            <w:ilvl w:val="0"/>
                            <w:numId w:val="138"/>
                          </w:numPr>
                          <w:rPr>
                            <w:ins w:id="8358" w:author="Rinat Gub" w:date="2022-12-06T13:44:00Z"/>
                            <w:rFonts w:ascii="Arial" w:hAnsi="Arial" w:cs="Arial"/>
                            <w:b/>
                            <w:caps/>
                            <w:color w:val="FF0000"/>
                            <w:sz w:val="18"/>
                            <w:szCs w:val="18"/>
                          </w:rPr>
                        </w:pPr>
                        <w:ins w:id="8359" w:author="Rinat Gub" w:date="2022-12-06T13:44:00Z">
                          <w:r w:rsidRPr="00967F0C">
                            <w:rPr>
                              <w:rFonts w:ascii="Arial" w:hAnsi="Arial" w:cs="Arial"/>
                              <w:b/>
                              <w:caps/>
                              <w:color w:val="FF0000"/>
                              <w:sz w:val="18"/>
                              <w:szCs w:val="18"/>
                            </w:rPr>
                            <w:t>Квалификация</w:t>
                          </w:r>
                        </w:ins>
                      </w:p>
                      <w:p w:rsidR="000E5AC8" w:rsidRDefault="000E5AC8" w:rsidP="0040134A">
                        <w:pPr>
                          <w:pStyle w:val="afa"/>
                          <w:numPr>
                            <w:ilvl w:val="0"/>
                            <w:numId w:val="138"/>
                          </w:numPr>
                          <w:rPr>
                            <w:ins w:id="8360" w:author="Rinat Gub" w:date="2022-12-06T13:44:00Z"/>
                            <w:rFonts w:ascii="Arial" w:hAnsi="Arial" w:cs="Arial"/>
                            <w:b/>
                            <w:caps/>
                            <w:color w:val="FF0000"/>
                            <w:sz w:val="18"/>
                            <w:szCs w:val="18"/>
                          </w:rPr>
                        </w:pPr>
                        <w:ins w:id="8361" w:author="Rinat Gub" w:date="2022-12-06T13:44:00Z">
                          <w:r w:rsidRPr="00967F0C">
                            <w:rPr>
                              <w:rFonts w:ascii="Arial" w:hAnsi="Arial" w:cs="Arial"/>
                              <w:b/>
                              <w:caps/>
                              <w:color w:val="FF0000"/>
                              <w:sz w:val="18"/>
                              <w:szCs w:val="18"/>
                            </w:rPr>
                            <w:t>Закупка</w:t>
                          </w:r>
                        </w:ins>
                      </w:p>
                    </w:txbxContent>
                  </v:textbox>
                  <o:callout v:ext="edit" minusx="t"/>
                </v:shape>
              </w:pict>
            </mc:Fallback>
          </mc:AlternateContent>
        </w:r>
        <w:r>
          <w:rPr>
            <w:b/>
            <w:bCs/>
            <w:i/>
            <w:iCs/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43904" behindDoc="0" locked="0" layoutInCell="1" allowOverlap="1" wp14:anchorId="2F03C720" wp14:editId="3EFAD258">
                  <wp:simplePos x="0" y="0"/>
                  <wp:positionH relativeFrom="column">
                    <wp:posOffset>8410575</wp:posOffset>
                  </wp:positionH>
                  <wp:positionV relativeFrom="paragraph">
                    <wp:posOffset>297180</wp:posOffset>
                  </wp:positionV>
                  <wp:extent cx="854075" cy="398780"/>
                  <wp:effectExtent l="933450" t="2000250" r="22225" b="20320"/>
                  <wp:wrapNone/>
                  <wp:docPr id="48" name="AutoShap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 flipH="1">
                            <a:off x="0" y="0"/>
                            <a:ext cx="854075" cy="398780"/>
                          </a:xfrm>
                          <a:prstGeom prst="accentCallout2">
                            <a:avLst>
                              <a:gd name="adj1" fmla="val 28662"/>
                              <a:gd name="adj2" fmla="val 108921"/>
                              <a:gd name="adj3" fmla="val 28662"/>
                              <a:gd name="adj4" fmla="val 145204"/>
                              <a:gd name="adj5" fmla="val -497931"/>
                              <a:gd name="adj6" fmla="val 20839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5AC8" w:rsidRDefault="000E5AC8">
                              <w:pPr>
                                <w:ind w:left="-142" w:firstLine="0"/>
                                <w:rPr>
                                  <w:ins w:id="8362" w:author="Rinat Gub" w:date="2022-12-06T13:44:00Z"/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ins w:id="8363" w:author="Rinat Gub" w:date="2022-12-06T13:44:00Z">
                                <w:r w:rsidRPr="005D4AF8">
                                  <w:rPr>
                                    <w:rFonts w:ascii="Arial" w:hAnsi="Arial" w:cs="Arial"/>
                                    <w:sz w:val="18"/>
                                    <w:szCs w:val="18"/>
                                  </w:rPr>
                                  <w:t xml:space="preserve">Печать </w:t>
                                </w:r>
                              </w:ins>
                            </w:p>
                            <w:p w:rsidR="000E5AC8" w:rsidRDefault="000E5AC8">
                              <w:pPr>
                                <w:ind w:left="-142" w:firstLine="0"/>
                                <w:rPr>
                                  <w:ins w:id="8364" w:author="Rinat Gub" w:date="2022-12-06T13:44:00Z"/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ins w:id="8365" w:author="Rinat Gub" w:date="2022-12-06T13:44:00Z">
                                <w:r>
                                  <w:rPr>
                                    <w:rFonts w:ascii="Arial" w:hAnsi="Arial" w:cs="Arial"/>
                                    <w:sz w:val="18"/>
                                    <w:szCs w:val="18"/>
                                  </w:rPr>
                                  <w:t>(при наличии)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F03C720" id="AutoShape 29" o:spid="_x0000_s1034" type="#_x0000_t45" style="position:absolute;left:0;text-align:left;margin-left:662.25pt;margin-top:23.4pt;width:67.25pt;height:31.4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" adj="45014,-107553,31364,6191,23527,6191">
                  <v:textbox>
                    <w:txbxContent>
                      <w:p w:rsidR="000E5AC8" w:rsidRDefault="000E5AC8">
                        <w:pPr>
                          <w:ind w:left="-142" w:firstLine="0"/>
                          <w:rPr>
                            <w:ins w:id="8366" w:author="Rinat Gub" w:date="2022-12-06T13:44:00Z"/>
                            <w:rFonts w:ascii="Arial" w:hAnsi="Arial" w:cs="Arial"/>
                            <w:sz w:val="18"/>
                            <w:szCs w:val="18"/>
                          </w:rPr>
                        </w:pPr>
                        <w:ins w:id="8367" w:author="Rinat Gub" w:date="2022-12-06T13:44:00Z">
                          <w:r w:rsidRPr="005D4AF8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 xml:space="preserve">Печать </w:t>
                          </w:r>
                        </w:ins>
                      </w:p>
                      <w:p w:rsidR="000E5AC8" w:rsidRDefault="000E5AC8">
                        <w:pPr>
                          <w:ind w:left="-142" w:firstLine="0"/>
                          <w:rPr>
                            <w:ins w:id="8368" w:author="Rinat Gub" w:date="2022-12-06T13:44:00Z"/>
                            <w:rFonts w:ascii="Arial" w:hAnsi="Arial" w:cs="Arial"/>
                            <w:sz w:val="18"/>
                            <w:szCs w:val="18"/>
                          </w:rPr>
                        </w:pPr>
                        <w:ins w:id="8369" w:author="Rinat Gub" w:date="2022-12-06T13:44:00Z"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(при наличии)</w:t>
                          </w:r>
                        </w:ins>
                      </w:p>
                    </w:txbxContent>
                  </v:textbox>
                  <o:callout v:ext="edit" minusx="t"/>
                </v:shape>
              </w:pict>
            </mc:Fallback>
          </mc:AlternateContent>
        </w:r>
      </w:ins>
    </w:p>
    <w:p w:rsidR="007C5D78" w:rsidRPr="00203244" w:rsidRDefault="007C5D78" w:rsidP="007C5D78">
      <w:pPr>
        <w:pStyle w:val="afd"/>
        <w:rPr>
          <w:ins w:id="8370" w:author="Rinat Gub" w:date="2022-12-06T13:44:00Z"/>
          <w:b/>
          <w:bCs/>
          <w:i/>
          <w:iCs/>
          <w:sz w:val="28"/>
        </w:rPr>
      </w:pPr>
    </w:p>
    <w:p w:rsidR="00202C9A" w:rsidRDefault="00202C9A" w:rsidP="00202C9A">
      <w:pPr>
        <w:pStyle w:val="11111"/>
        <w:rPr>
          <w:ins w:id="8371" w:author="Rinat Gub" w:date="2022-12-06T13:44:00Z"/>
          <w:b/>
        </w:rPr>
        <w:sectPr w:rsidR="00202C9A" w:rsidSect="00694DD2">
          <w:headerReference w:type="even" r:id="rId87"/>
          <w:headerReference w:type="default" r:id="rId88"/>
          <w:footerReference w:type="default" r:id="rId89"/>
          <w:headerReference w:type="first" r:id="rId90"/>
          <w:footerReference w:type="first" r:id="rId91"/>
          <w:pgSz w:w="16838" w:h="11906" w:orient="landscape" w:code="9"/>
          <w:pgMar w:top="1247" w:right="567" w:bottom="1021" w:left="510" w:header="737" w:footer="680" w:gutter="0"/>
          <w:cols w:space="708"/>
          <w:docGrid w:linePitch="360"/>
        </w:sectPr>
      </w:pPr>
    </w:p>
    <w:p w:rsidR="00B63E63" w:rsidRDefault="00202C9A">
      <w:pPr>
        <w:pStyle w:val="11111"/>
        <w:rPr>
          <w:ins w:id="8372" w:author="Rinat Gub" w:date="2022-12-06T13:44:00Z"/>
          <w:b/>
        </w:rPr>
      </w:pPr>
      <w:ins w:id="8373" w:author="Rinat Gub" w:date="2022-12-06T13:44:00Z">
        <w:r>
          <w:rPr>
            <w:b/>
          </w:rPr>
          <w:lastRenderedPageBreak/>
          <w:t xml:space="preserve">Шаблон </w:t>
        </w:r>
        <w:r w:rsidRPr="00F13FB7">
          <w:rPr>
            <w:b/>
          </w:rPr>
          <w:t>оформления конверта</w:t>
        </w:r>
        <w:r w:rsidR="00B63E63">
          <w:rPr>
            <w:b/>
          </w:rPr>
          <w:t xml:space="preserve"> на аккредитацию</w:t>
        </w:r>
      </w:ins>
    </w:p>
    <w:p w:rsidR="00B63E63" w:rsidRDefault="0068313B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8374" w:author="Rinat Gub" w:date="2022-12-06T13:44:00Z"/>
          <w:rFonts w:eastAsia="Calibri"/>
          <w:b/>
          <w:sz w:val="22"/>
          <w:szCs w:val="22"/>
          <w:lang w:eastAsia="en-US"/>
        </w:rPr>
      </w:pPr>
      <w:ins w:id="8375" w:author="Rinat Gub" w:date="2022-12-06T13:44:00Z">
        <w:r>
          <w:rPr>
            <w:b/>
            <w:noProof/>
            <w:sz w:val="28"/>
          </w:rPr>
          <mc:AlternateContent>
            <mc:Choice Requires="wpg">
              <w:drawing>
                <wp:anchor distT="0" distB="0" distL="114300" distR="114300" simplePos="0" relativeHeight="251728896" behindDoc="1" locked="0" layoutInCell="1" allowOverlap="1" wp14:anchorId="37644AE4" wp14:editId="1D99ED43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250825</wp:posOffset>
                  </wp:positionV>
                  <wp:extent cx="8821420" cy="5107940"/>
                  <wp:effectExtent l="0" t="0" r="17780" b="16510"/>
                  <wp:wrapSquare wrapText="bothSides"/>
                  <wp:docPr id="9" name="Группа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8821420" cy="5107940"/>
                            <a:chOff x="0" y="0"/>
                            <a:chExt cx="8821420" cy="5107940"/>
                          </a:xfrm>
                        </wpg:grpSpPr>
                        <wps:wsp>
                          <wps:cNvPr id="10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8925" y="847725"/>
                              <a:ext cx="2180507" cy="318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Default="000E5AC8">
                                <w:pPr>
                                  <w:rPr>
                                    <w:ins w:id="8376" w:author="Rinat Gub" w:date="2022-12-06T13:44:00Z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2" name="WordArt 8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428625" y="1628775"/>
                              <a:ext cx="7725723" cy="245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E5AC8" w:rsidRPr="003A46AC" w:rsidRDefault="000E5AC8" w:rsidP="00B63E63">
                                <w:pPr>
                                  <w:ind w:firstLine="0"/>
                                  <w:jc w:val="left"/>
                                  <w:rPr>
                                    <w:ins w:id="8377" w:author="Rinat Gub" w:date="2022-12-06T13:44:00Z"/>
                                    <w:rFonts w:ascii="Arial" w:hAnsi="Arial" w:cs="Arial"/>
                                    <w:sz w:val="20"/>
                                  </w:rPr>
                                </w:pPr>
                                <w:ins w:id="8378" w:author="Rinat Gub" w:date="2022-12-06T13:44:00Z"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Указать адрес подачи документов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21420" cy="5107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5250" y="3790950"/>
                              <a:ext cx="4914656" cy="13134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Pr="007A7B51" w:rsidRDefault="000E5AC8" w:rsidP="00DD6D99">
                                <w:pPr>
                                  <w:jc w:val="left"/>
                                  <w:rPr>
                                    <w:ins w:id="8379" w:author="Rinat Gub" w:date="2022-12-06T13:44:00Z"/>
                                    <w:rFonts w:ascii="Arial" w:hAnsi="Arial" w:cs="Arial"/>
                                    <w:i/>
                                    <w:sz w:val="28"/>
                                  </w:rPr>
                                </w:pPr>
                                <w:ins w:id="8380" w:author="Rinat Gub" w:date="2022-12-06T13:44:00Z">
                                  <w:r w:rsidRPr="009C5A76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От кого: </w:t>
                                  </w:r>
                                  <w:r w:rsidRPr="007A7B51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[</w:t>
                                  </w:r>
                                  <w:r w:rsidRPr="007A7B51">
                                    <w:rPr>
                                      <w:rFonts w:ascii="Arial" w:hAnsi="Arial" w:cs="Arial"/>
                                      <w:i/>
                                      <w:sz w:val="28"/>
                                    </w:rPr>
                                    <w:t>Наименование, адрес Поставщика,</w:t>
                                  </w:r>
                                </w:ins>
                              </w:p>
                              <w:p w:rsidR="000E5AC8" w:rsidRPr="006E58C7" w:rsidRDefault="000E5AC8" w:rsidP="004A6CCF">
                                <w:pPr>
                                  <w:jc w:val="left"/>
                                  <w:rPr>
                                    <w:ins w:id="8381" w:author="Rinat Gub" w:date="2022-12-06T13:44:00Z"/>
                                    <w:rFonts w:ascii="Arial" w:hAnsi="Arial" w:cs="Arial"/>
                                    <w:sz w:val="28"/>
                                    <w:u w:val="single"/>
                                  </w:rPr>
                                </w:pPr>
                                <w:ins w:id="8382" w:author="Rinat Gub" w:date="2022-12-06T13:44:00Z">
                                  <w:r w:rsidRPr="007A7B51">
                                    <w:rPr>
                                      <w:rFonts w:ascii="Arial" w:hAnsi="Arial" w:cs="Arial"/>
                                      <w:i/>
                                      <w:sz w:val="28"/>
                                    </w:rPr>
                                    <w:t>ФИО, тел. контактного лица</w:t>
                                  </w:r>
                                  <w:r w:rsidRPr="007A7B51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]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 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971675"/>
                              <a:ext cx="8821420" cy="1310482"/>
                            </a:xfrm>
                            <a:prstGeom prst="rect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0E5AC8" w:rsidRDefault="000E5AC8" w:rsidP="00B63E63">
                                <w:pPr>
                                  <w:jc w:val="center"/>
                                  <w:rPr>
                                    <w:ins w:id="8383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ins w:id="8384" w:author="Rinat Gub" w:date="2022-12-06T13:44:00Z">
                                  <w:r w:rsidRPr="00967F0C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36"/>
                                      <w:szCs w:val="36"/>
                                    </w:rPr>
                                    <w:t>Документы на АККРЕДИТАЦИЮ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[</w:t>
                                  </w:r>
                                  <w:r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Cs/>
                                      <w:color w:val="000000" w:themeColor="text1"/>
                                      <w:sz w:val="36"/>
                                      <w:szCs w:val="36"/>
                                      <w:u w:val="single"/>
                                      <w:shd w:val="pct10" w:color="auto" w:fill="auto"/>
                                    </w:rPr>
                                    <w:t>указать направление деятельности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]</w:t>
                                  </w:r>
                                </w:ins>
                              </w:p>
                              <w:p w:rsidR="000E5AC8" w:rsidRPr="006178E8" w:rsidRDefault="000E5AC8" w:rsidP="00B63E63">
                                <w:pPr>
                                  <w:jc w:val="center"/>
                                  <w:rPr>
                                    <w:ins w:id="8385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0E5AC8" w:rsidRDefault="000E5AC8" w:rsidP="00B63E63">
                                <w:pPr>
                                  <w:jc w:val="center"/>
                                  <w:rPr>
                                    <w:ins w:id="8386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ins w:id="8387" w:author="Rinat Gub" w:date="2022-12-06T13:44:00Z"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[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Cs/>
                                      <w:color w:val="000000" w:themeColor="text1"/>
                                      <w:sz w:val="36"/>
                                      <w:szCs w:val="36"/>
                                      <w:u w:val="single"/>
                                      <w:shd w:val="pct10" w:color="auto" w:fill="auto"/>
                                    </w:rPr>
                                    <w:t>предмет Договора, № лота, наименование Заказчика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]</w:t>
                                  </w:r>
                                </w:ins>
                              </w:p>
                              <w:p w:rsidR="000E5AC8" w:rsidRPr="00165557" w:rsidRDefault="000E5AC8" w:rsidP="00B63E63">
                                <w:pPr>
                                  <w:jc w:val="center"/>
                                  <w:rPr>
                                    <w:ins w:id="8388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8925" y="0"/>
                              <a:ext cx="2180148" cy="85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Default="000E5AC8" w:rsidP="00B63E63">
                                <w:pPr>
                                  <w:ind w:firstLine="0"/>
                                  <w:jc w:val="center"/>
                                  <w:rPr>
                                    <w:ins w:id="8389" w:author="Rinat Gub" w:date="2022-12-06T13:44:00Z"/>
                                    <w:rFonts w:ascii="Arial" w:hAnsi="Arial" w:cs="Arial"/>
                                    <w:b/>
                                    <w:color w:val="808080"/>
                                  </w:rPr>
                                </w:pPr>
                                <w:ins w:id="8390" w:author="Rinat Gub" w:date="2022-12-06T13:44:00Z">
                                  <w:r w:rsidRPr="006E1A32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8"/>
                                    </w:rPr>
                                    <w:t>СЛУЖБА СНАБЖЕНИЯ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98041" cy="103641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Default="000E5AC8" w:rsidP="00B63E63">
                                <w:pPr>
                                  <w:spacing w:line="360" w:lineRule="auto"/>
                                  <w:ind w:left="284" w:firstLine="0"/>
                                  <w:jc w:val="left"/>
                                  <w:rPr>
                                    <w:ins w:id="8391" w:author="Rinat Gub" w:date="2022-12-06T13:44:00Z"/>
                                    <w:rFonts w:ascii="Arial" w:hAnsi="Arial" w:cs="Arial"/>
                                    <w:sz w:val="28"/>
                                  </w:rPr>
                                </w:pPr>
                                <w:ins w:id="8392" w:author="Rinat Gub" w:date="2022-12-06T13:44:00Z">
                                  <w:r w:rsidRPr="009C5A76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Кому: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 </w:t>
                                  </w:r>
                                </w:ins>
                              </w:p>
                              <w:p w:rsidR="000E5AC8" w:rsidRDefault="000E5AC8" w:rsidP="00B63E63">
                                <w:pPr>
                                  <w:spacing w:line="360" w:lineRule="auto"/>
                                  <w:ind w:left="284" w:firstLine="0"/>
                                  <w:jc w:val="left"/>
                                  <w:rPr>
                                    <w:ins w:id="8393" w:author="Rinat Gub" w:date="2022-12-06T13:44:00Z"/>
                                    <w:rFonts w:ascii="Arial" w:hAnsi="Arial" w:cs="Arial"/>
                                    <w:sz w:val="28"/>
                                  </w:rPr>
                                </w:pPr>
                                <w:ins w:id="8394" w:author="Rinat Gub" w:date="2022-12-06T13:44:00Z">
                                  <w:r w:rsidRPr="00967F0C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Куда: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 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54000" tIns="45720" rIns="5400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7644AE4" id="Группа 8" o:spid="_x0000_s1035" style="position:absolute;margin-left:12pt;margin-top:19.75pt;width:694.6pt;height:402.2pt;z-index:-251587584" coordsize="88214,5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">
                  <v:shape id="Text Box 7" o:spid="_x0000_s1036" type="#_x0000_t202" style="position:absolute;left:66389;top:8477;width:21805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">
                    <v:textbox inset="0,0,0,0">
                      <w:txbxContent>
                        <w:p w:rsidR="000E5AC8" w:rsidRDefault="000E5AC8">
                          <w:pPr>
                            <w:rPr>
                              <w:ins w:id="8395" w:author="Rinat Gub" w:date="2022-12-06T13:44:00Z"/>
                            </w:rPr>
                          </w:pPr>
                        </w:p>
                      </w:txbxContent>
                    </v:textbox>
                  </v:shape>
                  <v:shape id="WordArt 8" o:spid="_x0000_s1037" type="#_x0000_t202" style="position:absolute;left:4286;top:16287;width:77257;height:2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o:lock v:ext="edit" text="t" shapetype="t"/>
                    <v:textbox>
                      <w:txbxContent>
                        <w:p w:rsidR="000E5AC8" w:rsidRPr="003A46AC" w:rsidRDefault="000E5AC8" w:rsidP="00B63E63">
                          <w:pPr>
                            <w:ind w:firstLine="0"/>
                            <w:jc w:val="left"/>
                            <w:rPr>
                              <w:ins w:id="8396" w:author="Rinat Gub" w:date="2022-12-06T13:44:00Z"/>
                              <w:rFonts w:ascii="Arial" w:hAnsi="Arial" w:cs="Arial"/>
                              <w:sz w:val="20"/>
                            </w:rPr>
                          </w:pPr>
                          <w:ins w:id="8397" w:author="Rinat Gub" w:date="2022-12-06T13:44:00Z"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Указать адрес подачи документов</w:t>
                            </w:r>
                          </w:ins>
                        </w:p>
                      </w:txbxContent>
                    </v:textbox>
                  </v:shape>
                  <v:rect id="Rectangle 2" o:spid="_x0000_s1038" style="position:absolute;width:88214;height:5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n9TwQAAANsAAAAPAAAAZHJzL2Rvd25yZXYueG1sRE/fa8Iw&#10;EH4f+D+EE3yb6WS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G/mf1PBAAAA2wAAAA8AAAAA&#10;AAAAAAAAAAAABwIAAGRycy9kb3ducmV2LnhtbFBLBQYAAAAAAwADALcAAAD1AgAAAAA=&#10;" filled="f"/>
                  <v:rect id="Rectangle 4" o:spid="_x0000_s1039" style="position:absolute;left:39052;top:37909;width:49147;height:1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">
                    <v:stroke dashstyle="1 1" endcap="round"/>
                    <v:textbox>
                      <w:txbxContent>
                        <w:p w:rsidR="000E5AC8" w:rsidRPr="007A7B51" w:rsidRDefault="000E5AC8" w:rsidP="00DD6D99">
                          <w:pPr>
                            <w:jc w:val="left"/>
                            <w:rPr>
                              <w:ins w:id="8398" w:author="Rinat Gub" w:date="2022-12-06T13:44:00Z"/>
                              <w:rFonts w:ascii="Arial" w:hAnsi="Arial" w:cs="Arial"/>
                              <w:i/>
                              <w:sz w:val="28"/>
                            </w:rPr>
                          </w:pPr>
                          <w:ins w:id="8399" w:author="Rinat Gub" w:date="2022-12-06T13:44:00Z">
                            <w:r w:rsidRPr="009C5A76">
                              <w:rPr>
                                <w:rFonts w:ascii="Arial" w:hAnsi="Arial" w:cs="Arial"/>
                                <w:sz w:val="28"/>
                              </w:rPr>
                              <w:t xml:space="preserve">От кого: </w:t>
                            </w:r>
                            <w:r w:rsidRPr="007A7B51">
                              <w:rPr>
                                <w:rFonts w:ascii="Arial" w:hAnsi="Arial" w:cs="Arial"/>
                                <w:sz w:val="28"/>
                              </w:rPr>
                              <w:t>[</w:t>
                            </w:r>
                            <w:r w:rsidRPr="007A7B51"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  <w:t>Наименование, адрес Поставщика,</w:t>
                            </w:r>
                          </w:ins>
                        </w:p>
                        <w:p w:rsidR="000E5AC8" w:rsidRPr="006E58C7" w:rsidRDefault="000E5AC8" w:rsidP="004A6CCF">
                          <w:pPr>
                            <w:jc w:val="left"/>
                            <w:rPr>
                              <w:ins w:id="8400" w:author="Rinat Gub" w:date="2022-12-06T13:44:00Z"/>
                              <w:rFonts w:ascii="Arial" w:hAnsi="Arial" w:cs="Arial"/>
                              <w:sz w:val="28"/>
                              <w:u w:val="single"/>
                            </w:rPr>
                          </w:pPr>
                          <w:ins w:id="8401" w:author="Rinat Gub" w:date="2022-12-06T13:44:00Z">
                            <w:r w:rsidRPr="007A7B51"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  <w:t>ФИО, тел. контактного лица</w:t>
                            </w:r>
                            <w:r w:rsidRPr="007A7B51">
                              <w:rPr>
                                <w:rFonts w:ascii="Arial" w:hAnsi="Arial" w:cs="Arial"/>
                                <w:sz w:val="28"/>
                              </w:rPr>
                              <w:t>]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 xml:space="preserve"> </w:t>
                            </w:r>
                          </w:ins>
                        </w:p>
                      </w:txbxContent>
                    </v:textbox>
                  </v:rect>
                  <v:shape id="Text Box 5" o:spid="_x0000_s1040" type="#_x0000_t202" style="position:absolute;top:19716;width:88214;height:1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" filled="f">
                    <v:stroke dashstyle="1 1" endcap="round"/>
                    <v:textbox>
                      <w:txbxContent>
                        <w:p w:rsidR="000E5AC8" w:rsidRDefault="000E5AC8" w:rsidP="00B63E63">
                          <w:pPr>
                            <w:jc w:val="center"/>
                            <w:rPr>
                              <w:ins w:id="8402" w:author="Rinat Gub" w:date="2022-12-06T13:44:00Z"/>
                              <w:rFonts w:ascii="Arial" w:hAnsi="Arial" w:cs="Arial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ins w:id="8403" w:author="Rinat Gub" w:date="2022-12-06T13:44:00Z">
                            <w:r w:rsidRPr="00967F0C"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  <w:t>Документы на АККРЕДИТАЦИЮ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[</w:t>
                            </w:r>
                            <w:r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Cs/>
                                <w:color w:val="000000" w:themeColor="text1"/>
                                <w:sz w:val="36"/>
                                <w:szCs w:val="36"/>
                                <w:u w:val="single"/>
                                <w:shd w:val="pct10" w:color="auto" w:fill="auto"/>
                              </w:rPr>
                              <w:t>указать направление деятельности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]</w:t>
                            </w:r>
                          </w:ins>
                        </w:p>
                        <w:p w:rsidR="000E5AC8" w:rsidRPr="006178E8" w:rsidRDefault="000E5AC8" w:rsidP="00B63E63">
                          <w:pPr>
                            <w:jc w:val="center"/>
                            <w:rPr>
                              <w:ins w:id="8404" w:author="Rinat Gub" w:date="2022-12-06T13:44:00Z"/>
                              <w:rFonts w:ascii="Arial" w:hAnsi="Arial" w:cs="Arial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:rsidR="000E5AC8" w:rsidRDefault="000E5AC8" w:rsidP="00B63E63">
                          <w:pPr>
                            <w:jc w:val="center"/>
                            <w:rPr>
                              <w:ins w:id="8405" w:author="Rinat Gub" w:date="2022-12-06T13:44:00Z"/>
                              <w:rFonts w:ascii="Arial" w:hAnsi="Arial" w:cs="Arial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ins w:id="8406" w:author="Rinat Gub" w:date="2022-12-06T13:44:00Z"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[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Cs/>
                                <w:color w:val="000000" w:themeColor="text1"/>
                                <w:sz w:val="36"/>
                                <w:szCs w:val="36"/>
                                <w:u w:val="single"/>
                                <w:shd w:val="pct10" w:color="auto" w:fill="auto"/>
                              </w:rPr>
                              <w:t>предмет Договора, № лота, наименование Заказчика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]</w:t>
                            </w:r>
                          </w:ins>
                        </w:p>
                        <w:p w:rsidR="000E5AC8" w:rsidRPr="00165557" w:rsidRDefault="000E5AC8" w:rsidP="00B63E63">
                          <w:pPr>
                            <w:jc w:val="center"/>
                            <w:rPr>
                              <w:ins w:id="8407" w:author="Rinat Gub" w:date="2022-12-06T13:44:00Z"/>
                              <w:rFonts w:ascii="Arial" w:hAnsi="Arial" w:cs="Arial"/>
                              <w:b/>
                              <w:color w:val="FF0000"/>
                              <w:sz w:val="32"/>
                            </w:rPr>
                          </w:pPr>
                        </w:p>
                      </w:txbxContent>
                    </v:textbox>
                  </v:shape>
                  <v:shape id="Text Box 6" o:spid="_x0000_s1041" type="#_x0000_t202" style="position:absolute;left:66389;width:21801;height:8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">
                    <v:textbox>
                      <w:txbxContent>
                        <w:p w:rsidR="000E5AC8" w:rsidRDefault="000E5AC8" w:rsidP="00B63E63">
                          <w:pPr>
                            <w:ind w:firstLine="0"/>
                            <w:jc w:val="center"/>
                            <w:rPr>
                              <w:ins w:id="8408" w:author="Rinat Gub" w:date="2022-12-06T13:44:00Z"/>
                              <w:rFonts w:ascii="Arial" w:hAnsi="Arial" w:cs="Arial"/>
                              <w:b/>
                              <w:color w:val="808080"/>
                            </w:rPr>
                          </w:pPr>
                          <w:ins w:id="8409" w:author="Rinat Gub" w:date="2022-12-06T13:44:00Z">
                            <w:r w:rsidRPr="006E1A32">
                              <w:rPr>
                                <w:rFonts w:ascii="Arial" w:hAnsi="Arial" w:cs="Arial"/>
                                <w:b/>
                                <w:color w:val="FF0000"/>
                                <w:sz w:val="28"/>
                              </w:rPr>
                              <w:t>СЛУЖБА СНАБЖЕНИЯ</w:t>
                            </w:r>
                          </w:ins>
                        </w:p>
                      </w:txbxContent>
                    </v:textbox>
                  </v:shape>
                  <v:rect id="Rectangle 3" o:spid="_x0000_s1042" style="position:absolute;width:52980;height:10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">
                    <v:stroke dashstyle="1 1" endcap="round"/>
                    <v:textbox inset="1.5mm,,1.5mm">
                      <w:txbxContent>
                        <w:p w:rsidR="000E5AC8" w:rsidRDefault="000E5AC8" w:rsidP="00B63E63">
                          <w:pPr>
                            <w:spacing w:line="360" w:lineRule="auto"/>
                            <w:ind w:left="284" w:firstLine="0"/>
                            <w:jc w:val="left"/>
                            <w:rPr>
                              <w:ins w:id="8410" w:author="Rinat Gub" w:date="2022-12-06T13:44:00Z"/>
                              <w:rFonts w:ascii="Arial" w:hAnsi="Arial" w:cs="Arial"/>
                              <w:sz w:val="28"/>
                            </w:rPr>
                          </w:pPr>
                          <w:ins w:id="8411" w:author="Rinat Gub" w:date="2022-12-06T13:44:00Z">
                            <w:r w:rsidRPr="009C5A76">
                              <w:rPr>
                                <w:rFonts w:ascii="Arial" w:hAnsi="Arial" w:cs="Arial"/>
                                <w:sz w:val="28"/>
                              </w:rPr>
                              <w:t>Кому: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 xml:space="preserve"> </w:t>
                            </w:r>
                          </w:ins>
                        </w:p>
                        <w:p w:rsidR="000E5AC8" w:rsidRDefault="000E5AC8" w:rsidP="00B63E63">
                          <w:pPr>
                            <w:spacing w:line="360" w:lineRule="auto"/>
                            <w:ind w:left="284" w:firstLine="0"/>
                            <w:jc w:val="left"/>
                            <w:rPr>
                              <w:ins w:id="8412" w:author="Rinat Gub" w:date="2022-12-06T13:44:00Z"/>
                              <w:rFonts w:ascii="Arial" w:hAnsi="Arial" w:cs="Arial"/>
                              <w:sz w:val="28"/>
                            </w:rPr>
                          </w:pPr>
                          <w:ins w:id="8413" w:author="Rinat Gub" w:date="2022-12-06T13:44:00Z">
                            <w:r w:rsidRPr="00967F0C">
                              <w:rPr>
                                <w:rFonts w:ascii="Arial" w:hAnsi="Arial" w:cs="Arial"/>
                                <w:sz w:val="28"/>
                              </w:rPr>
                              <w:t>Куда: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 xml:space="preserve"> </w:t>
                            </w:r>
                          </w:ins>
                        </w:p>
                      </w:txbxContent>
                    </v:textbox>
                  </v:rect>
                  <w10:wrap type="square"/>
                </v:group>
              </w:pict>
            </mc:Fallback>
          </mc:AlternateContent>
        </w:r>
        <w:r w:rsidR="00B63E63">
          <w:rPr>
            <w:b/>
          </w:rPr>
          <w:br w:type="page"/>
        </w:r>
      </w:ins>
    </w:p>
    <w:p w:rsidR="00C1067A" w:rsidRDefault="00B63E63">
      <w:pPr>
        <w:pStyle w:val="11111"/>
        <w:rPr>
          <w:ins w:id="8414" w:author="Rinat Gub" w:date="2022-12-06T13:44:00Z"/>
          <w:b/>
          <w:sz w:val="28"/>
        </w:rPr>
      </w:pPr>
      <w:ins w:id="8415" w:author="Rinat Gub" w:date="2022-12-06T13:44:00Z">
        <w:r>
          <w:rPr>
            <w:b/>
          </w:rPr>
          <w:lastRenderedPageBreak/>
          <w:t xml:space="preserve">Шаблон </w:t>
        </w:r>
        <w:r w:rsidRPr="00F13FB7">
          <w:rPr>
            <w:b/>
          </w:rPr>
          <w:t>оформления конверта</w:t>
        </w:r>
      </w:ins>
    </w:p>
    <w:p w:rsidR="003C2363" w:rsidRPr="00203244" w:rsidRDefault="0068313B" w:rsidP="008F65F1">
      <w:pPr>
        <w:ind w:firstLine="0"/>
        <w:rPr>
          <w:ins w:id="8416" w:author="Rinat Gub" w:date="2022-12-06T13:44:00Z"/>
          <w:b/>
          <w:sz w:val="28"/>
        </w:rPr>
      </w:pPr>
      <w:ins w:id="8417" w:author="Rinat Gub" w:date="2022-12-06T13:44:00Z">
        <w:r>
          <w:rPr>
            <w:b/>
            <w:noProof/>
            <w:sz w:val="28"/>
          </w:rPr>
          <mc:AlternateContent>
            <mc:Choice Requires="wpg">
              <w:drawing>
                <wp:anchor distT="0" distB="0" distL="114300" distR="114300" simplePos="0" relativeHeight="251602944" behindDoc="1" locked="0" layoutInCell="1" allowOverlap="1" wp14:anchorId="352FF46A" wp14:editId="0BC04E8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58420</wp:posOffset>
                  </wp:positionV>
                  <wp:extent cx="8821420" cy="5107940"/>
                  <wp:effectExtent l="0" t="0" r="17780" b="16510"/>
                  <wp:wrapSquare wrapText="bothSides"/>
                  <wp:docPr id="8" name="Группа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8821420" cy="5107940"/>
                            <a:chOff x="0" y="0"/>
                            <a:chExt cx="8821420" cy="5107940"/>
                          </a:xfrm>
                        </wpg:grpSpPr>
                        <wps:wsp>
                          <wps:cNvPr id="41" name="WordArt 8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428625" y="1628775"/>
                              <a:ext cx="7725723" cy="245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E5AC8" w:rsidRPr="003A46AC" w:rsidRDefault="000E5AC8" w:rsidP="007C5D78">
                                <w:pPr>
                                  <w:ind w:firstLine="0"/>
                                  <w:jc w:val="left"/>
                                  <w:rPr>
                                    <w:ins w:id="8418" w:author="Rinat Gub" w:date="2022-12-06T13:44:00Z"/>
                                    <w:rFonts w:ascii="Arial" w:hAnsi="Arial" w:cs="Arial"/>
                                    <w:sz w:val="20"/>
                                  </w:rPr>
                                </w:pPr>
                                <w:ins w:id="8419" w:author="Rinat Gub" w:date="2022-12-06T13:44:00Z"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Указать адрес подачи документов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21420" cy="5107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5250" y="3790950"/>
                              <a:ext cx="4914656" cy="13134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Pr="007A7B51" w:rsidRDefault="000E5AC8" w:rsidP="00DD6D99">
                                <w:pPr>
                                  <w:jc w:val="left"/>
                                  <w:rPr>
                                    <w:ins w:id="8420" w:author="Rinat Gub" w:date="2022-12-06T13:44:00Z"/>
                                    <w:rFonts w:ascii="Arial" w:hAnsi="Arial" w:cs="Arial"/>
                                    <w:i/>
                                    <w:sz w:val="28"/>
                                  </w:rPr>
                                </w:pPr>
                                <w:ins w:id="8421" w:author="Rinat Gub" w:date="2022-12-06T13:44:00Z">
                                  <w:r w:rsidRPr="009C5A76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От кого: </w:t>
                                  </w:r>
                                  <w:r w:rsidRPr="007A7B51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[</w:t>
                                  </w:r>
                                  <w:r w:rsidRPr="007A7B51">
                                    <w:rPr>
                                      <w:rFonts w:ascii="Arial" w:hAnsi="Arial" w:cs="Arial"/>
                                      <w:i/>
                                      <w:sz w:val="28"/>
                                    </w:rPr>
                                    <w:t>Наименование, адрес Поставщика,</w:t>
                                  </w:r>
                                </w:ins>
                              </w:p>
                              <w:p w:rsidR="000E5AC8" w:rsidRPr="006E58C7" w:rsidRDefault="000E5AC8" w:rsidP="004A6CCF">
                                <w:pPr>
                                  <w:jc w:val="left"/>
                                  <w:rPr>
                                    <w:ins w:id="8422" w:author="Rinat Gub" w:date="2022-12-06T13:44:00Z"/>
                                    <w:rFonts w:ascii="Arial" w:hAnsi="Arial" w:cs="Arial"/>
                                    <w:sz w:val="28"/>
                                    <w:u w:val="single"/>
                                  </w:rPr>
                                </w:pPr>
                                <w:ins w:id="8423" w:author="Rinat Gub" w:date="2022-12-06T13:44:00Z">
                                  <w:r w:rsidRPr="007A7B51">
                                    <w:rPr>
                                      <w:rFonts w:ascii="Arial" w:hAnsi="Arial" w:cs="Arial"/>
                                      <w:i/>
                                      <w:sz w:val="28"/>
                                    </w:rPr>
                                    <w:t>ФИО, тел. контактного лица</w:t>
                                  </w:r>
                                  <w:r w:rsidRPr="007A7B51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]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971675"/>
                              <a:ext cx="8821420" cy="1310482"/>
                            </a:xfrm>
                            <a:prstGeom prst="rect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0E5AC8" w:rsidRDefault="000E5AC8" w:rsidP="006178E8">
                                <w:pPr>
                                  <w:jc w:val="center"/>
                                  <w:rPr>
                                    <w:ins w:id="8424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ins w:id="8425" w:author="Rinat Gub" w:date="2022-12-06T13:44:00Z">
                                  <w:r w:rsidRPr="00967F0C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36"/>
                                      <w:szCs w:val="36"/>
                                    </w:rPr>
                                    <w:t xml:space="preserve">Документы на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36"/>
                                      <w:szCs w:val="36"/>
                                    </w:rPr>
                                    <w:t>КВАЛИФИКАЦИЮ ПО ВИДУ ПРОДУКЦИИ</w:t>
                                  </w:r>
                                  <w:r w:rsidRPr="006178E8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36"/>
                                      <w:szCs w:val="36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36"/>
                                      <w:szCs w:val="36"/>
                                    </w:rPr>
                                    <w:t xml:space="preserve">ЗАКУПКУ 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[</w:t>
                                  </w:r>
                                  <w:r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Cs/>
                                      <w:color w:val="000000" w:themeColor="text1"/>
                                      <w:sz w:val="36"/>
                                      <w:szCs w:val="36"/>
                                      <w:u w:val="single"/>
                                      <w:shd w:val="pct10" w:color="auto" w:fill="auto"/>
                                    </w:rPr>
                                    <w:t>указать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]</w:t>
                                  </w:r>
                                </w:ins>
                              </w:p>
                              <w:p w:rsidR="000E5AC8" w:rsidRPr="006178E8" w:rsidRDefault="000E5AC8">
                                <w:pPr>
                                  <w:jc w:val="center"/>
                                  <w:rPr>
                                    <w:ins w:id="8426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0E5AC8" w:rsidRDefault="000E5AC8">
                                <w:pPr>
                                  <w:jc w:val="center"/>
                                  <w:rPr>
                                    <w:ins w:id="8427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ins w:id="8428" w:author="Rinat Gub" w:date="2022-12-06T13:44:00Z"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[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Cs/>
                                      <w:color w:val="000000" w:themeColor="text1"/>
                                      <w:sz w:val="36"/>
                                      <w:szCs w:val="36"/>
                                      <w:u w:val="single"/>
                                      <w:shd w:val="pct10" w:color="auto" w:fill="auto"/>
                                    </w:rPr>
                                    <w:t>предмет Договора, № лота, наименование Заказчика</w:t>
                                  </w:r>
                                  <w:r w:rsidRPr="00967F0C">
                                    <w:rPr>
                                      <w:rStyle w:val="af3"/>
                                      <w:rFonts w:ascii="Arial" w:hAnsi="Arial" w:cs="Arial"/>
                                      <w:b w:val="0"/>
                                      <w:bCs/>
                                      <w:i w:val="0"/>
                                      <w:iCs/>
                                      <w:sz w:val="36"/>
                                      <w:szCs w:val="36"/>
                                      <w:shd w:val="pct10" w:color="auto" w:fill="auto"/>
                                    </w:rPr>
                                    <w:t>]</w:t>
                                  </w:r>
                                </w:ins>
                              </w:p>
                              <w:p w:rsidR="000E5AC8" w:rsidRPr="00165557" w:rsidRDefault="000E5AC8">
                                <w:pPr>
                                  <w:jc w:val="center"/>
                                  <w:rPr>
                                    <w:ins w:id="8429" w:author="Rinat Gub" w:date="2022-12-06T13:44:00Z"/>
                                    <w:rFonts w:ascii="Arial" w:hAnsi="Arial" w:cs="Arial"/>
                                    <w:b/>
                                    <w:color w:val="FF0000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8925" y="0"/>
                              <a:ext cx="2180148" cy="85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Default="000E5AC8">
                                <w:pPr>
                                  <w:ind w:firstLine="0"/>
                                  <w:jc w:val="center"/>
                                  <w:rPr>
                                    <w:ins w:id="8430" w:author="Rinat Gub" w:date="2022-12-06T13:44:00Z"/>
                                    <w:rFonts w:ascii="Arial" w:hAnsi="Arial" w:cs="Arial"/>
                                    <w:b/>
                                    <w:color w:val="808080"/>
                                  </w:rPr>
                                </w:pPr>
                                <w:ins w:id="8431" w:author="Rinat Gub" w:date="2022-12-06T13:44:00Z">
                                  <w:r w:rsidRPr="006E1A32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8"/>
                                    </w:rPr>
                                    <w:t>СЛУЖБА СНАБЖЕНИЯ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7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98041" cy="103641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5AC8" w:rsidRDefault="000E5AC8">
                                <w:pPr>
                                  <w:spacing w:line="360" w:lineRule="auto"/>
                                  <w:ind w:left="284" w:firstLine="0"/>
                                  <w:jc w:val="left"/>
                                  <w:rPr>
                                    <w:ins w:id="8432" w:author="Rinat Gub" w:date="2022-12-06T13:44:00Z"/>
                                    <w:rFonts w:ascii="Arial" w:hAnsi="Arial" w:cs="Arial"/>
                                    <w:sz w:val="28"/>
                                  </w:rPr>
                                </w:pPr>
                                <w:ins w:id="8433" w:author="Rinat Gub" w:date="2022-12-06T13:44:00Z">
                                  <w:r w:rsidRPr="009C5A76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Кому: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 </w:t>
                                  </w:r>
                                </w:ins>
                              </w:p>
                              <w:p w:rsidR="000E5AC8" w:rsidRDefault="000E5AC8">
                                <w:pPr>
                                  <w:spacing w:line="360" w:lineRule="auto"/>
                                  <w:ind w:left="284" w:firstLine="0"/>
                                  <w:jc w:val="left"/>
                                  <w:rPr>
                                    <w:ins w:id="8434" w:author="Rinat Gub" w:date="2022-12-06T13:44:00Z"/>
                                    <w:rFonts w:ascii="Arial" w:hAnsi="Arial" w:cs="Arial"/>
                                    <w:sz w:val="28"/>
                                  </w:rPr>
                                </w:pPr>
                                <w:ins w:id="8435" w:author="Rinat Gub" w:date="2022-12-06T13:44:00Z">
                                  <w:r w:rsidRPr="00967F0C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Куда: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 xml:space="preserve"> </w:t>
                                  </w:r>
                                </w:ins>
                              </w:p>
                            </w:txbxContent>
                          </wps:txbx>
                          <wps:bodyPr rot="0" vert="horz" wrap="square" lIns="54000" tIns="45720" rIns="5400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2FF46A" id="Группа 5" o:spid="_x0000_s1043" style="position:absolute;left:0;text-align:left;margin-left:0;margin-top:4.6pt;width:694.6pt;height:402.2pt;z-index:-251713536" coordsize="88214,5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">
                  <v:shape id="WordArt 8" o:spid="_x0000_s1044" type="#_x0000_t202" style="position:absolute;left:4286;top:16287;width:77257;height:2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o:lock v:ext="edit" text="t" shapetype="t"/>
                    <v:textbox>
                      <w:txbxContent>
                        <w:p w:rsidR="000E5AC8" w:rsidRPr="003A46AC" w:rsidRDefault="000E5AC8" w:rsidP="007C5D78">
                          <w:pPr>
                            <w:ind w:firstLine="0"/>
                            <w:jc w:val="left"/>
                            <w:rPr>
                              <w:ins w:id="8436" w:author="Rinat Gub" w:date="2022-12-06T13:44:00Z"/>
                              <w:rFonts w:ascii="Arial" w:hAnsi="Arial" w:cs="Arial"/>
                              <w:sz w:val="20"/>
                            </w:rPr>
                          </w:pPr>
                          <w:ins w:id="8437" w:author="Rinat Gub" w:date="2022-12-06T13:44:00Z"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Указать адрес подачи документов</w:t>
                            </w:r>
                          </w:ins>
                        </w:p>
                      </w:txbxContent>
                    </v:textbox>
                  </v:shape>
                  <v:rect id="Rectangle 2" o:spid="_x0000_s1045" style="position:absolute;width:88214;height:5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" filled="f"/>
                  <v:rect id="Rectangle 4" o:spid="_x0000_s1046" style="position:absolute;left:39052;top:37909;width:49147;height:1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">
                    <v:stroke dashstyle="1 1" endcap="round"/>
                    <v:textbox>
                      <w:txbxContent>
                        <w:p w:rsidR="000E5AC8" w:rsidRPr="007A7B51" w:rsidRDefault="000E5AC8" w:rsidP="00DD6D99">
                          <w:pPr>
                            <w:jc w:val="left"/>
                            <w:rPr>
                              <w:ins w:id="8438" w:author="Rinat Gub" w:date="2022-12-06T13:44:00Z"/>
                              <w:rFonts w:ascii="Arial" w:hAnsi="Arial" w:cs="Arial"/>
                              <w:i/>
                              <w:sz w:val="28"/>
                            </w:rPr>
                          </w:pPr>
                          <w:ins w:id="8439" w:author="Rinat Gub" w:date="2022-12-06T13:44:00Z">
                            <w:r w:rsidRPr="009C5A76">
                              <w:rPr>
                                <w:rFonts w:ascii="Arial" w:hAnsi="Arial" w:cs="Arial"/>
                                <w:sz w:val="28"/>
                              </w:rPr>
                              <w:t xml:space="preserve">От кого: </w:t>
                            </w:r>
                            <w:r w:rsidRPr="007A7B51">
                              <w:rPr>
                                <w:rFonts w:ascii="Arial" w:hAnsi="Arial" w:cs="Arial"/>
                                <w:sz w:val="28"/>
                              </w:rPr>
                              <w:t>[</w:t>
                            </w:r>
                            <w:r w:rsidRPr="007A7B51"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  <w:t>Наименование, адрес Поставщика,</w:t>
                            </w:r>
                          </w:ins>
                        </w:p>
                        <w:p w:rsidR="000E5AC8" w:rsidRPr="006E58C7" w:rsidRDefault="000E5AC8" w:rsidP="004A6CCF">
                          <w:pPr>
                            <w:jc w:val="left"/>
                            <w:rPr>
                              <w:ins w:id="8440" w:author="Rinat Gub" w:date="2022-12-06T13:44:00Z"/>
                              <w:rFonts w:ascii="Arial" w:hAnsi="Arial" w:cs="Arial"/>
                              <w:sz w:val="28"/>
                              <w:u w:val="single"/>
                            </w:rPr>
                          </w:pPr>
                          <w:ins w:id="8441" w:author="Rinat Gub" w:date="2022-12-06T13:44:00Z">
                            <w:r w:rsidRPr="007A7B51">
                              <w:rPr>
                                <w:rFonts w:ascii="Arial" w:hAnsi="Arial" w:cs="Arial"/>
                                <w:i/>
                                <w:sz w:val="28"/>
                              </w:rPr>
                              <w:t>ФИО, тел. контактного лица</w:t>
                            </w:r>
                            <w:r w:rsidRPr="007A7B51">
                              <w:rPr>
                                <w:rFonts w:ascii="Arial" w:hAnsi="Arial" w:cs="Arial"/>
                                <w:sz w:val="28"/>
                              </w:rPr>
                              <w:t>]</w:t>
                            </w:r>
                          </w:ins>
                        </w:p>
                      </w:txbxContent>
                    </v:textbox>
                  </v:rect>
                  <v:shape id="Text Box 5" o:spid="_x0000_s1047" type="#_x0000_t202" style="position:absolute;top:19716;width:88214;height:1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" filled="f">
                    <v:stroke dashstyle="1 1" endcap="round"/>
                    <v:textbox>
                      <w:txbxContent>
                        <w:p w:rsidR="000E5AC8" w:rsidRDefault="000E5AC8" w:rsidP="006178E8">
                          <w:pPr>
                            <w:jc w:val="center"/>
                            <w:rPr>
                              <w:ins w:id="8442" w:author="Rinat Gub" w:date="2022-12-06T13:44:00Z"/>
                              <w:rFonts w:ascii="Arial" w:hAnsi="Arial" w:cs="Arial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ins w:id="8443" w:author="Rinat Gub" w:date="2022-12-06T13:44:00Z">
                            <w:r w:rsidRPr="00967F0C"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  <w:t xml:space="preserve">Документы на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  <w:t>КВАЛИФИКАЦИЮ ПО ВИДУ ПРОДУКЦИИ</w:t>
                            </w:r>
                            <w:r w:rsidRPr="006178E8"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  <w:t xml:space="preserve">/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  <w:t xml:space="preserve">ЗАКУПКУ 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[</w:t>
                            </w:r>
                            <w:r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Cs/>
                                <w:color w:val="000000" w:themeColor="text1"/>
                                <w:sz w:val="36"/>
                                <w:szCs w:val="36"/>
                                <w:u w:val="single"/>
                                <w:shd w:val="pct10" w:color="auto" w:fill="auto"/>
                              </w:rPr>
                              <w:t>указать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]</w:t>
                            </w:r>
                          </w:ins>
                        </w:p>
                        <w:p w:rsidR="000E5AC8" w:rsidRPr="006178E8" w:rsidRDefault="000E5AC8">
                          <w:pPr>
                            <w:jc w:val="center"/>
                            <w:rPr>
                              <w:ins w:id="8444" w:author="Rinat Gub" w:date="2022-12-06T13:44:00Z"/>
                              <w:rFonts w:ascii="Arial" w:hAnsi="Arial" w:cs="Arial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:rsidR="000E5AC8" w:rsidRDefault="000E5AC8">
                          <w:pPr>
                            <w:jc w:val="center"/>
                            <w:rPr>
                              <w:ins w:id="8445" w:author="Rinat Gub" w:date="2022-12-06T13:44:00Z"/>
                              <w:rFonts w:ascii="Arial" w:hAnsi="Arial" w:cs="Arial"/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ins w:id="8446" w:author="Rinat Gub" w:date="2022-12-06T13:44:00Z"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[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Cs/>
                                <w:color w:val="000000" w:themeColor="text1"/>
                                <w:sz w:val="36"/>
                                <w:szCs w:val="36"/>
                                <w:u w:val="single"/>
                                <w:shd w:val="pct10" w:color="auto" w:fill="auto"/>
                              </w:rPr>
                              <w:t>предмет Договора, № лота, наименование Заказчика</w:t>
                            </w:r>
                            <w:r w:rsidRPr="00967F0C">
                              <w:rPr>
                                <w:rStyle w:val="af3"/>
                                <w:rFonts w:ascii="Arial" w:hAnsi="Arial" w:cs="Arial"/>
                                <w:b w:val="0"/>
                                <w:bCs/>
                                <w:i w:val="0"/>
                                <w:iCs/>
                                <w:sz w:val="36"/>
                                <w:szCs w:val="36"/>
                                <w:shd w:val="pct10" w:color="auto" w:fill="auto"/>
                              </w:rPr>
                              <w:t>]</w:t>
                            </w:r>
                          </w:ins>
                        </w:p>
                        <w:p w:rsidR="000E5AC8" w:rsidRPr="00165557" w:rsidRDefault="000E5AC8">
                          <w:pPr>
                            <w:jc w:val="center"/>
                            <w:rPr>
                              <w:ins w:id="8447" w:author="Rinat Gub" w:date="2022-12-06T13:44:00Z"/>
                              <w:rFonts w:ascii="Arial" w:hAnsi="Arial" w:cs="Arial"/>
                              <w:b/>
                              <w:color w:val="FF0000"/>
                              <w:sz w:val="32"/>
                            </w:rPr>
                          </w:pPr>
                        </w:p>
                      </w:txbxContent>
                    </v:textbox>
                  </v:shape>
                  <v:shape id="Text Box 6" o:spid="_x0000_s1048" type="#_x0000_t202" style="position:absolute;left:66389;width:21801;height:8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">
                    <v:textbox>
                      <w:txbxContent>
                        <w:p w:rsidR="000E5AC8" w:rsidRDefault="000E5AC8">
                          <w:pPr>
                            <w:ind w:firstLine="0"/>
                            <w:jc w:val="center"/>
                            <w:rPr>
                              <w:ins w:id="8448" w:author="Rinat Gub" w:date="2022-12-06T13:44:00Z"/>
                              <w:rFonts w:ascii="Arial" w:hAnsi="Arial" w:cs="Arial"/>
                              <w:b/>
                              <w:color w:val="808080"/>
                            </w:rPr>
                          </w:pPr>
                          <w:ins w:id="8449" w:author="Rinat Gub" w:date="2022-12-06T13:44:00Z">
                            <w:r w:rsidRPr="006E1A32">
                              <w:rPr>
                                <w:rFonts w:ascii="Arial" w:hAnsi="Arial" w:cs="Arial"/>
                                <w:b/>
                                <w:color w:val="FF0000"/>
                                <w:sz w:val="28"/>
                              </w:rPr>
                              <w:t>СЛУЖБА СНАБЖЕНИЯ</w:t>
                            </w:r>
                          </w:ins>
                        </w:p>
                      </w:txbxContent>
                    </v:textbox>
                  </v:shape>
                  <v:rect id="Rectangle 3" o:spid="_x0000_s1049" style="position:absolute;width:52980;height:10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">
                    <v:stroke dashstyle="1 1" endcap="round"/>
                    <v:textbox inset="1.5mm,,1.5mm">
                      <w:txbxContent>
                        <w:p w:rsidR="000E5AC8" w:rsidRDefault="000E5AC8">
                          <w:pPr>
                            <w:spacing w:line="360" w:lineRule="auto"/>
                            <w:ind w:left="284" w:firstLine="0"/>
                            <w:jc w:val="left"/>
                            <w:rPr>
                              <w:ins w:id="8450" w:author="Rinat Gub" w:date="2022-12-06T13:44:00Z"/>
                              <w:rFonts w:ascii="Arial" w:hAnsi="Arial" w:cs="Arial"/>
                              <w:sz w:val="28"/>
                            </w:rPr>
                          </w:pPr>
                          <w:ins w:id="8451" w:author="Rinat Gub" w:date="2022-12-06T13:44:00Z">
                            <w:r w:rsidRPr="009C5A76">
                              <w:rPr>
                                <w:rFonts w:ascii="Arial" w:hAnsi="Arial" w:cs="Arial"/>
                                <w:sz w:val="28"/>
                              </w:rPr>
                              <w:t>Кому: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 xml:space="preserve"> </w:t>
                            </w:r>
                          </w:ins>
                        </w:p>
                        <w:p w:rsidR="000E5AC8" w:rsidRDefault="000E5AC8">
                          <w:pPr>
                            <w:spacing w:line="360" w:lineRule="auto"/>
                            <w:ind w:left="284" w:firstLine="0"/>
                            <w:jc w:val="left"/>
                            <w:rPr>
                              <w:ins w:id="8452" w:author="Rinat Gub" w:date="2022-12-06T13:44:00Z"/>
                              <w:rFonts w:ascii="Arial" w:hAnsi="Arial" w:cs="Arial"/>
                              <w:sz w:val="28"/>
                            </w:rPr>
                          </w:pPr>
                          <w:ins w:id="8453" w:author="Rinat Gub" w:date="2022-12-06T13:44:00Z">
                            <w:r w:rsidRPr="00967F0C">
                              <w:rPr>
                                <w:rFonts w:ascii="Arial" w:hAnsi="Arial" w:cs="Arial"/>
                                <w:sz w:val="28"/>
                              </w:rPr>
                              <w:t>Куда: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 xml:space="preserve"> </w:t>
                            </w:r>
                          </w:ins>
                        </w:p>
                      </w:txbxContent>
                    </v:textbox>
                  </v:rect>
                  <w10:wrap type="square"/>
                </v:group>
              </w:pict>
            </mc:Fallback>
          </mc:AlternateContent>
        </w:r>
      </w:ins>
    </w:p>
    <w:p w:rsidR="00C43867" w:rsidRPr="00203244" w:rsidRDefault="00C43867" w:rsidP="008F65F1">
      <w:pPr>
        <w:ind w:firstLine="0"/>
        <w:rPr>
          <w:ins w:id="8454" w:author="Rinat Gub" w:date="2022-12-06T13:44:00Z"/>
          <w:b/>
          <w:sz w:val="28"/>
        </w:rPr>
        <w:sectPr w:rsidR="00C43867" w:rsidRPr="00203244" w:rsidSect="00694DD2">
          <w:pgSz w:w="16838" w:h="11906" w:orient="landscape" w:code="9"/>
          <w:pgMar w:top="1247" w:right="567" w:bottom="1021" w:left="510" w:header="737" w:footer="680" w:gutter="0"/>
          <w:cols w:space="708"/>
          <w:docGrid w:linePitch="360"/>
        </w:sectPr>
      </w:pPr>
    </w:p>
    <w:tbl>
      <w:tblPr>
        <w:tblpPr w:leftFromText="180" w:rightFromText="180" w:horzAnchor="margin" w:tblpX="108" w:tblpY="468"/>
        <w:tblW w:w="4584" w:type="pct"/>
        <w:tblLook w:val="04A0" w:firstRow="1" w:lastRow="0" w:firstColumn="1" w:lastColumn="0" w:noHBand="0" w:noVBand="1"/>
      </w:tblPr>
      <w:tblGrid>
        <w:gridCol w:w="1111"/>
        <w:gridCol w:w="18"/>
        <w:gridCol w:w="226"/>
        <w:gridCol w:w="632"/>
        <w:gridCol w:w="82"/>
        <w:gridCol w:w="88"/>
        <w:gridCol w:w="650"/>
        <w:gridCol w:w="202"/>
        <w:gridCol w:w="196"/>
        <w:gridCol w:w="425"/>
        <w:gridCol w:w="322"/>
        <w:gridCol w:w="302"/>
        <w:gridCol w:w="199"/>
        <w:gridCol w:w="442"/>
        <w:gridCol w:w="384"/>
        <w:gridCol w:w="28"/>
        <w:gridCol w:w="537"/>
        <w:gridCol w:w="478"/>
        <w:gridCol w:w="39"/>
        <w:gridCol w:w="431"/>
        <w:gridCol w:w="571"/>
        <w:gridCol w:w="50"/>
        <w:gridCol w:w="322"/>
        <w:gridCol w:w="667"/>
        <w:gridCol w:w="59"/>
        <w:gridCol w:w="217"/>
        <w:gridCol w:w="761"/>
        <w:gridCol w:w="73"/>
        <w:gridCol w:w="108"/>
        <w:gridCol w:w="854"/>
        <w:gridCol w:w="93"/>
        <w:gridCol w:w="950"/>
        <w:gridCol w:w="102"/>
        <w:gridCol w:w="766"/>
        <w:gridCol w:w="79"/>
        <w:gridCol w:w="24"/>
        <w:gridCol w:w="51"/>
        <w:gridCol w:w="931"/>
        <w:gridCol w:w="21"/>
        <w:gridCol w:w="1030"/>
      </w:tblGrid>
      <w:tr w:rsidR="00C82303" w:rsidRPr="00203244" w:rsidTr="00F21DD3">
        <w:trPr>
          <w:trHeight w:val="397"/>
          <w:ins w:id="8455" w:author="Rinat Gub" w:date="2022-12-06T13:44:00Z"/>
        </w:trPr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56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457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lastRenderedPageBreak/>
                <w:t>Кому:</w:t>
              </w:r>
            </w:ins>
          </w:p>
        </w:tc>
        <w:tc>
          <w:tcPr>
            <w:tcW w:w="3586" w:type="pct"/>
            <w:gridSpan w:val="3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C82303" w:rsidRDefault="00967F0C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58" w:author="Rinat Gub" w:date="2022-12-06T13:44:00Z"/>
                <w:rFonts w:ascii="Arial" w:hAnsi="Arial" w:cs="Arial"/>
                <w:color w:val="000000"/>
                <w:sz w:val="32"/>
                <w:szCs w:val="32"/>
              </w:rPr>
            </w:pPr>
            <w:ins w:id="8459" w:author="Rinat Gub" w:date="2022-12-06T13:44:00Z">
              <w:r w:rsidRPr="00967F0C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967F0C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указать индекс, адрес, ФИО контактного лица Организатора закупки</w:t>
              </w:r>
              <w:r w:rsidRPr="00967F0C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  <w:r w:rsidR="00A9777F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  <w:r w:rsidRPr="00967F0C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</w:ins>
          </w:p>
        </w:tc>
        <w:tc>
          <w:tcPr>
            <w:tcW w:w="338" w:type="pct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60" w:author="Rinat Gub" w:date="2022-12-06T13:44:00Z"/>
                <w:rFonts w:ascii="Calibri" w:hAnsi="Calibri"/>
                <w:color w:val="000000"/>
                <w:szCs w:val="22"/>
              </w:rPr>
            </w:pPr>
            <w:ins w:id="8461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  <w:tc>
          <w:tcPr>
            <w:tcW w:w="677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:rsidR="006F21B8" w:rsidRDefault="006E1A32" w:rsidP="00F21DD3">
            <w:pPr>
              <w:tabs>
                <w:tab w:val="clear" w:pos="1134"/>
              </w:tabs>
              <w:ind w:firstLine="0"/>
              <w:jc w:val="center"/>
              <w:rPr>
                <w:ins w:id="8462" w:author="Rinat Gub" w:date="2022-12-06T13:44:00Z"/>
                <w:color w:val="FF0000"/>
                <w:sz w:val="28"/>
              </w:rPr>
            </w:pPr>
            <w:ins w:id="8463" w:author="Rinat Gub" w:date="2022-12-06T13:44:00Z">
              <w:r w:rsidRPr="006E1A32">
                <w:rPr>
                  <w:color w:val="FF0000"/>
                  <w:sz w:val="28"/>
                </w:rPr>
                <w:t>СЛУЖБА</w:t>
              </w:r>
            </w:ins>
          </w:p>
          <w:p w:rsidR="006F21B8" w:rsidRDefault="006E1A32" w:rsidP="00F21DD3">
            <w:pPr>
              <w:tabs>
                <w:tab w:val="clear" w:pos="1134"/>
              </w:tabs>
              <w:ind w:firstLine="0"/>
              <w:jc w:val="center"/>
              <w:rPr>
                <w:ins w:id="8464" w:author="Rinat Gub" w:date="2022-12-06T13:44:00Z"/>
                <w:color w:val="FF0000"/>
              </w:rPr>
            </w:pPr>
            <w:ins w:id="8465" w:author="Rinat Gub" w:date="2022-12-06T13:44:00Z">
              <w:r w:rsidRPr="006E1A32">
                <w:rPr>
                  <w:color w:val="FF0000"/>
                  <w:sz w:val="28"/>
                </w:rPr>
                <w:t>СНАБЖЕНИЯ</w:t>
              </w:r>
            </w:ins>
          </w:p>
        </w:tc>
      </w:tr>
      <w:tr w:rsidR="00C82303" w:rsidRPr="00203244" w:rsidTr="00F21DD3">
        <w:trPr>
          <w:trHeight w:val="404"/>
          <w:ins w:id="8466" w:author="Rinat Gub" w:date="2022-12-06T13:44:00Z"/>
        </w:trPr>
        <w:tc>
          <w:tcPr>
            <w:tcW w:w="399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67" w:author="Rinat Gub" w:date="2022-12-06T13:44:00Z"/>
                <w:rFonts w:ascii="Arial" w:hAnsi="Arial" w:cs="Arial"/>
                <w:color w:val="000000"/>
                <w:szCs w:val="22"/>
              </w:rPr>
            </w:pPr>
            <w:ins w:id="8468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357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6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0" w:author="Rinat Gub" w:date="2022-12-06T13:44:00Z"/>
                <w:rFonts w:ascii="Arial" w:hAnsi="Arial" w:cs="Arial"/>
                <w:b/>
                <w:bCs/>
                <w:color w:val="FF0000"/>
                <w:sz w:val="28"/>
              </w:rPr>
            </w:pPr>
          </w:p>
        </w:tc>
        <w:tc>
          <w:tcPr>
            <w:tcW w:w="35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E1A32" w:rsidRPr="00283719" w:rsidRDefault="006E1A32" w:rsidP="00F21DD3">
            <w:pPr>
              <w:rPr>
                <w:ins w:id="8471" w:author="Rinat Gub" w:date="2022-12-06T13:44:00Z"/>
              </w:rPr>
            </w:pPr>
          </w:p>
        </w:tc>
        <w:tc>
          <w:tcPr>
            <w:tcW w:w="359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2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3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4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5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6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7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8" w:author="Rinat Gub" w:date="2022-12-06T13:44:00Z"/>
                <w:rFonts w:ascii="Arial" w:hAnsi="Arial" w:cs="Arial"/>
                <w:color w:val="000000"/>
                <w:szCs w:val="22"/>
              </w:rPr>
            </w:pPr>
          </w:p>
        </w:tc>
        <w:tc>
          <w:tcPr>
            <w:tcW w:w="338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1A32" w:rsidRPr="00203244" w:rsidRDefault="006E1A32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79" w:author="Rinat Gub" w:date="2022-12-06T13:44:00Z"/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677" w:type="pct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F21B8" w:rsidRDefault="006E1A32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480" w:author="Rinat Gub" w:date="2022-12-06T13:44:00Z"/>
                <w:rFonts w:ascii="Arial" w:hAnsi="Arial" w:cs="Arial"/>
                <w:b/>
                <w:bCs/>
                <w:color w:val="FF0000"/>
                <w:sz w:val="72"/>
                <w:szCs w:val="72"/>
              </w:rPr>
            </w:pPr>
            <w:ins w:id="8481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72"/>
                  <w:szCs w:val="72"/>
                </w:rPr>
                <w:t>МТР</w:t>
              </w:r>
            </w:ins>
          </w:p>
        </w:tc>
      </w:tr>
      <w:tr w:rsidR="008F65F1" w:rsidRPr="00203244" w:rsidTr="00F21DD3">
        <w:trPr>
          <w:trHeight w:val="329"/>
          <w:ins w:id="8482" w:author="Rinat Gub" w:date="2022-12-06T13:44:00Z"/>
        </w:trPr>
        <w:tc>
          <w:tcPr>
            <w:tcW w:w="405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83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484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Куда:</w:t>
              </w:r>
            </w:ins>
          </w:p>
        </w:tc>
        <w:tc>
          <w:tcPr>
            <w:tcW w:w="4595" w:type="pct"/>
            <w:gridSpan w:val="38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677B" w:rsidRPr="00C82303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85" w:author="Rinat Gub" w:date="2022-12-06T13:44:00Z"/>
                <w:rFonts w:ascii="Arial" w:hAnsi="Arial" w:cs="Arial"/>
                <w:color w:val="000000"/>
                <w:szCs w:val="24"/>
                <w:u w:val="single"/>
              </w:rPr>
            </w:pPr>
            <w:ins w:id="8486" w:author="Rinat Gub" w:date="2022-12-06T13:44:00Z"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="00967F0C" w:rsidRPr="00967F0C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Служба снабжения </w:t>
              </w:r>
              <w:r w:rsidR="004859FF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ПАО</w:t>
              </w:r>
              <w:r w:rsidR="00967F0C" w:rsidRPr="00967F0C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 «НК «Роснефть»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</w:ins>
          </w:p>
        </w:tc>
      </w:tr>
      <w:tr w:rsidR="00C82303" w:rsidRPr="00203244" w:rsidTr="00F21DD3">
        <w:trPr>
          <w:trHeight w:val="329"/>
          <w:ins w:id="8487" w:author="Rinat Gub" w:date="2022-12-06T13:44:00Z"/>
        </w:trPr>
        <w:tc>
          <w:tcPr>
            <w:tcW w:w="405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88" w:author="Rinat Gub" w:date="2022-12-06T13:44:00Z"/>
                <w:rFonts w:ascii="Arial" w:hAnsi="Arial" w:cs="Arial"/>
                <w:color w:val="000000"/>
                <w:sz w:val="28"/>
              </w:rPr>
            </w:pPr>
            <w:ins w:id="8489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 </w:t>
              </w:r>
            </w:ins>
          </w:p>
        </w:tc>
        <w:tc>
          <w:tcPr>
            <w:tcW w:w="32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49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0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1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0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734" w:type="pct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02" w:author="Rinat Gub" w:date="2022-12-06T13:44:00Z"/>
                <w:rFonts w:ascii="Calibri" w:hAnsi="Calibri"/>
                <w:color w:val="000000"/>
                <w:szCs w:val="22"/>
              </w:rPr>
            </w:pPr>
            <w:ins w:id="8503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8F65F1" w:rsidRPr="00203244" w:rsidTr="00F21DD3">
        <w:trPr>
          <w:trHeight w:val="644"/>
          <w:ins w:id="8504" w:author="Rinat Gub" w:date="2022-12-06T13:44:00Z"/>
        </w:trPr>
        <w:tc>
          <w:tcPr>
            <w:tcW w:w="1821" w:type="pct"/>
            <w:gridSpan w:val="15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05" w:author="Rinat Gub" w:date="2022-12-06T13:44:00Z"/>
                <w:rFonts w:ascii="Arial" w:hAnsi="Arial" w:cs="Arial"/>
                <w:b/>
                <w:bCs/>
                <w:sz w:val="28"/>
              </w:rPr>
            </w:pPr>
            <w:ins w:id="8506" w:author="Rinat Gub" w:date="2022-12-06T13:44:00Z">
              <w:r w:rsidRPr="00203244">
                <w:rPr>
                  <w:rFonts w:ascii="Arial" w:hAnsi="Arial" w:cs="Arial"/>
                  <w:b/>
                  <w:bCs/>
                  <w:sz w:val="28"/>
                </w:rPr>
                <w:t>Не вскрывать до</w:t>
              </w:r>
              <w:r w:rsidR="00D55449">
                <w:rPr>
                  <w:rStyle w:val="afc"/>
                  <w:rFonts w:ascii="Arial" w:hAnsi="Arial"/>
                  <w:b/>
                  <w:bCs/>
                </w:rPr>
                <w:footnoteReference w:id="16"/>
              </w:r>
              <w:r w:rsidRPr="00203244">
                <w:rPr>
                  <w:rFonts w:ascii="Arial" w:hAnsi="Arial" w:cs="Arial"/>
                  <w:b/>
                  <w:bCs/>
                  <w:sz w:val="28"/>
                </w:rPr>
                <w:t xml:space="preserve">: </w:t>
              </w:r>
            </w:ins>
          </w:p>
        </w:tc>
        <w:tc>
          <w:tcPr>
            <w:tcW w:w="2820" w:type="pct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6E1A32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09" w:author="Rinat Gub" w:date="2022-12-06T13:44:00Z"/>
                <w:rFonts w:ascii="Arial" w:hAnsi="Arial" w:cs="Arial"/>
                <w:bCs/>
                <w:color w:val="FF0000"/>
                <w:sz w:val="56"/>
                <w:szCs w:val="56"/>
              </w:rPr>
            </w:pPr>
            <w:ins w:id="8510" w:author="Rinat Gub" w:date="2022-12-06T13:44:00Z">
              <w:r w:rsidRPr="006E1A32">
                <w:rPr>
                  <w:rFonts w:ascii="Arial" w:hAnsi="Arial" w:cs="Arial"/>
                  <w:bCs/>
                  <w:color w:val="FF0000"/>
                  <w:sz w:val="56"/>
                  <w:szCs w:val="56"/>
                </w:rPr>
                <w:t>________________________</w:t>
              </w:r>
            </w:ins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11" w:author="Rinat Gub" w:date="2022-12-06T13:44:00Z"/>
                <w:rFonts w:ascii="Calibri" w:hAnsi="Calibri"/>
                <w:color w:val="000000"/>
                <w:szCs w:val="22"/>
              </w:rPr>
            </w:pPr>
            <w:ins w:id="8512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C82303" w:rsidRPr="00203244" w:rsidTr="00F21DD3">
        <w:trPr>
          <w:trHeight w:val="329"/>
          <w:ins w:id="8513" w:author="Rinat Gub" w:date="2022-12-06T13:44:00Z"/>
        </w:trPr>
        <w:tc>
          <w:tcPr>
            <w:tcW w:w="698" w:type="pct"/>
            <w:gridSpan w:val="4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14" w:author="Rinat Gub" w:date="2022-12-06T13:44:00Z"/>
                <w:rFonts w:ascii="Arial" w:hAnsi="Arial" w:cs="Arial"/>
                <w:color w:val="000000"/>
                <w:szCs w:val="22"/>
              </w:rPr>
            </w:pPr>
            <w:ins w:id="8515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28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1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28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1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28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1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1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28" w:author="Rinat Gub" w:date="2022-12-06T13:44:00Z"/>
                <w:rFonts w:ascii="Calibri" w:hAnsi="Calibri"/>
                <w:color w:val="000000"/>
                <w:szCs w:val="22"/>
              </w:rPr>
            </w:pPr>
            <w:ins w:id="8529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8F65F1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3828"/>
          <w:ins w:id="8530" w:author="Rinat Gub" w:date="2022-12-06T13:44:00Z"/>
        </w:trPr>
        <w:tc>
          <w:tcPr>
            <w:tcW w:w="5000" w:type="pct"/>
            <w:gridSpan w:val="40"/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531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532" w:author="Rinat Gub" w:date="2022-12-06T13:44:00Z"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>Квалификационная часть заявки</w:t>
              </w:r>
            </w:ins>
          </w:p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533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</w:p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34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  <w:ins w:id="8535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48"/>
                  <w:szCs w:val="48"/>
                </w:rPr>
                <w:t>по Лоту №__________ на поставку ____________</w:t>
              </w:r>
            </w:ins>
          </w:p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36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</w:p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37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538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Для</w:t>
              </w:r>
              <w:r w:rsidR="00E50895"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 xml:space="preserve"> </w:t>
              </w:r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>________________________</w:t>
              </w:r>
            </w:ins>
          </w:p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39" w:author="Rinat Gub" w:date="2022-12-06T13:44:00Z"/>
                <w:rFonts w:ascii="Calibri" w:hAnsi="Calibri"/>
                <w:color w:val="000000"/>
                <w:szCs w:val="22"/>
              </w:rPr>
            </w:pPr>
            <w:ins w:id="8540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C82303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808"/>
          <w:ins w:id="8541" w:author="Rinat Gub" w:date="2022-12-06T13:44:00Z"/>
        </w:trPr>
        <w:tc>
          <w:tcPr>
            <w:tcW w:w="482" w:type="pct"/>
            <w:gridSpan w:val="3"/>
            <w:shd w:val="clear" w:color="auto" w:fill="auto"/>
            <w:noWrap/>
            <w:vAlign w:val="bottom"/>
            <w:hideMark/>
          </w:tcPr>
          <w:p w:rsidR="006F21B8" w:rsidRDefault="008F65F1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542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543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От кого:</w:t>
              </w:r>
            </w:ins>
          </w:p>
        </w:tc>
        <w:tc>
          <w:tcPr>
            <w:tcW w:w="3824" w:type="pct"/>
            <w:gridSpan w:val="33"/>
            <w:shd w:val="clear" w:color="auto" w:fill="auto"/>
            <w:noWrap/>
            <w:vAlign w:val="bottom"/>
            <w:hideMark/>
          </w:tcPr>
          <w:p w:rsidR="006F21B8" w:rsidRDefault="008F65F1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544" w:author="Rinat Gub" w:date="2022-12-06T13:44:00Z"/>
                <w:rFonts w:ascii="Arial" w:hAnsi="Arial" w:cs="Arial"/>
                <w:color w:val="000000"/>
                <w:sz w:val="28"/>
              </w:rPr>
            </w:pPr>
            <w:ins w:id="8545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_________________________________________________________________</w:t>
              </w:r>
            </w:ins>
          </w:p>
        </w:tc>
        <w:tc>
          <w:tcPr>
            <w:tcW w:w="344" w:type="pct"/>
            <w:gridSpan w:val="3"/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4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0" w:type="pct"/>
            <w:shd w:val="clear" w:color="auto" w:fill="auto"/>
            <w:noWrap/>
            <w:vAlign w:val="bottom"/>
            <w:hideMark/>
          </w:tcPr>
          <w:p w:rsidR="008F65F1" w:rsidRPr="00203244" w:rsidRDefault="008F65F1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47" w:author="Rinat Gub" w:date="2022-12-06T13:44:00Z"/>
                <w:rFonts w:ascii="Calibri" w:hAnsi="Calibri"/>
                <w:color w:val="000000"/>
                <w:szCs w:val="22"/>
              </w:rPr>
            </w:pPr>
            <w:ins w:id="8548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</w:tbl>
    <w:p w:rsidR="006F21B8" w:rsidRDefault="006E58C7">
      <w:pPr>
        <w:tabs>
          <w:tab w:val="clear" w:pos="1134"/>
          <w:tab w:val="left" w:pos="918"/>
        </w:tabs>
        <w:kinsoku/>
        <w:overflowPunct/>
        <w:autoSpaceDE/>
        <w:autoSpaceDN/>
        <w:ind w:firstLine="0"/>
        <w:jc w:val="left"/>
        <w:rPr>
          <w:ins w:id="8549" w:author="Rinat Gub" w:date="2022-12-06T13:44:00Z"/>
          <w:b/>
        </w:rPr>
      </w:pPr>
      <w:ins w:id="8550" w:author="Rinat Gub" w:date="2022-12-06T13:44:00Z">
        <w:r>
          <w:rPr>
            <w:rFonts w:ascii="Arial" w:hAnsi="Arial" w:cs="Arial"/>
            <w:color w:val="000000"/>
            <w:sz w:val="28"/>
          </w:rPr>
          <w:tab/>
        </w:r>
        <w:r>
          <w:rPr>
            <w:b/>
          </w:rPr>
          <w:t>Шаблон</w:t>
        </w:r>
        <w:r w:rsidR="00C82303">
          <w:rPr>
            <w:b/>
          </w:rPr>
          <w:t>ы</w:t>
        </w:r>
        <w:r>
          <w:rPr>
            <w:b/>
          </w:rPr>
          <w:t xml:space="preserve"> </w:t>
        </w:r>
        <w:r w:rsidRPr="00F13FB7">
          <w:rPr>
            <w:b/>
          </w:rPr>
          <w:t xml:space="preserve">оформления </w:t>
        </w:r>
        <w:r>
          <w:rPr>
            <w:b/>
          </w:rPr>
          <w:t>внутреннего</w:t>
        </w:r>
        <w:r w:rsidRPr="00F13FB7">
          <w:rPr>
            <w:b/>
          </w:rPr>
          <w:t xml:space="preserve"> конверта</w:t>
        </w:r>
      </w:ins>
    </w:p>
    <w:p w:rsidR="00C82303" w:rsidRPr="00203244" w:rsidRDefault="00C82303" w:rsidP="003C2363">
      <w:pPr>
        <w:kinsoku/>
        <w:overflowPunct/>
        <w:autoSpaceDE/>
        <w:autoSpaceDN/>
        <w:ind w:firstLine="0"/>
        <w:jc w:val="left"/>
        <w:rPr>
          <w:ins w:id="8551" w:author="Rinat Gub" w:date="2022-12-06T13:44:00Z"/>
          <w:rFonts w:ascii="Arial" w:hAnsi="Arial" w:cs="Arial"/>
          <w:color w:val="000000"/>
          <w:sz w:val="28"/>
        </w:rPr>
      </w:pPr>
    </w:p>
    <w:p w:rsidR="006178E8" w:rsidRDefault="006178E8" w:rsidP="003C2363">
      <w:pPr>
        <w:pageBreakBefore/>
        <w:kinsoku/>
        <w:overflowPunct/>
        <w:autoSpaceDE/>
        <w:autoSpaceDN/>
        <w:ind w:firstLine="0"/>
        <w:jc w:val="left"/>
        <w:rPr>
          <w:ins w:id="8552" w:author="Rinat Gub" w:date="2022-12-06T13:44:00Z"/>
          <w:rFonts w:ascii="Calibri" w:hAnsi="Calibri"/>
          <w:color w:val="000000"/>
          <w:szCs w:val="22"/>
        </w:rPr>
        <w:sectPr w:rsidR="006178E8" w:rsidSect="00694DD2">
          <w:headerReference w:type="even" r:id="rId92"/>
          <w:headerReference w:type="default" r:id="rId93"/>
          <w:headerReference w:type="first" r:id="rId94"/>
          <w:pgSz w:w="16838" w:h="11906" w:orient="landscape" w:code="9"/>
          <w:pgMar w:top="1247" w:right="567" w:bottom="1021" w:left="510" w:header="737" w:footer="680" w:gutter="0"/>
          <w:cols w:space="708"/>
          <w:docGrid w:linePitch="360"/>
        </w:sectPr>
      </w:pPr>
    </w:p>
    <w:tbl>
      <w:tblPr>
        <w:tblpPr w:leftFromText="180" w:rightFromText="180" w:horzAnchor="margin" w:tblpX="108" w:tblpY="468"/>
        <w:tblW w:w="4584" w:type="pct"/>
        <w:tblLook w:val="04A0" w:firstRow="1" w:lastRow="0" w:firstColumn="1" w:lastColumn="0" w:noHBand="0" w:noVBand="1"/>
      </w:tblPr>
      <w:tblGrid>
        <w:gridCol w:w="1111"/>
        <w:gridCol w:w="18"/>
        <w:gridCol w:w="226"/>
        <w:gridCol w:w="632"/>
        <w:gridCol w:w="82"/>
        <w:gridCol w:w="88"/>
        <w:gridCol w:w="650"/>
        <w:gridCol w:w="202"/>
        <w:gridCol w:w="196"/>
        <w:gridCol w:w="425"/>
        <w:gridCol w:w="322"/>
        <w:gridCol w:w="302"/>
        <w:gridCol w:w="199"/>
        <w:gridCol w:w="442"/>
        <w:gridCol w:w="384"/>
        <w:gridCol w:w="28"/>
        <w:gridCol w:w="537"/>
        <w:gridCol w:w="478"/>
        <w:gridCol w:w="39"/>
        <w:gridCol w:w="431"/>
        <w:gridCol w:w="571"/>
        <w:gridCol w:w="50"/>
        <w:gridCol w:w="322"/>
        <w:gridCol w:w="667"/>
        <w:gridCol w:w="59"/>
        <w:gridCol w:w="217"/>
        <w:gridCol w:w="761"/>
        <w:gridCol w:w="73"/>
        <w:gridCol w:w="108"/>
        <w:gridCol w:w="854"/>
        <w:gridCol w:w="93"/>
        <w:gridCol w:w="950"/>
        <w:gridCol w:w="102"/>
        <w:gridCol w:w="766"/>
        <w:gridCol w:w="79"/>
        <w:gridCol w:w="24"/>
        <w:gridCol w:w="51"/>
        <w:gridCol w:w="931"/>
        <w:gridCol w:w="21"/>
        <w:gridCol w:w="1030"/>
      </w:tblGrid>
      <w:tr w:rsidR="006178E8" w:rsidRPr="00203244" w:rsidTr="00F21DD3">
        <w:trPr>
          <w:trHeight w:val="397"/>
          <w:ins w:id="8553" w:author="Rinat Gub" w:date="2022-12-06T13:44:00Z"/>
        </w:trPr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54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555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lastRenderedPageBreak/>
                <w:t>Кому:</w:t>
              </w:r>
            </w:ins>
          </w:p>
        </w:tc>
        <w:tc>
          <w:tcPr>
            <w:tcW w:w="3586" w:type="pct"/>
            <w:gridSpan w:val="3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C82303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56" w:author="Rinat Gub" w:date="2022-12-06T13:44:00Z"/>
                <w:rFonts w:ascii="Arial" w:hAnsi="Arial" w:cs="Arial"/>
                <w:color w:val="000000"/>
                <w:sz w:val="32"/>
                <w:szCs w:val="32"/>
              </w:rPr>
            </w:pPr>
            <w:ins w:id="8557" w:author="Rinat Gub" w:date="2022-12-06T13:44:00Z">
              <w:r w:rsidRPr="00967F0C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967F0C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указать индекс, адрес, ФИО контактного лица Организатора закупки</w:t>
              </w:r>
              <w:r w:rsidRPr="00967F0C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  <w:r w:rsidR="00A9777F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  <w:r w:rsidRPr="00967F0C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</w:ins>
          </w:p>
        </w:tc>
        <w:tc>
          <w:tcPr>
            <w:tcW w:w="338" w:type="pct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58" w:author="Rinat Gub" w:date="2022-12-06T13:44:00Z"/>
                <w:rFonts w:ascii="Calibri" w:hAnsi="Calibri"/>
                <w:color w:val="000000"/>
                <w:szCs w:val="22"/>
              </w:rPr>
            </w:pPr>
            <w:ins w:id="8559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  <w:tc>
          <w:tcPr>
            <w:tcW w:w="677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:rsidR="006178E8" w:rsidRDefault="006178E8" w:rsidP="00F21DD3">
            <w:pPr>
              <w:tabs>
                <w:tab w:val="clear" w:pos="1134"/>
              </w:tabs>
              <w:ind w:firstLine="0"/>
              <w:jc w:val="center"/>
              <w:rPr>
                <w:ins w:id="8560" w:author="Rinat Gub" w:date="2022-12-06T13:44:00Z"/>
                <w:color w:val="FF0000"/>
                <w:sz w:val="28"/>
              </w:rPr>
            </w:pPr>
            <w:ins w:id="8561" w:author="Rinat Gub" w:date="2022-12-06T13:44:00Z">
              <w:r w:rsidRPr="006E1A32">
                <w:rPr>
                  <w:color w:val="FF0000"/>
                  <w:sz w:val="28"/>
                </w:rPr>
                <w:t>СЛУЖБА</w:t>
              </w:r>
            </w:ins>
          </w:p>
          <w:p w:rsidR="006178E8" w:rsidRDefault="006178E8" w:rsidP="00F21DD3">
            <w:pPr>
              <w:tabs>
                <w:tab w:val="clear" w:pos="1134"/>
              </w:tabs>
              <w:ind w:firstLine="0"/>
              <w:jc w:val="center"/>
              <w:rPr>
                <w:ins w:id="8562" w:author="Rinat Gub" w:date="2022-12-06T13:44:00Z"/>
                <w:color w:val="FF0000"/>
              </w:rPr>
            </w:pPr>
            <w:ins w:id="8563" w:author="Rinat Gub" w:date="2022-12-06T13:44:00Z">
              <w:r w:rsidRPr="006E1A32">
                <w:rPr>
                  <w:color w:val="FF0000"/>
                  <w:sz w:val="28"/>
                </w:rPr>
                <w:t>СНАБЖЕНИЯ</w:t>
              </w:r>
            </w:ins>
          </w:p>
        </w:tc>
      </w:tr>
      <w:tr w:rsidR="006178E8" w:rsidRPr="00203244" w:rsidTr="00F21DD3">
        <w:trPr>
          <w:trHeight w:val="404"/>
          <w:ins w:id="8564" w:author="Rinat Gub" w:date="2022-12-06T13:44:00Z"/>
        </w:trPr>
        <w:tc>
          <w:tcPr>
            <w:tcW w:w="399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65" w:author="Rinat Gub" w:date="2022-12-06T13:44:00Z"/>
                <w:rFonts w:ascii="Arial" w:hAnsi="Arial" w:cs="Arial"/>
                <w:color w:val="000000"/>
                <w:szCs w:val="22"/>
              </w:rPr>
            </w:pPr>
            <w:ins w:id="8566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357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6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68" w:author="Rinat Gub" w:date="2022-12-06T13:44:00Z"/>
                <w:rFonts w:ascii="Arial" w:hAnsi="Arial" w:cs="Arial"/>
                <w:b/>
                <w:bCs/>
                <w:color w:val="FF0000"/>
                <w:sz w:val="28"/>
              </w:rPr>
            </w:pPr>
          </w:p>
        </w:tc>
        <w:tc>
          <w:tcPr>
            <w:tcW w:w="35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178E8" w:rsidRPr="00283719" w:rsidRDefault="006178E8" w:rsidP="00F21DD3">
            <w:pPr>
              <w:rPr>
                <w:ins w:id="8569" w:author="Rinat Gub" w:date="2022-12-06T13:44:00Z"/>
              </w:rPr>
            </w:pPr>
          </w:p>
        </w:tc>
        <w:tc>
          <w:tcPr>
            <w:tcW w:w="359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0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1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2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3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4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5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5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6" w:author="Rinat Gub" w:date="2022-12-06T13:44:00Z"/>
                <w:rFonts w:ascii="Arial" w:hAnsi="Arial" w:cs="Arial"/>
                <w:color w:val="000000"/>
                <w:szCs w:val="22"/>
              </w:rPr>
            </w:pPr>
          </w:p>
        </w:tc>
        <w:tc>
          <w:tcPr>
            <w:tcW w:w="338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77" w:author="Rinat Gub" w:date="2022-12-06T13:44:00Z"/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677" w:type="pct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8E8" w:rsidRDefault="006178E8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578" w:author="Rinat Gub" w:date="2022-12-06T13:44:00Z"/>
                <w:rFonts w:ascii="Arial" w:hAnsi="Arial" w:cs="Arial"/>
                <w:b/>
                <w:bCs/>
                <w:color w:val="FF0000"/>
                <w:sz w:val="72"/>
                <w:szCs w:val="72"/>
              </w:rPr>
            </w:pPr>
            <w:ins w:id="8579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72"/>
                  <w:szCs w:val="72"/>
                </w:rPr>
                <w:t>МТР</w:t>
              </w:r>
            </w:ins>
          </w:p>
        </w:tc>
      </w:tr>
      <w:tr w:rsidR="006178E8" w:rsidRPr="00203244" w:rsidTr="00F21DD3">
        <w:trPr>
          <w:trHeight w:val="329"/>
          <w:ins w:id="8580" w:author="Rinat Gub" w:date="2022-12-06T13:44:00Z"/>
        </w:trPr>
        <w:tc>
          <w:tcPr>
            <w:tcW w:w="405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81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582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Куда:</w:t>
              </w:r>
            </w:ins>
          </w:p>
        </w:tc>
        <w:tc>
          <w:tcPr>
            <w:tcW w:w="4595" w:type="pct"/>
            <w:gridSpan w:val="38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6178E8" w:rsidRPr="00C82303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83" w:author="Rinat Gub" w:date="2022-12-06T13:44:00Z"/>
                <w:rFonts w:ascii="Arial" w:hAnsi="Arial" w:cs="Arial"/>
                <w:color w:val="000000"/>
                <w:szCs w:val="24"/>
                <w:u w:val="single"/>
              </w:rPr>
            </w:pPr>
            <w:ins w:id="8584" w:author="Rinat Gub" w:date="2022-12-06T13:44:00Z"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967F0C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Служба снабжения </w:t>
              </w:r>
              <w:r w:rsidR="004859FF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ПАО</w:t>
              </w:r>
              <w:r w:rsidRPr="00967F0C">
                <w:rPr>
                  <w:rStyle w:val="af3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 «НК «Роснефть»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</w:ins>
          </w:p>
        </w:tc>
      </w:tr>
      <w:tr w:rsidR="006178E8" w:rsidRPr="00203244" w:rsidTr="00F21DD3">
        <w:trPr>
          <w:trHeight w:val="329"/>
          <w:ins w:id="8585" w:author="Rinat Gub" w:date="2022-12-06T13:44:00Z"/>
        </w:trPr>
        <w:tc>
          <w:tcPr>
            <w:tcW w:w="405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86" w:author="Rinat Gub" w:date="2022-12-06T13:44:00Z"/>
                <w:rFonts w:ascii="Arial" w:hAnsi="Arial" w:cs="Arial"/>
                <w:color w:val="000000"/>
                <w:sz w:val="28"/>
              </w:rPr>
            </w:pPr>
            <w:ins w:id="8587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 </w:t>
              </w:r>
            </w:ins>
          </w:p>
        </w:tc>
        <w:tc>
          <w:tcPr>
            <w:tcW w:w="32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8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8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16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59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734" w:type="pct"/>
            <w:gridSpan w:val="6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00" w:author="Rinat Gub" w:date="2022-12-06T13:44:00Z"/>
                <w:rFonts w:ascii="Calibri" w:hAnsi="Calibri"/>
                <w:color w:val="000000"/>
                <w:szCs w:val="22"/>
              </w:rPr>
            </w:pPr>
            <w:ins w:id="8601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6178E8" w:rsidRPr="00203244" w:rsidTr="00F21DD3">
        <w:trPr>
          <w:trHeight w:val="644"/>
          <w:ins w:id="8602" w:author="Rinat Gub" w:date="2022-12-06T13:44:00Z"/>
        </w:trPr>
        <w:tc>
          <w:tcPr>
            <w:tcW w:w="1821" w:type="pct"/>
            <w:gridSpan w:val="15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03" w:author="Rinat Gub" w:date="2022-12-06T13:44:00Z"/>
                <w:rFonts w:ascii="Arial" w:hAnsi="Arial" w:cs="Arial"/>
                <w:b/>
                <w:bCs/>
                <w:sz w:val="28"/>
              </w:rPr>
            </w:pPr>
            <w:ins w:id="8604" w:author="Rinat Gub" w:date="2022-12-06T13:44:00Z">
              <w:r w:rsidRPr="00203244">
                <w:rPr>
                  <w:rFonts w:ascii="Arial" w:hAnsi="Arial" w:cs="Arial"/>
                  <w:b/>
                  <w:bCs/>
                  <w:sz w:val="28"/>
                </w:rPr>
                <w:t>Не вскрывать до</w:t>
              </w:r>
              <w:r>
                <w:rPr>
                  <w:rStyle w:val="afc"/>
                  <w:rFonts w:ascii="Arial" w:hAnsi="Arial"/>
                  <w:b/>
                  <w:bCs/>
                </w:rPr>
                <w:footnoteReference w:id="17"/>
              </w:r>
              <w:r w:rsidRPr="00203244">
                <w:rPr>
                  <w:rFonts w:ascii="Arial" w:hAnsi="Arial" w:cs="Arial"/>
                  <w:b/>
                  <w:bCs/>
                  <w:sz w:val="28"/>
                </w:rPr>
                <w:t xml:space="preserve">: </w:t>
              </w:r>
            </w:ins>
          </w:p>
        </w:tc>
        <w:tc>
          <w:tcPr>
            <w:tcW w:w="2820" w:type="pct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6E1A32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07" w:author="Rinat Gub" w:date="2022-12-06T13:44:00Z"/>
                <w:rFonts w:ascii="Arial" w:hAnsi="Arial" w:cs="Arial"/>
                <w:bCs/>
                <w:color w:val="FF0000"/>
                <w:sz w:val="56"/>
                <w:szCs w:val="56"/>
              </w:rPr>
            </w:pPr>
            <w:ins w:id="8608" w:author="Rinat Gub" w:date="2022-12-06T13:44:00Z">
              <w:r w:rsidRPr="006E1A32">
                <w:rPr>
                  <w:rFonts w:ascii="Arial" w:hAnsi="Arial" w:cs="Arial"/>
                  <w:bCs/>
                  <w:color w:val="FF0000"/>
                  <w:sz w:val="56"/>
                  <w:szCs w:val="56"/>
                </w:rPr>
                <w:t>________________________</w:t>
              </w:r>
            </w:ins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09" w:author="Rinat Gub" w:date="2022-12-06T13:44:00Z"/>
                <w:rFonts w:ascii="Calibri" w:hAnsi="Calibri"/>
                <w:color w:val="000000"/>
                <w:szCs w:val="22"/>
              </w:rPr>
            </w:pPr>
            <w:ins w:id="8610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6178E8" w:rsidRPr="00203244" w:rsidTr="00F21DD3">
        <w:trPr>
          <w:trHeight w:val="329"/>
          <w:ins w:id="8611" w:author="Rinat Gub" w:date="2022-12-06T13:44:00Z"/>
        </w:trPr>
        <w:tc>
          <w:tcPr>
            <w:tcW w:w="698" w:type="pct"/>
            <w:gridSpan w:val="4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2" w:author="Rinat Gub" w:date="2022-12-06T13:44:00Z"/>
                <w:rFonts w:ascii="Arial" w:hAnsi="Arial" w:cs="Arial"/>
                <w:color w:val="000000"/>
                <w:szCs w:val="22"/>
              </w:rPr>
            </w:pPr>
            <w:ins w:id="8613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28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28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28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1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26" w:author="Rinat Gub" w:date="2022-12-06T13:44:00Z"/>
                <w:rFonts w:ascii="Calibri" w:hAnsi="Calibri"/>
                <w:color w:val="000000"/>
                <w:szCs w:val="22"/>
              </w:rPr>
            </w:pPr>
            <w:ins w:id="8627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6178E8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3828"/>
          <w:ins w:id="8628" w:author="Rinat Gub" w:date="2022-12-06T13:44:00Z"/>
        </w:trPr>
        <w:tc>
          <w:tcPr>
            <w:tcW w:w="5000" w:type="pct"/>
            <w:gridSpan w:val="40"/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629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630" w:author="Rinat Gub" w:date="2022-12-06T13:44:00Z">
              <w:r>
                <w:rPr>
                  <w:rFonts w:ascii="Arial" w:hAnsi="Arial" w:cs="Arial"/>
                  <w:b/>
                  <w:bCs/>
                  <w:sz w:val="48"/>
                  <w:szCs w:val="48"/>
                </w:rPr>
                <w:t>Техническая</w:t>
              </w:r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 xml:space="preserve"> часть заявки</w:t>
              </w:r>
            </w:ins>
          </w:p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631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</w:p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32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  <w:ins w:id="8633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48"/>
                  <w:szCs w:val="48"/>
                </w:rPr>
                <w:t>по Лоту №__________ на поставку ____________</w:t>
              </w:r>
            </w:ins>
          </w:p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34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</w:p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35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636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Для</w:t>
              </w:r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 xml:space="preserve"> ________________________</w:t>
              </w:r>
            </w:ins>
          </w:p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37" w:author="Rinat Gub" w:date="2022-12-06T13:44:00Z"/>
                <w:rFonts w:ascii="Calibri" w:hAnsi="Calibri"/>
                <w:color w:val="000000"/>
                <w:szCs w:val="22"/>
              </w:rPr>
            </w:pPr>
            <w:ins w:id="8638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6178E8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808"/>
          <w:ins w:id="8639" w:author="Rinat Gub" w:date="2022-12-06T13:44:00Z"/>
        </w:trPr>
        <w:tc>
          <w:tcPr>
            <w:tcW w:w="482" w:type="pct"/>
            <w:gridSpan w:val="3"/>
            <w:shd w:val="clear" w:color="auto" w:fill="auto"/>
            <w:noWrap/>
            <w:vAlign w:val="bottom"/>
            <w:hideMark/>
          </w:tcPr>
          <w:p w:rsidR="006178E8" w:rsidRDefault="006178E8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640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641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От кого:</w:t>
              </w:r>
            </w:ins>
          </w:p>
        </w:tc>
        <w:tc>
          <w:tcPr>
            <w:tcW w:w="3824" w:type="pct"/>
            <w:gridSpan w:val="33"/>
            <w:shd w:val="clear" w:color="auto" w:fill="auto"/>
            <w:noWrap/>
            <w:vAlign w:val="bottom"/>
            <w:hideMark/>
          </w:tcPr>
          <w:p w:rsidR="006178E8" w:rsidRDefault="006178E8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642" w:author="Rinat Gub" w:date="2022-12-06T13:44:00Z"/>
                <w:rFonts w:ascii="Arial" w:hAnsi="Arial" w:cs="Arial"/>
                <w:color w:val="000000"/>
                <w:sz w:val="28"/>
              </w:rPr>
            </w:pPr>
            <w:ins w:id="8643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_________________________________________________________________</w:t>
              </w:r>
            </w:ins>
          </w:p>
        </w:tc>
        <w:tc>
          <w:tcPr>
            <w:tcW w:w="344" w:type="pct"/>
            <w:gridSpan w:val="3"/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4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0" w:type="pct"/>
            <w:shd w:val="clear" w:color="auto" w:fill="auto"/>
            <w:noWrap/>
            <w:vAlign w:val="bottom"/>
            <w:hideMark/>
          </w:tcPr>
          <w:p w:rsidR="006178E8" w:rsidRPr="00203244" w:rsidRDefault="006178E8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45" w:author="Rinat Gub" w:date="2022-12-06T13:44:00Z"/>
                <w:rFonts w:ascii="Calibri" w:hAnsi="Calibri"/>
                <w:color w:val="000000"/>
                <w:szCs w:val="22"/>
              </w:rPr>
            </w:pPr>
            <w:ins w:id="8646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</w:tbl>
    <w:p w:rsidR="003C2363" w:rsidRPr="00203244" w:rsidRDefault="003C2363" w:rsidP="003C2363">
      <w:pPr>
        <w:pageBreakBefore/>
        <w:kinsoku/>
        <w:overflowPunct/>
        <w:autoSpaceDE/>
        <w:autoSpaceDN/>
        <w:ind w:firstLine="0"/>
        <w:jc w:val="left"/>
        <w:rPr>
          <w:ins w:id="8647" w:author="Rinat Gub" w:date="2022-12-06T13:44:00Z"/>
          <w:rFonts w:ascii="Calibri" w:hAnsi="Calibri"/>
          <w:color w:val="000000"/>
          <w:szCs w:val="22"/>
        </w:rPr>
      </w:pPr>
    </w:p>
    <w:tbl>
      <w:tblPr>
        <w:tblpPr w:leftFromText="180" w:rightFromText="180" w:horzAnchor="margin" w:tblpX="108" w:tblpY="468"/>
        <w:tblW w:w="4649" w:type="pct"/>
        <w:tblLook w:val="04A0" w:firstRow="1" w:lastRow="0" w:firstColumn="1" w:lastColumn="0" w:noHBand="0" w:noVBand="1"/>
      </w:tblPr>
      <w:tblGrid>
        <w:gridCol w:w="1070"/>
        <w:gridCol w:w="18"/>
        <w:gridCol w:w="253"/>
        <w:gridCol w:w="680"/>
        <w:gridCol w:w="85"/>
        <w:gridCol w:w="99"/>
        <w:gridCol w:w="697"/>
        <w:gridCol w:w="212"/>
        <w:gridCol w:w="215"/>
        <w:gridCol w:w="455"/>
        <w:gridCol w:w="340"/>
        <w:gridCol w:w="332"/>
        <w:gridCol w:w="209"/>
        <w:gridCol w:w="469"/>
        <w:gridCol w:w="420"/>
        <w:gridCol w:w="35"/>
        <w:gridCol w:w="566"/>
        <w:gridCol w:w="519"/>
        <w:gridCol w:w="46"/>
        <w:gridCol w:w="451"/>
        <w:gridCol w:w="616"/>
        <w:gridCol w:w="60"/>
        <w:gridCol w:w="336"/>
        <w:gridCol w:w="719"/>
        <w:gridCol w:w="75"/>
        <w:gridCol w:w="216"/>
        <w:gridCol w:w="824"/>
        <w:gridCol w:w="93"/>
        <w:gridCol w:w="101"/>
        <w:gridCol w:w="921"/>
        <w:gridCol w:w="110"/>
        <w:gridCol w:w="1024"/>
        <w:gridCol w:w="113"/>
        <w:gridCol w:w="221"/>
        <w:gridCol w:w="27"/>
        <w:gridCol w:w="23"/>
        <w:gridCol w:w="936"/>
        <w:gridCol w:w="20"/>
        <w:gridCol w:w="1030"/>
      </w:tblGrid>
      <w:tr w:rsidR="00C82303" w:rsidRPr="00203244" w:rsidTr="00F21DD3">
        <w:trPr>
          <w:trHeight w:val="397"/>
          <w:ins w:id="8648" w:author="Rinat Gub" w:date="2022-12-06T13:44:00Z"/>
        </w:trPr>
        <w:tc>
          <w:tcPr>
            <w:tcW w:w="354" w:type="pc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49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650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Кому:</w:t>
              </w:r>
            </w:ins>
          </w:p>
        </w:tc>
        <w:tc>
          <w:tcPr>
            <w:tcW w:w="3874" w:type="pct"/>
            <w:gridSpan w:val="3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C82303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51" w:author="Rinat Gub" w:date="2022-12-06T13:44:00Z"/>
                <w:rFonts w:ascii="Arial" w:hAnsi="Arial" w:cs="Arial"/>
                <w:color w:val="000000"/>
                <w:sz w:val="32"/>
                <w:szCs w:val="32"/>
              </w:rPr>
            </w:pPr>
            <w:ins w:id="8652" w:author="Rinat Gub" w:date="2022-12-06T13:44:00Z"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указать индекс, адрес, ФИО контактного лица Организатора закупки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  <w:r w:rsidR="00A9777F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  <w:r w:rsidRPr="00C82303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</w:ins>
          </w:p>
        </w:tc>
        <w:tc>
          <w:tcPr>
            <w:tcW w:w="92" w:type="pct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53" w:author="Rinat Gub" w:date="2022-12-06T13:44:00Z"/>
                <w:rFonts w:ascii="Calibri" w:hAnsi="Calibri"/>
                <w:color w:val="000000"/>
                <w:szCs w:val="22"/>
              </w:rPr>
            </w:pPr>
            <w:ins w:id="8654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  <w:tc>
          <w:tcPr>
            <w:tcW w:w="681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:rsidR="00C82303" w:rsidRDefault="00C82303" w:rsidP="00F21DD3">
            <w:pPr>
              <w:tabs>
                <w:tab w:val="clear" w:pos="1134"/>
              </w:tabs>
              <w:ind w:firstLine="0"/>
              <w:jc w:val="center"/>
              <w:rPr>
                <w:ins w:id="8655" w:author="Rinat Gub" w:date="2022-12-06T13:44:00Z"/>
                <w:color w:val="FF0000"/>
                <w:sz w:val="28"/>
              </w:rPr>
            </w:pPr>
            <w:ins w:id="8656" w:author="Rinat Gub" w:date="2022-12-06T13:44:00Z">
              <w:r w:rsidRPr="006E1A32">
                <w:rPr>
                  <w:color w:val="FF0000"/>
                  <w:sz w:val="28"/>
                </w:rPr>
                <w:t>СЛУЖБА</w:t>
              </w:r>
            </w:ins>
          </w:p>
          <w:p w:rsidR="00C82303" w:rsidRPr="006E1A32" w:rsidRDefault="00C82303" w:rsidP="00F21DD3">
            <w:pPr>
              <w:tabs>
                <w:tab w:val="clear" w:pos="1134"/>
              </w:tabs>
              <w:ind w:firstLine="0"/>
              <w:jc w:val="center"/>
              <w:rPr>
                <w:ins w:id="8657" w:author="Rinat Gub" w:date="2022-12-06T13:44:00Z"/>
                <w:color w:val="FF0000"/>
              </w:rPr>
            </w:pPr>
            <w:ins w:id="8658" w:author="Rinat Gub" w:date="2022-12-06T13:44:00Z">
              <w:r w:rsidRPr="006E1A32">
                <w:rPr>
                  <w:color w:val="FF0000"/>
                  <w:sz w:val="28"/>
                </w:rPr>
                <w:t>СНАБЖЕНИЯ</w:t>
              </w:r>
            </w:ins>
          </w:p>
        </w:tc>
      </w:tr>
      <w:tr w:rsidR="00C82303" w:rsidRPr="00203244" w:rsidTr="00F21DD3">
        <w:trPr>
          <w:trHeight w:val="404"/>
          <w:ins w:id="8659" w:author="Rinat Gub" w:date="2022-12-06T13:44:00Z"/>
        </w:trPr>
        <w:tc>
          <w:tcPr>
            <w:tcW w:w="354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0" w:author="Rinat Gub" w:date="2022-12-06T13:44:00Z"/>
                <w:rFonts w:ascii="Arial" w:hAnsi="Arial" w:cs="Arial"/>
                <w:color w:val="000000"/>
                <w:szCs w:val="22"/>
              </w:rPr>
            </w:pPr>
            <w:ins w:id="8661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386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3" w:author="Rinat Gub" w:date="2022-12-06T13:44:00Z"/>
                <w:rFonts w:ascii="Arial" w:hAnsi="Arial" w:cs="Arial"/>
                <w:b/>
                <w:bCs/>
                <w:color w:val="FF0000"/>
                <w:sz w:val="28"/>
              </w:rPr>
            </w:pPr>
          </w:p>
        </w:tc>
        <w:tc>
          <w:tcPr>
            <w:tcW w:w="38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82303" w:rsidRPr="00283719" w:rsidRDefault="00C82303" w:rsidP="00F21DD3">
            <w:pPr>
              <w:rPr>
                <w:ins w:id="8664" w:author="Rinat Gub" w:date="2022-12-06T13:44:00Z"/>
              </w:rPr>
            </w:pPr>
          </w:p>
        </w:tc>
        <w:tc>
          <w:tcPr>
            <w:tcW w:w="389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5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6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7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8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69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70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9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71" w:author="Rinat Gub" w:date="2022-12-06T13:44:00Z"/>
                <w:rFonts w:ascii="Arial" w:hAnsi="Arial" w:cs="Arial"/>
                <w:color w:val="000000"/>
                <w:szCs w:val="22"/>
              </w:rPr>
            </w:pPr>
          </w:p>
        </w:tc>
        <w:tc>
          <w:tcPr>
            <w:tcW w:w="9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72" w:author="Rinat Gub" w:date="2022-12-06T13:44:00Z"/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681" w:type="pct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673" w:author="Rinat Gub" w:date="2022-12-06T13:44:00Z"/>
                <w:rFonts w:ascii="Arial" w:hAnsi="Arial" w:cs="Arial"/>
                <w:b/>
                <w:bCs/>
                <w:color w:val="FF0000"/>
                <w:sz w:val="72"/>
                <w:szCs w:val="72"/>
              </w:rPr>
            </w:pPr>
            <w:ins w:id="8674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72"/>
                  <w:szCs w:val="72"/>
                </w:rPr>
                <w:t>МТР</w:t>
              </w:r>
            </w:ins>
          </w:p>
        </w:tc>
      </w:tr>
      <w:tr w:rsidR="00C82303" w:rsidRPr="00203244" w:rsidTr="00F21DD3">
        <w:trPr>
          <w:trHeight w:val="329"/>
          <w:ins w:id="8675" w:author="Rinat Gub" w:date="2022-12-06T13:44:00Z"/>
        </w:trPr>
        <w:tc>
          <w:tcPr>
            <w:tcW w:w="360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76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677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Куда:</w:t>
              </w:r>
            </w:ins>
          </w:p>
        </w:tc>
        <w:tc>
          <w:tcPr>
            <w:tcW w:w="4640" w:type="pct"/>
            <w:gridSpan w:val="37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82303" w:rsidRPr="00C82303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78" w:author="Rinat Gub" w:date="2022-12-06T13:44:00Z"/>
                <w:rFonts w:ascii="Arial" w:hAnsi="Arial" w:cs="Arial"/>
                <w:color w:val="000000"/>
                <w:szCs w:val="24"/>
                <w:u w:val="single"/>
              </w:rPr>
            </w:pPr>
            <w:ins w:id="8679" w:author="Rinat Gub" w:date="2022-12-06T13:44:00Z"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Служба снабжения </w:t>
              </w:r>
              <w:r w:rsidR="004859FF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ПАО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 «НК «Роснефть»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</w:ins>
          </w:p>
        </w:tc>
      </w:tr>
      <w:tr w:rsidR="00C82303" w:rsidRPr="00203244" w:rsidTr="00F21DD3">
        <w:trPr>
          <w:trHeight w:val="329"/>
          <w:ins w:id="8680" w:author="Rinat Gub" w:date="2022-12-06T13:44:00Z"/>
        </w:trPr>
        <w:tc>
          <w:tcPr>
            <w:tcW w:w="360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1" w:author="Rinat Gub" w:date="2022-12-06T13:44:00Z"/>
                <w:rFonts w:ascii="Arial" w:hAnsi="Arial" w:cs="Arial"/>
                <w:color w:val="000000"/>
                <w:sz w:val="28"/>
              </w:rPr>
            </w:pPr>
            <w:ins w:id="8682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 </w:t>
              </w:r>
            </w:ins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8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11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697" w:type="pct"/>
            <w:gridSpan w:val="5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5" w:author="Rinat Gub" w:date="2022-12-06T13:44:00Z"/>
                <w:rFonts w:ascii="Calibri" w:hAnsi="Calibri"/>
                <w:color w:val="000000"/>
                <w:szCs w:val="22"/>
              </w:rPr>
            </w:pPr>
            <w:ins w:id="8696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C82303" w:rsidRPr="00203244" w:rsidTr="00F21DD3">
        <w:trPr>
          <w:trHeight w:val="644"/>
          <w:ins w:id="8697" w:author="Rinat Gub" w:date="2022-12-06T13:44:00Z"/>
        </w:trPr>
        <w:tc>
          <w:tcPr>
            <w:tcW w:w="1890" w:type="pct"/>
            <w:gridSpan w:val="15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698" w:author="Rinat Gub" w:date="2022-12-06T13:44:00Z"/>
                <w:rFonts w:ascii="Arial" w:hAnsi="Arial" w:cs="Arial"/>
                <w:b/>
                <w:bCs/>
                <w:sz w:val="28"/>
              </w:rPr>
            </w:pPr>
            <w:ins w:id="8699" w:author="Rinat Gub" w:date="2022-12-06T13:44:00Z">
              <w:r w:rsidRPr="00203244">
                <w:rPr>
                  <w:rFonts w:ascii="Arial" w:hAnsi="Arial" w:cs="Arial"/>
                  <w:b/>
                  <w:bCs/>
                  <w:sz w:val="28"/>
                </w:rPr>
                <w:t>Не вскрывать до</w:t>
              </w:r>
              <w:r w:rsidR="00D55449">
                <w:rPr>
                  <w:rStyle w:val="afc"/>
                  <w:rFonts w:ascii="Arial" w:hAnsi="Arial"/>
                  <w:b/>
                  <w:bCs/>
                </w:rPr>
                <w:footnoteReference w:id="18"/>
              </w:r>
              <w:r w:rsidRPr="00203244">
                <w:rPr>
                  <w:rFonts w:ascii="Arial" w:hAnsi="Arial" w:cs="Arial"/>
                  <w:b/>
                  <w:bCs/>
                  <w:sz w:val="28"/>
                </w:rPr>
                <w:t xml:space="preserve">: </w:t>
              </w:r>
            </w:ins>
          </w:p>
        </w:tc>
        <w:tc>
          <w:tcPr>
            <w:tcW w:w="2750" w:type="pct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6E1A32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02" w:author="Rinat Gub" w:date="2022-12-06T13:44:00Z"/>
                <w:rFonts w:ascii="Arial" w:hAnsi="Arial" w:cs="Arial"/>
                <w:bCs/>
                <w:color w:val="FF0000"/>
                <w:sz w:val="56"/>
                <w:szCs w:val="56"/>
              </w:rPr>
            </w:pPr>
            <w:ins w:id="8703" w:author="Rinat Gub" w:date="2022-12-06T13:44:00Z">
              <w:r w:rsidRPr="006E1A32">
                <w:rPr>
                  <w:rFonts w:ascii="Arial" w:hAnsi="Arial" w:cs="Arial"/>
                  <w:bCs/>
                  <w:color w:val="FF0000"/>
                  <w:sz w:val="56"/>
                  <w:szCs w:val="56"/>
                </w:rPr>
                <w:t>________________________</w:t>
              </w:r>
            </w:ins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04" w:author="Rinat Gub" w:date="2022-12-06T13:44:00Z"/>
                <w:rFonts w:ascii="Calibri" w:hAnsi="Calibri"/>
                <w:color w:val="000000"/>
                <w:szCs w:val="22"/>
              </w:rPr>
            </w:pPr>
            <w:ins w:id="8705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C82303" w:rsidRPr="00203244" w:rsidTr="00F21DD3">
        <w:trPr>
          <w:trHeight w:val="329"/>
          <w:ins w:id="8706" w:author="Rinat Gub" w:date="2022-12-06T13:44:00Z"/>
        </w:trPr>
        <w:tc>
          <w:tcPr>
            <w:tcW w:w="677" w:type="pct"/>
            <w:gridSpan w:val="4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07" w:author="Rinat Gub" w:date="2022-12-06T13:44:00Z"/>
                <w:rFonts w:ascii="Arial" w:hAnsi="Arial" w:cs="Arial"/>
                <w:color w:val="000000"/>
                <w:szCs w:val="22"/>
              </w:rPr>
            </w:pPr>
            <w:ins w:id="8708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30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0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0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0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0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12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1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2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21" w:author="Rinat Gub" w:date="2022-12-06T13:44:00Z"/>
                <w:rFonts w:ascii="Calibri" w:hAnsi="Calibri"/>
                <w:color w:val="000000"/>
                <w:szCs w:val="22"/>
              </w:rPr>
            </w:pPr>
            <w:ins w:id="8722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C82303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3828"/>
          <w:ins w:id="8723" w:author="Rinat Gub" w:date="2022-12-06T13:44:00Z"/>
        </w:trPr>
        <w:tc>
          <w:tcPr>
            <w:tcW w:w="5000" w:type="pct"/>
            <w:gridSpan w:val="39"/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724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725" w:author="Rinat Gub" w:date="2022-12-06T13:44:00Z">
              <w:r>
                <w:rPr>
                  <w:rFonts w:ascii="Arial" w:hAnsi="Arial" w:cs="Arial"/>
                  <w:b/>
                  <w:bCs/>
                  <w:sz w:val="48"/>
                  <w:szCs w:val="48"/>
                </w:rPr>
                <w:t>Коммерческая</w:t>
              </w:r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 xml:space="preserve"> часть заявки</w:t>
              </w:r>
            </w:ins>
          </w:p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726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</w:p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27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  <w:ins w:id="8728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48"/>
                  <w:szCs w:val="48"/>
                </w:rPr>
                <w:t>по Лоту №__________ на поставку ____________</w:t>
              </w:r>
            </w:ins>
          </w:p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29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</w:p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30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731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Для</w:t>
              </w:r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 xml:space="preserve"> ________________________</w:t>
              </w:r>
            </w:ins>
          </w:p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32" w:author="Rinat Gub" w:date="2022-12-06T13:44:00Z"/>
                <w:rFonts w:ascii="Calibri" w:hAnsi="Calibri"/>
                <w:color w:val="000000"/>
                <w:szCs w:val="22"/>
              </w:rPr>
            </w:pPr>
            <w:ins w:id="8733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C82303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92"/>
          <w:ins w:id="8734" w:author="Rinat Gub" w:date="2022-12-06T13:44:00Z"/>
        </w:trPr>
        <w:tc>
          <w:tcPr>
            <w:tcW w:w="444" w:type="pct"/>
            <w:gridSpan w:val="3"/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735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736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От кого:</w:t>
              </w:r>
            </w:ins>
          </w:p>
        </w:tc>
        <w:tc>
          <w:tcPr>
            <w:tcW w:w="3868" w:type="pct"/>
            <w:gridSpan w:val="32"/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737" w:author="Rinat Gub" w:date="2022-12-06T13:44:00Z"/>
                <w:rFonts w:ascii="Arial" w:hAnsi="Arial" w:cs="Arial"/>
                <w:color w:val="000000"/>
                <w:sz w:val="28"/>
              </w:rPr>
            </w:pPr>
            <w:ins w:id="8738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_________________________________________________________________</w:t>
              </w:r>
            </w:ins>
          </w:p>
        </w:tc>
        <w:tc>
          <w:tcPr>
            <w:tcW w:w="335" w:type="pct"/>
            <w:gridSpan w:val="3"/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3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3" w:type="pct"/>
            <w:shd w:val="clear" w:color="auto" w:fill="auto"/>
            <w:noWrap/>
            <w:vAlign w:val="bottom"/>
            <w:hideMark/>
          </w:tcPr>
          <w:p w:rsidR="00C82303" w:rsidRPr="00203244" w:rsidRDefault="00C82303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40" w:author="Rinat Gub" w:date="2022-12-06T13:44:00Z"/>
                <w:rFonts w:ascii="Calibri" w:hAnsi="Calibri"/>
                <w:color w:val="000000"/>
                <w:szCs w:val="22"/>
              </w:rPr>
            </w:pPr>
            <w:ins w:id="8741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</w:tbl>
    <w:p w:rsidR="008F65F1" w:rsidRPr="00203244" w:rsidRDefault="008F65F1" w:rsidP="008F65F1">
      <w:pPr>
        <w:ind w:firstLine="0"/>
        <w:jc w:val="center"/>
        <w:rPr>
          <w:ins w:id="8742" w:author="Rinat Gub" w:date="2022-12-06T13:44:00Z"/>
        </w:rPr>
      </w:pPr>
    </w:p>
    <w:p w:rsidR="008F65F1" w:rsidRPr="00203244" w:rsidRDefault="008F65F1" w:rsidP="008F65F1">
      <w:pPr>
        <w:ind w:firstLine="0"/>
        <w:jc w:val="center"/>
        <w:rPr>
          <w:ins w:id="8743" w:author="Rinat Gub" w:date="2022-12-06T13:44:00Z"/>
        </w:rPr>
      </w:pPr>
    </w:p>
    <w:p w:rsidR="008F65F1" w:rsidRPr="00203244" w:rsidRDefault="008F65F1" w:rsidP="003C2363">
      <w:pPr>
        <w:pageBreakBefore/>
        <w:ind w:firstLine="0"/>
        <w:jc w:val="center"/>
        <w:rPr>
          <w:ins w:id="8744" w:author="Rinat Gub" w:date="2022-12-06T13:44:00Z"/>
        </w:rPr>
      </w:pPr>
    </w:p>
    <w:p w:rsidR="008F65F1" w:rsidRPr="00203244" w:rsidRDefault="008F65F1" w:rsidP="008F65F1">
      <w:pPr>
        <w:ind w:firstLine="0"/>
        <w:jc w:val="center"/>
        <w:rPr>
          <w:ins w:id="8745" w:author="Rinat Gub" w:date="2022-12-06T13:44:00Z"/>
        </w:rPr>
      </w:pPr>
    </w:p>
    <w:p w:rsidR="008F65F1" w:rsidRPr="00203244" w:rsidRDefault="008F65F1" w:rsidP="008F65F1">
      <w:pPr>
        <w:ind w:firstLine="0"/>
        <w:jc w:val="center"/>
        <w:rPr>
          <w:ins w:id="8746" w:author="Rinat Gub" w:date="2022-12-06T13:44:00Z"/>
        </w:rPr>
      </w:pPr>
    </w:p>
    <w:p w:rsidR="006F21B8" w:rsidRDefault="006F21B8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8747" w:author="Rinat Gub" w:date="2022-12-06T13:44:00Z"/>
        </w:rPr>
      </w:pPr>
    </w:p>
    <w:tbl>
      <w:tblPr>
        <w:tblpPr w:leftFromText="180" w:rightFromText="180" w:horzAnchor="margin" w:tblpX="108" w:tblpY="468"/>
        <w:tblW w:w="4649" w:type="pct"/>
        <w:tblLook w:val="04A0" w:firstRow="1" w:lastRow="0" w:firstColumn="1" w:lastColumn="0" w:noHBand="0" w:noVBand="1"/>
      </w:tblPr>
      <w:tblGrid>
        <w:gridCol w:w="1070"/>
        <w:gridCol w:w="18"/>
        <w:gridCol w:w="253"/>
        <w:gridCol w:w="680"/>
        <w:gridCol w:w="85"/>
        <w:gridCol w:w="99"/>
        <w:gridCol w:w="697"/>
        <w:gridCol w:w="212"/>
        <w:gridCol w:w="215"/>
        <w:gridCol w:w="455"/>
        <w:gridCol w:w="340"/>
        <w:gridCol w:w="332"/>
        <w:gridCol w:w="209"/>
        <w:gridCol w:w="469"/>
        <w:gridCol w:w="420"/>
        <w:gridCol w:w="35"/>
        <w:gridCol w:w="566"/>
        <w:gridCol w:w="519"/>
        <w:gridCol w:w="46"/>
        <w:gridCol w:w="451"/>
        <w:gridCol w:w="616"/>
        <w:gridCol w:w="60"/>
        <w:gridCol w:w="336"/>
        <w:gridCol w:w="719"/>
        <w:gridCol w:w="75"/>
        <w:gridCol w:w="216"/>
        <w:gridCol w:w="824"/>
        <w:gridCol w:w="93"/>
        <w:gridCol w:w="101"/>
        <w:gridCol w:w="921"/>
        <w:gridCol w:w="110"/>
        <w:gridCol w:w="1024"/>
        <w:gridCol w:w="113"/>
        <w:gridCol w:w="221"/>
        <w:gridCol w:w="27"/>
        <w:gridCol w:w="23"/>
        <w:gridCol w:w="936"/>
        <w:gridCol w:w="20"/>
        <w:gridCol w:w="1030"/>
      </w:tblGrid>
      <w:tr w:rsidR="003A67D0" w:rsidRPr="00203244" w:rsidTr="00F21DD3">
        <w:trPr>
          <w:trHeight w:val="397"/>
          <w:ins w:id="8748" w:author="Rinat Gub" w:date="2022-12-06T13:44:00Z"/>
        </w:trPr>
        <w:tc>
          <w:tcPr>
            <w:tcW w:w="354" w:type="pc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49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750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Кому:</w:t>
              </w:r>
            </w:ins>
          </w:p>
        </w:tc>
        <w:tc>
          <w:tcPr>
            <w:tcW w:w="3874" w:type="pct"/>
            <w:gridSpan w:val="32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C82303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51" w:author="Rinat Gub" w:date="2022-12-06T13:44:00Z"/>
                <w:rFonts w:ascii="Arial" w:hAnsi="Arial" w:cs="Arial"/>
                <w:color w:val="000000"/>
                <w:sz w:val="32"/>
                <w:szCs w:val="32"/>
              </w:rPr>
            </w:pPr>
            <w:ins w:id="8752" w:author="Rinat Gub" w:date="2022-12-06T13:44:00Z"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указать индекс, адрес, ФИО контактного лица Организатора закупки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  <w:r w:rsidR="00A9777F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  <w:r w:rsidRPr="00C82303">
                <w:rPr>
                  <w:rFonts w:ascii="Arial" w:hAnsi="Arial" w:cs="Arial"/>
                  <w:sz w:val="32"/>
                  <w:szCs w:val="32"/>
                  <w:u w:val="single"/>
                </w:rPr>
                <w:t xml:space="preserve"> </w:t>
              </w:r>
            </w:ins>
          </w:p>
        </w:tc>
        <w:tc>
          <w:tcPr>
            <w:tcW w:w="92" w:type="pct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53" w:author="Rinat Gub" w:date="2022-12-06T13:44:00Z"/>
                <w:rFonts w:ascii="Calibri" w:hAnsi="Calibri"/>
                <w:color w:val="000000"/>
                <w:szCs w:val="22"/>
              </w:rPr>
            </w:pPr>
            <w:ins w:id="8754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  <w:tc>
          <w:tcPr>
            <w:tcW w:w="681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:rsidR="003A67D0" w:rsidRDefault="003A67D0" w:rsidP="00F21DD3">
            <w:pPr>
              <w:tabs>
                <w:tab w:val="clear" w:pos="1134"/>
              </w:tabs>
              <w:ind w:firstLine="0"/>
              <w:jc w:val="center"/>
              <w:rPr>
                <w:ins w:id="8755" w:author="Rinat Gub" w:date="2022-12-06T13:44:00Z"/>
                <w:color w:val="FF0000"/>
                <w:sz w:val="28"/>
              </w:rPr>
            </w:pPr>
            <w:ins w:id="8756" w:author="Rinat Gub" w:date="2022-12-06T13:44:00Z">
              <w:r w:rsidRPr="006E1A32">
                <w:rPr>
                  <w:color w:val="FF0000"/>
                  <w:sz w:val="28"/>
                </w:rPr>
                <w:t>СЛУЖБА</w:t>
              </w:r>
            </w:ins>
          </w:p>
          <w:p w:rsidR="003A67D0" w:rsidRPr="006E1A32" w:rsidRDefault="003A67D0" w:rsidP="00F21DD3">
            <w:pPr>
              <w:tabs>
                <w:tab w:val="clear" w:pos="1134"/>
              </w:tabs>
              <w:ind w:firstLine="0"/>
              <w:jc w:val="center"/>
              <w:rPr>
                <w:ins w:id="8757" w:author="Rinat Gub" w:date="2022-12-06T13:44:00Z"/>
                <w:color w:val="FF0000"/>
              </w:rPr>
            </w:pPr>
            <w:ins w:id="8758" w:author="Rinat Gub" w:date="2022-12-06T13:44:00Z">
              <w:r w:rsidRPr="006E1A32">
                <w:rPr>
                  <w:color w:val="FF0000"/>
                  <w:sz w:val="28"/>
                </w:rPr>
                <w:t>СНАБЖЕНИЯ</w:t>
              </w:r>
            </w:ins>
          </w:p>
        </w:tc>
      </w:tr>
      <w:tr w:rsidR="003A67D0" w:rsidRPr="00203244" w:rsidTr="00F21DD3">
        <w:trPr>
          <w:trHeight w:val="404"/>
          <w:ins w:id="8759" w:author="Rinat Gub" w:date="2022-12-06T13:44:00Z"/>
        </w:trPr>
        <w:tc>
          <w:tcPr>
            <w:tcW w:w="354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0" w:author="Rinat Gub" w:date="2022-12-06T13:44:00Z"/>
                <w:rFonts w:ascii="Arial" w:hAnsi="Arial" w:cs="Arial"/>
                <w:color w:val="000000"/>
                <w:szCs w:val="22"/>
              </w:rPr>
            </w:pPr>
            <w:ins w:id="8761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386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3" w:author="Rinat Gub" w:date="2022-12-06T13:44:00Z"/>
                <w:rFonts w:ascii="Arial" w:hAnsi="Arial" w:cs="Arial"/>
                <w:b/>
                <w:bCs/>
                <w:color w:val="FF0000"/>
                <w:sz w:val="28"/>
              </w:rPr>
            </w:pPr>
          </w:p>
        </w:tc>
        <w:tc>
          <w:tcPr>
            <w:tcW w:w="38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3A67D0" w:rsidRPr="00283719" w:rsidRDefault="003A67D0" w:rsidP="00F21DD3">
            <w:pPr>
              <w:rPr>
                <w:ins w:id="8764" w:author="Rinat Gub" w:date="2022-12-06T13:44:00Z"/>
              </w:rPr>
            </w:pPr>
          </w:p>
        </w:tc>
        <w:tc>
          <w:tcPr>
            <w:tcW w:w="389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5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6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7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8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69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70" w:author="Rinat Gub" w:date="2022-12-06T13:44:00Z"/>
                <w:rFonts w:ascii="Arial" w:hAnsi="Arial" w:cs="Arial"/>
                <w:b/>
                <w:bCs/>
                <w:color w:val="FF0000"/>
                <w:szCs w:val="22"/>
              </w:rPr>
            </w:pPr>
          </w:p>
        </w:tc>
        <w:tc>
          <w:tcPr>
            <w:tcW w:w="389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71" w:author="Rinat Gub" w:date="2022-12-06T13:44:00Z"/>
                <w:rFonts w:ascii="Arial" w:hAnsi="Arial" w:cs="Arial"/>
                <w:color w:val="000000"/>
                <w:szCs w:val="22"/>
              </w:rPr>
            </w:pPr>
          </w:p>
        </w:tc>
        <w:tc>
          <w:tcPr>
            <w:tcW w:w="9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72" w:author="Rinat Gub" w:date="2022-12-06T13:44:00Z"/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681" w:type="pct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773" w:author="Rinat Gub" w:date="2022-12-06T13:44:00Z"/>
                <w:rFonts w:ascii="Arial" w:hAnsi="Arial" w:cs="Arial"/>
                <w:b/>
                <w:bCs/>
                <w:color w:val="FF0000"/>
                <w:sz w:val="72"/>
                <w:szCs w:val="72"/>
              </w:rPr>
            </w:pPr>
            <w:ins w:id="8774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72"/>
                  <w:szCs w:val="72"/>
                </w:rPr>
                <w:t>МТР</w:t>
              </w:r>
            </w:ins>
          </w:p>
        </w:tc>
      </w:tr>
      <w:tr w:rsidR="003A67D0" w:rsidRPr="00203244" w:rsidTr="00F21DD3">
        <w:trPr>
          <w:trHeight w:val="329"/>
          <w:ins w:id="8775" w:author="Rinat Gub" w:date="2022-12-06T13:44:00Z"/>
        </w:trPr>
        <w:tc>
          <w:tcPr>
            <w:tcW w:w="360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76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777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Куда:</w:t>
              </w:r>
            </w:ins>
          </w:p>
        </w:tc>
        <w:tc>
          <w:tcPr>
            <w:tcW w:w="4640" w:type="pct"/>
            <w:gridSpan w:val="37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67D0" w:rsidRPr="00C82303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78" w:author="Rinat Gub" w:date="2022-12-06T13:44:00Z"/>
                <w:rFonts w:ascii="Arial" w:hAnsi="Arial" w:cs="Arial"/>
                <w:color w:val="000000"/>
                <w:szCs w:val="24"/>
                <w:u w:val="single"/>
              </w:rPr>
            </w:pPr>
            <w:ins w:id="8779" w:author="Rinat Gub" w:date="2022-12-06T13:44:00Z"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[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Служба снабжения </w:t>
              </w:r>
              <w:r w:rsidR="004859FF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>ПАО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Cs/>
                  <w:color w:val="000000" w:themeColor="text1"/>
                  <w:sz w:val="32"/>
                  <w:szCs w:val="32"/>
                  <w:shd w:val="pct10" w:color="auto" w:fill="auto"/>
                </w:rPr>
                <w:t xml:space="preserve"> «НК «Роснефть»</w:t>
              </w:r>
              <w:r w:rsidRPr="00C82303">
                <w:rPr>
                  <w:rStyle w:val="af3"/>
                  <w:rFonts w:ascii="Arial" w:hAnsi="Arial" w:cs="Arial"/>
                  <w:b w:val="0"/>
                  <w:bCs/>
                  <w:i w:val="0"/>
                  <w:iCs/>
                  <w:sz w:val="32"/>
                  <w:szCs w:val="32"/>
                  <w:shd w:val="pct10" w:color="auto" w:fill="auto"/>
                </w:rPr>
                <w:t>]</w:t>
              </w:r>
            </w:ins>
          </w:p>
        </w:tc>
      </w:tr>
      <w:tr w:rsidR="003A67D0" w:rsidRPr="00203244" w:rsidTr="00F21DD3">
        <w:trPr>
          <w:trHeight w:val="329"/>
          <w:ins w:id="8780" w:author="Rinat Gub" w:date="2022-12-06T13:44:00Z"/>
        </w:trPr>
        <w:tc>
          <w:tcPr>
            <w:tcW w:w="360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1" w:author="Rinat Gub" w:date="2022-12-06T13:44:00Z"/>
                <w:rFonts w:ascii="Arial" w:hAnsi="Arial" w:cs="Arial"/>
                <w:color w:val="000000"/>
                <w:sz w:val="28"/>
              </w:rPr>
            </w:pPr>
            <w:ins w:id="8782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 </w:t>
              </w:r>
            </w:ins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8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4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1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11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697" w:type="pct"/>
            <w:gridSpan w:val="5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5" w:author="Rinat Gub" w:date="2022-12-06T13:44:00Z"/>
                <w:rFonts w:ascii="Calibri" w:hAnsi="Calibri"/>
                <w:color w:val="000000"/>
                <w:szCs w:val="22"/>
              </w:rPr>
            </w:pPr>
            <w:ins w:id="8796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3A67D0" w:rsidRPr="00203244" w:rsidTr="00F21DD3">
        <w:trPr>
          <w:trHeight w:val="644"/>
          <w:ins w:id="8797" w:author="Rinat Gub" w:date="2022-12-06T13:44:00Z"/>
        </w:trPr>
        <w:tc>
          <w:tcPr>
            <w:tcW w:w="1890" w:type="pct"/>
            <w:gridSpan w:val="15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8" w:author="Rinat Gub" w:date="2022-12-06T13:44:00Z"/>
                <w:rFonts w:ascii="Arial" w:hAnsi="Arial" w:cs="Arial"/>
                <w:b/>
                <w:bCs/>
                <w:sz w:val="28"/>
              </w:rPr>
            </w:pPr>
          </w:p>
        </w:tc>
        <w:tc>
          <w:tcPr>
            <w:tcW w:w="2750" w:type="pct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6E1A32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799" w:author="Rinat Gub" w:date="2022-12-06T13:44:00Z"/>
                <w:rFonts w:ascii="Arial" w:hAnsi="Arial" w:cs="Arial"/>
                <w:bCs/>
                <w:color w:val="FF0000"/>
                <w:sz w:val="56"/>
                <w:szCs w:val="56"/>
              </w:rPr>
            </w:pPr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0" w:author="Rinat Gub" w:date="2022-12-06T13:44:00Z"/>
                <w:rFonts w:ascii="Calibri" w:hAnsi="Calibri"/>
                <w:color w:val="000000"/>
                <w:szCs w:val="22"/>
              </w:rPr>
            </w:pPr>
            <w:ins w:id="8801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3A67D0" w:rsidRPr="00203244" w:rsidTr="00F21DD3">
        <w:trPr>
          <w:trHeight w:val="329"/>
          <w:ins w:id="8802" w:author="Rinat Gub" w:date="2022-12-06T13:44:00Z"/>
        </w:trPr>
        <w:tc>
          <w:tcPr>
            <w:tcW w:w="677" w:type="pct"/>
            <w:gridSpan w:val="4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3" w:author="Rinat Gub" w:date="2022-12-06T13:44:00Z"/>
                <w:rFonts w:ascii="Arial" w:hAnsi="Arial" w:cs="Arial"/>
                <w:color w:val="000000"/>
                <w:szCs w:val="22"/>
              </w:rPr>
            </w:pPr>
            <w:ins w:id="8804" w:author="Rinat Gub" w:date="2022-12-06T13:44:00Z">
              <w:r w:rsidRPr="00203244">
                <w:rPr>
                  <w:rFonts w:ascii="Arial" w:hAnsi="Arial" w:cs="Arial"/>
                  <w:color w:val="000000"/>
                  <w:szCs w:val="22"/>
                </w:rPr>
                <w:t> </w:t>
              </w:r>
            </w:ins>
          </w:p>
        </w:tc>
        <w:tc>
          <w:tcPr>
            <w:tcW w:w="30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0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0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7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0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8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09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0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1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2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2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3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8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4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12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28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6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17" w:author="Rinat Gub" w:date="2022-12-06T13:44:00Z"/>
                <w:rFonts w:ascii="Calibri" w:hAnsi="Calibri"/>
                <w:color w:val="000000"/>
                <w:szCs w:val="22"/>
              </w:rPr>
            </w:pPr>
            <w:ins w:id="8818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3A67D0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3063"/>
          <w:ins w:id="8819" w:author="Rinat Gub" w:date="2022-12-06T13:44:00Z"/>
        </w:trPr>
        <w:tc>
          <w:tcPr>
            <w:tcW w:w="5000" w:type="pct"/>
            <w:gridSpan w:val="39"/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820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821" w:author="Rinat Gub" w:date="2022-12-06T13:44:00Z">
              <w:r>
                <w:rPr>
                  <w:rFonts w:ascii="Arial" w:hAnsi="Arial" w:cs="Arial"/>
                  <w:b/>
                  <w:bCs/>
                  <w:sz w:val="48"/>
                  <w:szCs w:val="48"/>
                </w:rPr>
                <w:t>Документ об обеспечении Договора</w:t>
              </w:r>
            </w:ins>
          </w:p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center"/>
              <w:rPr>
                <w:ins w:id="8822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</w:p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23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  <w:ins w:id="8824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FF0000"/>
                  <w:sz w:val="48"/>
                  <w:szCs w:val="48"/>
                </w:rPr>
                <w:t>по Лоту №__________ на поставку ____________</w:t>
              </w:r>
            </w:ins>
          </w:p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25" w:author="Rinat Gub" w:date="2022-12-06T13:44:00Z"/>
                <w:rFonts w:ascii="Arial" w:hAnsi="Arial" w:cs="Arial"/>
                <w:b/>
                <w:bCs/>
                <w:color w:val="FF0000"/>
                <w:sz w:val="48"/>
                <w:szCs w:val="48"/>
              </w:rPr>
            </w:pPr>
          </w:p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26" w:author="Rinat Gub" w:date="2022-12-06T13:44:00Z"/>
                <w:rFonts w:ascii="Arial" w:hAnsi="Arial" w:cs="Arial"/>
                <w:b/>
                <w:bCs/>
                <w:sz w:val="48"/>
                <w:szCs w:val="48"/>
              </w:rPr>
            </w:pPr>
            <w:ins w:id="8827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Для</w:t>
              </w:r>
              <w:r w:rsidRPr="00203244">
                <w:rPr>
                  <w:rFonts w:ascii="Arial" w:hAnsi="Arial" w:cs="Arial"/>
                  <w:b/>
                  <w:bCs/>
                  <w:sz w:val="48"/>
                  <w:szCs w:val="48"/>
                </w:rPr>
                <w:t xml:space="preserve"> ________________________</w:t>
              </w:r>
            </w:ins>
          </w:p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28" w:author="Rinat Gub" w:date="2022-12-06T13:44:00Z"/>
                <w:rFonts w:ascii="Calibri" w:hAnsi="Calibri"/>
                <w:color w:val="000000"/>
                <w:szCs w:val="22"/>
              </w:rPr>
            </w:pPr>
            <w:ins w:id="8829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  <w:tr w:rsidR="003A67D0" w:rsidRPr="00203244" w:rsidTr="00F21DD3">
        <w:tblPrEx>
          <w:tblBorders>
            <w:left w:val="single" w:sz="8" w:space="0" w:color="auto"/>
            <w:bottom w:val="single" w:sz="8" w:space="0" w:color="auto"/>
            <w:right w:val="single" w:sz="8" w:space="0" w:color="auto"/>
          </w:tblBorders>
        </w:tblPrEx>
        <w:trPr>
          <w:trHeight w:val="1348"/>
          <w:ins w:id="8830" w:author="Rinat Gub" w:date="2022-12-06T13:44:00Z"/>
        </w:trPr>
        <w:tc>
          <w:tcPr>
            <w:tcW w:w="444" w:type="pct"/>
            <w:gridSpan w:val="3"/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831" w:author="Rinat Gub" w:date="2022-12-06T13:44:00Z"/>
                <w:rFonts w:ascii="Arial" w:hAnsi="Arial" w:cs="Arial"/>
                <w:b/>
                <w:bCs/>
                <w:color w:val="000000"/>
                <w:sz w:val="28"/>
              </w:rPr>
            </w:pPr>
            <w:ins w:id="8832" w:author="Rinat Gub" w:date="2022-12-06T13:44:00Z">
              <w:r w:rsidRPr="00203244">
                <w:rPr>
                  <w:rFonts w:ascii="Arial" w:hAnsi="Arial" w:cs="Arial"/>
                  <w:b/>
                  <w:bCs/>
                  <w:color w:val="000000"/>
                  <w:sz w:val="28"/>
                </w:rPr>
                <w:t>От кого:</w:t>
              </w:r>
            </w:ins>
          </w:p>
        </w:tc>
        <w:tc>
          <w:tcPr>
            <w:tcW w:w="3868" w:type="pct"/>
            <w:gridSpan w:val="32"/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spacing w:after="240"/>
              <w:ind w:firstLine="0"/>
              <w:jc w:val="left"/>
              <w:rPr>
                <w:ins w:id="8833" w:author="Rinat Gub" w:date="2022-12-06T13:44:00Z"/>
                <w:rFonts w:ascii="Arial" w:hAnsi="Arial" w:cs="Arial"/>
                <w:color w:val="000000"/>
                <w:sz w:val="28"/>
              </w:rPr>
            </w:pPr>
            <w:ins w:id="8834" w:author="Rinat Gub" w:date="2022-12-06T13:44:00Z">
              <w:r w:rsidRPr="00203244">
                <w:rPr>
                  <w:rFonts w:ascii="Arial" w:hAnsi="Arial" w:cs="Arial"/>
                  <w:color w:val="000000"/>
                  <w:sz w:val="28"/>
                </w:rPr>
                <w:t>_________________________________________________________________</w:t>
              </w:r>
            </w:ins>
          </w:p>
        </w:tc>
        <w:tc>
          <w:tcPr>
            <w:tcW w:w="335" w:type="pct"/>
            <w:gridSpan w:val="3"/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35" w:author="Rinat Gub" w:date="2022-12-06T13:44:00Z"/>
                <w:rFonts w:ascii="Arial" w:hAnsi="Arial" w:cs="Arial"/>
                <w:color w:val="000000"/>
                <w:sz w:val="28"/>
              </w:rPr>
            </w:pPr>
          </w:p>
        </w:tc>
        <w:tc>
          <w:tcPr>
            <w:tcW w:w="353" w:type="pct"/>
            <w:shd w:val="clear" w:color="auto" w:fill="auto"/>
            <w:noWrap/>
            <w:vAlign w:val="bottom"/>
            <w:hideMark/>
          </w:tcPr>
          <w:p w:rsidR="003A67D0" w:rsidRPr="00203244" w:rsidRDefault="003A67D0" w:rsidP="00F21DD3">
            <w:pPr>
              <w:kinsoku/>
              <w:overflowPunct/>
              <w:autoSpaceDE/>
              <w:autoSpaceDN/>
              <w:ind w:firstLine="0"/>
              <w:jc w:val="left"/>
              <w:rPr>
                <w:ins w:id="8836" w:author="Rinat Gub" w:date="2022-12-06T13:44:00Z"/>
                <w:rFonts w:ascii="Calibri" w:hAnsi="Calibri"/>
                <w:color w:val="000000"/>
                <w:szCs w:val="22"/>
              </w:rPr>
            </w:pPr>
            <w:ins w:id="8837" w:author="Rinat Gub" w:date="2022-12-06T13:44:00Z">
              <w:r w:rsidRPr="00203244">
                <w:rPr>
                  <w:rFonts w:ascii="Calibri" w:hAnsi="Calibri"/>
                  <w:color w:val="000000"/>
                  <w:szCs w:val="22"/>
                </w:rPr>
                <w:t> </w:t>
              </w:r>
            </w:ins>
          </w:p>
        </w:tc>
      </w:tr>
    </w:tbl>
    <w:p w:rsidR="0053271C" w:rsidRPr="00203244" w:rsidRDefault="0053271C" w:rsidP="008F65F1">
      <w:pPr>
        <w:ind w:firstLine="0"/>
        <w:jc w:val="center"/>
        <w:rPr>
          <w:ins w:id="8838" w:author="Rinat Gub" w:date="2022-12-06T13:44:00Z"/>
        </w:rPr>
      </w:pPr>
    </w:p>
    <w:p w:rsidR="006B4B95" w:rsidRPr="00203244" w:rsidRDefault="006B4B95" w:rsidP="006B4B95">
      <w:pPr>
        <w:ind w:firstLine="0"/>
        <w:jc w:val="center"/>
        <w:rPr>
          <w:ins w:id="8839" w:author="Rinat Gub" w:date="2022-12-06T13:44:00Z"/>
        </w:rPr>
      </w:pPr>
    </w:p>
    <w:p w:rsidR="006B4B95" w:rsidRPr="00203244" w:rsidRDefault="006B4B95" w:rsidP="006B4B95">
      <w:pPr>
        <w:ind w:firstLine="0"/>
        <w:jc w:val="center"/>
        <w:rPr>
          <w:ins w:id="8840" w:author="Rinat Gub" w:date="2022-12-06T13:44:00Z"/>
        </w:rPr>
      </w:pPr>
    </w:p>
    <w:p w:rsidR="006B4B95" w:rsidRPr="00203244" w:rsidRDefault="006B4B95" w:rsidP="006B4B95">
      <w:pPr>
        <w:ind w:firstLine="0"/>
        <w:jc w:val="center"/>
        <w:rPr>
          <w:ins w:id="8841" w:author="Rinat Gub" w:date="2022-12-06T13:44:00Z"/>
        </w:rPr>
      </w:pPr>
    </w:p>
    <w:p w:rsidR="006B4B95" w:rsidRPr="00203244" w:rsidRDefault="006B4B95" w:rsidP="006B4B95">
      <w:pPr>
        <w:ind w:firstLine="0"/>
        <w:jc w:val="center"/>
        <w:rPr>
          <w:ins w:id="8842" w:author="Rinat Gub" w:date="2022-12-06T13:44:00Z"/>
        </w:rPr>
      </w:pPr>
    </w:p>
    <w:p w:rsidR="0053271C" w:rsidRPr="00203244" w:rsidRDefault="0053271C" w:rsidP="008F65F1">
      <w:pPr>
        <w:ind w:firstLine="0"/>
        <w:jc w:val="center"/>
        <w:rPr>
          <w:ins w:id="8843" w:author="Rinat Gub" w:date="2022-12-06T13:44:00Z"/>
        </w:rPr>
      </w:pPr>
    </w:p>
    <w:p w:rsidR="0053271C" w:rsidRPr="00203244" w:rsidRDefault="0053271C" w:rsidP="008F65F1">
      <w:pPr>
        <w:ind w:firstLine="0"/>
        <w:jc w:val="center"/>
        <w:rPr>
          <w:ins w:id="8844" w:author="Rinat Gub" w:date="2022-12-06T13:44:00Z"/>
        </w:rPr>
      </w:pPr>
    </w:p>
    <w:p w:rsidR="007A3F97" w:rsidRPr="00203244" w:rsidRDefault="007A3F97" w:rsidP="008F65F1">
      <w:pPr>
        <w:ind w:firstLine="0"/>
        <w:jc w:val="center"/>
        <w:rPr>
          <w:ins w:id="8845" w:author="Rinat Gub" w:date="2022-12-06T13:44:00Z"/>
          <w:lang w:val="en-US"/>
        </w:rPr>
        <w:sectPr w:rsidR="007A3F97" w:rsidRPr="00203244" w:rsidSect="00694DD2">
          <w:pgSz w:w="16838" w:h="11906" w:orient="landscape" w:code="9"/>
          <w:pgMar w:top="1247" w:right="567" w:bottom="1021" w:left="510" w:header="737" w:footer="680" w:gutter="0"/>
          <w:cols w:space="708"/>
          <w:docGrid w:linePitch="360"/>
        </w:sectPr>
      </w:pPr>
    </w:p>
    <w:p w:rsidR="006F21B8" w:rsidRDefault="00967F0C">
      <w:pPr>
        <w:pageBreakBefore/>
        <w:spacing w:after="240"/>
        <w:ind w:firstLine="0"/>
        <w:jc w:val="center"/>
        <w:outlineLvl w:val="0"/>
        <w:rPr>
          <w:ins w:id="8846" w:author="Rinat Gub" w:date="2022-12-06T13:44:00Z"/>
          <w:b/>
          <w:bCs/>
          <w:caps/>
        </w:rPr>
      </w:pPr>
      <w:ins w:id="8847" w:author="Rinat Gub" w:date="2022-12-06T13:44:00Z">
        <w:r w:rsidRPr="00967F0C">
          <w:rPr>
            <w:b/>
            <w:bCs/>
            <w:caps/>
          </w:rPr>
          <w:lastRenderedPageBreak/>
          <w:t>Типовая форма документа «Содержание конверта»</w:t>
        </w:r>
      </w:ins>
    </w:p>
    <w:p w:rsidR="00C834B7" w:rsidRPr="003A67D0" w:rsidRDefault="00C834B7">
      <w:pPr>
        <w:rPr>
          <w:ins w:id="8848" w:author="Rinat Gub" w:date="2022-12-06T13:44:00Z"/>
          <w:rFonts w:ascii="Arial" w:hAnsi="Arial" w:cs="Arial"/>
          <w:lang w:eastAsia="en-US"/>
        </w:rPr>
      </w:pPr>
    </w:p>
    <w:p w:rsidR="006F21B8" w:rsidRDefault="00967F0C">
      <w:pPr>
        <w:widowControl w:val="0"/>
        <w:spacing w:after="240"/>
        <w:ind w:firstLine="709"/>
        <w:jc w:val="center"/>
        <w:rPr>
          <w:ins w:id="8849" w:author="Rinat Gub" w:date="2022-12-06T13:44:00Z"/>
          <w:rFonts w:ascii="Arial" w:hAnsi="Arial" w:cs="Arial"/>
          <w:b/>
          <w:szCs w:val="26"/>
          <w:lang w:eastAsia="en-US"/>
        </w:rPr>
      </w:pPr>
      <w:ins w:id="8850" w:author="Rinat Gub" w:date="2022-12-06T13:44:00Z">
        <w:r w:rsidRPr="00967F0C">
          <w:rPr>
            <w:rFonts w:ascii="Arial" w:hAnsi="Arial" w:cs="Arial"/>
            <w:b/>
            <w:szCs w:val="26"/>
            <w:lang w:eastAsia="en-US"/>
          </w:rPr>
          <w:t>СОДЕРЖАНИЕ</w:t>
        </w:r>
      </w:ins>
    </w:p>
    <w:p w:rsidR="00C834B7" w:rsidRPr="003A67D0" w:rsidRDefault="00967F0C">
      <w:pPr>
        <w:widowControl w:val="0"/>
        <w:spacing w:after="240"/>
        <w:ind w:firstLine="426"/>
        <w:rPr>
          <w:ins w:id="8851" w:author="Rinat Gub" w:date="2022-12-06T13:44:00Z"/>
          <w:rFonts w:ascii="Arial" w:hAnsi="Arial" w:cs="Arial"/>
          <w:b/>
          <w:szCs w:val="26"/>
          <w:lang w:eastAsia="en-US"/>
        </w:rPr>
      </w:pPr>
      <w:ins w:id="8852" w:author="Rinat Gub" w:date="2022-12-06T13:44:00Z">
        <w:r w:rsidRPr="00967F0C">
          <w:rPr>
            <w:rFonts w:ascii="Arial" w:hAnsi="Arial" w:cs="Arial"/>
            <w:b/>
            <w:szCs w:val="26"/>
            <w:lang w:eastAsia="en-US"/>
          </w:rPr>
          <w:t xml:space="preserve">1) </w:t>
        </w:r>
        <w:r w:rsidRPr="00967F0C">
          <w:rPr>
            <w:rFonts w:ascii="Arial" w:hAnsi="Arial" w:cs="Arial"/>
            <w:b/>
            <w:szCs w:val="26"/>
            <w:lang w:val="en-US" w:eastAsia="en-US"/>
          </w:rPr>
          <w:t>&lt;</w:t>
        </w:r>
        <w:r w:rsidRPr="00967F0C">
          <w:rPr>
            <w:rFonts w:ascii="Arial" w:hAnsi="Arial" w:cs="Arial"/>
            <w:b/>
            <w:szCs w:val="26"/>
            <w:lang w:eastAsia="en-US"/>
          </w:rPr>
          <w:t>КОНВЕРТ №1</w:t>
        </w:r>
        <w:r w:rsidRPr="00967F0C">
          <w:rPr>
            <w:rFonts w:ascii="Arial" w:hAnsi="Arial" w:cs="Arial"/>
            <w:b/>
            <w:szCs w:val="26"/>
            <w:lang w:val="en-US" w:eastAsia="en-US"/>
          </w:rPr>
          <w:t>&gt;</w:t>
        </w:r>
      </w:ins>
    </w:p>
    <w:p w:rsidR="00C834B7" w:rsidRPr="004E044D" w:rsidRDefault="00967F0C" w:rsidP="00013B69">
      <w:pPr>
        <w:pStyle w:val="afa"/>
        <w:numPr>
          <w:ilvl w:val="2"/>
          <w:numId w:val="19"/>
        </w:numPr>
        <w:spacing w:after="240"/>
        <w:ind w:left="426"/>
        <w:rPr>
          <w:ins w:id="8853" w:author="Rinat Gub" w:date="2022-12-06T13:44:00Z"/>
          <w:rFonts w:ascii="Arial" w:hAnsi="Arial" w:cs="Arial"/>
          <w:sz w:val="24"/>
          <w:szCs w:val="26"/>
          <w:lang w:eastAsia="en-US"/>
        </w:rPr>
      </w:pPr>
      <w:ins w:id="8854" w:author="Rinat Gub" w:date="2022-12-06T13:44:00Z">
        <w:r w:rsidRPr="00967F0C">
          <w:rPr>
            <w:rFonts w:ascii="Arial" w:hAnsi="Arial" w:cs="Arial"/>
            <w:sz w:val="24"/>
            <w:szCs w:val="26"/>
            <w:lang w:eastAsia="en-US"/>
          </w:rPr>
          <w:t>&lt;наименование документа №1&gt;</w:t>
        </w:r>
      </w:ins>
    </w:p>
    <w:p w:rsidR="00C834B7" w:rsidRPr="004E044D" w:rsidRDefault="00967F0C" w:rsidP="00013B69">
      <w:pPr>
        <w:pStyle w:val="afa"/>
        <w:numPr>
          <w:ilvl w:val="2"/>
          <w:numId w:val="19"/>
        </w:numPr>
        <w:spacing w:after="240"/>
        <w:ind w:left="426"/>
        <w:rPr>
          <w:ins w:id="8855" w:author="Rinat Gub" w:date="2022-12-06T13:44:00Z"/>
          <w:rFonts w:ascii="Arial" w:hAnsi="Arial" w:cs="Arial"/>
          <w:sz w:val="24"/>
          <w:szCs w:val="26"/>
          <w:lang w:eastAsia="en-US"/>
        </w:rPr>
      </w:pPr>
      <w:ins w:id="8856" w:author="Rinat Gub" w:date="2022-12-06T13:44:00Z">
        <w:r w:rsidRPr="00967F0C">
          <w:rPr>
            <w:rFonts w:ascii="Arial" w:hAnsi="Arial" w:cs="Arial"/>
            <w:sz w:val="24"/>
            <w:szCs w:val="26"/>
            <w:lang w:eastAsia="en-US"/>
          </w:rPr>
          <w:t>&lt;наименование документа №…&gt;</w:t>
        </w:r>
      </w:ins>
    </w:p>
    <w:p w:rsidR="00C834B7" w:rsidRPr="004E044D" w:rsidRDefault="00967F0C" w:rsidP="00013B69">
      <w:pPr>
        <w:pStyle w:val="afa"/>
        <w:numPr>
          <w:ilvl w:val="2"/>
          <w:numId w:val="19"/>
        </w:numPr>
        <w:spacing w:after="240"/>
        <w:ind w:left="426"/>
        <w:rPr>
          <w:ins w:id="8857" w:author="Rinat Gub" w:date="2022-12-06T13:44:00Z"/>
          <w:rFonts w:ascii="Arial" w:hAnsi="Arial" w:cs="Arial"/>
          <w:sz w:val="24"/>
          <w:szCs w:val="26"/>
          <w:lang w:eastAsia="en-US"/>
        </w:rPr>
      </w:pPr>
      <w:ins w:id="8858" w:author="Rinat Gub" w:date="2022-12-06T13:44:00Z">
        <w:r w:rsidRPr="00967F0C">
          <w:rPr>
            <w:rFonts w:ascii="Arial" w:hAnsi="Arial" w:cs="Arial"/>
            <w:sz w:val="24"/>
            <w:szCs w:val="26"/>
            <w:lang w:eastAsia="en-US"/>
          </w:rPr>
          <w:t>…</w:t>
        </w:r>
      </w:ins>
    </w:p>
    <w:p w:rsidR="00C834B7" w:rsidRPr="003A67D0" w:rsidRDefault="00C834B7">
      <w:pPr>
        <w:pStyle w:val="afa"/>
        <w:spacing w:after="240"/>
        <w:ind w:left="426"/>
        <w:rPr>
          <w:ins w:id="8859" w:author="Rinat Gub" w:date="2022-12-06T13:44:00Z"/>
          <w:rFonts w:ascii="Arial" w:hAnsi="Arial" w:cs="Arial"/>
          <w:b/>
          <w:sz w:val="24"/>
          <w:szCs w:val="26"/>
          <w:lang w:eastAsia="en-US"/>
        </w:rPr>
      </w:pPr>
    </w:p>
    <w:p w:rsidR="00C834B7" w:rsidRPr="003A67D0" w:rsidRDefault="00967F0C" w:rsidP="00013B69">
      <w:pPr>
        <w:pStyle w:val="afa"/>
        <w:numPr>
          <w:ilvl w:val="0"/>
          <w:numId w:val="19"/>
        </w:numPr>
        <w:spacing w:after="240"/>
        <w:rPr>
          <w:ins w:id="8860" w:author="Rinat Gub" w:date="2022-12-06T13:44:00Z"/>
          <w:rFonts w:ascii="Arial" w:hAnsi="Arial" w:cs="Arial"/>
          <w:b/>
          <w:sz w:val="24"/>
          <w:szCs w:val="26"/>
          <w:lang w:eastAsia="en-US"/>
        </w:rPr>
      </w:pPr>
      <w:ins w:id="8861" w:author="Rinat Gub" w:date="2022-12-06T13:44:00Z">
        <w:r w:rsidRPr="00967F0C">
          <w:rPr>
            <w:rFonts w:ascii="Arial" w:hAnsi="Arial" w:cs="Arial"/>
            <w:b/>
            <w:sz w:val="24"/>
            <w:szCs w:val="26"/>
            <w:lang w:val="en-US" w:eastAsia="en-US"/>
          </w:rPr>
          <w:t>&lt;</w:t>
        </w:r>
        <w:r w:rsidRPr="00967F0C">
          <w:rPr>
            <w:rFonts w:ascii="Arial" w:hAnsi="Arial" w:cs="Arial"/>
            <w:b/>
            <w:sz w:val="24"/>
            <w:szCs w:val="26"/>
            <w:lang w:eastAsia="en-US"/>
          </w:rPr>
          <w:t>КОНВЕРТ №_</w:t>
        </w:r>
        <w:r w:rsidRPr="00967F0C">
          <w:rPr>
            <w:rFonts w:ascii="Arial" w:hAnsi="Arial" w:cs="Arial"/>
            <w:b/>
            <w:sz w:val="24"/>
            <w:szCs w:val="26"/>
            <w:lang w:val="en-US" w:eastAsia="en-US"/>
          </w:rPr>
          <w:t>&gt;</w:t>
        </w:r>
      </w:ins>
    </w:p>
    <w:p w:rsidR="00C834B7" w:rsidRPr="004E044D" w:rsidRDefault="00967F0C">
      <w:pPr>
        <w:pStyle w:val="afa"/>
        <w:spacing w:after="240"/>
        <w:rPr>
          <w:ins w:id="8862" w:author="Rinat Gub" w:date="2022-12-06T13:44:00Z"/>
          <w:rFonts w:ascii="Arial" w:hAnsi="Arial" w:cs="Arial"/>
          <w:sz w:val="26"/>
          <w:szCs w:val="26"/>
          <w:lang w:eastAsia="en-US"/>
        </w:rPr>
      </w:pPr>
      <w:ins w:id="8863" w:author="Rinat Gub" w:date="2022-12-06T13:44:00Z">
        <w:r w:rsidRPr="00967F0C">
          <w:rPr>
            <w:rFonts w:ascii="Arial" w:hAnsi="Arial" w:cs="Arial"/>
            <w:sz w:val="26"/>
            <w:szCs w:val="26"/>
            <w:lang w:eastAsia="en-US"/>
          </w:rPr>
          <w:t>…</w:t>
        </w:r>
      </w:ins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476"/>
        <w:gridCol w:w="3286"/>
        <w:gridCol w:w="2790"/>
      </w:tblGrid>
      <w:tr w:rsidR="00D41FF5" w:rsidRPr="003A67D0" w:rsidTr="009849BB">
        <w:trPr>
          <w:jc w:val="center"/>
          <w:ins w:id="8864" w:author="Rinat Gub" w:date="2022-12-06T13:44:00Z"/>
        </w:trPr>
        <w:tc>
          <w:tcPr>
            <w:tcW w:w="3476" w:type="dxa"/>
          </w:tcPr>
          <w:p w:rsidR="00D41FF5" w:rsidRPr="003A67D0" w:rsidRDefault="00D41FF5">
            <w:pPr>
              <w:keepNext/>
              <w:ind w:firstLine="0"/>
              <w:jc w:val="left"/>
              <w:rPr>
                <w:ins w:id="8865" w:author="Rinat Gub" w:date="2022-12-06T13:44:00Z"/>
                <w:rFonts w:ascii="Arial" w:hAnsi="Arial" w:cs="Arial"/>
                <w:szCs w:val="24"/>
              </w:rPr>
            </w:pPr>
          </w:p>
          <w:p w:rsidR="00D41FF5" w:rsidRPr="003A67D0" w:rsidRDefault="00967F0C">
            <w:pPr>
              <w:keepNext/>
              <w:ind w:firstLine="0"/>
              <w:jc w:val="left"/>
              <w:rPr>
                <w:ins w:id="8866" w:author="Rinat Gub" w:date="2022-12-06T13:44:00Z"/>
                <w:rFonts w:ascii="Arial" w:hAnsi="Arial" w:cs="Arial"/>
                <w:szCs w:val="24"/>
              </w:rPr>
            </w:pPr>
            <w:ins w:id="8867" w:author="Rinat Gub" w:date="2022-12-06T13:44:00Z">
              <w:r w:rsidRPr="00967F0C">
                <w:rPr>
                  <w:rFonts w:ascii="Arial" w:hAnsi="Arial" w:cs="Arial"/>
                  <w:szCs w:val="24"/>
                </w:rPr>
                <w:t xml:space="preserve">Должность руководителя </w:t>
              </w:r>
              <w:r w:rsidRPr="00967F0C">
                <w:rPr>
                  <w:rFonts w:ascii="Arial" w:hAnsi="Arial" w:cs="Arial"/>
                  <w:szCs w:val="24"/>
                </w:rPr>
                <w:br/>
                <w:t>(уполномоченного лица)</w:t>
              </w:r>
            </w:ins>
          </w:p>
        </w:tc>
        <w:tc>
          <w:tcPr>
            <w:tcW w:w="3286" w:type="dxa"/>
            <w:vAlign w:val="bottom"/>
          </w:tcPr>
          <w:p w:rsidR="00D41FF5" w:rsidRPr="003A67D0" w:rsidRDefault="00967F0C">
            <w:pPr>
              <w:keepNext/>
              <w:ind w:firstLine="0"/>
              <w:jc w:val="left"/>
              <w:rPr>
                <w:ins w:id="8868" w:author="Rinat Gub" w:date="2022-12-06T13:44:00Z"/>
                <w:rFonts w:ascii="Arial" w:hAnsi="Arial" w:cs="Arial"/>
                <w:szCs w:val="24"/>
              </w:rPr>
            </w:pPr>
            <w:ins w:id="8869" w:author="Rinat Gub" w:date="2022-12-06T13:44:00Z">
              <w:r w:rsidRPr="00967F0C">
                <w:rPr>
                  <w:rFonts w:ascii="Arial" w:hAnsi="Arial" w:cs="Arial"/>
                  <w:szCs w:val="24"/>
                </w:rPr>
                <w:t>_______________________</w:t>
              </w:r>
            </w:ins>
          </w:p>
        </w:tc>
        <w:tc>
          <w:tcPr>
            <w:tcW w:w="2790" w:type="dxa"/>
            <w:vAlign w:val="bottom"/>
          </w:tcPr>
          <w:p w:rsidR="00D41FF5" w:rsidRPr="003A67D0" w:rsidRDefault="00967F0C">
            <w:pPr>
              <w:keepNext/>
              <w:ind w:firstLine="0"/>
              <w:jc w:val="right"/>
              <w:rPr>
                <w:ins w:id="8870" w:author="Rinat Gub" w:date="2022-12-06T13:44:00Z"/>
                <w:rFonts w:ascii="Arial" w:hAnsi="Arial" w:cs="Arial"/>
                <w:szCs w:val="24"/>
              </w:rPr>
            </w:pPr>
            <w:ins w:id="8871" w:author="Rinat Gub" w:date="2022-12-06T13:44:00Z">
              <w:r w:rsidRPr="00967F0C">
                <w:rPr>
                  <w:rFonts w:ascii="Arial" w:hAnsi="Arial" w:cs="Arial"/>
                  <w:szCs w:val="24"/>
                </w:rPr>
                <w:t>/_________________/</w:t>
              </w:r>
            </w:ins>
          </w:p>
        </w:tc>
      </w:tr>
      <w:tr w:rsidR="00D41FF5" w:rsidRPr="003A67D0" w:rsidTr="009849BB">
        <w:trPr>
          <w:jc w:val="center"/>
          <w:ins w:id="8872" w:author="Rinat Gub" w:date="2022-12-06T13:44:00Z"/>
        </w:trPr>
        <w:tc>
          <w:tcPr>
            <w:tcW w:w="3476" w:type="dxa"/>
          </w:tcPr>
          <w:p w:rsidR="00D41FF5" w:rsidRPr="003A67D0" w:rsidRDefault="00D41FF5">
            <w:pPr>
              <w:keepNext/>
              <w:ind w:firstLine="0"/>
              <w:jc w:val="left"/>
              <w:rPr>
                <w:ins w:id="8873" w:author="Rinat Gub" w:date="2022-12-06T13:44:00Z"/>
                <w:rFonts w:ascii="Arial" w:hAnsi="Arial" w:cs="Arial"/>
                <w:szCs w:val="24"/>
              </w:rPr>
            </w:pPr>
          </w:p>
        </w:tc>
        <w:tc>
          <w:tcPr>
            <w:tcW w:w="3286" w:type="dxa"/>
          </w:tcPr>
          <w:p w:rsidR="00D41FF5" w:rsidRPr="003A67D0" w:rsidRDefault="00967F0C">
            <w:pPr>
              <w:keepNext/>
              <w:ind w:firstLine="0"/>
              <w:jc w:val="center"/>
              <w:rPr>
                <w:ins w:id="8874" w:author="Rinat Gub" w:date="2022-12-06T13:44:00Z"/>
                <w:rFonts w:ascii="Arial" w:hAnsi="Arial" w:cs="Arial"/>
                <w:sz w:val="18"/>
                <w:szCs w:val="18"/>
              </w:rPr>
            </w:pPr>
            <w:ins w:id="8875" w:author="Rinat Gub" w:date="2022-12-06T13:44:00Z">
              <w:r w:rsidRPr="00967F0C">
                <w:rPr>
                  <w:rFonts w:ascii="Arial" w:hAnsi="Arial" w:cs="Arial"/>
                  <w:sz w:val="18"/>
                  <w:szCs w:val="18"/>
                </w:rPr>
                <w:t>подпись</w:t>
              </w:r>
            </w:ins>
          </w:p>
        </w:tc>
        <w:tc>
          <w:tcPr>
            <w:tcW w:w="2790" w:type="dxa"/>
          </w:tcPr>
          <w:p w:rsidR="00D41FF5" w:rsidRPr="003A67D0" w:rsidRDefault="00A9777F">
            <w:pPr>
              <w:keepNext/>
              <w:ind w:firstLine="0"/>
              <w:jc w:val="center"/>
              <w:rPr>
                <w:ins w:id="8876" w:author="Rinat Gub" w:date="2022-12-06T13:44:00Z"/>
                <w:rFonts w:ascii="Arial" w:hAnsi="Arial" w:cs="Arial"/>
                <w:szCs w:val="24"/>
              </w:rPr>
            </w:pPr>
            <w:ins w:id="8877" w:author="Rinat Gub" w:date="2022-12-06T13:44:00Z">
              <w:r>
                <w:rPr>
                  <w:rFonts w:ascii="Arial" w:hAnsi="Arial" w:cs="Arial"/>
                  <w:sz w:val="18"/>
                  <w:szCs w:val="18"/>
                </w:rPr>
                <w:t xml:space="preserve">  </w:t>
              </w:r>
              <w:r w:rsidR="00967F0C" w:rsidRPr="00967F0C">
                <w:rPr>
                  <w:rFonts w:ascii="Arial" w:hAnsi="Arial" w:cs="Arial"/>
                  <w:sz w:val="18"/>
                  <w:szCs w:val="18"/>
                </w:rPr>
                <w:t xml:space="preserve"> расшифровка подписи</w:t>
              </w:r>
            </w:ins>
          </w:p>
        </w:tc>
      </w:tr>
    </w:tbl>
    <w:p w:rsidR="00D41FF5" w:rsidRPr="003A67D0" w:rsidRDefault="00967F0C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8878" w:author="Rinat Gub" w:date="2022-12-06T13:44:00Z"/>
          <w:rFonts w:ascii="Arial" w:hAnsi="Arial" w:cs="Arial"/>
          <w:b/>
          <w:bCs/>
          <w:caps/>
        </w:rPr>
      </w:pPr>
      <w:ins w:id="8879" w:author="Rinat Gub" w:date="2022-12-06T13:44:00Z">
        <w:r w:rsidRPr="00967F0C">
          <w:rPr>
            <w:rFonts w:ascii="Arial" w:hAnsi="Arial" w:cs="Arial"/>
            <w:b/>
            <w:bCs/>
            <w:caps/>
          </w:rPr>
          <w:br w:type="page"/>
        </w:r>
      </w:ins>
    </w:p>
    <w:p w:rsidR="007A3F97" w:rsidRPr="00203244" w:rsidRDefault="007A3F97" w:rsidP="004A50AA">
      <w:pPr>
        <w:pageBreakBefore/>
        <w:spacing w:after="240"/>
        <w:ind w:firstLine="0"/>
        <w:jc w:val="center"/>
        <w:outlineLvl w:val="0"/>
        <w:rPr>
          <w:ins w:id="8880" w:author="Rinat Gub" w:date="2022-12-06T13:44:00Z"/>
          <w:b/>
          <w:bCs/>
          <w:caps/>
        </w:rPr>
      </w:pPr>
      <w:ins w:id="8881" w:author="Rinat Gub" w:date="2022-12-06T13:44:00Z">
        <w:r w:rsidRPr="00203244">
          <w:rPr>
            <w:b/>
            <w:bCs/>
            <w:caps/>
          </w:rPr>
          <w:lastRenderedPageBreak/>
          <w:t xml:space="preserve">Типовая форма запроса о разъяснении </w:t>
        </w:r>
        <w:r w:rsidR="00554563">
          <w:rPr>
            <w:b/>
            <w:bCs/>
            <w:caps/>
          </w:rPr>
          <w:t>условий</w:t>
        </w:r>
        <w:r w:rsidRPr="00203244">
          <w:rPr>
            <w:b/>
            <w:bCs/>
            <w:caps/>
          </w:rPr>
          <w:t xml:space="preserve"> </w:t>
        </w:r>
        <w:r w:rsidR="006D5617">
          <w:rPr>
            <w:b/>
            <w:bCs/>
            <w:caps/>
          </w:rPr>
          <w:t>Извещени</w:t>
        </w:r>
        <w:r w:rsidRPr="00203244">
          <w:rPr>
            <w:b/>
            <w:bCs/>
            <w:caps/>
          </w:rPr>
          <w:t>я и</w:t>
        </w:r>
        <w:r w:rsidR="00725A48" w:rsidRPr="00203244">
          <w:rPr>
            <w:b/>
            <w:bCs/>
            <w:caps/>
          </w:rPr>
          <w:t>/</w:t>
        </w:r>
        <w:r w:rsidRPr="00203244">
          <w:rPr>
            <w:b/>
            <w:bCs/>
            <w:caps/>
          </w:rPr>
          <w:t xml:space="preserve">или </w:t>
        </w:r>
        <w:r w:rsidR="006D5617">
          <w:rPr>
            <w:b/>
            <w:bCs/>
            <w:caps/>
          </w:rPr>
          <w:t>Документаци</w:t>
        </w:r>
        <w:r w:rsidRPr="00203244">
          <w:rPr>
            <w:b/>
            <w:bCs/>
            <w:caps/>
          </w:rPr>
          <w:t>и</w:t>
        </w:r>
      </w:ins>
    </w:p>
    <w:p w:rsidR="0055498F" w:rsidRPr="00203244" w:rsidRDefault="0055498F" w:rsidP="0055498F">
      <w:pPr>
        <w:tabs>
          <w:tab w:val="left" w:pos="4962"/>
        </w:tabs>
        <w:jc w:val="right"/>
        <w:rPr>
          <w:ins w:id="8882" w:author="Rinat Gub" w:date="2022-12-06T13:44:00Z"/>
          <w:rFonts w:eastAsia="Calibri"/>
        </w:rPr>
      </w:pPr>
    </w:p>
    <w:p w:rsidR="0055498F" w:rsidRPr="00203244" w:rsidRDefault="0055498F" w:rsidP="0055498F">
      <w:pPr>
        <w:tabs>
          <w:tab w:val="left" w:pos="4962"/>
        </w:tabs>
        <w:jc w:val="right"/>
        <w:rPr>
          <w:ins w:id="8883" w:author="Rinat Gub" w:date="2022-12-06T13:44:00Z"/>
          <w:rFonts w:eastAsia="Calibri"/>
        </w:rPr>
      </w:pPr>
    </w:p>
    <w:p w:rsidR="0055498F" w:rsidRPr="00203244" w:rsidRDefault="0055498F" w:rsidP="0055498F">
      <w:pPr>
        <w:tabs>
          <w:tab w:val="left" w:pos="4962"/>
        </w:tabs>
        <w:jc w:val="right"/>
        <w:rPr>
          <w:ins w:id="8884" w:author="Rinat Gub" w:date="2022-12-06T13:44:00Z"/>
          <w:rFonts w:eastAsia="Calibri"/>
        </w:rPr>
      </w:pPr>
      <w:ins w:id="8885" w:author="Rinat Gub" w:date="2022-12-06T13:44:00Z">
        <w:r w:rsidRPr="00203244">
          <w:rPr>
            <w:rFonts w:eastAsia="Calibri"/>
          </w:rPr>
          <w:t>Организатору закупки</w:t>
        </w:r>
      </w:ins>
    </w:p>
    <w:p w:rsidR="0055498F" w:rsidRPr="00203244" w:rsidRDefault="0055498F" w:rsidP="0055498F">
      <w:pPr>
        <w:tabs>
          <w:tab w:val="left" w:pos="4962"/>
        </w:tabs>
        <w:jc w:val="right"/>
        <w:rPr>
          <w:ins w:id="8886" w:author="Rinat Gub" w:date="2022-12-06T13:44:00Z"/>
          <w:rFonts w:eastAsia="Calibri"/>
          <w:i/>
        </w:rPr>
      </w:pPr>
      <w:ins w:id="8887" w:author="Rinat Gub" w:date="2022-12-06T13:44:00Z">
        <w:r w:rsidRPr="00203244">
          <w:rPr>
            <w:rFonts w:eastAsia="Calibri"/>
          </w:rPr>
          <w:t>&lt;</w:t>
        </w:r>
        <w:r w:rsidRPr="00203244">
          <w:t xml:space="preserve"> </w:t>
        </w:r>
        <w:r w:rsidRPr="00203244">
          <w:rPr>
            <w:rFonts w:eastAsia="Calibri"/>
            <w:i/>
          </w:rPr>
          <w:t xml:space="preserve">указать наименование </w:t>
        </w:r>
      </w:ins>
    </w:p>
    <w:p w:rsidR="0055498F" w:rsidRPr="00203244" w:rsidRDefault="0055498F" w:rsidP="0055498F">
      <w:pPr>
        <w:tabs>
          <w:tab w:val="left" w:pos="4962"/>
        </w:tabs>
        <w:jc w:val="right"/>
        <w:rPr>
          <w:ins w:id="8888" w:author="Rinat Gub" w:date="2022-12-06T13:44:00Z"/>
          <w:rFonts w:eastAsia="Calibri"/>
        </w:rPr>
      </w:pPr>
      <w:ins w:id="8889" w:author="Rinat Gub" w:date="2022-12-06T13:44:00Z">
        <w:r w:rsidRPr="00203244">
          <w:rPr>
            <w:rFonts w:eastAsia="Calibri"/>
            <w:i/>
          </w:rPr>
          <w:t xml:space="preserve">Организатора закупки </w:t>
        </w:r>
        <w:r w:rsidRPr="00203244">
          <w:rPr>
            <w:rFonts w:eastAsia="Calibri"/>
          </w:rPr>
          <w:t>&gt;</w:t>
        </w:r>
      </w:ins>
    </w:p>
    <w:p w:rsidR="0055498F" w:rsidRPr="00203244" w:rsidRDefault="0055498F" w:rsidP="0055498F">
      <w:pPr>
        <w:ind w:firstLine="0"/>
        <w:rPr>
          <w:ins w:id="8890" w:author="Rinat Gub" w:date="2022-12-06T13:44:00Z"/>
          <w:i/>
        </w:rPr>
      </w:pPr>
      <w:ins w:id="8891" w:author="Rinat Gub" w:date="2022-12-06T13:44:00Z">
        <w:r w:rsidRPr="00203244">
          <w:rPr>
            <w:i/>
          </w:rPr>
          <w:t xml:space="preserve"> (Фирменный Бланк организации)</w:t>
        </w:r>
      </w:ins>
    </w:p>
    <w:p w:rsidR="0055498F" w:rsidRPr="00203244" w:rsidRDefault="0055498F" w:rsidP="0055498F">
      <w:pPr>
        <w:ind w:firstLine="0"/>
        <w:rPr>
          <w:ins w:id="8892" w:author="Rinat Gub" w:date="2022-12-06T13:44:00Z"/>
          <w:i/>
        </w:rPr>
      </w:pPr>
    </w:p>
    <w:p w:rsidR="0055498F" w:rsidRPr="00203244" w:rsidRDefault="0055498F" w:rsidP="0055498F">
      <w:pPr>
        <w:spacing w:line="360" w:lineRule="exact"/>
        <w:ind w:firstLine="0"/>
        <w:rPr>
          <w:ins w:id="8893" w:author="Rinat Gub" w:date="2022-12-06T13:44:00Z"/>
          <w:szCs w:val="24"/>
        </w:rPr>
      </w:pPr>
      <w:ins w:id="8894" w:author="Rinat Gub" w:date="2022-12-06T13:44:00Z">
        <w:r w:rsidRPr="00203244">
          <w:rPr>
            <w:szCs w:val="24"/>
          </w:rPr>
          <w:t>От _______ № ______________</w:t>
        </w:r>
      </w:ins>
    </w:p>
    <w:p w:rsidR="0055498F" w:rsidRPr="00203244" w:rsidRDefault="0055498F" w:rsidP="0055498F">
      <w:pPr>
        <w:ind w:firstLine="0"/>
        <w:rPr>
          <w:ins w:id="8895" w:author="Rinat Gub" w:date="2022-12-06T13:44:00Z"/>
          <w:i/>
        </w:rPr>
      </w:pPr>
      <w:ins w:id="8896" w:author="Rinat Gub" w:date="2022-12-06T13:44:00Z">
        <w:r w:rsidRPr="00203244">
          <w:rPr>
            <w:szCs w:val="24"/>
          </w:rPr>
          <w:t>№ _______ от ______________</w:t>
        </w:r>
      </w:ins>
    </w:p>
    <w:p w:rsidR="0055498F" w:rsidRPr="00203244" w:rsidRDefault="0055498F" w:rsidP="0055498F">
      <w:pPr>
        <w:ind w:firstLine="0"/>
        <w:rPr>
          <w:ins w:id="8897" w:author="Rinat Gub" w:date="2022-12-06T13:44:00Z"/>
          <w:i/>
        </w:rPr>
      </w:pPr>
    </w:p>
    <w:p w:rsidR="0055498F" w:rsidRPr="00203244" w:rsidRDefault="0055498F" w:rsidP="0055498F">
      <w:pPr>
        <w:ind w:firstLine="0"/>
        <w:rPr>
          <w:ins w:id="8898" w:author="Rinat Gub" w:date="2022-12-06T13:44:00Z"/>
          <w:i/>
        </w:rPr>
      </w:pPr>
      <w:ins w:id="8899" w:author="Rinat Gub" w:date="2022-12-06T13:44:00Z">
        <w:r w:rsidRPr="00203244">
          <w:rPr>
            <w:i/>
          </w:rPr>
          <w:t xml:space="preserve">Касательно разъяснений условий </w:t>
        </w:r>
      </w:ins>
    </w:p>
    <w:p w:rsidR="0055498F" w:rsidRPr="00203244" w:rsidRDefault="006D5617" w:rsidP="0055498F">
      <w:pPr>
        <w:ind w:firstLine="0"/>
        <w:rPr>
          <w:ins w:id="8900" w:author="Rinat Gub" w:date="2022-12-06T13:44:00Z"/>
          <w:i/>
        </w:rPr>
      </w:pPr>
      <w:ins w:id="8901" w:author="Rinat Gub" w:date="2022-12-06T13:44:00Z">
        <w:r>
          <w:rPr>
            <w:i/>
          </w:rPr>
          <w:t>Извещени</w:t>
        </w:r>
        <w:r w:rsidR="0055498F" w:rsidRPr="00203244">
          <w:rPr>
            <w:i/>
          </w:rPr>
          <w:t xml:space="preserve">я и (или) </w:t>
        </w:r>
        <w:r>
          <w:rPr>
            <w:i/>
          </w:rPr>
          <w:t>Документаци</w:t>
        </w:r>
        <w:r w:rsidR="0055498F" w:rsidRPr="00203244">
          <w:rPr>
            <w:i/>
          </w:rPr>
          <w:t>и о закупке</w:t>
        </w:r>
      </w:ins>
    </w:p>
    <w:p w:rsidR="004E044D" w:rsidRDefault="0055498F" w:rsidP="0055498F">
      <w:pPr>
        <w:ind w:firstLine="0"/>
        <w:rPr>
          <w:ins w:id="8902" w:author="Rinat Gub" w:date="2022-12-06T13:44:00Z"/>
          <w:i/>
        </w:rPr>
      </w:pPr>
      <w:ins w:id="8903" w:author="Rinat Gub" w:date="2022-12-06T13:44:00Z">
        <w:r w:rsidRPr="00203244">
          <w:rPr>
            <w:i/>
          </w:rPr>
          <w:t xml:space="preserve">по лоту № ________ на закупку </w:t>
        </w:r>
      </w:ins>
    </w:p>
    <w:p w:rsidR="0055498F" w:rsidRPr="00203244" w:rsidRDefault="0055498F" w:rsidP="0055498F">
      <w:pPr>
        <w:ind w:firstLine="0"/>
        <w:rPr>
          <w:ins w:id="8904" w:author="Rinat Gub" w:date="2022-12-06T13:44:00Z"/>
          <w:i/>
        </w:rPr>
      </w:pPr>
      <w:ins w:id="8905" w:author="Rinat Gub" w:date="2022-12-06T13:44:00Z">
        <w:r w:rsidRPr="00203244">
          <w:rPr>
            <w:i/>
          </w:rPr>
          <w:t>[предмет закупки]</w:t>
        </w:r>
      </w:ins>
    </w:p>
    <w:p w:rsidR="00FC6C93" w:rsidRPr="00203244" w:rsidRDefault="00FC6C93" w:rsidP="002B0A8D">
      <w:pPr>
        <w:spacing w:after="240"/>
        <w:jc w:val="center"/>
        <w:rPr>
          <w:ins w:id="8906" w:author="Rinat Gub" w:date="2022-12-06T13:44:00Z"/>
          <w:szCs w:val="24"/>
        </w:rPr>
      </w:pPr>
    </w:p>
    <w:p w:rsidR="00C834B7" w:rsidRPr="00203244" w:rsidRDefault="007A3F97">
      <w:pPr>
        <w:spacing w:after="240"/>
        <w:jc w:val="center"/>
        <w:rPr>
          <w:ins w:id="8907" w:author="Rinat Gub" w:date="2022-12-06T13:44:00Z"/>
          <w:szCs w:val="24"/>
        </w:rPr>
      </w:pPr>
      <w:ins w:id="8908" w:author="Rinat Gub" w:date="2022-12-06T13:44:00Z">
        <w:r w:rsidRPr="00203244">
          <w:rPr>
            <w:szCs w:val="24"/>
          </w:rPr>
          <w:t xml:space="preserve">Уважаемые </w:t>
        </w:r>
        <w:r w:rsidR="0055498F" w:rsidRPr="00203244">
          <w:rPr>
            <w:szCs w:val="24"/>
          </w:rPr>
          <w:t>коллеги</w:t>
        </w:r>
        <w:r w:rsidRPr="00203244">
          <w:rPr>
            <w:szCs w:val="24"/>
          </w:rPr>
          <w:t>!</w:t>
        </w:r>
      </w:ins>
    </w:p>
    <w:p w:rsidR="0055498F" w:rsidRPr="00203244" w:rsidRDefault="0055498F" w:rsidP="0055498F">
      <w:pPr>
        <w:pStyle w:val="afa"/>
        <w:ind w:left="0" w:firstLine="567"/>
        <w:jc w:val="both"/>
        <w:rPr>
          <w:ins w:id="8909" w:author="Rinat Gub" w:date="2022-12-06T13:44:00Z"/>
          <w:sz w:val="22"/>
        </w:rPr>
      </w:pPr>
      <w:ins w:id="8910" w:author="Rinat Gub" w:date="2022-12-06T13:44:00Z">
        <w:r w:rsidRPr="00203244">
          <w:rPr>
            <w:sz w:val="22"/>
          </w:rPr>
          <w:t xml:space="preserve">В соответствии с правом Участника закупки, установленным в Положении Компании «О закупке товаров, работ, услуг», а также в </w:t>
        </w:r>
        <w:r w:rsidR="003F1CC0" w:rsidRPr="00203244">
          <w:rPr>
            <w:sz w:val="22"/>
          </w:rPr>
          <w:t xml:space="preserve">Документации </w:t>
        </w:r>
        <w:r w:rsidRPr="00203244">
          <w:rPr>
            <w:sz w:val="22"/>
          </w:rPr>
          <w:t>о закупке по лоту № ________ на закупку [</w:t>
        </w:r>
        <w:r w:rsidRPr="00203244">
          <w:rPr>
            <w:i/>
            <w:sz w:val="22"/>
          </w:rPr>
          <w:t>предмет закупки</w:t>
        </w:r>
        <w:r w:rsidRPr="00203244">
          <w:rPr>
            <w:sz w:val="22"/>
          </w:rPr>
          <w:t>] прошу Вас разъяснить отдельные нормы [</w:t>
        </w:r>
        <w:r w:rsidR="004E044D">
          <w:rPr>
            <w:i/>
            <w:sz w:val="22"/>
          </w:rPr>
          <w:t>И</w:t>
        </w:r>
        <w:r w:rsidRPr="00203244">
          <w:rPr>
            <w:i/>
            <w:sz w:val="22"/>
          </w:rPr>
          <w:t>звещения/</w:t>
        </w:r>
        <w:r w:rsidR="004E044D">
          <w:rPr>
            <w:i/>
            <w:sz w:val="22"/>
          </w:rPr>
          <w:t>Д</w:t>
        </w:r>
        <w:r w:rsidR="004E044D" w:rsidRPr="00203244">
          <w:rPr>
            <w:i/>
            <w:sz w:val="22"/>
          </w:rPr>
          <w:t xml:space="preserve">окументации </w:t>
        </w:r>
        <w:r w:rsidRPr="00203244">
          <w:rPr>
            <w:i/>
            <w:sz w:val="22"/>
          </w:rPr>
          <w:t>о закупке</w:t>
        </w:r>
        <w:r w:rsidRPr="00203244">
          <w:rPr>
            <w:sz w:val="22"/>
          </w:rPr>
          <w:t>]. Перечень пунктов, требующих разъяснения, вопросы и сопроводительные комментарии приведены ниже:</w:t>
        </w:r>
      </w:ins>
    </w:p>
    <w:p w:rsidR="0055498F" w:rsidRPr="00203244" w:rsidRDefault="0055498F" w:rsidP="0055498F">
      <w:pPr>
        <w:pStyle w:val="afa"/>
        <w:ind w:left="0"/>
        <w:jc w:val="both"/>
        <w:rPr>
          <w:ins w:id="8911" w:author="Rinat Gub" w:date="2022-12-06T13:44:00Z"/>
          <w:sz w:val="22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2410"/>
        <w:gridCol w:w="2410"/>
        <w:gridCol w:w="1984"/>
      </w:tblGrid>
      <w:tr w:rsidR="0055498F" w:rsidRPr="00203244" w:rsidTr="009849BB">
        <w:trPr>
          <w:trHeight w:val="76"/>
          <w:ins w:id="8912" w:author="Rinat Gub" w:date="2022-12-06T13:44:00Z"/>
        </w:trPr>
        <w:tc>
          <w:tcPr>
            <w:tcW w:w="2835" w:type="dxa"/>
            <w:vAlign w:val="center"/>
          </w:tcPr>
          <w:p w:rsidR="006F21B8" w:rsidRDefault="0055498F">
            <w:pPr>
              <w:ind w:firstLine="0"/>
              <w:jc w:val="center"/>
              <w:rPr>
                <w:ins w:id="8913" w:author="Rinat Gub" w:date="2022-12-06T13:44:00Z"/>
              </w:rPr>
            </w:pPr>
            <w:ins w:id="8914" w:author="Rinat Gub" w:date="2022-12-06T13:44:00Z">
              <w:r w:rsidRPr="00203244">
                <w:t xml:space="preserve">Статья, пункт </w:t>
              </w:r>
              <w:r w:rsidR="00967F0C" w:rsidRPr="00967F0C">
                <w:rPr>
                  <w:i/>
                </w:rPr>
                <w:t xml:space="preserve">[Извещения и (или) </w:t>
              </w:r>
              <w:r w:rsidR="006D5617">
                <w:rPr>
                  <w:i/>
                </w:rPr>
                <w:t>Документаци</w:t>
              </w:r>
              <w:r w:rsidR="00967F0C" w:rsidRPr="00967F0C">
                <w:rPr>
                  <w:i/>
                </w:rPr>
                <w:t>и о закупке</w:t>
              </w:r>
              <w:r w:rsidR="005E09D1" w:rsidRPr="00203244">
                <w:rPr>
                  <w:i/>
                </w:rPr>
                <w:t>]</w:t>
              </w:r>
            </w:ins>
          </w:p>
        </w:tc>
        <w:tc>
          <w:tcPr>
            <w:tcW w:w="2410" w:type="dxa"/>
            <w:vAlign w:val="center"/>
          </w:tcPr>
          <w:p w:rsidR="0055498F" w:rsidRPr="00203244" w:rsidRDefault="0055498F" w:rsidP="0055498F">
            <w:pPr>
              <w:ind w:firstLine="0"/>
              <w:jc w:val="center"/>
              <w:rPr>
                <w:ins w:id="8915" w:author="Rinat Gub" w:date="2022-12-06T13:44:00Z"/>
              </w:rPr>
            </w:pPr>
            <w:ins w:id="8916" w:author="Rinat Gub" w:date="2022-12-06T13:44:00Z">
              <w:r w:rsidRPr="00203244">
                <w:t>Редакция документа</w:t>
              </w:r>
              <w:r w:rsidRPr="00203244">
                <w:rPr>
                  <w:lang w:val="en-US"/>
                </w:rPr>
                <w:t xml:space="preserve">, </w:t>
              </w:r>
              <w:r w:rsidRPr="00203244">
                <w:t>требующая разъяснения</w:t>
              </w:r>
            </w:ins>
          </w:p>
        </w:tc>
        <w:tc>
          <w:tcPr>
            <w:tcW w:w="2410" w:type="dxa"/>
            <w:vAlign w:val="center"/>
          </w:tcPr>
          <w:p w:rsidR="0055498F" w:rsidRPr="00203244" w:rsidRDefault="0055498F" w:rsidP="0055498F">
            <w:pPr>
              <w:ind w:firstLine="0"/>
              <w:jc w:val="center"/>
              <w:rPr>
                <w:ins w:id="8917" w:author="Rinat Gub" w:date="2022-12-06T13:44:00Z"/>
              </w:rPr>
            </w:pPr>
            <w:ins w:id="8918" w:author="Rinat Gub" w:date="2022-12-06T13:44:00Z">
              <w:r w:rsidRPr="00203244">
                <w:t>Вопрос Участника закупки</w:t>
              </w:r>
            </w:ins>
          </w:p>
        </w:tc>
        <w:tc>
          <w:tcPr>
            <w:tcW w:w="1984" w:type="dxa"/>
            <w:vAlign w:val="center"/>
          </w:tcPr>
          <w:p w:rsidR="0055498F" w:rsidRPr="00203244" w:rsidRDefault="0055498F" w:rsidP="0055498F">
            <w:pPr>
              <w:ind w:firstLine="0"/>
              <w:jc w:val="center"/>
              <w:rPr>
                <w:ins w:id="8919" w:author="Rinat Gub" w:date="2022-12-06T13:44:00Z"/>
              </w:rPr>
            </w:pPr>
            <w:ins w:id="8920" w:author="Rinat Gub" w:date="2022-12-06T13:44:00Z">
              <w:r w:rsidRPr="00203244">
                <w:t>Комментарии</w:t>
              </w:r>
            </w:ins>
          </w:p>
        </w:tc>
      </w:tr>
      <w:tr w:rsidR="0055498F" w:rsidRPr="00203244" w:rsidTr="009849BB">
        <w:trPr>
          <w:trHeight w:val="279"/>
          <w:ins w:id="8921" w:author="Rinat Gub" w:date="2022-12-06T13:44:00Z"/>
        </w:trPr>
        <w:tc>
          <w:tcPr>
            <w:tcW w:w="2835" w:type="dxa"/>
          </w:tcPr>
          <w:p w:rsidR="0055498F" w:rsidRPr="00203244" w:rsidRDefault="0055498F" w:rsidP="00A63544">
            <w:pPr>
              <w:rPr>
                <w:ins w:id="8922" w:author="Rinat Gub" w:date="2022-12-06T13:44:00Z"/>
              </w:rPr>
            </w:pPr>
          </w:p>
        </w:tc>
        <w:tc>
          <w:tcPr>
            <w:tcW w:w="2410" w:type="dxa"/>
          </w:tcPr>
          <w:p w:rsidR="0055498F" w:rsidRPr="00203244" w:rsidRDefault="0055498F" w:rsidP="00A63544">
            <w:pPr>
              <w:rPr>
                <w:ins w:id="8923" w:author="Rinat Gub" w:date="2022-12-06T13:44:00Z"/>
                <w:rStyle w:val="FontStyle38"/>
                <w:b w:val="0"/>
                <w:sz w:val="24"/>
                <w:szCs w:val="24"/>
              </w:rPr>
            </w:pPr>
          </w:p>
        </w:tc>
        <w:tc>
          <w:tcPr>
            <w:tcW w:w="2410" w:type="dxa"/>
          </w:tcPr>
          <w:p w:rsidR="0055498F" w:rsidRPr="00203244" w:rsidRDefault="0055498F" w:rsidP="00A63544">
            <w:pPr>
              <w:pStyle w:val="afa"/>
              <w:ind w:left="0"/>
              <w:contextualSpacing w:val="0"/>
              <w:rPr>
                <w:ins w:id="8924" w:author="Rinat Gub" w:date="2022-12-06T13:44:00Z"/>
                <w:color w:val="000000"/>
                <w:szCs w:val="24"/>
              </w:rPr>
            </w:pPr>
          </w:p>
        </w:tc>
        <w:tc>
          <w:tcPr>
            <w:tcW w:w="1984" w:type="dxa"/>
          </w:tcPr>
          <w:p w:rsidR="0055498F" w:rsidRPr="00203244" w:rsidRDefault="0055498F" w:rsidP="00A63544">
            <w:pPr>
              <w:pStyle w:val="afa"/>
              <w:ind w:left="0"/>
              <w:contextualSpacing w:val="0"/>
              <w:rPr>
                <w:ins w:id="8925" w:author="Rinat Gub" w:date="2022-12-06T13:44:00Z"/>
                <w:color w:val="000000"/>
                <w:szCs w:val="24"/>
              </w:rPr>
            </w:pPr>
          </w:p>
        </w:tc>
      </w:tr>
      <w:tr w:rsidR="0055498F" w:rsidRPr="00203244" w:rsidTr="009849BB">
        <w:trPr>
          <w:trHeight w:val="262"/>
          <w:ins w:id="8926" w:author="Rinat Gub" w:date="2022-12-06T13:44:00Z"/>
        </w:trPr>
        <w:tc>
          <w:tcPr>
            <w:tcW w:w="2835" w:type="dxa"/>
          </w:tcPr>
          <w:p w:rsidR="0055498F" w:rsidRPr="00203244" w:rsidRDefault="0055498F" w:rsidP="00A63544">
            <w:pPr>
              <w:rPr>
                <w:ins w:id="8927" w:author="Rinat Gub" w:date="2022-12-06T13:44:00Z"/>
              </w:rPr>
            </w:pPr>
          </w:p>
        </w:tc>
        <w:tc>
          <w:tcPr>
            <w:tcW w:w="2410" w:type="dxa"/>
          </w:tcPr>
          <w:p w:rsidR="0055498F" w:rsidRPr="00203244" w:rsidRDefault="0055498F" w:rsidP="00A63544">
            <w:pPr>
              <w:rPr>
                <w:ins w:id="8928" w:author="Rinat Gub" w:date="2022-12-06T13:44:00Z"/>
                <w:b/>
              </w:rPr>
            </w:pPr>
          </w:p>
        </w:tc>
        <w:tc>
          <w:tcPr>
            <w:tcW w:w="2410" w:type="dxa"/>
          </w:tcPr>
          <w:p w:rsidR="0055498F" w:rsidRPr="00203244" w:rsidRDefault="0055498F" w:rsidP="00A63544">
            <w:pPr>
              <w:rPr>
                <w:ins w:id="8929" w:author="Rinat Gub" w:date="2022-12-06T13:44:00Z"/>
              </w:rPr>
            </w:pPr>
          </w:p>
        </w:tc>
        <w:tc>
          <w:tcPr>
            <w:tcW w:w="1984" w:type="dxa"/>
          </w:tcPr>
          <w:p w:rsidR="0055498F" w:rsidRPr="00203244" w:rsidRDefault="0055498F" w:rsidP="00A63544">
            <w:pPr>
              <w:rPr>
                <w:ins w:id="8930" w:author="Rinat Gub" w:date="2022-12-06T13:44:00Z"/>
              </w:rPr>
            </w:pPr>
          </w:p>
        </w:tc>
      </w:tr>
    </w:tbl>
    <w:p w:rsidR="007A3F97" w:rsidRPr="00203244" w:rsidRDefault="007A3F97" w:rsidP="007A3F97">
      <w:pPr>
        <w:keepNext/>
        <w:ind w:firstLine="0"/>
        <w:jc w:val="left"/>
        <w:rPr>
          <w:ins w:id="8931" w:author="Rinat Gub" w:date="2022-12-06T13:44:00Z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38"/>
        <w:gridCol w:w="3044"/>
        <w:gridCol w:w="2956"/>
      </w:tblGrid>
      <w:tr w:rsidR="007A3F97" w:rsidRPr="007F1642" w:rsidTr="009849BB">
        <w:trPr>
          <w:jc w:val="center"/>
          <w:ins w:id="8932" w:author="Rinat Gub" w:date="2022-12-06T13:44:00Z"/>
        </w:trPr>
        <w:tc>
          <w:tcPr>
            <w:tcW w:w="3672" w:type="dxa"/>
          </w:tcPr>
          <w:p w:rsidR="007A3F97" w:rsidRPr="007F1642" w:rsidRDefault="007A3F97" w:rsidP="00620A57">
            <w:pPr>
              <w:keepNext/>
              <w:ind w:firstLine="0"/>
              <w:jc w:val="left"/>
              <w:rPr>
                <w:ins w:id="8933" w:author="Rinat Gub" w:date="2022-12-06T13:44:00Z"/>
                <w:szCs w:val="24"/>
              </w:rPr>
            </w:pPr>
            <w:ins w:id="8934" w:author="Rinat Gub" w:date="2022-12-06T13:44:00Z">
              <w:r w:rsidRPr="007F1642">
                <w:rPr>
                  <w:szCs w:val="24"/>
                </w:rPr>
                <w:t xml:space="preserve">Должность руководителя </w:t>
              </w:r>
              <w:r w:rsidR="0055498F" w:rsidRPr="007F1642">
                <w:rPr>
                  <w:szCs w:val="24"/>
                </w:rPr>
                <w:t>Поставщика/Участника закупки</w:t>
              </w:r>
              <w:r w:rsidRPr="007F1642">
                <w:rPr>
                  <w:szCs w:val="24"/>
                </w:rPr>
                <w:br/>
                <w:t>(уполномоченного лица</w:t>
              </w:r>
              <w:r w:rsidR="0055498F" w:rsidRPr="007F1642">
                <w:rPr>
                  <w:szCs w:val="24"/>
                </w:rPr>
                <w:t>*</w:t>
              </w:r>
              <w:r w:rsidRPr="007F1642">
                <w:rPr>
                  <w:szCs w:val="24"/>
                </w:rPr>
                <w:t>)</w:t>
              </w:r>
            </w:ins>
          </w:p>
        </w:tc>
        <w:tc>
          <w:tcPr>
            <w:tcW w:w="3046" w:type="dxa"/>
            <w:vAlign w:val="bottom"/>
          </w:tcPr>
          <w:p w:rsidR="007A3F97" w:rsidRPr="007F1642" w:rsidRDefault="007A3F97" w:rsidP="00620A57">
            <w:pPr>
              <w:keepNext/>
              <w:ind w:firstLine="0"/>
              <w:jc w:val="left"/>
              <w:rPr>
                <w:ins w:id="8935" w:author="Rinat Gub" w:date="2022-12-06T13:44:00Z"/>
                <w:szCs w:val="24"/>
              </w:rPr>
            </w:pPr>
            <w:ins w:id="8936" w:author="Rinat Gub" w:date="2022-12-06T13:44:00Z">
              <w:r w:rsidRPr="007F1642">
                <w:rPr>
                  <w:szCs w:val="24"/>
                </w:rPr>
                <w:t>_______________________</w:t>
              </w:r>
            </w:ins>
          </w:p>
        </w:tc>
        <w:tc>
          <w:tcPr>
            <w:tcW w:w="2975" w:type="dxa"/>
            <w:vAlign w:val="bottom"/>
          </w:tcPr>
          <w:p w:rsidR="007A3F97" w:rsidRPr="007F1642" w:rsidRDefault="007A3F97" w:rsidP="00620A57">
            <w:pPr>
              <w:keepNext/>
              <w:ind w:firstLine="0"/>
              <w:jc w:val="right"/>
              <w:rPr>
                <w:ins w:id="8937" w:author="Rinat Gub" w:date="2022-12-06T13:44:00Z"/>
                <w:szCs w:val="24"/>
              </w:rPr>
            </w:pPr>
            <w:ins w:id="8938" w:author="Rinat Gub" w:date="2022-12-06T13:44:00Z">
              <w:r w:rsidRPr="007F1642">
                <w:rPr>
                  <w:szCs w:val="24"/>
                </w:rPr>
                <w:t>/_________________/</w:t>
              </w:r>
            </w:ins>
          </w:p>
        </w:tc>
      </w:tr>
      <w:tr w:rsidR="007A3F97" w:rsidRPr="007F1642" w:rsidTr="009849BB">
        <w:trPr>
          <w:jc w:val="center"/>
          <w:ins w:id="8939" w:author="Rinat Gub" w:date="2022-12-06T13:44:00Z"/>
        </w:trPr>
        <w:tc>
          <w:tcPr>
            <w:tcW w:w="3672" w:type="dxa"/>
          </w:tcPr>
          <w:p w:rsidR="007A3F97" w:rsidRPr="007F1642" w:rsidRDefault="007A3F97" w:rsidP="00620A57">
            <w:pPr>
              <w:keepNext/>
              <w:ind w:firstLine="0"/>
              <w:jc w:val="left"/>
              <w:rPr>
                <w:ins w:id="8940" w:author="Rinat Gub" w:date="2022-12-06T13:44:00Z"/>
                <w:szCs w:val="24"/>
              </w:rPr>
            </w:pPr>
          </w:p>
        </w:tc>
        <w:tc>
          <w:tcPr>
            <w:tcW w:w="3046" w:type="dxa"/>
          </w:tcPr>
          <w:p w:rsidR="007A3F97" w:rsidRPr="007F1642" w:rsidRDefault="007A3F97" w:rsidP="00620A57">
            <w:pPr>
              <w:keepNext/>
              <w:ind w:firstLine="0"/>
              <w:jc w:val="center"/>
              <w:rPr>
                <w:ins w:id="8941" w:author="Rinat Gub" w:date="2022-12-06T13:44:00Z"/>
                <w:sz w:val="16"/>
                <w:szCs w:val="18"/>
              </w:rPr>
            </w:pPr>
            <w:ins w:id="8942" w:author="Rinat Gub" w:date="2022-12-06T13:44:00Z">
              <w:r w:rsidRPr="007F1642">
                <w:rPr>
                  <w:sz w:val="16"/>
                  <w:szCs w:val="18"/>
                </w:rPr>
                <w:t>подпись</w:t>
              </w:r>
            </w:ins>
          </w:p>
        </w:tc>
        <w:tc>
          <w:tcPr>
            <w:tcW w:w="2975" w:type="dxa"/>
          </w:tcPr>
          <w:p w:rsidR="007A3F97" w:rsidRPr="007F1642" w:rsidRDefault="00A9777F" w:rsidP="00620A57">
            <w:pPr>
              <w:keepNext/>
              <w:ind w:firstLine="0"/>
              <w:jc w:val="center"/>
              <w:rPr>
                <w:ins w:id="8943" w:author="Rinat Gub" w:date="2022-12-06T13:44:00Z"/>
                <w:szCs w:val="24"/>
              </w:rPr>
            </w:pPr>
            <w:ins w:id="8944" w:author="Rinat Gub" w:date="2022-12-06T13:44:00Z">
              <w:r>
                <w:rPr>
                  <w:sz w:val="16"/>
                  <w:szCs w:val="18"/>
                </w:rPr>
                <w:t xml:space="preserve">  </w:t>
              </w:r>
              <w:r w:rsidR="007A3F97" w:rsidRPr="007F1642">
                <w:rPr>
                  <w:sz w:val="16"/>
                  <w:szCs w:val="18"/>
                </w:rPr>
                <w:t xml:space="preserve"> расшифровка подписи</w:t>
              </w:r>
            </w:ins>
          </w:p>
        </w:tc>
      </w:tr>
    </w:tbl>
    <w:p w:rsidR="007A3F97" w:rsidRPr="007F1642" w:rsidRDefault="00A9777F" w:rsidP="007A3F97">
      <w:pPr>
        <w:tabs>
          <w:tab w:val="right" w:pos="9355"/>
        </w:tabs>
        <w:ind w:right="-1"/>
        <w:rPr>
          <w:ins w:id="8945" w:author="Rinat Gub" w:date="2022-12-06T13:44:00Z"/>
          <w:szCs w:val="24"/>
        </w:rPr>
      </w:pPr>
      <w:ins w:id="8946" w:author="Rinat Gub" w:date="2022-12-06T13:44:00Z">
        <w:r>
          <w:rPr>
            <w:szCs w:val="24"/>
          </w:rPr>
          <w:t xml:space="preserve"> </w:t>
        </w:r>
        <w:r w:rsidR="007A3F97" w:rsidRPr="007F1642">
          <w:rPr>
            <w:szCs w:val="24"/>
          </w:rPr>
          <w:t xml:space="preserve">М.П. </w:t>
        </w:r>
        <w:r w:rsidR="004E044D" w:rsidRPr="007F1642">
          <w:rPr>
            <w:szCs w:val="24"/>
          </w:rPr>
          <w:t>(при наличии)</w:t>
        </w:r>
      </w:ins>
    </w:p>
    <w:p w:rsidR="007A3F97" w:rsidRPr="00203244" w:rsidRDefault="007A3F97" w:rsidP="007A3F97">
      <w:pPr>
        <w:tabs>
          <w:tab w:val="right" w:pos="9355"/>
        </w:tabs>
        <w:ind w:right="-1"/>
        <w:rPr>
          <w:ins w:id="8947" w:author="Rinat Gub" w:date="2022-12-06T13:44:00Z"/>
          <w:i/>
          <w:szCs w:val="24"/>
        </w:rPr>
      </w:pPr>
    </w:p>
    <w:p w:rsidR="00D10D86" w:rsidRPr="00203244" w:rsidRDefault="00D10D86" w:rsidP="007A3F97">
      <w:pPr>
        <w:ind w:firstLine="0"/>
        <w:jc w:val="left"/>
        <w:rPr>
          <w:ins w:id="8948" w:author="Rinat Gub" w:date="2022-12-06T13:44:00Z"/>
          <w:sz w:val="20"/>
        </w:rPr>
      </w:pPr>
      <w:ins w:id="8949" w:author="Rinat Gub" w:date="2022-12-06T13:44:00Z">
        <w:r w:rsidRPr="00203244">
          <w:rPr>
            <w:sz w:val="20"/>
          </w:rPr>
          <w:t>Примечания</w:t>
        </w:r>
        <w:r w:rsidR="007A3F97" w:rsidRPr="00203244">
          <w:rPr>
            <w:sz w:val="20"/>
          </w:rPr>
          <w:t xml:space="preserve">: </w:t>
        </w:r>
      </w:ins>
    </w:p>
    <w:p w:rsidR="00D10D86" w:rsidRPr="00203244" w:rsidRDefault="0055498F" w:rsidP="00D10D86">
      <w:pPr>
        <w:ind w:firstLine="0"/>
        <w:jc w:val="left"/>
        <w:rPr>
          <w:ins w:id="8950" w:author="Rinat Gub" w:date="2022-12-06T13:44:00Z"/>
          <w:sz w:val="20"/>
        </w:rPr>
      </w:pPr>
      <w:ins w:id="8951" w:author="Rinat Gub" w:date="2022-12-06T13:44:00Z">
        <w:r w:rsidRPr="00203244">
          <w:rPr>
            <w:color w:val="000000"/>
            <w:sz w:val="20"/>
            <w:szCs w:val="20"/>
            <w:shd w:val="clear" w:color="auto" w:fill="FFFFFF"/>
          </w:rPr>
          <w:t>*</w:t>
        </w:r>
        <w:r w:rsidR="00D10D86" w:rsidRPr="00203244">
          <w:rPr>
            <w:color w:val="000000"/>
            <w:sz w:val="20"/>
            <w:szCs w:val="20"/>
            <w:shd w:val="clear" w:color="auto" w:fill="FFFFFF"/>
          </w:rPr>
          <w:t xml:space="preserve"> если форма запроса подписывается не руководителем Участника закупки, к запросу должна быть приложена доверенность или иной документ, подтверждающий соответствующие полномочия подписывающего запрос лица.</w:t>
        </w:r>
      </w:ins>
    </w:p>
    <w:p w:rsidR="007A3F97" w:rsidRPr="00203244" w:rsidRDefault="007A3F97" w:rsidP="008F65F1">
      <w:pPr>
        <w:ind w:firstLine="0"/>
        <w:jc w:val="center"/>
        <w:rPr>
          <w:ins w:id="8952" w:author="Rinat Gub" w:date="2022-12-06T13:44:00Z"/>
        </w:rPr>
      </w:pPr>
    </w:p>
    <w:p w:rsidR="004A50AA" w:rsidRPr="00203244" w:rsidRDefault="004A50AA" w:rsidP="004A50AA">
      <w:pPr>
        <w:rPr>
          <w:ins w:id="8953" w:author="Rinat Gub" w:date="2022-12-06T13:44:00Z"/>
          <w:b/>
          <w:bCs/>
          <w:caps/>
        </w:rPr>
        <w:sectPr w:rsidR="004A50AA" w:rsidRPr="00203244" w:rsidSect="00694DD2">
          <w:headerReference w:type="even" r:id="rId95"/>
          <w:headerReference w:type="default" r:id="rId96"/>
          <w:footerReference w:type="default" r:id="rId97"/>
          <w:headerReference w:type="first" r:id="rId98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</w:p>
    <w:p w:rsidR="004A50AA" w:rsidRPr="00203244" w:rsidRDefault="004A50AA" w:rsidP="00554563">
      <w:pPr>
        <w:pageBreakBefore/>
        <w:spacing w:after="240"/>
        <w:ind w:firstLine="0"/>
        <w:jc w:val="center"/>
        <w:outlineLvl w:val="0"/>
        <w:rPr>
          <w:ins w:id="8954" w:author="Rinat Gub" w:date="2022-12-06T13:44:00Z"/>
          <w:b/>
          <w:bCs/>
          <w:caps/>
        </w:rPr>
      </w:pPr>
      <w:ins w:id="8955" w:author="Rinat Gub" w:date="2022-12-06T13:44:00Z">
        <w:r w:rsidRPr="00203244">
          <w:rPr>
            <w:b/>
            <w:bCs/>
            <w:caps/>
          </w:rPr>
          <w:lastRenderedPageBreak/>
          <w:t xml:space="preserve">Разъяснение условий </w:t>
        </w:r>
        <w:r w:rsidR="006D5617">
          <w:rPr>
            <w:b/>
            <w:bCs/>
            <w:caps/>
          </w:rPr>
          <w:t>Извещени</w:t>
        </w:r>
        <w:r w:rsidRPr="00203244">
          <w:rPr>
            <w:b/>
            <w:bCs/>
            <w:caps/>
          </w:rPr>
          <w:t xml:space="preserve">я и (или) </w:t>
        </w:r>
        <w:r w:rsidR="006D5617">
          <w:rPr>
            <w:b/>
            <w:bCs/>
            <w:caps/>
          </w:rPr>
          <w:t>Документаци</w:t>
        </w:r>
        <w:r w:rsidRPr="00203244">
          <w:rPr>
            <w:b/>
            <w:bCs/>
            <w:caps/>
          </w:rPr>
          <w:t>и о закупке</w:t>
        </w:r>
      </w:ins>
    </w:p>
    <w:p w:rsidR="004A50AA" w:rsidRPr="00554563" w:rsidRDefault="004A50AA" w:rsidP="004A50AA">
      <w:pPr>
        <w:jc w:val="center"/>
        <w:rPr>
          <w:ins w:id="8956" w:author="Rinat Gub" w:date="2022-12-06T13:44:00Z"/>
          <w:b/>
          <w:bCs/>
          <w:caps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5819"/>
        <w:gridCol w:w="3820"/>
      </w:tblGrid>
      <w:tr w:rsidR="004A50AA" w:rsidRPr="00203244" w:rsidTr="009849BB">
        <w:trPr>
          <w:trHeight w:val="2213"/>
          <w:ins w:id="8957" w:author="Rinat Gub" w:date="2022-12-06T13:44:00Z"/>
        </w:trPr>
        <w:tc>
          <w:tcPr>
            <w:tcW w:w="5819" w:type="dxa"/>
            <w:shd w:val="clear" w:color="auto" w:fill="auto"/>
          </w:tcPr>
          <w:p w:rsidR="00413BD2" w:rsidRDefault="00940D23">
            <w:pPr>
              <w:spacing w:before="600"/>
              <w:ind w:firstLine="0"/>
              <w:rPr>
                <w:ins w:id="8958" w:author="Rinat Gub" w:date="2022-12-06T13:44:00Z"/>
                <w:i/>
                <w:iCs/>
                <w:color w:val="333399"/>
                <w:szCs w:val="22"/>
              </w:rPr>
            </w:pPr>
            <w:ins w:id="8959" w:author="Rinat Gub" w:date="2022-12-06T13:44:00Z">
              <w:r w:rsidRPr="00203244">
                <w:rPr>
                  <w:i/>
                  <w:iCs/>
                  <w:color w:val="333399"/>
                  <w:szCs w:val="22"/>
                </w:rPr>
                <w:t xml:space="preserve">(фирменный бланк </w:t>
              </w:r>
              <w:r>
                <w:rPr>
                  <w:i/>
                  <w:iCs/>
                  <w:color w:val="333399"/>
                  <w:szCs w:val="22"/>
                </w:rPr>
                <w:t>Организации</w:t>
              </w:r>
              <w:r w:rsidRPr="00203244">
                <w:rPr>
                  <w:i/>
                  <w:iCs/>
                  <w:color w:val="333399"/>
                  <w:szCs w:val="22"/>
                </w:rPr>
                <w:t>)</w:t>
              </w:r>
            </w:ins>
          </w:p>
          <w:p w:rsidR="004A50AA" w:rsidRPr="00203244" w:rsidRDefault="0068313B" w:rsidP="00A63544">
            <w:pPr>
              <w:suppressAutoHyphens/>
              <w:rPr>
                <w:ins w:id="8960" w:author="Rinat Gub" w:date="2022-12-06T13:44:00Z"/>
                <w:bCs/>
              </w:rPr>
            </w:pPr>
            <w:ins w:id="8961" w:author="Rinat Gub" w:date="2022-12-06T13:44:00Z">
              <w:r>
                <w:rPr>
                  <w:bCs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720704" behindDoc="0" locked="0" layoutInCell="1" allowOverlap="1" wp14:anchorId="6B90E6C8" wp14:editId="30F275C7">
                        <wp:simplePos x="0" y="0"/>
                        <wp:positionH relativeFrom="column">
                          <wp:posOffset>-304800</wp:posOffset>
                        </wp:positionH>
                        <wp:positionV relativeFrom="paragraph">
                          <wp:posOffset>155575</wp:posOffset>
                        </wp:positionV>
                        <wp:extent cx="2628900" cy="363855"/>
                        <wp:effectExtent l="0" t="0" r="0" b="0"/>
                        <wp:wrapNone/>
                        <wp:docPr id="38" name="Text Box 4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28900" cy="363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E5AC8" w:rsidRPr="000B4F20" w:rsidRDefault="000E5AC8" w:rsidP="004A50AA">
                                    <w:pPr>
                                      <w:tabs>
                                        <w:tab w:val="left" w:pos="1980"/>
                                      </w:tabs>
                                      <w:rPr>
                                        <w:ins w:id="8962" w:author="Rinat Gub" w:date="2022-12-06T13:44:00Z"/>
                                        <w:b/>
                                        <w:bCs/>
                                      </w:rPr>
                                    </w:pPr>
                                    <w:ins w:id="8963" w:author="Rinat Gub" w:date="2022-12-06T13:44:00Z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instrText xml:space="preserve"> DATE   \* MERGEFORMAT </w:instrTex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separate"/>
                                      </w:r>
                                    </w:ins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t>06.12.2022</w:t>
                                    </w:r>
                                    <w:ins w:id="8964" w:author="Rinat Gub" w:date="2022-12-06T13:44:00Z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end"/>
                                      </w:r>
                                      <w:r w:rsidRPr="000B4F20">
                                        <w:rPr>
                                          <w:b/>
                                          <w:bCs/>
                                        </w:rPr>
                                        <w:tab/>
                                        <w:t>41-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5</w:t>
                                      </w:r>
                                      <w:r w:rsidRPr="000B4F20">
                                        <w:rPr>
                                          <w:b/>
                                          <w:bCs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ХХХ-</w: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instrText xml:space="preserve"> PAGE   \* MERGEFORMAT </w:instrTex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t>267</w: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end"/>
                                      </w:r>
                                    </w:ins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6B90E6C8" id="Text Box 48" o:spid="_x0000_s1050" type="#_x0000_t202" style="position:absolute;left:0;text-align:left;margin-left:-24pt;margin-top:12.25pt;width:207pt;height:28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Lc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" filled="f" stroked="f">
                        <v:textbox>
                          <w:txbxContent>
                            <w:p w:rsidR="000E5AC8" w:rsidRPr="000B4F20" w:rsidRDefault="000E5AC8" w:rsidP="004A50AA">
                              <w:pPr>
                                <w:tabs>
                                  <w:tab w:val="left" w:pos="1980"/>
                                </w:tabs>
                                <w:rPr>
                                  <w:ins w:id="8965" w:author="Rinat Gub" w:date="2022-12-06T13:44:00Z"/>
                                  <w:b/>
                                  <w:bCs/>
                                </w:rPr>
                              </w:pPr>
                              <w:ins w:id="8966" w:author="Rinat Gub" w:date="2022-12-06T13:44:00Z"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instrText xml:space="preserve"> DATE   \* MERGEFORMAT </w:instrTex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separate"/>
                                </w:r>
                              </w:ins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t>06.12.2022</w:t>
                              </w:r>
                              <w:ins w:id="8967" w:author="Rinat Gub" w:date="2022-12-06T13:44:00Z"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  <w:r w:rsidRPr="000B4F20">
                                  <w:rPr>
                                    <w:b/>
                                    <w:bCs/>
                                  </w:rPr>
                                  <w:tab/>
                                  <w:t>41-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5</w:t>
                                </w:r>
                                <w:r w:rsidRPr="000B4F20">
                                  <w:rPr>
                                    <w:b/>
                                    <w:bCs/>
                                  </w:rPr>
                                  <w:t>/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ХХХ-</w: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>267</w: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ins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ins>
          </w:p>
        </w:tc>
        <w:tc>
          <w:tcPr>
            <w:tcW w:w="3820" w:type="dxa"/>
            <w:shd w:val="clear" w:color="auto" w:fill="auto"/>
          </w:tcPr>
          <w:p w:rsidR="004A50AA" w:rsidRPr="00203244" w:rsidRDefault="004A50AA" w:rsidP="00A63544">
            <w:pPr>
              <w:suppressAutoHyphens/>
              <w:ind w:left="34"/>
              <w:jc w:val="right"/>
              <w:rPr>
                <w:ins w:id="8968" w:author="Rinat Gub" w:date="2022-12-06T13:44:00Z"/>
                <w:b/>
                <w:sz w:val="18"/>
              </w:rPr>
            </w:pPr>
          </w:p>
          <w:p w:rsidR="004A50AA" w:rsidRPr="00203244" w:rsidRDefault="004A50AA" w:rsidP="00A63544">
            <w:pPr>
              <w:suppressAutoHyphens/>
              <w:ind w:left="34"/>
              <w:rPr>
                <w:ins w:id="8969" w:author="Rinat Gub" w:date="2022-12-06T13:44:00Z"/>
                <w:bCs/>
              </w:rPr>
            </w:pPr>
          </w:p>
          <w:p w:rsidR="004A50AA" w:rsidRPr="00203244" w:rsidRDefault="004A50AA" w:rsidP="00A63544">
            <w:pPr>
              <w:suppressAutoHyphens/>
              <w:ind w:left="34"/>
              <w:jc w:val="center"/>
              <w:rPr>
                <w:ins w:id="8970" w:author="Rinat Gub" w:date="2022-12-06T13:44:00Z"/>
                <w:i/>
              </w:rPr>
            </w:pPr>
          </w:p>
          <w:p w:rsidR="005E09D1" w:rsidRPr="00C701BF" w:rsidRDefault="004A50AA" w:rsidP="004A50AA">
            <w:pPr>
              <w:ind w:firstLine="0"/>
              <w:jc w:val="center"/>
              <w:rPr>
                <w:ins w:id="8971" w:author="Rinat Gub" w:date="2022-12-06T13:44:00Z"/>
                <w:i/>
              </w:rPr>
            </w:pPr>
            <w:ins w:id="8972" w:author="Rinat Gub" w:date="2022-12-06T13:44:00Z">
              <w:r w:rsidRPr="00203244">
                <w:rPr>
                  <w:i/>
                </w:rPr>
                <w:t>Участникам закупки по лоту № ________ на закупку</w:t>
              </w:r>
            </w:ins>
          </w:p>
          <w:p w:rsidR="004A50AA" w:rsidRPr="00203244" w:rsidRDefault="004A50AA" w:rsidP="004A50AA">
            <w:pPr>
              <w:ind w:firstLine="0"/>
              <w:jc w:val="center"/>
              <w:rPr>
                <w:ins w:id="8973" w:author="Rinat Gub" w:date="2022-12-06T13:44:00Z"/>
                <w:i/>
              </w:rPr>
            </w:pPr>
            <w:ins w:id="8974" w:author="Rinat Gub" w:date="2022-12-06T13:44:00Z">
              <w:r w:rsidRPr="00203244">
                <w:rPr>
                  <w:i/>
                </w:rPr>
                <w:t>[предмет закупки]</w:t>
              </w:r>
            </w:ins>
          </w:p>
          <w:p w:rsidR="004A50AA" w:rsidRPr="00203244" w:rsidRDefault="004A50AA" w:rsidP="00A63544">
            <w:pPr>
              <w:suppressAutoHyphens/>
              <w:ind w:left="34"/>
              <w:jc w:val="center"/>
              <w:rPr>
                <w:ins w:id="8975" w:author="Rinat Gub" w:date="2022-12-06T13:44:00Z"/>
                <w:i/>
              </w:rPr>
            </w:pPr>
          </w:p>
          <w:p w:rsidR="004A50AA" w:rsidRPr="00203244" w:rsidRDefault="004A50AA" w:rsidP="00940D23">
            <w:pPr>
              <w:suppressAutoHyphens/>
              <w:rPr>
                <w:ins w:id="8976" w:author="Rinat Gub" w:date="2022-12-06T13:44:00Z"/>
                <w:bCs/>
              </w:rPr>
            </w:pPr>
          </w:p>
        </w:tc>
      </w:tr>
    </w:tbl>
    <w:p w:rsidR="004A50AA" w:rsidRPr="00203244" w:rsidRDefault="004A50AA" w:rsidP="004A50AA">
      <w:pPr>
        <w:pStyle w:val="afa"/>
        <w:spacing w:after="120"/>
        <w:ind w:left="0"/>
        <w:jc w:val="center"/>
        <w:rPr>
          <w:ins w:id="8977" w:author="Rinat Gub" w:date="2022-12-06T13:44:00Z"/>
          <w:szCs w:val="24"/>
        </w:rPr>
      </w:pPr>
      <w:ins w:id="8978" w:author="Rinat Gub" w:date="2022-12-06T13:44:00Z">
        <w:r w:rsidRPr="00203244">
          <w:rPr>
            <w:szCs w:val="24"/>
          </w:rPr>
          <w:t>Уважаемые коллеги!</w:t>
        </w:r>
      </w:ins>
    </w:p>
    <w:p w:rsidR="004A50AA" w:rsidRPr="00203244" w:rsidRDefault="004A50AA" w:rsidP="004A50AA">
      <w:pPr>
        <w:pStyle w:val="afa"/>
        <w:spacing w:after="120"/>
        <w:ind w:left="0"/>
        <w:jc w:val="center"/>
        <w:rPr>
          <w:ins w:id="8979" w:author="Rinat Gub" w:date="2022-12-06T13:44:00Z"/>
          <w:szCs w:val="24"/>
        </w:rPr>
      </w:pPr>
    </w:p>
    <w:p w:rsidR="004A50AA" w:rsidRPr="007F1642" w:rsidRDefault="00BF21D1" w:rsidP="004A50AA">
      <w:pPr>
        <w:pStyle w:val="afa"/>
        <w:spacing w:after="120"/>
        <w:ind w:left="0" w:firstLine="567"/>
        <w:rPr>
          <w:ins w:id="8980" w:author="Rinat Gub" w:date="2022-12-06T13:44:00Z"/>
        </w:rPr>
      </w:pPr>
      <w:ins w:id="8981" w:author="Rinat Gub" w:date="2022-12-06T13:44:00Z">
        <w:r w:rsidRPr="007F1642">
          <w:t>В рамках проводимого [</w:t>
        </w:r>
        <w:r w:rsidRPr="007F1642">
          <w:rPr>
            <w:i/>
          </w:rPr>
          <w:t>способ закупки</w:t>
        </w:r>
        <w:r w:rsidRPr="007F1642">
          <w:t xml:space="preserve">] </w:t>
        </w:r>
        <w:r w:rsidR="007F1642" w:rsidRPr="007F1642">
          <w:t>по лоту</w:t>
        </w:r>
        <w:r w:rsidRPr="007F1642">
          <w:t xml:space="preserve"> № ________ на закупку [</w:t>
        </w:r>
        <w:r w:rsidRPr="007F1642">
          <w:rPr>
            <w:i/>
          </w:rPr>
          <w:t>предмет закупки</w:t>
        </w:r>
        <w:r w:rsidRPr="007F1642">
          <w:t xml:space="preserve">] </w:t>
        </w:r>
        <w:r w:rsidR="004A50AA" w:rsidRPr="007F1642">
          <w:t xml:space="preserve">разъясняем следующие положения </w:t>
        </w:r>
        <w:r w:rsidR="005E09D1" w:rsidRPr="007F1642">
          <w:t xml:space="preserve">Извещения </w:t>
        </w:r>
        <w:r w:rsidR="004A50AA" w:rsidRPr="007F1642">
          <w:t xml:space="preserve">и/или </w:t>
        </w:r>
        <w:r w:rsidR="005E09D1" w:rsidRPr="007F1642">
          <w:t>Д</w:t>
        </w:r>
        <w:r w:rsidR="004A50AA" w:rsidRPr="007F1642">
          <w:t>окументации о закупке:</w:t>
        </w:r>
      </w:ins>
    </w:p>
    <w:p w:rsidR="004A50AA" w:rsidRPr="007F1642" w:rsidRDefault="004A50AA" w:rsidP="004A50AA">
      <w:pPr>
        <w:pStyle w:val="afa"/>
        <w:spacing w:after="120"/>
        <w:ind w:left="0" w:firstLine="567"/>
        <w:rPr>
          <w:ins w:id="8982" w:author="Rinat Gub" w:date="2022-12-06T13:44:00Z"/>
        </w:rPr>
      </w:pPr>
    </w:p>
    <w:tbl>
      <w:tblPr>
        <w:tblW w:w="949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2977"/>
        <w:gridCol w:w="3118"/>
      </w:tblGrid>
      <w:tr w:rsidR="004A50AA" w:rsidRPr="007F1642" w:rsidTr="00A63544">
        <w:trPr>
          <w:trHeight w:val="75"/>
          <w:ins w:id="8983" w:author="Rinat Gub" w:date="2022-12-06T13:44:00Z"/>
        </w:trPr>
        <w:tc>
          <w:tcPr>
            <w:tcW w:w="3402" w:type="dxa"/>
            <w:vAlign w:val="center"/>
          </w:tcPr>
          <w:p w:rsidR="006F21B8" w:rsidRPr="007F1642" w:rsidRDefault="004A50AA" w:rsidP="007F1642">
            <w:pPr>
              <w:ind w:firstLine="0"/>
              <w:jc w:val="center"/>
              <w:rPr>
                <w:ins w:id="8984" w:author="Rinat Gub" w:date="2022-12-06T13:44:00Z"/>
                <w:sz w:val="20"/>
                <w:szCs w:val="20"/>
              </w:rPr>
            </w:pPr>
            <w:ins w:id="8985" w:author="Rinat Gub" w:date="2022-12-06T13:44:00Z">
              <w:r w:rsidRPr="007F1642">
                <w:rPr>
                  <w:sz w:val="20"/>
                  <w:szCs w:val="20"/>
                </w:rPr>
                <w:t xml:space="preserve">Дата поступления запроса о разъяснении </w:t>
              </w:r>
              <w:r w:rsidR="007F1642">
                <w:rPr>
                  <w:sz w:val="20"/>
                  <w:szCs w:val="20"/>
                </w:rPr>
                <w:t>условий</w:t>
              </w:r>
              <w:r w:rsidRPr="007F1642">
                <w:rPr>
                  <w:sz w:val="20"/>
                  <w:szCs w:val="20"/>
                </w:rPr>
                <w:t xml:space="preserve"> </w:t>
              </w:r>
              <w:r w:rsidR="005E09D1" w:rsidRPr="007F1642">
                <w:rPr>
                  <w:sz w:val="20"/>
                  <w:szCs w:val="20"/>
                </w:rPr>
                <w:t xml:space="preserve">Извещения </w:t>
              </w:r>
              <w:r w:rsidRPr="007F1642">
                <w:rPr>
                  <w:sz w:val="20"/>
                  <w:szCs w:val="20"/>
                </w:rPr>
                <w:t xml:space="preserve">и (или) </w:t>
              </w:r>
              <w:r w:rsidR="005E09D1" w:rsidRPr="007F1642">
                <w:rPr>
                  <w:sz w:val="20"/>
                  <w:szCs w:val="20"/>
                </w:rPr>
                <w:t>Документации</w:t>
              </w:r>
            </w:ins>
          </w:p>
        </w:tc>
        <w:tc>
          <w:tcPr>
            <w:tcW w:w="2977" w:type="dxa"/>
            <w:vAlign w:val="center"/>
          </w:tcPr>
          <w:p w:rsidR="004A50AA" w:rsidRPr="007F1642" w:rsidRDefault="004A50AA" w:rsidP="007F1642">
            <w:pPr>
              <w:ind w:firstLine="0"/>
              <w:jc w:val="center"/>
              <w:rPr>
                <w:ins w:id="8986" w:author="Rinat Gub" w:date="2022-12-06T13:44:00Z"/>
                <w:sz w:val="20"/>
                <w:szCs w:val="20"/>
              </w:rPr>
            </w:pPr>
            <w:ins w:id="8987" w:author="Rinat Gub" w:date="2022-12-06T13:44:00Z">
              <w:r w:rsidRPr="007F1642">
                <w:rPr>
                  <w:sz w:val="20"/>
                  <w:szCs w:val="20"/>
                </w:rPr>
                <w:t xml:space="preserve">Редакция </w:t>
              </w:r>
              <w:r w:rsidR="007F1642">
                <w:rPr>
                  <w:sz w:val="20"/>
                  <w:szCs w:val="20"/>
                </w:rPr>
                <w:t xml:space="preserve">норм </w:t>
              </w:r>
              <w:r w:rsidRPr="007F1642">
                <w:rPr>
                  <w:sz w:val="20"/>
                  <w:szCs w:val="20"/>
                </w:rPr>
                <w:t>документа, требующ</w:t>
              </w:r>
              <w:r w:rsidR="007F1642">
                <w:rPr>
                  <w:sz w:val="20"/>
                  <w:szCs w:val="20"/>
                </w:rPr>
                <w:t>их</w:t>
              </w:r>
              <w:r w:rsidRPr="007F1642">
                <w:rPr>
                  <w:sz w:val="20"/>
                  <w:szCs w:val="20"/>
                </w:rPr>
                <w:t xml:space="preserve"> разъяснения</w:t>
              </w:r>
            </w:ins>
          </w:p>
        </w:tc>
        <w:tc>
          <w:tcPr>
            <w:tcW w:w="3118" w:type="dxa"/>
            <w:vAlign w:val="center"/>
          </w:tcPr>
          <w:p w:rsidR="006F21B8" w:rsidRPr="007F1642" w:rsidRDefault="007F1642" w:rsidP="007F1642">
            <w:pPr>
              <w:ind w:firstLine="0"/>
              <w:jc w:val="center"/>
              <w:rPr>
                <w:ins w:id="8988" w:author="Rinat Gub" w:date="2022-12-06T13:44:00Z"/>
                <w:sz w:val="20"/>
                <w:szCs w:val="20"/>
              </w:rPr>
            </w:pPr>
            <w:ins w:id="8989" w:author="Rinat Gub" w:date="2022-12-06T13:44:00Z">
              <w:r>
                <w:rPr>
                  <w:sz w:val="20"/>
                  <w:szCs w:val="20"/>
                </w:rPr>
                <w:t>Р</w:t>
              </w:r>
              <w:r w:rsidR="004A50AA" w:rsidRPr="007F1642">
                <w:rPr>
                  <w:sz w:val="20"/>
                  <w:szCs w:val="20"/>
                </w:rPr>
                <w:t>азъяснени</w:t>
              </w:r>
              <w:r>
                <w:rPr>
                  <w:sz w:val="20"/>
                  <w:szCs w:val="20"/>
                </w:rPr>
                <w:t>е (Комментарии Организатора закупки)</w:t>
              </w:r>
            </w:ins>
          </w:p>
        </w:tc>
      </w:tr>
      <w:tr w:rsidR="004A50AA" w:rsidRPr="007F1642" w:rsidTr="00A63544">
        <w:trPr>
          <w:ins w:id="8990" w:author="Rinat Gub" w:date="2022-12-06T13:44:00Z"/>
        </w:trPr>
        <w:tc>
          <w:tcPr>
            <w:tcW w:w="3402" w:type="dxa"/>
          </w:tcPr>
          <w:p w:rsidR="004A50AA" w:rsidRPr="007F1642" w:rsidRDefault="004A50AA" w:rsidP="00A63544">
            <w:pPr>
              <w:rPr>
                <w:ins w:id="8991" w:author="Rinat Gub" w:date="2022-12-06T13:44:00Z"/>
                <w:sz w:val="20"/>
                <w:szCs w:val="20"/>
              </w:rPr>
            </w:pPr>
          </w:p>
        </w:tc>
        <w:tc>
          <w:tcPr>
            <w:tcW w:w="2977" w:type="dxa"/>
          </w:tcPr>
          <w:p w:rsidR="004A50AA" w:rsidRPr="007F1642" w:rsidRDefault="004A50AA" w:rsidP="00A63544">
            <w:pPr>
              <w:rPr>
                <w:ins w:id="8992" w:author="Rinat Gub" w:date="2022-12-06T13:44:00Z"/>
                <w:rStyle w:val="FontStyle38"/>
                <w:b w:val="0"/>
                <w:sz w:val="20"/>
                <w:szCs w:val="20"/>
              </w:rPr>
            </w:pPr>
          </w:p>
        </w:tc>
        <w:tc>
          <w:tcPr>
            <w:tcW w:w="3118" w:type="dxa"/>
          </w:tcPr>
          <w:p w:rsidR="004A50AA" w:rsidRPr="007F1642" w:rsidRDefault="004A50AA" w:rsidP="00A63544">
            <w:pPr>
              <w:pStyle w:val="afa"/>
              <w:ind w:left="0"/>
              <w:contextualSpacing w:val="0"/>
              <w:rPr>
                <w:ins w:id="8993" w:author="Rinat Gub" w:date="2022-12-06T13:44:00Z"/>
                <w:color w:val="000000"/>
              </w:rPr>
            </w:pPr>
          </w:p>
        </w:tc>
      </w:tr>
      <w:tr w:rsidR="004A50AA" w:rsidRPr="007F1642" w:rsidTr="00A63544">
        <w:trPr>
          <w:ins w:id="8994" w:author="Rinat Gub" w:date="2022-12-06T13:44:00Z"/>
        </w:trPr>
        <w:tc>
          <w:tcPr>
            <w:tcW w:w="3402" w:type="dxa"/>
          </w:tcPr>
          <w:p w:rsidR="004A50AA" w:rsidRPr="007F1642" w:rsidRDefault="004A50AA" w:rsidP="00A63544">
            <w:pPr>
              <w:rPr>
                <w:ins w:id="8995" w:author="Rinat Gub" w:date="2022-12-06T13:44:00Z"/>
                <w:sz w:val="20"/>
                <w:szCs w:val="20"/>
              </w:rPr>
            </w:pPr>
          </w:p>
        </w:tc>
        <w:tc>
          <w:tcPr>
            <w:tcW w:w="2977" w:type="dxa"/>
          </w:tcPr>
          <w:p w:rsidR="004A50AA" w:rsidRPr="007F1642" w:rsidRDefault="004A50AA" w:rsidP="00A63544">
            <w:pPr>
              <w:rPr>
                <w:ins w:id="8996" w:author="Rinat Gub" w:date="2022-12-06T13:44:00Z"/>
                <w:b/>
                <w:sz w:val="20"/>
                <w:szCs w:val="20"/>
              </w:rPr>
            </w:pPr>
          </w:p>
        </w:tc>
        <w:tc>
          <w:tcPr>
            <w:tcW w:w="3118" w:type="dxa"/>
          </w:tcPr>
          <w:p w:rsidR="004A50AA" w:rsidRPr="007F1642" w:rsidRDefault="004A50AA" w:rsidP="00A63544">
            <w:pPr>
              <w:rPr>
                <w:ins w:id="8997" w:author="Rinat Gub" w:date="2022-12-06T13:44:00Z"/>
                <w:sz w:val="20"/>
                <w:szCs w:val="20"/>
              </w:rPr>
            </w:pPr>
          </w:p>
        </w:tc>
      </w:tr>
    </w:tbl>
    <w:p w:rsidR="004A50AA" w:rsidRPr="00203244" w:rsidRDefault="004A50AA" w:rsidP="004A50AA">
      <w:pPr>
        <w:pStyle w:val="afa"/>
        <w:spacing w:after="120"/>
        <w:ind w:left="0"/>
        <w:rPr>
          <w:ins w:id="8998" w:author="Rinat Gub" w:date="2022-12-06T13:44:00Z"/>
        </w:rPr>
      </w:pPr>
    </w:p>
    <w:p w:rsidR="004A50AA" w:rsidRPr="00203244" w:rsidRDefault="004A50AA" w:rsidP="004A50AA">
      <w:pPr>
        <w:pStyle w:val="afa"/>
        <w:spacing w:after="120"/>
        <w:ind w:left="0"/>
        <w:rPr>
          <w:ins w:id="8999" w:author="Rinat Gub" w:date="2022-12-06T13:44:00Z"/>
        </w:rPr>
      </w:pPr>
    </w:p>
    <w:p w:rsidR="004A50AA" w:rsidRPr="00203244" w:rsidRDefault="004A50AA" w:rsidP="004A50AA">
      <w:pPr>
        <w:pStyle w:val="afa"/>
        <w:suppressAutoHyphens/>
        <w:spacing w:after="120"/>
        <w:rPr>
          <w:ins w:id="9000" w:author="Rinat Gub" w:date="2022-12-06T13:44:00Z"/>
        </w:rPr>
      </w:pPr>
    </w:p>
    <w:p w:rsidR="004A50AA" w:rsidRPr="00203244" w:rsidRDefault="004A50AA" w:rsidP="004A50AA">
      <w:pPr>
        <w:pStyle w:val="afa"/>
        <w:suppressAutoHyphens/>
        <w:spacing w:after="120"/>
        <w:rPr>
          <w:ins w:id="9001" w:author="Rinat Gub" w:date="2022-12-06T13:44:00Z"/>
        </w:rPr>
      </w:pPr>
    </w:p>
    <w:p w:rsidR="004A50AA" w:rsidRPr="00203244" w:rsidRDefault="004A50AA" w:rsidP="004A50AA">
      <w:pPr>
        <w:pStyle w:val="afa"/>
        <w:suppressAutoHyphens/>
        <w:ind w:left="0"/>
        <w:rPr>
          <w:ins w:id="9002" w:author="Rinat Gub" w:date="2022-12-06T13:44:00Z"/>
          <w:sz w:val="22"/>
        </w:rPr>
      </w:pPr>
      <w:ins w:id="9003" w:author="Rinat Gub" w:date="2022-12-06T13:44:00Z">
        <w:r w:rsidRPr="00203244">
          <w:rPr>
            <w:sz w:val="22"/>
          </w:rPr>
          <w:t xml:space="preserve">С уважением, </w:t>
        </w:r>
      </w:ins>
    </w:p>
    <w:p w:rsidR="004A50AA" w:rsidRPr="00203244" w:rsidRDefault="004A50AA" w:rsidP="004A50AA">
      <w:pPr>
        <w:ind w:firstLine="0"/>
        <w:rPr>
          <w:ins w:id="9004" w:author="Rinat Gub" w:date="2022-12-06T13:44:00Z"/>
          <w:i/>
        </w:rPr>
      </w:pPr>
      <w:ins w:id="9005" w:author="Rinat Gub" w:date="2022-12-06T13:44:00Z">
        <w:r w:rsidRPr="00203244">
          <w:rPr>
            <w:i/>
          </w:rPr>
          <w:t>&lt;Должность уполномоченного руководителя&gt;</w:t>
        </w:r>
        <w:r w:rsidR="00A9777F">
          <w:rPr>
            <w:i/>
          </w:rPr>
          <w:t xml:space="preserve">  </w:t>
        </w:r>
        <w:r w:rsidRPr="00203244">
          <w:rPr>
            <w:i/>
          </w:rPr>
          <w:t>_____________</w:t>
        </w:r>
        <w:r w:rsidR="00A9777F">
          <w:rPr>
            <w:i/>
          </w:rPr>
          <w:t xml:space="preserve">   </w:t>
        </w:r>
        <w:r w:rsidRPr="00203244">
          <w:rPr>
            <w:i/>
          </w:rPr>
          <w:t>___________________</w:t>
        </w:r>
        <w:r w:rsidR="00A9777F">
          <w:rPr>
            <w:i/>
          </w:rPr>
          <w:t xml:space="preserve">  </w:t>
        </w:r>
        <w:r w:rsidRPr="00203244">
          <w:rPr>
            <w:i/>
          </w:rPr>
          <w:t xml:space="preserve"> </w:t>
        </w:r>
      </w:ins>
    </w:p>
    <w:p w:rsidR="004A50AA" w:rsidRPr="00203244" w:rsidRDefault="00A9777F" w:rsidP="004A50AA">
      <w:pPr>
        <w:pStyle w:val="afa"/>
        <w:ind w:left="0"/>
        <w:rPr>
          <w:ins w:id="9006" w:author="Rinat Gub" w:date="2022-12-06T13:44:00Z"/>
          <w:i/>
          <w:sz w:val="22"/>
        </w:rPr>
      </w:pPr>
      <w:ins w:id="9007" w:author="Rinat Gub" w:date="2022-12-06T13:44:00Z">
        <w:r>
          <w:rPr>
            <w:i/>
            <w:sz w:val="22"/>
          </w:rPr>
          <w:t xml:space="preserve">                                    </w:t>
        </w:r>
        <w:r w:rsidR="009849BB">
          <w:rPr>
            <w:i/>
            <w:sz w:val="22"/>
          </w:rPr>
          <w:t xml:space="preserve">                                                 </w:t>
        </w:r>
        <w:r>
          <w:rPr>
            <w:i/>
            <w:sz w:val="22"/>
          </w:rPr>
          <w:t xml:space="preserve">                </w:t>
        </w:r>
        <w:r w:rsidR="004A50AA" w:rsidRPr="00203244">
          <w:rPr>
            <w:i/>
            <w:sz w:val="22"/>
          </w:rPr>
          <w:t xml:space="preserve"> Подпись</w:t>
        </w:r>
        <w:r>
          <w:rPr>
            <w:i/>
            <w:sz w:val="22"/>
          </w:rPr>
          <w:t xml:space="preserve">            </w:t>
        </w:r>
        <w:r w:rsidR="004A50AA" w:rsidRPr="00203244">
          <w:rPr>
            <w:i/>
            <w:sz w:val="22"/>
          </w:rPr>
          <w:t xml:space="preserve"> ФИО</w:t>
        </w:r>
        <w:r>
          <w:rPr>
            <w:i/>
            <w:sz w:val="22"/>
          </w:rPr>
          <w:t xml:space="preserve"> </w:t>
        </w:r>
        <w:r w:rsidR="004A50AA" w:rsidRPr="00203244">
          <w:rPr>
            <w:i/>
            <w:sz w:val="22"/>
          </w:rPr>
          <w:t xml:space="preserve"> </w:t>
        </w:r>
      </w:ins>
    </w:p>
    <w:p w:rsidR="004A50AA" w:rsidRPr="00203244" w:rsidRDefault="004A50AA" w:rsidP="004A50AA">
      <w:pPr>
        <w:pStyle w:val="afa"/>
        <w:rPr>
          <w:ins w:id="9008" w:author="Rinat Gub" w:date="2022-12-06T13:44:00Z"/>
        </w:rPr>
      </w:pPr>
    </w:p>
    <w:p w:rsidR="004A50AA" w:rsidRPr="00203244" w:rsidRDefault="004A50AA" w:rsidP="004A50AA">
      <w:pPr>
        <w:pStyle w:val="afa"/>
        <w:tabs>
          <w:tab w:val="right" w:pos="9355"/>
        </w:tabs>
        <w:ind w:left="0"/>
        <w:rPr>
          <w:ins w:id="9009" w:author="Rinat Gub" w:date="2022-12-06T13:44:00Z"/>
          <w:sz w:val="22"/>
        </w:rPr>
      </w:pPr>
    </w:p>
    <w:p w:rsidR="004A50AA" w:rsidRPr="00203244" w:rsidRDefault="004A50AA" w:rsidP="004A50AA">
      <w:pPr>
        <w:pStyle w:val="afa"/>
        <w:tabs>
          <w:tab w:val="right" w:pos="9355"/>
        </w:tabs>
        <w:ind w:left="0"/>
        <w:rPr>
          <w:ins w:id="9010" w:author="Rinat Gub" w:date="2022-12-06T13:44:00Z"/>
          <w:i/>
          <w:sz w:val="22"/>
        </w:rPr>
      </w:pPr>
      <w:ins w:id="9011" w:author="Rinat Gub" w:date="2022-12-06T13:44:00Z">
        <w:r w:rsidRPr="00203244">
          <w:rPr>
            <w:sz w:val="22"/>
          </w:rPr>
          <w:t xml:space="preserve">Исполнитель: </w:t>
        </w:r>
        <w:r w:rsidRPr="00203244">
          <w:rPr>
            <w:i/>
            <w:sz w:val="22"/>
          </w:rPr>
          <w:t>&lt;указать ФИО, телефон исполнителя&gt;</w:t>
        </w:r>
      </w:ins>
    </w:p>
    <w:p w:rsidR="00A44DF3" w:rsidRPr="00203244" w:rsidRDefault="00A44DF3" w:rsidP="00203244">
      <w:pPr>
        <w:rPr>
          <w:ins w:id="9012" w:author="Rinat Gub" w:date="2022-12-06T13:44:00Z"/>
        </w:rPr>
      </w:pPr>
    </w:p>
    <w:p w:rsidR="00A44DF3" w:rsidRPr="00203244" w:rsidRDefault="00A44DF3" w:rsidP="00A44DF3">
      <w:pPr>
        <w:rPr>
          <w:ins w:id="9013" w:author="Rinat Gub" w:date="2022-12-06T13:44:00Z"/>
        </w:rPr>
        <w:sectPr w:rsidR="00A44DF3" w:rsidRPr="00203244" w:rsidSect="00554563">
          <w:headerReference w:type="even" r:id="rId99"/>
          <w:headerReference w:type="first" r:id="rId100"/>
          <w:pgSz w:w="11909" w:h="16834" w:code="9"/>
          <w:pgMar w:top="510" w:right="1021" w:bottom="567" w:left="1247" w:header="737" w:footer="680" w:gutter="0"/>
          <w:cols w:space="708"/>
          <w:noEndnote/>
          <w:docGrid w:linePitch="326"/>
        </w:sectPr>
      </w:pPr>
    </w:p>
    <w:p w:rsidR="00A44DF3" w:rsidRPr="00203244" w:rsidRDefault="00A44DF3" w:rsidP="00554563">
      <w:pPr>
        <w:pageBreakBefore/>
        <w:spacing w:after="240"/>
        <w:ind w:firstLine="0"/>
        <w:jc w:val="center"/>
        <w:outlineLvl w:val="0"/>
        <w:rPr>
          <w:ins w:id="9014" w:author="Rinat Gub" w:date="2022-12-06T13:44:00Z"/>
          <w:b/>
          <w:bCs/>
          <w:caps/>
        </w:rPr>
      </w:pPr>
      <w:ins w:id="9015" w:author="Rinat Gub" w:date="2022-12-06T13:44:00Z">
        <w:r w:rsidRPr="00203244">
          <w:rPr>
            <w:b/>
            <w:bCs/>
            <w:caps/>
          </w:rPr>
          <w:lastRenderedPageBreak/>
          <w:t>Запрос Участникам на разъяснение заявок</w:t>
        </w:r>
      </w:ins>
    </w:p>
    <w:p w:rsidR="00A44DF3" w:rsidRPr="00203244" w:rsidRDefault="00A44DF3" w:rsidP="00A44DF3">
      <w:pPr>
        <w:jc w:val="center"/>
        <w:rPr>
          <w:ins w:id="9016" w:author="Rinat Gub" w:date="2022-12-06T13:44:00Z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5819"/>
        <w:gridCol w:w="3820"/>
      </w:tblGrid>
      <w:tr w:rsidR="00A44DF3" w:rsidRPr="00203244" w:rsidTr="00EC3405">
        <w:trPr>
          <w:trHeight w:val="2635"/>
          <w:ins w:id="9017" w:author="Rinat Gub" w:date="2022-12-06T13:44:00Z"/>
        </w:trPr>
        <w:tc>
          <w:tcPr>
            <w:tcW w:w="5819" w:type="dxa"/>
            <w:shd w:val="clear" w:color="auto" w:fill="auto"/>
          </w:tcPr>
          <w:p w:rsidR="0061191E" w:rsidRDefault="0068313B">
            <w:pPr>
              <w:suppressAutoHyphens/>
              <w:rPr>
                <w:ins w:id="9018" w:author="Rinat Gub" w:date="2022-12-06T13:44:00Z"/>
                <w:bCs/>
              </w:rPr>
            </w:pPr>
            <w:ins w:id="9019" w:author="Rinat Gub" w:date="2022-12-06T13:44:00Z">
              <w:r>
                <w:rPr>
                  <w:bCs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723776" behindDoc="0" locked="0" layoutInCell="1" allowOverlap="1" wp14:anchorId="609D1527" wp14:editId="05416C69">
                        <wp:simplePos x="0" y="0"/>
                        <wp:positionH relativeFrom="column">
                          <wp:posOffset>239395</wp:posOffset>
                        </wp:positionH>
                        <wp:positionV relativeFrom="paragraph">
                          <wp:posOffset>1023620</wp:posOffset>
                        </wp:positionV>
                        <wp:extent cx="2628900" cy="363855"/>
                        <wp:effectExtent l="0" t="0" r="0" b="0"/>
                        <wp:wrapNone/>
                        <wp:docPr id="37" name="Text Box 4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28900" cy="363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E5AC8" w:rsidRPr="000B4F20" w:rsidRDefault="000E5AC8" w:rsidP="00A44DF3">
                                    <w:pPr>
                                      <w:tabs>
                                        <w:tab w:val="left" w:pos="1980"/>
                                      </w:tabs>
                                      <w:rPr>
                                        <w:ins w:id="9020" w:author="Rinat Gub" w:date="2022-12-06T13:44:00Z"/>
                                        <w:b/>
                                        <w:bCs/>
                                      </w:rPr>
                                    </w:pPr>
                                    <w:ins w:id="9021" w:author="Rinat Gub" w:date="2022-12-06T13:44:00Z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instrText xml:space="preserve"> DATE   \* MERGEFORMAT </w:instrTex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separate"/>
                                      </w:r>
                                    </w:ins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t>06.12.2022</w:t>
                                    </w:r>
                                    <w:ins w:id="9022" w:author="Rinat Gub" w:date="2022-12-06T13:44:00Z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end"/>
                                      </w:r>
                                      <w:r w:rsidRPr="000B4F20">
                                        <w:rPr>
                                          <w:b/>
                                          <w:bCs/>
                                        </w:rPr>
                                        <w:tab/>
                                        <w:t>41-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5</w:t>
                                      </w:r>
                                      <w:r w:rsidRPr="000B4F20">
                                        <w:rPr>
                                          <w:b/>
                                          <w:bCs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ХХХ-</w: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instrText xml:space="preserve"> PAGE   \* MERGEFORMAT </w:instrTex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t>268</w: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end"/>
                                      </w:r>
                                    </w:ins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609D1527" id="Text Box 49" o:spid="_x0000_s1051" type="#_x0000_t202" style="position:absolute;left:0;text-align:left;margin-left:18.85pt;margin-top:80.6pt;width:207pt;height:2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w4x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" filled="f" stroked="f">
                        <v:textbox>
                          <w:txbxContent>
                            <w:p w:rsidR="000E5AC8" w:rsidRPr="000B4F20" w:rsidRDefault="000E5AC8" w:rsidP="00A44DF3">
                              <w:pPr>
                                <w:tabs>
                                  <w:tab w:val="left" w:pos="1980"/>
                                </w:tabs>
                                <w:rPr>
                                  <w:ins w:id="9023" w:author="Rinat Gub" w:date="2022-12-06T13:44:00Z"/>
                                  <w:b/>
                                  <w:bCs/>
                                </w:rPr>
                              </w:pPr>
                              <w:ins w:id="9024" w:author="Rinat Gub" w:date="2022-12-06T13:44:00Z"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instrText xml:space="preserve"> DATE   \* MERGEFORMAT </w:instrTex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separate"/>
                                </w:r>
                              </w:ins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t>06.12.2022</w:t>
                              </w:r>
                              <w:ins w:id="9025" w:author="Rinat Gub" w:date="2022-12-06T13:44:00Z"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  <w:r w:rsidRPr="000B4F20">
                                  <w:rPr>
                                    <w:b/>
                                    <w:bCs/>
                                  </w:rPr>
                                  <w:tab/>
                                  <w:t>41-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5</w:t>
                                </w:r>
                                <w:r w:rsidRPr="000B4F20">
                                  <w:rPr>
                                    <w:b/>
                                    <w:bCs/>
                                  </w:rPr>
                                  <w:t>/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ХХХ-</w: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>268</w: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ins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="00940D23" w:rsidRPr="00203244">
                <w:rPr>
                  <w:i/>
                  <w:iCs/>
                  <w:color w:val="333399"/>
                  <w:szCs w:val="22"/>
                </w:rPr>
                <w:t xml:space="preserve">(фирменный бланк </w:t>
              </w:r>
              <w:r w:rsidR="00940D23">
                <w:rPr>
                  <w:i/>
                  <w:iCs/>
                  <w:color w:val="333399"/>
                  <w:szCs w:val="22"/>
                </w:rPr>
                <w:t>Организации</w:t>
              </w:r>
              <w:r w:rsidR="00940D23" w:rsidRPr="00203244">
                <w:rPr>
                  <w:i/>
                  <w:iCs/>
                  <w:color w:val="333399"/>
                  <w:szCs w:val="22"/>
                </w:rPr>
                <w:t>)</w:t>
              </w:r>
            </w:ins>
          </w:p>
        </w:tc>
        <w:tc>
          <w:tcPr>
            <w:tcW w:w="3820" w:type="dxa"/>
            <w:shd w:val="clear" w:color="auto" w:fill="auto"/>
          </w:tcPr>
          <w:p w:rsidR="00A44DF3" w:rsidRPr="00203244" w:rsidRDefault="00A44DF3" w:rsidP="00A63544">
            <w:pPr>
              <w:suppressAutoHyphens/>
              <w:ind w:left="34"/>
              <w:jc w:val="right"/>
              <w:rPr>
                <w:ins w:id="9026" w:author="Rinat Gub" w:date="2022-12-06T13:44:00Z"/>
                <w:b/>
                <w:sz w:val="18"/>
              </w:rPr>
            </w:pPr>
          </w:p>
          <w:p w:rsidR="00A44DF3" w:rsidRPr="00203244" w:rsidRDefault="00A44DF3" w:rsidP="00A63544">
            <w:pPr>
              <w:suppressAutoHyphens/>
              <w:ind w:left="34"/>
              <w:rPr>
                <w:ins w:id="9027" w:author="Rinat Gub" w:date="2022-12-06T13:44:00Z"/>
                <w:bCs/>
              </w:rPr>
            </w:pPr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28" w:author="Rinat Gub" w:date="2022-12-06T13:44:00Z"/>
                <w:i/>
              </w:rPr>
            </w:pPr>
          </w:p>
          <w:p w:rsidR="00A44DF3" w:rsidRPr="00203244" w:rsidRDefault="00A44DF3" w:rsidP="00A63544">
            <w:pPr>
              <w:suppressAutoHyphens/>
              <w:ind w:left="34"/>
              <w:jc w:val="right"/>
              <w:rPr>
                <w:ins w:id="9029" w:author="Rinat Gub" w:date="2022-12-06T13:44:00Z"/>
                <w:b/>
                <w:sz w:val="18"/>
              </w:rPr>
            </w:pPr>
            <w:ins w:id="9030" w:author="Rinat Gub" w:date="2022-12-06T13:44:00Z">
              <w:r w:rsidRPr="00203244">
                <w:rPr>
                  <w:b/>
                  <w:sz w:val="18"/>
                </w:rPr>
                <w:t>Инд. № _____</w:t>
              </w:r>
            </w:ins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31" w:author="Rinat Gub" w:date="2022-12-06T13:44:00Z"/>
                <w:i/>
              </w:rPr>
            </w:pPr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32" w:author="Rinat Gub" w:date="2022-12-06T13:44:00Z"/>
                <w:i/>
              </w:rPr>
            </w:pPr>
            <w:ins w:id="9033" w:author="Rinat Gub" w:date="2022-12-06T13:44:00Z">
              <w:r w:rsidRPr="00203244">
                <w:rPr>
                  <w:i/>
                </w:rPr>
                <w:t>&lt;Должность руководителя</w:t>
              </w:r>
            </w:ins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34" w:author="Rinat Gub" w:date="2022-12-06T13:44:00Z"/>
                <w:i/>
              </w:rPr>
            </w:pPr>
            <w:ins w:id="9035" w:author="Rinat Gub" w:date="2022-12-06T13:44:00Z">
              <w:r w:rsidRPr="00203244">
                <w:rPr>
                  <w:i/>
                </w:rPr>
                <w:t>Наименование</w:t>
              </w:r>
            </w:ins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36" w:author="Rinat Gub" w:date="2022-12-06T13:44:00Z"/>
                <w:i/>
              </w:rPr>
            </w:pPr>
            <w:ins w:id="9037" w:author="Rinat Gub" w:date="2022-12-06T13:44:00Z">
              <w:r w:rsidRPr="00203244">
                <w:rPr>
                  <w:i/>
                </w:rPr>
                <w:t xml:space="preserve">ФИО руководителя </w:t>
              </w:r>
            </w:ins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38" w:author="Rinat Gub" w:date="2022-12-06T13:44:00Z"/>
                <w:i/>
              </w:rPr>
            </w:pPr>
            <w:ins w:id="9039" w:author="Rinat Gub" w:date="2022-12-06T13:44:00Z">
              <w:r w:rsidRPr="00203244">
                <w:rPr>
                  <w:i/>
                </w:rPr>
                <w:t>ИНН организации&gt;</w:t>
              </w:r>
            </w:ins>
          </w:p>
          <w:p w:rsidR="00A44DF3" w:rsidRPr="00203244" w:rsidRDefault="00A44DF3" w:rsidP="00A63544">
            <w:pPr>
              <w:suppressAutoHyphens/>
              <w:ind w:left="34"/>
              <w:jc w:val="center"/>
              <w:rPr>
                <w:ins w:id="9040" w:author="Rinat Gub" w:date="2022-12-06T13:44:00Z"/>
                <w:i/>
              </w:rPr>
            </w:pPr>
          </w:p>
          <w:p w:rsidR="00A44DF3" w:rsidRPr="00203244" w:rsidRDefault="00A44DF3" w:rsidP="00A63544">
            <w:pPr>
              <w:suppressAutoHyphens/>
              <w:rPr>
                <w:ins w:id="9041" w:author="Rinat Gub" w:date="2022-12-06T13:44:00Z"/>
                <w:szCs w:val="24"/>
              </w:rPr>
            </w:pPr>
          </w:p>
          <w:p w:rsidR="00A44DF3" w:rsidRPr="00203244" w:rsidRDefault="00A44DF3" w:rsidP="00A63544">
            <w:pPr>
              <w:suppressAutoHyphens/>
              <w:rPr>
                <w:ins w:id="9042" w:author="Rinat Gub" w:date="2022-12-06T13:44:00Z"/>
                <w:bCs/>
              </w:rPr>
            </w:pPr>
          </w:p>
        </w:tc>
      </w:tr>
    </w:tbl>
    <w:p w:rsidR="00A44DF3" w:rsidRPr="00BF21D1" w:rsidRDefault="00967F0C" w:rsidP="00A44DF3">
      <w:pPr>
        <w:jc w:val="center"/>
        <w:rPr>
          <w:ins w:id="9043" w:author="Rinat Gub" w:date="2022-12-06T13:44:00Z"/>
          <w:sz w:val="20"/>
          <w:szCs w:val="24"/>
        </w:rPr>
      </w:pPr>
      <w:ins w:id="9044" w:author="Rinat Gub" w:date="2022-12-06T13:44:00Z">
        <w:r w:rsidRPr="00967F0C">
          <w:rPr>
            <w:sz w:val="20"/>
            <w:szCs w:val="24"/>
          </w:rPr>
          <w:t xml:space="preserve">Уважаемый </w:t>
        </w:r>
        <w:r w:rsidRPr="00967F0C">
          <w:rPr>
            <w:i/>
            <w:sz w:val="20"/>
            <w:szCs w:val="24"/>
          </w:rPr>
          <w:t xml:space="preserve">(-ая) </w:t>
        </w:r>
        <w:r w:rsidRPr="00967F0C">
          <w:rPr>
            <w:sz w:val="20"/>
            <w:szCs w:val="24"/>
          </w:rPr>
          <w:t>__________________ !</w:t>
        </w:r>
      </w:ins>
    </w:p>
    <w:p w:rsidR="00A44DF3" w:rsidRPr="00BF21D1" w:rsidRDefault="00967F0C" w:rsidP="00A44DF3">
      <w:pPr>
        <w:spacing w:before="120"/>
        <w:ind w:firstLine="851"/>
        <w:rPr>
          <w:ins w:id="9045" w:author="Rinat Gub" w:date="2022-12-06T13:44:00Z"/>
          <w:sz w:val="20"/>
          <w:szCs w:val="24"/>
        </w:rPr>
      </w:pPr>
      <w:ins w:id="9046" w:author="Rinat Gub" w:date="2022-12-06T13:44:00Z">
        <w:r w:rsidRPr="00967F0C">
          <w:rPr>
            <w:sz w:val="20"/>
            <w:szCs w:val="24"/>
          </w:rPr>
          <w:t>[</w:t>
        </w:r>
        <w:r w:rsidRPr="00967F0C">
          <w:rPr>
            <w:i/>
            <w:sz w:val="20"/>
            <w:szCs w:val="24"/>
          </w:rPr>
          <w:t xml:space="preserve">Применимо, если необходимо представление материалов, которые были указаны в </w:t>
        </w:r>
        <w:r w:rsidR="006D5617">
          <w:rPr>
            <w:i/>
            <w:sz w:val="20"/>
            <w:szCs w:val="24"/>
          </w:rPr>
          <w:t>Документаци</w:t>
        </w:r>
        <w:r w:rsidRPr="00967F0C">
          <w:rPr>
            <w:i/>
            <w:sz w:val="20"/>
            <w:szCs w:val="24"/>
          </w:rPr>
          <w:t>и о закупке, но не были представлены в составе заявки</w:t>
        </w:r>
        <w:r w:rsidRPr="00967F0C">
          <w:rPr>
            <w:sz w:val="20"/>
            <w:szCs w:val="24"/>
          </w:rPr>
          <w:t>] Прошу Вас предоставить следующую информацию/ документы/ материалы в отношении вашей [</w:t>
        </w:r>
        <w:r w:rsidRPr="00967F0C">
          <w:rPr>
            <w:i/>
            <w:sz w:val="20"/>
            <w:szCs w:val="24"/>
          </w:rPr>
          <w:t>основной или альтернативной</w:t>
        </w:r>
        <w:r w:rsidR="007F1642">
          <w:rPr>
            <w:sz w:val="20"/>
            <w:szCs w:val="24"/>
          </w:rPr>
          <w:t xml:space="preserve">] заявки </w:t>
        </w:r>
        <w:r w:rsidRPr="00967F0C">
          <w:rPr>
            <w:sz w:val="20"/>
            <w:szCs w:val="24"/>
          </w:rPr>
          <w:t>по лоту № ________ на закупку [</w:t>
        </w:r>
        <w:r w:rsidRPr="00967F0C">
          <w:rPr>
            <w:i/>
            <w:sz w:val="20"/>
            <w:szCs w:val="24"/>
          </w:rPr>
          <w:t>предмет закупки</w:t>
        </w:r>
        <w:r w:rsidRPr="00967F0C">
          <w:rPr>
            <w:sz w:val="20"/>
            <w:szCs w:val="24"/>
          </w:rPr>
          <w:t>]:</w:t>
        </w:r>
      </w:ins>
    </w:p>
    <w:p w:rsidR="00BF21D1" w:rsidRPr="00203244" w:rsidRDefault="00BF21D1" w:rsidP="00A44DF3">
      <w:pPr>
        <w:spacing w:before="120"/>
        <w:ind w:firstLine="851"/>
        <w:rPr>
          <w:ins w:id="9047" w:author="Rinat Gub" w:date="2022-12-06T13:44:00Z"/>
          <w:szCs w:val="24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4536"/>
        <w:gridCol w:w="4252"/>
      </w:tblGrid>
      <w:tr w:rsidR="00A44DF3" w:rsidRPr="00203244" w:rsidTr="00EC3405">
        <w:trPr>
          <w:trHeight w:val="75"/>
          <w:ins w:id="9048" w:author="Rinat Gub" w:date="2022-12-06T13:44:00Z"/>
        </w:trPr>
        <w:tc>
          <w:tcPr>
            <w:tcW w:w="851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049" w:author="Rinat Gub" w:date="2022-12-06T13:44:00Z"/>
                <w:sz w:val="20"/>
              </w:rPr>
            </w:pPr>
            <w:ins w:id="9050" w:author="Rinat Gub" w:date="2022-12-06T13:44:00Z">
              <w:r w:rsidRPr="007F1642">
                <w:rPr>
                  <w:sz w:val="20"/>
                </w:rPr>
                <w:t>№</w:t>
              </w:r>
            </w:ins>
          </w:p>
        </w:tc>
        <w:tc>
          <w:tcPr>
            <w:tcW w:w="4536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051" w:author="Rinat Gub" w:date="2022-12-06T13:44:00Z"/>
                <w:sz w:val="20"/>
              </w:rPr>
            </w:pPr>
            <w:ins w:id="9052" w:author="Rinat Gub" w:date="2022-12-06T13:44:00Z">
              <w:r w:rsidRPr="007F1642">
                <w:rPr>
                  <w:sz w:val="20"/>
                </w:rPr>
                <w:t>Наименование материалов</w:t>
              </w:r>
            </w:ins>
          </w:p>
        </w:tc>
        <w:tc>
          <w:tcPr>
            <w:tcW w:w="4252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053" w:author="Rinat Gub" w:date="2022-12-06T13:44:00Z"/>
                <w:sz w:val="20"/>
              </w:rPr>
            </w:pPr>
            <w:ins w:id="9054" w:author="Rinat Gub" w:date="2022-12-06T13:44:00Z">
              <w:r w:rsidRPr="007F1642">
                <w:rPr>
                  <w:sz w:val="20"/>
                </w:rPr>
                <w:t>Комментарии</w:t>
              </w:r>
            </w:ins>
          </w:p>
        </w:tc>
      </w:tr>
      <w:tr w:rsidR="00A44DF3" w:rsidRPr="00203244" w:rsidTr="00EC3405">
        <w:trPr>
          <w:trHeight w:val="59"/>
          <w:ins w:id="9055" w:author="Rinat Gub" w:date="2022-12-06T13:44:00Z"/>
        </w:trPr>
        <w:tc>
          <w:tcPr>
            <w:tcW w:w="851" w:type="dxa"/>
          </w:tcPr>
          <w:p w:rsidR="00A44DF3" w:rsidRPr="007F1642" w:rsidRDefault="00A44DF3" w:rsidP="007F1642">
            <w:pPr>
              <w:ind w:firstLine="0"/>
              <w:rPr>
                <w:ins w:id="9056" w:author="Rinat Gub" w:date="2022-12-06T13:44:00Z"/>
                <w:sz w:val="20"/>
              </w:rPr>
            </w:pPr>
          </w:p>
        </w:tc>
        <w:tc>
          <w:tcPr>
            <w:tcW w:w="4536" w:type="dxa"/>
          </w:tcPr>
          <w:p w:rsidR="00A44DF3" w:rsidRPr="007F1642" w:rsidRDefault="00A44DF3" w:rsidP="007F1642">
            <w:pPr>
              <w:ind w:firstLine="0"/>
              <w:rPr>
                <w:ins w:id="9057" w:author="Rinat Gub" w:date="2022-12-06T13:44:00Z"/>
                <w:rStyle w:val="FontStyle38"/>
                <w:b w:val="0"/>
                <w:sz w:val="20"/>
                <w:szCs w:val="24"/>
              </w:rPr>
            </w:pPr>
          </w:p>
        </w:tc>
        <w:tc>
          <w:tcPr>
            <w:tcW w:w="4252" w:type="dxa"/>
          </w:tcPr>
          <w:p w:rsidR="00A44DF3" w:rsidRPr="007F1642" w:rsidRDefault="00A44DF3" w:rsidP="007F1642">
            <w:pPr>
              <w:pStyle w:val="afa"/>
              <w:spacing w:before="0"/>
              <w:ind w:left="0"/>
              <w:contextualSpacing w:val="0"/>
              <w:rPr>
                <w:ins w:id="9058" w:author="Rinat Gub" w:date="2022-12-06T13:44:00Z"/>
                <w:color w:val="000000"/>
                <w:szCs w:val="24"/>
              </w:rPr>
            </w:pPr>
          </w:p>
        </w:tc>
      </w:tr>
      <w:tr w:rsidR="00A44DF3" w:rsidRPr="00203244" w:rsidTr="00EC3405">
        <w:trPr>
          <w:ins w:id="9059" w:author="Rinat Gub" w:date="2022-12-06T13:44:00Z"/>
        </w:trPr>
        <w:tc>
          <w:tcPr>
            <w:tcW w:w="851" w:type="dxa"/>
          </w:tcPr>
          <w:p w:rsidR="00A44DF3" w:rsidRPr="007F1642" w:rsidRDefault="00A44DF3" w:rsidP="007F1642">
            <w:pPr>
              <w:ind w:firstLine="0"/>
              <w:rPr>
                <w:ins w:id="9060" w:author="Rinat Gub" w:date="2022-12-06T13:44:00Z"/>
                <w:sz w:val="20"/>
              </w:rPr>
            </w:pPr>
          </w:p>
        </w:tc>
        <w:tc>
          <w:tcPr>
            <w:tcW w:w="4536" w:type="dxa"/>
          </w:tcPr>
          <w:p w:rsidR="00A44DF3" w:rsidRPr="007F1642" w:rsidRDefault="00A44DF3" w:rsidP="007F1642">
            <w:pPr>
              <w:ind w:firstLine="0"/>
              <w:rPr>
                <w:ins w:id="9061" w:author="Rinat Gub" w:date="2022-12-06T13:44:00Z"/>
                <w:b/>
                <w:sz w:val="20"/>
              </w:rPr>
            </w:pPr>
          </w:p>
        </w:tc>
        <w:tc>
          <w:tcPr>
            <w:tcW w:w="4252" w:type="dxa"/>
          </w:tcPr>
          <w:p w:rsidR="00A44DF3" w:rsidRPr="007F1642" w:rsidRDefault="00A44DF3" w:rsidP="007F1642">
            <w:pPr>
              <w:ind w:firstLine="0"/>
              <w:rPr>
                <w:ins w:id="9062" w:author="Rinat Gub" w:date="2022-12-06T13:44:00Z"/>
                <w:sz w:val="20"/>
              </w:rPr>
            </w:pPr>
          </w:p>
        </w:tc>
      </w:tr>
    </w:tbl>
    <w:p w:rsidR="00A44DF3" w:rsidRDefault="00967F0C" w:rsidP="00A44DF3">
      <w:pPr>
        <w:spacing w:before="120"/>
        <w:ind w:firstLine="851"/>
        <w:rPr>
          <w:ins w:id="9063" w:author="Rinat Gub" w:date="2022-12-06T13:44:00Z"/>
          <w:sz w:val="20"/>
          <w:szCs w:val="24"/>
        </w:rPr>
      </w:pPr>
      <w:ins w:id="9064" w:author="Rinat Gub" w:date="2022-12-06T13:44:00Z">
        <w:r w:rsidRPr="00967F0C">
          <w:rPr>
            <w:sz w:val="20"/>
            <w:szCs w:val="24"/>
          </w:rPr>
          <w:t>[</w:t>
        </w:r>
        <w:r w:rsidRPr="00967F0C">
          <w:rPr>
            <w:i/>
            <w:sz w:val="20"/>
            <w:szCs w:val="24"/>
          </w:rPr>
          <w:t>Применимо, если необходимо получить разъяснения в отношении отельных пунктов заявки</w:t>
        </w:r>
        <w:r w:rsidRPr="00967F0C">
          <w:rPr>
            <w:sz w:val="20"/>
            <w:szCs w:val="24"/>
          </w:rPr>
          <w:t xml:space="preserve">] Прошу Вас предоставить разъяснения следующих положений Вашей </w:t>
        </w:r>
        <w:r w:rsidR="00BF21D1" w:rsidRPr="00BF21D1">
          <w:rPr>
            <w:sz w:val="20"/>
            <w:szCs w:val="24"/>
          </w:rPr>
          <w:t>[</w:t>
        </w:r>
        <w:r w:rsidR="00BF21D1" w:rsidRPr="00BF21D1">
          <w:rPr>
            <w:i/>
            <w:sz w:val="20"/>
            <w:szCs w:val="24"/>
          </w:rPr>
          <w:t>основной или альтернативной</w:t>
        </w:r>
        <w:r w:rsidR="00BF21D1" w:rsidRPr="00BF21D1">
          <w:rPr>
            <w:sz w:val="20"/>
            <w:szCs w:val="24"/>
          </w:rPr>
          <w:t xml:space="preserve">] </w:t>
        </w:r>
        <w:r w:rsidRPr="00967F0C">
          <w:rPr>
            <w:sz w:val="20"/>
            <w:szCs w:val="24"/>
          </w:rPr>
          <w:t>заявки</w:t>
        </w:r>
        <w:r w:rsidR="00A9777F">
          <w:rPr>
            <w:sz w:val="20"/>
            <w:szCs w:val="24"/>
          </w:rPr>
          <w:t xml:space="preserve"> </w:t>
        </w:r>
        <w:r w:rsidRPr="00967F0C">
          <w:rPr>
            <w:sz w:val="20"/>
            <w:szCs w:val="24"/>
          </w:rPr>
          <w:t>по лоту № ________ на закупку [</w:t>
        </w:r>
        <w:r w:rsidRPr="00967F0C">
          <w:rPr>
            <w:i/>
            <w:sz w:val="20"/>
            <w:szCs w:val="24"/>
          </w:rPr>
          <w:t>предмет закупки</w:t>
        </w:r>
        <w:r w:rsidRPr="00967F0C">
          <w:rPr>
            <w:sz w:val="20"/>
            <w:szCs w:val="24"/>
          </w:rPr>
          <w:t xml:space="preserve">]: </w:t>
        </w:r>
      </w:ins>
    </w:p>
    <w:p w:rsidR="00BF21D1" w:rsidRDefault="00BF21D1" w:rsidP="00A44DF3">
      <w:pPr>
        <w:spacing w:before="120"/>
        <w:ind w:firstLine="851"/>
        <w:rPr>
          <w:ins w:id="9065" w:author="Rinat Gub" w:date="2022-12-06T13:44:00Z"/>
          <w:sz w:val="20"/>
          <w:szCs w:val="24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4536"/>
        <w:gridCol w:w="4252"/>
      </w:tblGrid>
      <w:tr w:rsidR="00A44DF3" w:rsidRPr="00203244" w:rsidTr="00EC3405">
        <w:trPr>
          <w:trHeight w:val="75"/>
          <w:ins w:id="9066" w:author="Rinat Gub" w:date="2022-12-06T13:44:00Z"/>
        </w:trPr>
        <w:tc>
          <w:tcPr>
            <w:tcW w:w="851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067" w:author="Rinat Gub" w:date="2022-12-06T13:44:00Z"/>
                <w:sz w:val="20"/>
              </w:rPr>
            </w:pPr>
            <w:ins w:id="9068" w:author="Rinat Gub" w:date="2022-12-06T13:44:00Z">
              <w:r w:rsidRPr="007F1642">
                <w:rPr>
                  <w:sz w:val="20"/>
                </w:rPr>
                <w:t>№</w:t>
              </w:r>
            </w:ins>
          </w:p>
        </w:tc>
        <w:tc>
          <w:tcPr>
            <w:tcW w:w="4536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069" w:author="Rinat Gub" w:date="2022-12-06T13:44:00Z"/>
                <w:sz w:val="20"/>
              </w:rPr>
            </w:pPr>
            <w:ins w:id="9070" w:author="Rinat Gub" w:date="2022-12-06T13:44:00Z">
              <w:r w:rsidRPr="007F1642">
                <w:rPr>
                  <w:sz w:val="20"/>
                </w:rPr>
                <w:t>Пункт, требующий разъяснения</w:t>
              </w:r>
            </w:ins>
          </w:p>
        </w:tc>
        <w:tc>
          <w:tcPr>
            <w:tcW w:w="4252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071" w:author="Rinat Gub" w:date="2022-12-06T13:44:00Z"/>
                <w:sz w:val="20"/>
              </w:rPr>
            </w:pPr>
            <w:ins w:id="9072" w:author="Rinat Gub" w:date="2022-12-06T13:44:00Z">
              <w:r w:rsidRPr="007F1642">
                <w:rPr>
                  <w:sz w:val="20"/>
                </w:rPr>
                <w:t>Вопросы</w:t>
              </w:r>
            </w:ins>
          </w:p>
        </w:tc>
      </w:tr>
      <w:tr w:rsidR="00A44DF3" w:rsidRPr="00203244" w:rsidTr="00EC3405">
        <w:trPr>
          <w:ins w:id="9073" w:author="Rinat Gub" w:date="2022-12-06T13:44:00Z"/>
        </w:trPr>
        <w:tc>
          <w:tcPr>
            <w:tcW w:w="851" w:type="dxa"/>
          </w:tcPr>
          <w:p w:rsidR="00A44DF3" w:rsidRPr="007F1642" w:rsidRDefault="00A44DF3" w:rsidP="007F1642">
            <w:pPr>
              <w:ind w:firstLine="0"/>
              <w:jc w:val="center"/>
              <w:rPr>
                <w:ins w:id="9074" w:author="Rinat Gub" w:date="2022-12-06T13:44:00Z"/>
                <w:sz w:val="20"/>
              </w:rPr>
            </w:pPr>
          </w:p>
        </w:tc>
        <w:tc>
          <w:tcPr>
            <w:tcW w:w="4536" w:type="dxa"/>
          </w:tcPr>
          <w:p w:rsidR="00A44DF3" w:rsidRPr="007F1642" w:rsidRDefault="00A44DF3" w:rsidP="007F1642">
            <w:pPr>
              <w:ind w:firstLine="0"/>
              <w:jc w:val="center"/>
              <w:rPr>
                <w:ins w:id="9075" w:author="Rinat Gub" w:date="2022-12-06T13:44:00Z"/>
                <w:sz w:val="20"/>
              </w:rPr>
            </w:pPr>
          </w:p>
        </w:tc>
        <w:tc>
          <w:tcPr>
            <w:tcW w:w="4252" w:type="dxa"/>
          </w:tcPr>
          <w:p w:rsidR="00A44DF3" w:rsidRPr="007F1642" w:rsidRDefault="00A44DF3" w:rsidP="007F1642">
            <w:pPr>
              <w:pStyle w:val="afa"/>
              <w:spacing w:before="0"/>
              <w:ind w:left="0"/>
              <w:contextualSpacing w:val="0"/>
              <w:jc w:val="center"/>
              <w:rPr>
                <w:ins w:id="9076" w:author="Rinat Gub" w:date="2022-12-06T13:44:00Z"/>
                <w:szCs w:val="28"/>
              </w:rPr>
            </w:pPr>
          </w:p>
        </w:tc>
      </w:tr>
      <w:tr w:rsidR="00A44DF3" w:rsidRPr="00203244" w:rsidTr="00EC3405">
        <w:trPr>
          <w:ins w:id="9077" w:author="Rinat Gub" w:date="2022-12-06T13:44:00Z"/>
        </w:trPr>
        <w:tc>
          <w:tcPr>
            <w:tcW w:w="851" w:type="dxa"/>
          </w:tcPr>
          <w:p w:rsidR="00A44DF3" w:rsidRPr="007F1642" w:rsidRDefault="00A44DF3" w:rsidP="007F1642">
            <w:pPr>
              <w:ind w:firstLine="0"/>
              <w:jc w:val="center"/>
              <w:rPr>
                <w:ins w:id="9078" w:author="Rinat Gub" w:date="2022-12-06T13:44:00Z"/>
                <w:sz w:val="20"/>
              </w:rPr>
            </w:pPr>
          </w:p>
        </w:tc>
        <w:tc>
          <w:tcPr>
            <w:tcW w:w="4536" w:type="dxa"/>
          </w:tcPr>
          <w:p w:rsidR="00A44DF3" w:rsidRPr="007F1642" w:rsidRDefault="00A44DF3" w:rsidP="007F1642">
            <w:pPr>
              <w:ind w:firstLine="0"/>
              <w:jc w:val="center"/>
              <w:rPr>
                <w:ins w:id="9079" w:author="Rinat Gub" w:date="2022-12-06T13:44:00Z"/>
                <w:sz w:val="20"/>
              </w:rPr>
            </w:pPr>
          </w:p>
        </w:tc>
        <w:tc>
          <w:tcPr>
            <w:tcW w:w="4252" w:type="dxa"/>
          </w:tcPr>
          <w:p w:rsidR="00A44DF3" w:rsidRPr="007F1642" w:rsidRDefault="00A44DF3" w:rsidP="007F1642">
            <w:pPr>
              <w:ind w:firstLine="0"/>
              <w:jc w:val="center"/>
              <w:rPr>
                <w:ins w:id="9080" w:author="Rinat Gub" w:date="2022-12-06T13:44:00Z"/>
                <w:sz w:val="20"/>
              </w:rPr>
            </w:pPr>
          </w:p>
        </w:tc>
      </w:tr>
    </w:tbl>
    <w:p w:rsidR="00A44DF3" w:rsidRPr="00BF21D1" w:rsidRDefault="00967F0C" w:rsidP="00A44DF3">
      <w:pPr>
        <w:spacing w:before="120"/>
        <w:ind w:firstLine="851"/>
        <w:rPr>
          <w:ins w:id="9081" w:author="Rinat Gub" w:date="2022-12-06T13:44:00Z"/>
          <w:sz w:val="20"/>
          <w:szCs w:val="24"/>
        </w:rPr>
      </w:pPr>
      <w:ins w:id="9082" w:author="Rinat Gub" w:date="2022-12-06T13:44:00Z">
        <w:r w:rsidRPr="00967F0C">
          <w:rPr>
            <w:sz w:val="20"/>
            <w:szCs w:val="24"/>
          </w:rPr>
          <w:t xml:space="preserve">Обращаю Ваше внимание, что в соответствии с требованиями </w:t>
        </w:r>
        <w:r w:rsidR="006D5617">
          <w:rPr>
            <w:sz w:val="20"/>
            <w:szCs w:val="24"/>
          </w:rPr>
          <w:t>Документаци</w:t>
        </w:r>
        <w:r w:rsidRPr="00967F0C">
          <w:rPr>
            <w:sz w:val="20"/>
            <w:szCs w:val="24"/>
          </w:rPr>
          <w:t>и о закупке предоставляемые разъяснения и дополнительные документы не должны изменять суть поданной заявки.</w:t>
        </w:r>
      </w:ins>
    </w:p>
    <w:p w:rsidR="00A44DF3" w:rsidRPr="00BF21D1" w:rsidRDefault="00967F0C" w:rsidP="00A44DF3">
      <w:pPr>
        <w:spacing w:before="120"/>
        <w:ind w:firstLine="851"/>
        <w:rPr>
          <w:ins w:id="9083" w:author="Rinat Gub" w:date="2022-12-06T13:44:00Z"/>
          <w:i/>
          <w:sz w:val="20"/>
          <w:szCs w:val="24"/>
        </w:rPr>
      </w:pPr>
      <w:ins w:id="9084" w:author="Rinat Gub" w:date="2022-12-06T13:44:00Z">
        <w:r w:rsidRPr="00967F0C">
          <w:rPr>
            <w:sz w:val="20"/>
            <w:szCs w:val="24"/>
          </w:rPr>
          <w:t>Запрашиваемые материалы/ документы/ информацию необходимо предоставить в следующем порядке:</w:t>
        </w:r>
        <w:r w:rsidRPr="00967F0C">
          <w:rPr>
            <w:i/>
            <w:sz w:val="20"/>
            <w:szCs w:val="24"/>
          </w:rPr>
          <w:t xml:space="preserve"> [порядок предоставления материалов/ документов/ информации], </w:t>
        </w:r>
        <w:r w:rsidRPr="00967F0C">
          <w:rPr>
            <w:sz w:val="20"/>
            <w:szCs w:val="24"/>
          </w:rPr>
          <w:t>в срок до [</w:t>
        </w:r>
        <w:r w:rsidR="00BF21D1">
          <w:rPr>
            <w:i/>
            <w:sz w:val="20"/>
            <w:szCs w:val="24"/>
          </w:rPr>
          <w:t>дата</w:t>
        </w:r>
        <w:r w:rsidRPr="00967F0C">
          <w:rPr>
            <w:sz w:val="20"/>
            <w:szCs w:val="24"/>
          </w:rPr>
          <w:t>].</w:t>
        </w:r>
      </w:ins>
    </w:p>
    <w:p w:rsidR="00A44DF3" w:rsidRPr="00203244" w:rsidRDefault="00A44DF3" w:rsidP="00A44DF3">
      <w:pPr>
        <w:rPr>
          <w:ins w:id="9085" w:author="Rinat Gub" w:date="2022-12-06T13:44:00Z"/>
          <w:szCs w:val="24"/>
        </w:rPr>
      </w:pPr>
    </w:p>
    <w:p w:rsidR="00A44DF3" w:rsidRPr="00203244" w:rsidRDefault="00A44DF3" w:rsidP="00A44DF3">
      <w:pPr>
        <w:pStyle w:val="afa"/>
        <w:suppressAutoHyphens/>
        <w:ind w:left="0"/>
        <w:rPr>
          <w:ins w:id="9086" w:author="Rinat Gub" w:date="2022-12-06T13:44:00Z"/>
          <w:sz w:val="22"/>
        </w:rPr>
      </w:pPr>
    </w:p>
    <w:p w:rsidR="00A44DF3" w:rsidRPr="00203244" w:rsidRDefault="00A44DF3" w:rsidP="00A44DF3">
      <w:pPr>
        <w:pStyle w:val="afa"/>
        <w:suppressAutoHyphens/>
        <w:ind w:left="0"/>
        <w:rPr>
          <w:ins w:id="9087" w:author="Rinat Gub" w:date="2022-12-06T13:44:00Z"/>
          <w:sz w:val="22"/>
        </w:rPr>
      </w:pPr>
      <w:ins w:id="9088" w:author="Rinat Gub" w:date="2022-12-06T13:44:00Z">
        <w:r w:rsidRPr="00203244">
          <w:rPr>
            <w:sz w:val="22"/>
          </w:rPr>
          <w:t xml:space="preserve">С уважением, </w:t>
        </w:r>
      </w:ins>
    </w:p>
    <w:p w:rsidR="00A44DF3" w:rsidRPr="00203244" w:rsidRDefault="00A44DF3" w:rsidP="00A44DF3">
      <w:pPr>
        <w:ind w:firstLine="0"/>
        <w:rPr>
          <w:ins w:id="9089" w:author="Rinat Gub" w:date="2022-12-06T13:44:00Z"/>
          <w:i/>
        </w:rPr>
      </w:pPr>
      <w:ins w:id="9090" w:author="Rinat Gub" w:date="2022-12-06T13:44:00Z">
        <w:r w:rsidRPr="00203244">
          <w:rPr>
            <w:i/>
          </w:rPr>
          <w:t>&lt;Должность уполномоченного руководителя&gt;</w:t>
        </w:r>
        <w:r w:rsidR="00A9777F">
          <w:rPr>
            <w:i/>
          </w:rPr>
          <w:t xml:space="preserve"> </w:t>
        </w:r>
        <w:r w:rsidRPr="00203244">
          <w:rPr>
            <w:i/>
          </w:rPr>
          <w:t>________________</w:t>
        </w:r>
        <w:r w:rsidR="00A9777F">
          <w:rPr>
            <w:i/>
          </w:rPr>
          <w:t xml:space="preserve">   </w:t>
        </w:r>
        <w:r w:rsidRPr="00203244">
          <w:rPr>
            <w:i/>
          </w:rPr>
          <w:t>___________________</w:t>
        </w:r>
        <w:r w:rsidR="00A9777F">
          <w:rPr>
            <w:i/>
          </w:rPr>
          <w:t xml:space="preserve">  </w:t>
        </w:r>
        <w:r w:rsidRPr="00203244">
          <w:rPr>
            <w:i/>
          </w:rPr>
          <w:t xml:space="preserve"> </w:t>
        </w:r>
      </w:ins>
    </w:p>
    <w:p w:rsidR="00A44DF3" w:rsidRPr="00203244" w:rsidRDefault="00A9777F" w:rsidP="00A44DF3">
      <w:pPr>
        <w:pStyle w:val="afa"/>
        <w:ind w:left="0"/>
        <w:rPr>
          <w:ins w:id="9091" w:author="Rinat Gub" w:date="2022-12-06T13:44:00Z"/>
          <w:i/>
          <w:sz w:val="22"/>
        </w:rPr>
      </w:pPr>
      <w:ins w:id="9092" w:author="Rinat Gub" w:date="2022-12-06T13:44:00Z">
        <w:r>
          <w:rPr>
            <w:i/>
            <w:sz w:val="22"/>
          </w:rPr>
          <w:t xml:space="preserve">                                </w:t>
        </w:r>
        <w:r w:rsidR="00EC3405">
          <w:rPr>
            <w:i/>
            <w:sz w:val="22"/>
          </w:rPr>
          <w:t xml:space="preserve">                                                   </w:t>
        </w:r>
        <w:r>
          <w:rPr>
            <w:i/>
            <w:sz w:val="22"/>
          </w:rPr>
          <w:t xml:space="preserve">                       </w:t>
        </w:r>
        <w:r w:rsidR="00A44DF3" w:rsidRPr="00203244">
          <w:rPr>
            <w:i/>
            <w:sz w:val="22"/>
          </w:rPr>
          <w:t>Подпись</w:t>
        </w:r>
        <w:r>
          <w:rPr>
            <w:i/>
            <w:sz w:val="22"/>
          </w:rPr>
          <w:t xml:space="preserve">            </w:t>
        </w:r>
        <w:r w:rsidR="00A44DF3" w:rsidRPr="00203244">
          <w:rPr>
            <w:i/>
            <w:sz w:val="22"/>
          </w:rPr>
          <w:t xml:space="preserve"> ФИО</w:t>
        </w:r>
        <w:r>
          <w:rPr>
            <w:i/>
            <w:sz w:val="22"/>
          </w:rPr>
          <w:t xml:space="preserve"> </w:t>
        </w:r>
        <w:r w:rsidR="00A44DF3" w:rsidRPr="00203244">
          <w:rPr>
            <w:i/>
            <w:sz w:val="22"/>
          </w:rPr>
          <w:t xml:space="preserve"> </w:t>
        </w:r>
      </w:ins>
    </w:p>
    <w:p w:rsidR="00A44DF3" w:rsidRPr="00203244" w:rsidRDefault="00A44DF3" w:rsidP="00A44DF3">
      <w:pPr>
        <w:pStyle w:val="afa"/>
        <w:tabs>
          <w:tab w:val="right" w:pos="9355"/>
        </w:tabs>
        <w:ind w:left="0"/>
        <w:rPr>
          <w:ins w:id="9093" w:author="Rinat Gub" w:date="2022-12-06T13:44:00Z"/>
          <w:sz w:val="22"/>
        </w:rPr>
      </w:pPr>
    </w:p>
    <w:p w:rsidR="00A44DF3" w:rsidRPr="00203244" w:rsidRDefault="00A44DF3" w:rsidP="00A44DF3">
      <w:pPr>
        <w:pStyle w:val="afa"/>
        <w:tabs>
          <w:tab w:val="right" w:pos="9355"/>
        </w:tabs>
        <w:ind w:left="0"/>
        <w:rPr>
          <w:ins w:id="9094" w:author="Rinat Gub" w:date="2022-12-06T13:44:00Z"/>
          <w:i/>
          <w:sz w:val="22"/>
        </w:rPr>
      </w:pPr>
      <w:ins w:id="9095" w:author="Rinat Gub" w:date="2022-12-06T13:44:00Z">
        <w:r w:rsidRPr="00203244">
          <w:rPr>
            <w:sz w:val="22"/>
          </w:rPr>
          <w:t xml:space="preserve">Исполнитель: </w:t>
        </w:r>
        <w:r w:rsidRPr="00203244">
          <w:rPr>
            <w:i/>
            <w:sz w:val="22"/>
          </w:rPr>
          <w:t>&lt;указать ФИО, телефон исполнителя&gt;</w:t>
        </w:r>
      </w:ins>
    </w:p>
    <w:p w:rsidR="00A44DF3" w:rsidRPr="00203244" w:rsidRDefault="00A44DF3" w:rsidP="001D0822">
      <w:pPr>
        <w:pStyle w:val="2"/>
        <w:rPr>
          <w:ins w:id="9096" w:author="Rinat Gub" w:date="2022-12-06T13:44:00Z"/>
          <w:rFonts w:eastAsia="Calibri"/>
        </w:rPr>
        <w:sectPr w:rsidR="00A44DF3" w:rsidRPr="00203244" w:rsidSect="00554563">
          <w:headerReference w:type="even" r:id="rId101"/>
          <w:headerReference w:type="first" r:id="rId102"/>
          <w:footerReference w:type="first" r:id="rId103"/>
          <w:pgSz w:w="11909" w:h="16834" w:code="9"/>
          <w:pgMar w:top="510" w:right="1021" w:bottom="567" w:left="1247" w:header="737" w:footer="680" w:gutter="0"/>
          <w:cols w:space="708"/>
          <w:noEndnote/>
          <w:docGrid w:linePitch="326"/>
        </w:sectPr>
      </w:pPr>
    </w:p>
    <w:p w:rsidR="00A44DF3" w:rsidRPr="00203244" w:rsidRDefault="00A44DF3" w:rsidP="00554563">
      <w:pPr>
        <w:pageBreakBefore/>
        <w:spacing w:after="240"/>
        <w:ind w:firstLine="0"/>
        <w:jc w:val="center"/>
        <w:outlineLvl w:val="0"/>
        <w:rPr>
          <w:ins w:id="9097" w:author="Rinat Gub" w:date="2022-12-06T13:44:00Z"/>
          <w:rFonts w:eastAsia="Calibri"/>
        </w:rPr>
      </w:pPr>
      <w:bookmarkStart w:id="9098" w:name="_Toc414463293"/>
      <w:ins w:id="9099" w:author="Rinat Gub" w:date="2022-12-06T13:44:00Z">
        <w:r w:rsidRPr="00203244">
          <w:rPr>
            <w:b/>
            <w:bCs/>
            <w:caps/>
          </w:rPr>
          <w:lastRenderedPageBreak/>
          <w:t>Материалы от Участников для разъяснения Заявок</w:t>
        </w:r>
        <w:bookmarkEnd w:id="9098"/>
        <w:r w:rsidRPr="00203244">
          <w:rPr>
            <w:rFonts w:eastAsia="Calibri"/>
          </w:rPr>
          <w:br/>
        </w:r>
      </w:ins>
    </w:p>
    <w:p w:rsidR="00A44DF3" w:rsidRPr="00203244" w:rsidRDefault="00A44DF3" w:rsidP="00A44DF3">
      <w:pPr>
        <w:rPr>
          <w:ins w:id="9100" w:author="Rinat Gub" w:date="2022-12-06T13:44:00Z"/>
        </w:rPr>
      </w:pPr>
    </w:p>
    <w:p w:rsidR="00A44DF3" w:rsidRPr="007F1642" w:rsidRDefault="00A44DF3" w:rsidP="00A44DF3">
      <w:pPr>
        <w:tabs>
          <w:tab w:val="left" w:pos="4962"/>
        </w:tabs>
        <w:jc w:val="right"/>
        <w:rPr>
          <w:ins w:id="9101" w:author="Rinat Gub" w:date="2022-12-06T13:44:00Z"/>
          <w:rFonts w:eastAsia="Calibri"/>
          <w:sz w:val="20"/>
          <w:szCs w:val="20"/>
        </w:rPr>
      </w:pPr>
      <w:ins w:id="9102" w:author="Rinat Gub" w:date="2022-12-06T13:44:00Z">
        <w:r w:rsidRPr="007F1642">
          <w:rPr>
            <w:rFonts w:eastAsia="Calibri"/>
            <w:sz w:val="20"/>
            <w:szCs w:val="20"/>
          </w:rPr>
          <w:t>Организатору закупки</w:t>
        </w:r>
      </w:ins>
    </w:p>
    <w:p w:rsidR="00A44DF3" w:rsidRPr="007F1642" w:rsidRDefault="00A44DF3" w:rsidP="00A44DF3">
      <w:pPr>
        <w:tabs>
          <w:tab w:val="left" w:pos="4962"/>
        </w:tabs>
        <w:jc w:val="right"/>
        <w:rPr>
          <w:ins w:id="9103" w:author="Rinat Gub" w:date="2022-12-06T13:44:00Z"/>
          <w:rFonts w:eastAsia="Calibri"/>
          <w:i/>
          <w:sz w:val="20"/>
          <w:szCs w:val="20"/>
        </w:rPr>
      </w:pPr>
      <w:ins w:id="9104" w:author="Rinat Gub" w:date="2022-12-06T13:44:00Z">
        <w:r w:rsidRPr="007F1642">
          <w:rPr>
            <w:rFonts w:eastAsia="Calibri"/>
            <w:sz w:val="20"/>
            <w:szCs w:val="20"/>
          </w:rPr>
          <w:t>&lt;</w:t>
        </w:r>
        <w:r w:rsidRPr="007F1642">
          <w:rPr>
            <w:sz w:val="20"/>
            <w:szCs w:val="20"/>
          </w:rPr>
          <w:t xml:space="preserve"> </w:t>
        </w:r>
        <w:r w:rsidRPr="007F1642">
          <w:rPr>
            <w:rFonts w:eastAsia="Calibri"/>
            <w:i/>
            <w:sz w:val="20"/>
            <w:szCs w:val="20"/>
          </w:rPr>
          <w:t xml:space="preserve">указать наименование </w:t>
        </w:r>
      </w:ins>
    </w:p>
    <w:p w:rsidR="00A44DF3" w:rsidRPr="007F1642" w:rsidRDefault="00A44DF3" w:rsidP="00A44DF3">
      <w:pPr>
        <w:tabs>
          <w:tab w:val="left" w:pos="4962"/>
        </w:tabs>
        <w:jc w:val="right"/>
        <w:rPr>
          <w:ins w:id="9105" w:author="Rinat Gub" w:date="2022-12-06T13:44:00Z"/>
          <w:rFonts w:eastAsia="Calibri"/>
          <w:sz w:val="20"/>
          <w:szCs w:val="20"/>
        </w:rPr>
      </w:pPr>
      <w:ins w:id="9106" w:author="Rinat Gub" w:date="2022-12-06T13:44:00Z">
        <w:r w:rsidRPr="007F1642">
          <w:rPr>
            <w:rFonts w:eastAsia="Calibri"/>
            <w:i/>
            <w:sz w:val="20"/>
            <w:szCs w:val="20"/>
          </w:rPr>
          <w:t xml:space="preserve">Организатора закупки </w:t>
        </w:r>
        <w:r w:rsidRPr="007F1642">
          <w:rPr>
            <w:rFonts w:eastAsia="Calibri"/>
            <w:sz w:val="20"/>
            <w:szCs w:val="20"/>
          </w:rPr>
          <w:t>&gt;</w:t>
        </w:r>
      </w:ins>
    </w:p>
    <w:p w:rsidR="00A44DF3" w:rsidRPr="007C3BEA" w:rsidRDefault="00A44DF3" w:rsidP="007C3BEA">
      <w:pPr>
        <w:suppressAutoHyphens/>
        <w:rPr>
          <w:ins w:id="9107" w:author="Rinat Gub" w:date="2022-12-06T13:44:00Z"/>
          <w:bCs/>
          <w:i/>
          <w:noProof/>
          <w:color w:val="17365D" w:themeColor="text2" w:themeShade="BF"/>
        </w:rPr>
      </w:pPr>
      <w:ins w:id="9108" w:author="Rinat Gub" w:date="2022-12-06T13:44:00Z">
        <w:r w:rsidRPr="007C3BEA">
          <w:rPr>
            <w:bCs/>
            <w:i/>
            <w:noProof/>
            <w:color w:val="17365D" w:themeColor="text2" w:themeShade="BF"/>
          </w:rPr>
          <w:t xml:space="preserve"> (Фирменный Бланк организации)</w:t>
        </w:r>
      </w:ins>
    </w:p>
    <w:p w:rsidR="00A44DF3" w:rsidRPr="007F1642" w:rsidRDefault="00A44DF3" w:rsidP="00A44DF3">
      <w:pPr>
        <w:spacing w:line="360" w:lineRule="exact"/>
        <w:rPr>
          <w:ins w:id="9109" w:author="Rinat Gub" w:date="2022-12-06T13:44:00Z"/>
          <w:sz w:val="20"/>
          <w:szCs w:val="20"/>
        </w:rPr>
      </w:pPr>
      <w:ins w:id="9110" w:author="Rinat Gub" w:date="2022-12-06T13:44:00Z">
        <w:r w:rsidRPr="007F1642">
          <w:rPr>
            <w:sz w:val="20"/>
            <w:szCs w:val="20"/>
          </w:rPr>
          <w:t>От _______ № ______________</w:t>
        </w:r>
      </w:ins>
    </w:p>
    <w:p w:rsidR="00A44DF3" w:rsidRPr="007F1642" w:rsidRDefault="00A44DF3" w:rsidP="00A44DF3">
      <w:pPr>
        <w:rPr>
          <w:ins w:id="9111" w:author="Rinat Gub" w:date="2022-12-06T13:44:00Z"/>
          <w:i/>
          <w:sz w:val="20"/>
          <w:szCs w:val="20"/>
        </w:rPr>
      </w:pPr>
      <w:ins w:id="9112" w:author="Rinat Gub" w:date="2022-12-06T13:44:00Z">
        <w:r w:rsidRPr="007F1642">
          <w:rPr>
            <w:sz w:val="20"/>
            <w:szCs w:val="20"/>
          </w:rPr>
          <w:t>№ _______ от ______________</w:t>
        </w:r>
      </w:ins>
    </w:p>
    <w:p w:rsidR="00A44DF3" w:rsidRPr="007F1642" w:rsidRDefault="00A44DF3" w:rsidP="00A44DF3">
      <w:pPr>
        <w:rPr>
          <w:ins w:id="9113" w:author="Rinat Gub" w:date="2022-12-06T13:44:00Z"/>
          <w:i/>
          <w:sz w:val="20"/>
          <w:szCs w:val="20"/>
        </w:rPr>
      </w:pPr>
    </w:p>
    <w:p w:rsidR="00A44DF3" w:rsidRPr="007F1642" w:rsidRDefault="00A44DF3" w:rsidP="00A44DF3">
      <w:pPr>
        <w:rPr>
          <w:ins w:id="9114" w:author="Rinat Gub" w:date="2022-12-06T13:44:00Z"/>
          <w:i/>
          <w:sz w:val="20"/>
          <w:szCs w:val="20"/>
        </w:rPr>
      </w:pPr>
      <w:ins w:id="9115" w:author="Rinat Gub" w:date="2022-12-06T13:44:00Z">
        <w:r w:rsidRPr="007F1642">
          <w:rPr>
            <w:i/>
            <w:sz w:val="20"/>
            <w:szCs w:val="20"/>
          </w:rPr>
          <w:t xml:space="preserve">Разъяснение </w:t>
        </w:r>
        <w:r w:rsidR="00BF21D1" w:rsidRPr="007F1642">
          <w:rPr>
            <w:sz w:val="20"/>
            <w:szCs w:val="20"/>
          </w:rPr>
          <w:t>[</w:t>
        </w:r>
        <w:r w:rsidR="00BF21D1" w:rsidRPr="007F1642">
          <w:rPr>
            <w:i/>
            <w:sz w:val="20"/>
            <w:szCs w:val="20"/>
          </w:rPr>
          <w:t>основной или альтернативной</w:t>
        </w:r>
        <w:r w:rsidR="00BF21D1" w:rsidRPr="007F1642">
          <w:rPr>
            <w:sz w:val="20"/>
            <w:szCs w:val="20"/>
          </w:rPr>
          <w:t xml:space="preserve">] </w:t>
        </w:r>
        <w:r w:rsidRPr="007F1642">
          <w:rPr>
            <w:i/>
            <w:sz w:val="20"/>
            <w:szCs w:val="20"/>
          </w:rPr>
          <w:t xml:space="preserve">заявки </w:t>
        </w:r>
      </w:ins>
    </w:p>
    <w:p w:rsidR="00A44DF3" w:rsidRPr="007F1642" w:rsidRDefault="00A44DF3" w:rsidP="00A44DF3">
      <w:pPr>
        <w:rPr>
          <w:ins w:id="9116" w:author="Rinat Gub" w:date="2022-12-06T13:44:00Z"/>
          <w:i/>
          <w:sz w:val="20"/>
          <w:szCs w:val="20"/>
        </w:rPr>
      </w:pPr>
      <w:ins w:id="9117" w:author="Rinat Gub" w:date="2022-12-06T13:44:00Z">
        <w:r w:rsidRPr="007F1642">
          <w:rPr>
            <w:i/>
            <w:sz w:val="20"/>
            <w:szCs w:val="20"/>
          </w:rPr>
          <w:t>по лоту № ________ на закупку [предмет закупки]</w:t>
        </w:r>
      </w:ins>
    </w:p>
    <w:p w:rsidR="00A44DF3" w:rsidRPr="007F1642" w:rsidRDefault="00A44DF3" w:rsidP="00A44DF3">
      <w:pPr>
        <w:spacing w:before="120"/>
        <w:ind w:left="11" w:hanging="11"/>
        <w:rPr>
          <w:ins w:id="9118" w:author="Rinat Gub" w:date="2022-12-06T13:44:00Z"/>
          <w:sz w:val="20"/>
          <w:szCs w:val="20"/>
        </w:rPr>
      </w:pPr>
    </w:p>
    <w:p w:rsidR="00BF21D1" w:rsidRPr="007F1642" w:rsidRDefault="00BF21D1" w:rsidP="00A44DF3">
      <w:pPr>
        <w:spacing w:before="120"/>
        <w:ind w:left="11" w:hanging="11"/>
        <w:jc w:val="center"/>
        <w:rPr>
          <w:ins w:id="9119" w:author="Rinat Gub" w:date="2022-12-06T13:44:00Z"/>
          <w:sz w:val="20"/>
          <w:szCs w:val="20"/>
        </w:rPr>
      </w:pPr>
    </w:p>
    <w:p w:rsidR="00BF21D1" w:rsidRPr="007F1642" w:rsidRDefault="00BF21D1" w:rsidP="00A44DF3">
      <w:pPr>
        <w:spacing w:before="120"/>
        <w:ind w:left="11" w:hanging="11"/>
        <w:jc w:val="center"/>
        <w:rPr>
          <w:ins w:id="9120" w:author="Rinat Gub" w:date="2022-12-06T13:44:00Z"/>
          <w:sz w:val="20"/>
          <w:szCs w:val="20"/>
        </w:rPr>
      </w:pPr>
    </w:p>
    <w:p w:rsidR="00A44DF3" w:rsidRPr="007F1642" w:rsidRDefault="00A44DF3" w:rsidP="00A44DF3">
      <w:pPr>
        <w:spacing w:before="120"/>
        <w:ind w:left="11" w:hanging="11"/>
        <w:jc w:val="center"/>
        <w:rPr>
          <w:ins w:id="9121" w:author="Rinat Gub" w:date="2022-12-06T13:44:00Z"/>
          <w:sz w:val="20"/>
          <w:szCs w:val="20"/>
        </w:rPr>
      </w:pPr>
      <w:ins w:id="9122" w:author="Rinat Gub" w:date="2022-12-06T13:44:00Z">
        <w:r w:rsidRPr="007F1642">
          <w:rPr>
            <w:sz w:val="20"/>
            <w:szCs w:val="20"/>
          </w:rPr>
          <w:t>Уважаемый (-ая) ________________!</w:t>
        </w:r>
      </w:ins>
    </w:p>
    <w:p w:rsidR="00A44DF3" w:rsidRPr="007F1642" w:rsidRDefault="00967F0C" w:rsidP="00A44DF3">
      <w:pPr>
        <w:spacing w:before="120"/>
        <w:ind w:left="11" w:firstLine="556"/>
        <w:rPr>
          <w:ins w:id="9123" w:author="Rinat Gub" w:date="2022-12-06T13:44:00Z"/>
          <w:sz w:val="20"/>
          <w:szCs w:val="20"/>
        </w:rPr>
      </w:pPr>
      <w:ins w:id="9124" w:author="Rinat Gub" w:date="2022-12-06T13:44:00Z">
        <w:r w:rsidRPr="007F1642">
          <w:rPr>
            <w:sz w:val="20"/>
            <w:szCs w:val="20"/>
          </w:rPr>
          <w:t>В рамках проводимого [</w:t>
        </w:r>
        <w:r w:rsidRPr="007F1642">
          <w:rPr>
            <w:i/>
            <w:sz w:val="20"/>
            <w:szCs w:val="20"/>
          </w:rPr>
          <w:t>способ закупки</w:t>
        </w:r>
        <w:r w:rsidRPr="007F1642">
          <w:rPr>
            <w:sz w:val="20"/>
            <w:szCs w:val="20"/>
          </w:rPr>
          <w:t>] на закупку лота № ________ на закупку [</w:t>
        </w:r>
        <w:r w:rsidRPr="007F1642">
          <w:rPr>
            <w:i/>
            <w:sz w:val="20"/>
            <w:szCs w:val="20"/>
          </w:rPr>
          <w:t>предмет закупки</w:t>
        </w:r>
        <w:r w:rsidRPr="007F1642">
          <w:rPr>
            <w:sz w:val="20"/>
            <w:szCs w:val="20"/>
          </w:rPr>
          <w:t>] направляем материалы для разъяснения нашей заявки, а также сопроводительные комментарии по вопросам:</w:t>
        </w:r>
      </w:ins>
    </w:p>
    <w:p w:rsidR="00A44DF3" w:rsidRPr="007F1642" w:rsidRDefault="00A44DF3" w:rsidP="007F1642">
      <w:pPr>
        <w:ind w:left="11" w:firstLine="556"/>
        <w:rPr>
          <w:ins w:id="9125" w:author="Rinat Gub" w:date="2022-12-06T13:44:00Z"/>
          <w:sz w:val="20"/>
          <w:szCs w:val="20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1"/>
        <w:gridCol w:w="4536"/>
        <w:gridCol w:w="4252"/>
      </w:tblGrid>
      <w:tr w:rsidR="00A44DF3" w:rsidRPr="007F1642" w:rsidTr="00404290">
        <w:trPr>
          <w:trHeight w:val="75"/>
          <w:ins w:id="9126" w:author="Rinat Gub" w:date="2022-12-06T13:44:00Z"/>
        </w:trPr>
        <w:tc>
          <w:tcPr>
            <w:tcW w:w="851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127" w:author="Rinat Gub" w:date="2022-12-06T13:44:00Z"/>
                <w:sz w:val="20"/>
                <w:szCs w:val="20"/>
              </w:rPr>
            </w:pPr>
            <w:ins w:id="9128" w:author="Rinat Gub" w:date="2022-12-06T13:44:00Z">
              <w:r w:rsidRPr="007F1642">
                <w:rPr>
                  <w:sz w:val="20"/>
                  <w:szCs w:val="20"/>
                </w:rPr>
                <w:t>№</w:t>
              </w:r>
            </w:ins>
          </w:p>
        </w:tc>
        <w:tc>
          <w:tcPr>
            <w:tcW w:w="4536" w:type="dxa"/>
            <w:vAlign w:val="center"/>
          </w:tcPr>
          <w:p w:rsidR="00A44DF3" w:rsidRPr="007F1642" w:rsidRDefault="007F1642" w:rsidP="007F1642">
            <w:pPr>
              <w:ind w:firstLine="0"/>
              <w:jc w:val="center"/>
              <w:rPr>
                <w:ins w:id="9129" w:author="Rinat Gub" w:date="2022-12-06T13:44:00Z"/>
                <w:sz w:val="20"/>
                <w:szCs w:val="20"/>
              </w:rPr>
            </w:pPr>
            <w:ins w:id="9130" w:author="Rinat Gub" w:date="2022-12-06T13:44:00Z">
              <w:r>
                <w:rPr>
                  <w:sz w:val="20"/>
                  <w:szCs w:val="20"/>
                </w:rPr>
                <w:t>Материалы</w:t>
              </w:r>
              <w:r w:rsidR="00A44DF3" w:rsidRPr="007F1642">
                <w:rPr>
                  <w:sz w:val="20"/>
                  <w:szCs w:val="20"/>
                </w:rPr>
                <w:t>, требующи</w:t>
              </w:r>
              <w:r>
                <w:rPr>
                  <w:sz w:val="20"/>
                  <w:szCs w:val="20"/>
                </w:rPr>
                <w:t>е</w:t>
              </w:r>
              <w:r w:rsidR="00A44DF3" w:rsidRPr="007F1642">
                <w:rPr>
                  <w:sz w:val="20"/>
                  <w:szCs w:val="20"/>
                </w:rPr>
                <w:t xml:space="preserve"> разъяснения</w:t>
              </w:r>
            </w:ins>
          </w:p>
        </w:tc>
        <w:tc>
          <w:tcPr>
            <w:tcW w:w="4252" w:type="dxa"/>
            <w:vAlign w:val="center"/>
          </w:tcPr>
          <w:p w:rsidR="00A44DF3" w:rsidRPr="007F1642" w:rsidRDefault="00A44DF3" w:rsidP="007F1642">
            <w:pPr>
              <w:ind w:firstLine="0"/>
              <w:jc w:val="center"/>
              <w:rPr>
                <w:ins w:id="9131" w:author="Rinat Gub" w:date="2022-12-06T13:44:00Z"/>
                <w:sz w:val="20"/>
                <w:szCs w:val="20"/>
              </w:rPr>
            </w:pPr>
            <w:ins w:id="9132" w:author="Rinat Gub" w:date="2022-12-06T13:44:00Z">
              <w:r w:rsidRPr="007F1642">
                <w:rPr>
                  <w:sz w:val="20"/>
                  <w:szCs w:val="20"/>
                </w:rPr>
                <w:t>Комментарии</w:t>
              </w:r>
            </w:ins>
          </w:p>
        </w:tc>
      </w:tr>
      <w:tr w:rsidR="00A44DF3" w:rsidRPr="007F1642" w:rsidTr="00404290">
        <w:trPr>
          <w:ins w:id="9133" w:author="Rinat Gub" w:date="2022-12-06T13:44:00Z"/>
        </w:trPr>
        <w:tc>
          <w:tcPr>
            <w:tcW w:w="851" w:type="dxa"/>
          </w:tcPr>
          <w:p w:rsidR="00A44DF3" w:rsidRPr="007F1642" w:rsidRDefault="00A44DF3" w:rsidP="007F1642">
            <w:pPr>
              <w:rPr>
                <w:ins w:id="9134" w:author="Rinat Gub" w:date="2022-12-06T13:44:00Z"/>
                <w:sz w:val="20"/>
                <w:szCs w:val="20"/>
              </w:rPr>
            </w:pPr>
          </w:p>
        </w:tc>
        <w:tc>
          <w:tcPr>
            <w:tcW w:w="4536" w:type="dxa"/>
          </w:tcPr>
          <w:p w:rsidR="00A44DF3" w:rsidRPr="007F1642" w:rsidRDefault="00A44DF3" w:rsidP="007F1642">
            <w:pPr>
              <w:rPr>
                <w:ins w:id="9135" w:author="Rinat Gub" w:date="2022-12-06T13:44:00Z"/>
                <w:rStyle w:val="FontStyle38"/>
                <w:b w:val="0"/>
                <w:sz w:val="20"/>
                <w:szCs w:val="20"/>
              </w:rPr>
            </w:pPr>
          </w:p>
        </w:tc>
        <w:tc>
          <w:tcPr>
            <w:tcW w:w="4252" w:type="dxa"/>
          </w:tcPr>
          <w:p w:rsidR="00A44DF3" w:rsidRPr="007F1642" w:rsidRDefault="00A44DF3" w:rsidP="007F1642">
            <w:pPr>
              <w:pStyle w:val="afa"/>
              <w:spacing w:before="0"/>
              <w:ind w:left="0"/>
              <w:contextualSpacing w:val="0"/>
              <w:rPr>
                <w:ins w:id="9136" w:author="Rinat Gub" w:date="2022-12-06T13:44:00Z"/>
                <w:color w:val="000000"/>
              </w:rPr>
            </w:pPr>
          </w:p>
        </w:tc>
      </w:tr>
      <w:tr w:rsidR="00A44DF3" w:rsidRPr="007F1642" w:rsidTr="00404290">
        <w:trPr>
          <w:ins w:id="9137" w:author="Rinat Gub" w:date="2022-12-06T13:44:00Z"/>
        </w:trPr>
        <w:tc>
          <w:tcPr>
            <w:tcW w:w="851" w:type="dxa"/>
          </w:tcPr>
          <w:p w:rsidR="00A44DF3" w:rsidRPr="007F1642" w:rsidRDefault="00A44DF3" w:rsidP="007F1642">
            <w:pPr>
              <w:rPr>
                <w:ins w:id="9138" w:author="Rinat Gub" w:date="2022-12-06T13:44:00Z"/>
                <w:sz w:val="20"/>
                <w:szCs w:val="20"/>
              </w:rPr>
            </w:pPr>
          </w:p>
        </w:tc>
        <w:tc>
          <w:tcPr>
            <w:tcW w:w="4536" w:type="dxa"/>
          </w:tcPr>
          <w:p w:rsidR="00A44DF3" w:rsidRPr="007F1642" w:rsidRDefault="00A44DF3" w:rsidP="007F1642">
            <w:pPr>
              <w:rPr>
                <w:ins w:id="9139" w:author="Rinat Gub" w:date="2022-12-06T13:44:00Z"/>
                <w:b/>
                <w:sz w:val="20"/>
                <w:szCs w:val="20"/>
              </w:rPr>
            </w:pPr>
          </w:p>
        </w:tc>
        <w:tc>
          <w:tcPr>
            <w:tcW w:w="4252" w:type="dxa"/>
          </w:tcPr>
          <w:p w:rsidR="00A44DF3" w:rsidRPr="007F1642" w:rsidRDefault="00A44DF3" w:rsidP="007F1642">
            <w:pPr>
              <w:rPr>
                <w:ins w:id="9140" w:author="Rinat Gub" w:date="2022-12-06T13:44:00Z"/>
                <w:sz w:val="20"/>
                <w:szCs w:val="20"/>
              </w:rPr>
            </w:pPr>
          </w:p>
        </w:tc>
      </w:tr>
    </w:tbl>
    <w:p w:rsidR="00A44DF3" w:rsidRPr="007F1642" w:rsidRDefault="00A44DF3" w:rsidP="00A44DF3">
      <w:pPr>
        <w:ind w:left="11" w:hanging="11"/>
        <w:rPr>
          <w:ins w:id="9141" w:author="Rinat Gub" w:date="2022-12-06T13:44:00Z"/>
          <w:sz w:val="20"/>
          <w:szCs w:val="20"/>
        </w:rPr>
      </w:pPr>
    </w:p>
    <w:p w:rsidR="00A44DF3" w:rsidRPr="007F1642" w:rsidRDefault="00A44DF3" w:rsidP="00A44DF3">
      <w:pPr>
        <w:ind w:left="11" w:hanging="11"/>
        <w:rPr>
          <w:ins w:id="9142" w:author="Rinat Gub" w:date="2022-12-06T13:44:00Z"/>
          <w:b/>
          <w:sz w:val="20"/>
          <w:szCs w:val="20"/>
        </w:rPr>
      </w:pPr>
    </w:p>
    <w:p w:rsidR="00A44DF3" w:rsidRPr="007F1642" w:rsidRDefault="00967F0C" w:rsidP="00A44DF3">
      <w:pPr>
        <w:ind w:left="11" w:hanging="11"/>
        <w:rPr>
          <w:ins w:id="9143" w:author="Rinat Gub" w:date="2022-12-06T13:44:00Z"/>
          <w:sz w:val="20"/>
          <w:szCs w:val="20"/>
        </w:rPr>
      </w:pPr>
      <w:ins w:id="9144" w:author="Rinat Gub" w:date="2022-12-06T13:44:00Z">
        <w:r w:rsidRPr="007F1642">
          <w:rPr>
            <w:sz w:val="20"/>
            <w:szCs w:val="20"/>
          </w:rPr>
          <w:t>Приложения (</w:t>
        </w:r>
        <w:r w:rsidRPr="007F1642">
          <w:rPr>
            <w:i/>
            <w:sz w:val="20"/>
            <w:szCs w:val="20"/>
          </w:rPr>
          <w:t>при необходимости</w:t>
        </w:r>
        <w:r w:rsidRPr="007F1642">
          <w:rPr>
            <w:sz w:val="20"/>
            <w:szCs w:val="20"/>
          </w:rPr>
          <w:t>):</w:t>
        </w:r>
      </w:ins>
    </w:p>
    <w:p w:rsidR="00A44DF3" w:rsidRPr="007F1642" w:rsidRDefault="00967F0C" w:rsidP="0040134A">
      <w:pPr>
        <w:numPr>
          <w:ilvl w:val="3"/>
          <w:numId w:val="111"/>
        </w:numPr>
        <w:tabs>
          <w:tab w:val="clear" w:pos="1134"/>
          <w:tab w:val="clear" w:pos="2880"/>
          <w:tab w:val="num" w:pos="851"/>
        </w:tabs>
        <w:kinsoku/>
        <w:overflowPunct/>
        <w:autoSpaceDE/>
        <w:autoSpaceDN/>
        <w:spacing w:before="120"/>
        <w:ind w:left="426" w:hanging="11"/>
        <w:contextualSpacing/>
        <w:rPr>
          <w:ins w:id="9145" w:author="Rinat Gub" w:date="2022-12-06T13:44:00Z"/>
          <w:rFonts w:eastAsia="Calibri"/>
          <w:i/>
          <w:sz w:val="20"/>
          <w:szCs w:val="20"/>
        </w:rPr>
      </w:pPr>
      <w:ins w:id="9146" w:author="Rinat Gub" w:date="2022-12-06T13:44:00Z">
        <w:r w:rsidRPr="007F1642">
          <w:rPr>
            <w:sz w:val="20"/>
            <w:szCs w:val="20"/>
          </w:rPr>
          <w:t>[</w:t>
        </w:r>
        <w:r w:rsidRPr="007F1642">
          <w:rPr>
            <w:rFonts w:eastAsia="Calibri"/>
            <w:i/>
            <w:sz w:val="20"/>
            <w:szCs w:val="20"/>
          </w:rPr>
          <w:t>наименование прилагаемых материалов</w:t>
        </w:r>
        <w:r w:rsidRPr="007F1642">
          <w:rPr>
            <w:sz w:val="20"/>
            <w:szCs w:val="20"/>
          </w:rPr>
          <w:t>].</w:t>
        </w:r>
      </w:ins>
    </w:p>
    <w:p w:rsidR="00A44DF3" w:rsidRPr="007F1642" w:rsidRDefault="00967F0C" w:rsidP="0040134A">
      <w:pPr>
        <w:numPr>
          <w:ilvl w:val="3"/>
          <w:numId w:val="111"/>
        </w:numPr>
        <w:tabs>
          <w:tab w:val="clear" w:pos="1134"/>
          <w:tab w:val="clear" w:pos="2880"/>
          <w:tab w:val="num" w:pos="851"/>
        </w:tabs>
        <w:kinsoku/>
        <w:overflowPunct/>
        <w:autoSpaceDE/>
        <w:autoSpaceDN/>
        <w:spacing w:before="120"/>
        <w:ind w:left="426" w:hanging="11"/>
        <w:contextualSpacing/>
        <w:rPr>
          <w:ins w:id="9147" w:author="Rinat Gub" w:date="2022-12-06T13:44:00Z"/>
          <w:rFonts w:eastAsia="Calibri"/>
          <w:sz w:val="20"/>
          <w:szCs w:val="20"/>
        </w:rPr>
      </w:pPr>
      <w:ins w:id="9148" w:author="Rinat Gub" w:date="2022-12-06T13:44:00Z">
        <w:r w:rsidRPr="007F1642">
          <w:rPr>
            <w:rFonts w:eastAsia="Calibri"/>
            <w:sz w:val="20"/>
            <w:szCs w:val="20"/>
          </w:rPr>
          <w:t>…</w:t>
        </w:r>
      </w:ins>
    </w:p>
    <w:p w:rsidR="00A44DF3" w:rsidRPr="00203244" w:rsidRDefault="00A44DF3" w:rsidP="00A44DF3">
      <w:pPr>
        <w:ind w:left="11" w:hanging="11"/>
        <w:rPr>
          <w:ins w:id="9149" w:author="Rinat Gub" w:date="2022-12-06T13:44:00Z"/>
          <w:szCs w:val="24"/>
        </w:rPr>
      </w:pPr>
    </w:p>
    <w:p w:rsidR="00A44DF3" w:rsidRPr="00203244" w:rsidRDefault="00A44DF3" w:rsidP="00A44DF3">
      <w:pPr>
        <w:ind w:left="11" w:hanging="11"/>
        <w:rPr>
          <w:ins w:id="9150" w:author="Rinat Gub" w:date="2022-12-06T13:44:00Z"/>
          <w:szCs w:val="24"/>
        </w:rPr>
      </w:pPr>
    </w:p>
    <w:p w:rsidR="00A44DF3" w:rsidRPr="00203244" w:rsidRDefault="00A44DF3" w:rsidP="00A44DF3">
      <w:pPr>
        <w:pStyle w:val="afa"/>
        <w:suppressAutoHyphens/>
        <w:ind w:left="0"/>
        <w:rPr>
          <w:ins w:id="9151" w:author="Rinat Gub" w:date="2022-12-06T13:44:00Z"/>
          <w:sz w:val="22"/>
        </w:rPr>
      </w:pPr>
      <w:ins w:id="9152" w:author="Rinat Gub" w:date="2022-12-06T13:44:00Z">
        <w:r w:rsidRPr="00203244">
          <w:rPr>
            <w:sz w:val="22"/>
          </w:rPr>
          <w:t xml:space="preserve">С уважением, </w:t>
        </w:r>
      </w:ins>
    </w:p>
    <w:p w:rsidR="00A44DF3" w:rsidRPr="00203244" w:rsidRDefault="00A44DF3" w:rsidP="00A44DF3">
      <w:pPr>
        <w:pStyle w:val="afa"/>
        <w:ind w:left="0"/>
        <w:jc w:val="both"/>
        <w:rPr>
          <w:ins w:id="9153" w:author="Rinat Gub" w:date="2022-12-06T13:44:00Z"/>
          <w:i/>
          <w:sz w:val="22"/>
        </w:rPr>
      </w:pPr>
      <w:ins w:id="9154" w:author="Rinat Gub" w:date="2022-12-06T13:44:00Z">
        <w:r w:rsidRPr="00203244">
          <w:rPr>
            <w:i/>
            <w:sz w:val="22"/>
          </w:rPr>
          <w:t>&lt;</w:t>
        </w:r>
        <w:r w:rsidRPr="00203244">
          <w:t xml:space="preserve"> </w:t>
        </w:r>
        <w:r w:rsidRPr="00203244">
          <w:rPr>
            <w:i/>
            <w:sz w:val="22"/>
          </w:rPr>
          <w:t>Должность уполномоченного руководителя</w:t>
        </w:r>
      </w:ins>
    </w:p>
    <w:p w:rsidR="00A44DF3" w:rsidRPr="00203244" w:rsidRDefault="00A44DF3" w:rsidP="00A44DF3">
      <w:pPr>
        <w:pStyle w:val="afa"/>
        <w:ind w:left="0"/>
        <w:jc w:val="both"/>
        <w:rPr>
          <w:ins w:id="9155" w:author="Rinat Gub" w:date="2022-12-06T13:44:00Z"/>
          <w:i/>
          <w:sz w:val="22"/>
        </w:rPr>
      </w:pPr>
      <w:ins w:id="9156" w:author="Rinat Gub" w:date="2022-12-06T13:44:00Z">
        <w:r w:rsidRPr="00203244">
          <w:rPr>
            <w:i/>
            <w:sz w:val="22"/>
          </w:rPr>
          <w:t>Наименование ФИО руководителя ИНН организации &gt;</w:t>
        </w:r>
        <w:r w:rsidRPr="00203244">
          <w:rPr>
            <w:i/>
            <w:sz w:val="22"/>
          </w:rPr>
          <w:tab/>
          <w:t>________________</w:t>
        </w:r>
        <w:r w:rsidR="00A9777F">
          <w:rPr>
            <w:i/>
            <w:sz w:val="22"/>
          </w:rPr>
          <w:t xml:space="preserve"> </w:t>
        </w:r>
        <w:r w:rsidRPr="00203244">
          <w:rPr>
            <w:i/>
            <w:sz w:val="22"/>
          </w:rPr>
          <w:t xml:space="preserve"> ______________</w:t>
        </w:r>
      </w:ins>
    </w:p>
    <w:p w:rsidR="00A44DF3" w:rsidRPr="00203244" w:rsidRDefault="00A9777F" w:rsidP="00A44DF3">
      <w:pPr>
        <w:pStyle w:val="afa"/>
        <w:ind w:left="0"/>
        <w:rPr>
          <w:ins w:id="9157" w:author="Rinat Gub" w:date="2022-12-06T13:44:00Z"/>
          <w:i/>
          <w:sz w:val="22"/>
        </w:rPr>
      </w:pPr>
      <w:ins w:id="9158" w:author="Rinat Gub" w:date="2022-12-06T13:44:00Z">
        <w:r>
          <w:rPr>
            <w:i/>
            <w:sz w:val="22"/>
          </w:rPr>
          <w:t xml:space="preserve">                                               </w:t>
        </w:r>
        <w:r w:rsidR="00404290">
          <w:rPr>
            <w:i/>
            <w:sz w:val="22"/>
          </w:rPr>
          <w:t xml:space="preserve">                                                            </w:t>
        </w:r>
        <w:r>
          <w:rPr>
            <w:i/>
            <w:sz w:val="22"/>
          </w:rPr>
          <w:t xml:space="preserve">        </w:t>
        </w:r>
        <w:r w:rsidR="00A44DF3" w:rsidRPr="00203244">
          <w:rPr>
            <w:i/>
            <w:sz w:val="22"/>
          </w:rPr>
          <w:t xml:space="preserve"> Подпись</w:t>
        </w:r>
        <w:r>
          <w:rPr>
            <w:i/>
            <w:sz w:val="22"/>
          </w:rPr>
          <w:t xml:space="preserve">           </w:t>
        </w:r>
        <w:r w:rsidR="00A44DF3" w:rsidRPr="00203244">
          <w:rPr>
            <w:i/>
            <w:sz w:val="22"/>
          </w:rPr>
          <w:t>ФИО</w:t>
        </w:r>
        <w:r>
          <w:rPr>
            <w:i/>
            <w:sz w:val="22"/>
          </w:rPr>
          <w:t xml:space="preserve"> </w:t>
        </w:r>
        <w:r w:rsidR="00A44DF3" w:rsidRPr="00203244">
          <w:rPr>
            <w:i/>
            <w:sz w:val="22"/>
          </w:rPr>
          <w:t xml:space="preserve"> </w:t>
        </w:r>
      </w:ins>
    </w:p>
    <w:p w:rsidR="00A44DF3" w:rsidRPr="00203244" w:rsidRDefault="00A44DF3" w:rsidP="00A44DF3">
      <w:pPr>
        <w:pStyle w:val="afa"/>
        <w:tabs>
          <w:tab w:val="right" w:pos="9355"/>
        </w:tabs>
        <w:ind w:left="0"/>
        <w:rPr>
          <w:ins w:id="9159" w:author="Rinat Gub" w:date="2022-12-06T13:44:00Z"/>
          <w:sz w:val="22"/>
        </w:rPr>
      </w:pPr>
    </w:p>
    <w:p w:rsidR="00A44DF3" w:rsidRPr="00203244" w:rsidRDefault="00A44DF3" w:rsidP="00A44DF3">
      <w:pPr>
        <w:pStyle w:val="afa"/>
        <w:tabs>
          <w:tab w:val="right" w:pos="9355"/>
        </w:tabs>
        <w:ind w:left="0"/>
        <w:rPr>
          <w:ins w:id="9160" w:author="Rinat Gub" w:date="2022-12-06T13:44:00Z"/>
          <w:i/>
          <w:sz w:val="22"/>
        </w:rPr>
      </w:pPr>
      <w:ins w:id="9161" w:author="Rinat Gub" w:date="2022-12-06T13:44:00Z">
        <w:r w:rsidRPr="00203244">
          <w:rPr>
            <w:sz w:val="22"/>
          </w:rPr>
          <w:t xml:space="preserve">Исполнитель: </w:t>
        </w:r>
        <w:r w:rsidRPr="00203244">
          <w:rPr>
            <w:i/>
            <w:sz w:val="22"/>
          </w:rPr>
          <w:t>&lt;указать ФИО, телефон исполнителя&gt;</w:t>
        </w:r>
      </w:ins>
    </w:p>
    <w:p w:rsidR="00A44DF3" w:rsidRPr="00203244" w:rsidRDefault="00A44DF3" w:rsidP="00A44DF3">
      <w:pPr>
        <w:ind w:left="7230"/>
        <w:rPr>
          <w:ins w:id="9162" w:author="Rinat Gub" w:date="2022-12-06T13:44:00Z"/>
        </w:rPr>
      </w:pPr>
    </w:p>
    <w:p w:rsidR="00A44DF3" w:rsidRPr="00203244" w:rsidRDefault="00A44DF3" w:rsidP="0040134A">
      <w:pPr>
        <w:pStyle w:val="2"/>
        <w:numPr>
          <w:ilvl w:val="1"/>
          <w:numId w:val="112"/>
        </w:numPr>
        <w:rPr>
          <w:ins w:id="9163" w:author="Rinat Gub" w:date="2022-12-06T13:44:00Z"/>
        </w:rPr>
        <w:sectPr w:rsidR="00A44DF3" w:rsidRPr="00203244" w:rsidSect="00694DD2">
          <w:footnotePr>
            <w:numFmt w:val="chicago"/>
            <w:numRestart w:val="eachPage"/>
          </w:footnotePr>
          <w:pgSz w:w="11907" w:h="16839" w:code="9"/>
          <w:pgMar w:top="510" w:right="1021" w:bottom="567" w:left="1247" w:header="737" w:footer="680" w:gutter="0"/>
          <w:cols w:space="708"/>
          <w:docGrid w:linePitch="360"/>
        </w:sectPr>
      </w:pPr>
    </w:p>
    <w:p w:rsidR="00A44DF3" w:rsidRPr="00203244" w:rsidRDefault="00A44DF3" w:rsidP="00554563">
      <w:pPr>
        <w:pageBreakBefore/>
        <w:spacing w:after="240"/>
        <w:ind w:firstLine="0"/>
        <w:jc w:val="center"/>
        <w:outlineLvl w:val="0"/>
        <w:rPr>
          <w:ins w:id="9164" w:author="Rinat Gub" w:date="2022-12-06T13:44:00Z"/>
          <w:b/>
          <w:bCs/>
          <w:caps/>
        </w:rPr>
      </w:pPr>
      <w:ins w:id="9165" w:author="Rinat Gub" w:date="2022-12-06T13:44:00Z">
        <w:r w:rsidRPr="00203244">
          <w:rPr>
            <w:b/>
            <w:bCs/>
            <w:caps/>
          </w:rPr>
          <w:lastRenderedPageBreak/>
          <w:t>Запрос Участника о разъяснении результатов рассмотрения заявок</w:t>
        </w:r>
      </w:ins>
    </w:p>
    <w:p w:rsidR="00A44DF3" w:rsidRPr="00203244" w:rsidRDefault="00A44DF3" w:rsidP="00A44DF3">
      <w:pPr>
        <w:pStyle w:val="afa"/>
        <w:tabs>
          <w:tab w:val="left" w:pos="4962"/>
        </w:tabs>
        <w:jc w:val="center"/>
        <w:rPr>
          <w:ins w:id="9166" w:author="Rinat Gub" w:date="2022-12-06T13:44:00Z"/>
          <w:i/>
        </w:rPr>
      </w:pPr>
    </w:p>
    <w:p w:rsidR="00A44DF3" w:rsidRPr="00203244" w:rsidRDefault="00A44DF3" w:rsidP="00A44DF3">
      <w:pPr>
        <w:tabs>
          <w:tab w:val="left" w:pos="4962"/>
        </w:tabs>
        <w:jc w:val="right"/>
        <w:rPr>
          <w:ins w:id="9167" w:author="Rinat Gub" w:date="2022-12-06T13:44:00Z"/>
          <w:rFonts w:eastAsia="Calibri"/>
        </w:rPr>
      </w:pPr>
      <w:ins w:id="9168" w:author="Rinat Gub" w:date="2022-12-06T13:44:00Z">
        <w:r w:rsidRPr="00203244">
          <w:rPr>
            <w:rFonts w:eastAsia="Calibri"/>
          </w:rPr>
          <w:t>Организатору закупки</w:t>
        </w:r>
      </w:ins>
    </w:p>
    <w:p w:rsidR="00A44DF3" w:rsidRPr="00554563" w:rsidRDefault="00A44DF3" w:rsidP="00A44DF3">
      <w:pPr>
        <w:tabs>
          <w:tab w:val="left" w:pos="4962"/>
        </w:tabs>
        <w:jc w:val="right"/>
        <w:rPr>
          <w:ins w:id="9169" w:author="Rinat Gub" w:date="2022-12-06T13:44:00Z"/>
          <w:rFonts w:eastAsia="Calibri"/>
          <w:sz w:val="20"/>
          <w:szCs w:val="20"/>
        </w:rPr>
      </w:pPr>
      <w:ins w:id="9170" w:author="Rinat Gub" w:date="2022-12-06T13:44:00Z">
        <w:r w:rsidRPr="00554563">
          <w:rPr>
            <w:rFonts w:eastAsia="Calibri"/>
            <w:sz w:val="20"/>
            <w:szCs w:val="20"/>
          </w:rPr>
          <w:t xml:space="preserve">&lt; указать наименование </w:t>
        </w:r>
      </w:ins>
    </w:p>
    <w:p w:rsidR="00A44DF3" w:rsidRPr="00554563" w:rsidRDefault="00A44DF3" w:rsidP="00A44DF3">
      <w:pPr>
        <w:tabs>
          <w:tab w:val="left" w:pos="4962"/>
        </w:tabs>
        <w:jc w:val="right"/>
        <w:rPr>
          <w:ins w:id="9171" w:author="Rinat Gub" w:date="2022-12-06T13:44:00Z"/>
          <w:rFonts w:eastAsia="Calibri"/>
          <w:sz w:val="20"/>
          <w:szCs w:val="20"/>
        </w:rPr>
      </w:pPr>
      <w:ins w:id="9172" w:author="Rinat Gub" w:date="2022-12-06T13:44:00Z">
        <w:r w:rsidRPr="00554563">
          <w:rPr>
            <w:rFonts w:eastAsia="Calibri"/>
            <w:sz w:val="20"/>
            <w:szCs w:val="20"/>
          </w:rPr>
          <w:t>Организатора закупки &gt;</w:t>
        </w:r>
      </w:ins>
    </w:p>
    <w:p w:rsidR="00A44DF3" w:rsidRPr="00203244" w:rsidRDefault="00A44DF3" w:rsidP="00A44DF3">
      <w:pPr>
        <w:pStyle w:val="afa"/>
        <w:ind w:left="284"/>
        <w:rPr>
          <w:ins w:id="9173" w:author="Rinat Gub" w:date="2022-12-06T13:44:00Z"/>
          <w:i/>
        </w:rPr>
      </w:pPr>
      <w:ins w:id="9174" w:author="Rinat Gub" w:date="2022-12-06T13:44:00Z">
        <w:r w:rsidRPr="00203244">
          <w:rPr>
            <w:i/>
          </w:rPr>
          <w:t xml:space="preserve"> (Фирменный Бланк организации)</w:t>
        </w:r>
      </w:ins>
    </w:p>
    <w:p w:rsidR="00A44DF3" w:rsidRPr="00203244" w:rsidRDefault="00A44DF3" w:rsidP="00A44DF3">
      <w:pPr>
        <w:pStyle w:val="afa"/>
        <w:ind w:left="284"/>
        <w:rPr>
          <w:ins w:id="9175" w:author="Rinat Gub" w:date="2022-12-06T13:44:00Z"/>
          <w:i/>
        </w:rPr>
      </w:pPr>
    </w:p>
    <w:p w:rsidR="00A44DF3" w:rsidRPr="00203244" w:rsidRDefault="00A44DF3" w:rsidP="00A44DF3">
      <w:pPr>
        <w:pStyle w:val="afa"/>
        <w:spacing w:line="360" w:lineRule="exact"/>
        <w:ind w:left="284"/>
        <w:rPr>
          <w:ins w:id="9176" w:author="Rinat Gub" w:date="2022-12-06T13:44:00Z"/>
          <w:szCs w:val="24"/>
        </w:rPr>
      </w:pPr>
      <w:ins w:id="9177" w:author="Rinat Gub" w:date="2022-12-06T13:44:00Z">
        <w:r w:rsidRPr="00203244">
          <w:rPr>
            <w:szCs w:val="24"/>
          </w:rPr>
          <w:t>От _______ № ______________</w:t>
        </w:r>
      </w:ins>
    </w:p>
    <w:p w:rsidR="00A44DF3" w:rsidRPr="00203244" w:rsidRDefault="00A44DF3" w:rsidP="00A44DF3">
      <w:pPr>
        <w:pStyle w:val="afa"/>
        <w:ind w:left="284"/>
        <w:rPr>
          <w:ins w:id="9178" w:author="Rinat Gub" w:date="2022-12-06T13:44:00Z"/>
          <w:i/>
        </w:rPr>
      </w:pPr>
      <w:ins w:id="9179" w:author="Rinat Gub" w:date="2022-12-06T13:44:00Z">
        <w:r w:rsidRPr="00203244">
          <w:rPr>
            <w:szCs w:val="24"/>
          </w:rPr>
          <w:t>№ _______ от ______________</w:t>
        </w:r>
      </w:ins>
    </w:p>
    <w:p w:rsidR="00A44DF3" w:rsidRPr="00203244" w:rsidRDefault="00A44DF3" w:rsidP="00A44DF3">
      <w:pPr>
        <w:pStyle w:val="afa"/>
        <w:ind w:left="284"/>
        <w:rPr>
          <w:ins w:id="9180" w:author="Rinat Gub" w:date="2022-12-06T13:44:00Z"/>
          <w:i/>
        </w:rPr>
      </w:pPr>
    </w:p>
    <w:p w:rsidR="00A44DF3" w:rsidRPr="00203244" w:rsidRDefault="00A44DF3" w:rsidP="00A44DF3">
      <w:pPr>
        <w:pStyle w:val="afa"/>
        <w:ind w:left="284"/>
        <w:rPr>
          <w:ins w:id="9181" w:author="Rinat Gub" w:date="2022-12-06T13:44:00Z"/>
          <w:i/>
        </w:rPr>
      </w:pPr>
      <w:ins w:id="9182" w:author="Rinat Gub" w:date="2022-12-06T13:44:00Z">
        <w:r w:rsidRPr="00203244">
          <w:rPr>
            <w:i/>
          </w:rPr>
          <w:t xml:space="preserve">Касательно разъяснений результатов </w:t>
        </w:r>
      </w:ins>
    </w:p>
    <w:p w:rsidR="00A44DF3" w:rsidRPr="00203244" w:rsidRDefault="00A44DF3" w:rsidP="00A44DF3">
      <w:pPr>
        <w:pStyle w:val="afa"/>
        <w:ind w:left="284"/>
        <w:rPr>
          <w:ins w:id="9183" w:author="Rinat Gub" w:date="2022-12-06T13:44:00Z"/>
          <w:i/>
        </w:rPr>
      </w:pPr>
      <w:ins w:id="9184" w:author="Rinat Gub" w:date="2022-12-06T13:44:00Z">
        <w:r w:rsidRPr="00203244">
          <w:rPr>
            <w:i/>
          </w:rPr>
          <w:t xml:space="preserve">рассмотрения заявок по лоту № ________ </w:t>
        </w:r>
      </w:ins>
    </w:p>
    <w:p w:rsidR="00A44DF3" w:rsidRPr="00203244" w:rsidRDefault="00A44DF3" w:rsidP="00A44DF3">
      <w:pPr>
        <w:pStyle w:val="afa"/>
        <w:ind w:left="284"/>
        <w:rPr>
          <w:ins w:id="9185" w:author="Rinat Gub" w:date="2022-12-06T13:44:00Z"/>
          <w:i/>
        </w:rPr>
      </w:pPr>
      <w:ins w:id="9186" w:author="Rinat Gub" w:date="2022-12-06T13:44:00Z">
        <w:r w:rsidRPr="00203244">
          <w:rPr>
            <w:i/>
          </w:rPr>
          <w:t>на закупку [предмет закупки]</w:t>
        </w:r>
      </w:ins>
    </w:p>
    <w:p w:rsidR="00A44DF3" w:rsidRPr="00203244" w:rsidRDefault="00A44DF3" w:rsidP="00A44DF3">
      <w:pPr>
        <w:pStyle w:val="afa"/>
        <w:ind w:left="284"/>
        <w:rPr>
          <w:ins w:id="9187" w:author="Rinat Gub" w:date="2022-12-06T13:44:00Z"/>
          <w:sz w:val="22"/>
        </w:rPr>
      </w:pPr>
    </w:p>
    <w:p w:rsidR="00A44DF3" w:rsidRPr="00203244" w:rsidRDefault="00A44DF3" w:rsidP="00A44DF3">
      <w:pPr>
        <w:pStyle w:val="afa"/>
        <w:ind w:left="284"/>
        <w:rPr>
          <w:ins w:id="9188" w:author="Rinat Gub" w:date="2022-12-06T13:44:00Z"/>
          <w:sz w:val="22"/>
        </w:rPr>
      </w:pPr>
    </w:p>
    <w:p w:rsidR="00A44DF3" w:rsidRPr="00203244" w:rsidRDefault="00A44DF3" w:rsidP="00A44DF3">
      <w:pPr>
        <w:pStyle w:val="afa"/>
        <w:spacing w:after="120"/>
        <w:ind w:left="284"/>
        <w:jc w:val="center"/>
        <w:rPr>
          <w:ins w:id="9189" w:author="Rinat Gub" w:date="2022-12-06T13:44:00Z"/>
          <w:sz w:val="22"/>
        </w:rPr>
      </w:pPr>
      <w:ins w:id="9190" w:author="Rinat Gub" w:date="2022-12-06T13:44:00Z">
        <w:r w:rsidRPr="00203244">
          <w:rPr>
            <w:sz w:val="22"/>
          </w:rPr>
          <w:t>Уважаемый(-ая) _______________ !</w:t>
        </w:r>
      </w:ins>
    </w:p>
    <w:p w:rsidR="00A44DF3" w:rsidRPr="00203244" w:rsidRDefault="00A44DF3" w:rsidP="00A44DF3">
      <w:pPr>
        <w:pStyle w:val="afa"/>
        <w:spacing w:after="120"/>
        <w:ind w:left="284"/>
        <w:rPr>
          <w:ins w:id="9191" w:author="Rinat Gub" w:date="2022-12-06T13:44:00Z"/>
          <w:sz w:val="22"/>
        </w:rPr>
      </w:pPr>
    </w:p>
    <w:p w:rsidR="00A44DF3" w:rsidRPr="00203244" w:rsidRDefault="00A44DF3" w:rsidP="00A44DF3">
      <w:pPr>
        <w:pStyle w:val="afa"/>
        <w:ind w:left="284" w:firstLine="567"/>
        <w:jc w:val="both"/>
        <w:rPr>
          <w:ins w:id="9192" w:author="Rinat Gub" w:date="2022-12-06T13:44:00Z"/>
          <w:sz w:val="22"/>
        </w:rPr>
      </w:pPr>
      <w:ins w:id="9193" w:author="Rinat Gub" w:date="2022-12-06T13:44:00Z">
        <w:r w:rsidRPr="00203244">
          <w:rPr>
            <w:sz w:val="22"/>
          </w:rPr>
          <w:t xml:space="preserve">В соответствии с правом Участника закупки, установленным в Положении Компании «О закупке товаров, работ, услуг», а также в </w:t>
        </w:r>
        <w:r w:rsidR="006D5617">
          <w:rPr>
            <w:sz w:val="22"/>
          </w:rPr>
          <w:t>Документаци</w:t>
        </w:r>
        <w:r w:rsidRPr="00203244">
          <w:rPr>
            <w:sz w:val="22"/>
          </w:rPr>
          <w:t>и о закупке по лоту № ________ на закупку [</w:t>
        </w:r>
        <w:r w:rsidRPr="00203244">
          <w:rPr>
            <w:i/>
            <w:sz w:val="22"/>
          </w:rPr>
          <w:t>предмет закупки</w:t>
        </w:r>
        <w:r w:rsidRPr="00203244">
          <w:rPr>
            <w:sz w:val="22"/>
          </w:rPr>
          <w:t>] прошу Вас разъяснить результаты рассмотрения [</w:t>
        </w:r>
        <w:r w:rsidRPr="00203244">
          <w:rPr>
            <w:i/>
            <w:sz w:val="22"/>
          </w:rPr>
          <w:t>отбора/оценки</w:t>
        </w:r>
        <w:r w:rsidRPr="00203244">
          <w:rPr>
            <w:sz w:val="22"/>
          </w:rPr>
          <w:t>] заявок Участников</w:t>
        </w:r>
        <w:r w:rsidR="007F1642">
          <w:rPr>
            <w:sz w:val="22"/>
          </w:rPr>
          <w:t xml:space="preserve"> закупки</w:t>
        </w:r>
        <w:r w:rsidRPr="00203244">
          <w:rPr>
            <w:sz w:val="22"/>
          </w:rPr>
          <w:t>. Перечень пунктов, требующих разъяснения, вопросы и сопроводительные комментарии приведены ниже:</w:t>
        </w:r>
      </w:ins>
    </w:p>
    <w:p w:rsidR="00A44DF3" w:rsidRPr="00203244" w:rsidRDefault="00A44DF3" w:rsidP="00A44DF3">
      <w:pPr>
        <w:pStyle w:val="afa"/>
        <w:ind w:left="284"/>
        <w:jc w:val="both"/>
        <w:rPr>
          <w:ins w:id="9194" w:author="Rinat Gub" w:date="2022-12-06T13:44:00Z"/>
          <w:sz w:val="22"/>
        </w:rPr>
      </w:pPr>
    </w:p>
    <w:tbl>
      <w:tblPr>
        <w:tblW w:w="949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3543"/>
        <w:gridCol w:w="3402"/>
      </w:tblGrid>
      <w:tr w:rsidR="00A44DF3" w:rsidRPr="00203244" w:rsidTr="00404290">
        <w:trPr>
          <w:trHeight w:val="75"/>
          <w:ins w:id="9195" w:author="Rinat Gub" w:date="2022-12-06T13:44:00Z"/>
        </w:trPr>
        <w:tc>
          <w:tcPr>
            <w:tcW w:w="2552" w:type="dxa"/>
            <w:vAlign w:val="center"/>
          </w:tcPr>
          <w:p w:rsidR="00A44DF3" w:rsidRPr="00203244" w:rsidRDefault="00A44DF3" w:rsidP="007F1642">
            <w:pPr>
              <w:ind w:firstLine="0"/>
              <w:jc w:val="center"/>
              <w:rPr>
                <w:ins w:id="9196" w:author="Rinat Gub" w:date="2022-12-06T13:44:00Z"/>
              </w:rPr>
            </w:pPr>
            <w:ins w:id="9197" w:author="Rinat Gub" w:date="2022-12-06T13:44:00Z">
              <w:r w:rsidRPr="00203244">
                <w:t>№ пункта</w:t>
              </w:r>
              <w:r w:rsidRPr="00203244">
                <w:rPr>
                  <w:lang w:val="en-US"/>
                </w:rPr>
                <w:t>,</w:t>
              </w:r>
              <w:r w:rsidRPr="00203244">
                <w:t xml:space="preserve"> требующего разъяснений</w:t>
              </w:r>
            </w:ins>
          </w:p>
        </w:tc>
        <w:tc>
          <w:tcPr>
            <w:tcW w:w="3543" w:type="dxa"/>
            <w:vAlign w:val="center"/>
          </w:tcPr>
          <w:p w:rsidR="00A44DF3" w:rsidRPr="00203244" w:rsidRDefault="00A44DF3" w:rsidP="007F1642">
            <w:pPr>
              <w:ind w:firstLine="0"/>
              <w:jc w:val="center"/>
              <w:rPr>
                <w:ins w:id="9198" w:author="Rinat Gub" w:date="2022-12-06T13:44:00Z"/>
              </w:rPr>
            </w:pPr>
            <w:ins w:id="9199" w:author="Rinat Gub" w:date="2022-12-06T13:44:00Z">
              <w:r w:rsidRPr="00203244">
                <w:t>Вопросы Участника закупки</w:t>
              </w:r>
            </w:ins>
          </w:p>
        </w:tc>
        <w:tc>
          <w:tcPr>
            <w:tcW w:w="3402" w:type="dxa"/>
            <w:vAlign w:val="center"/>
          </w:tcPr>
          <w:p w:rsidR="00A44DF3" w:rsidRPr="00203244" w:rsidRDefault="00A44DF3" w:rsidP="007F1642">
            <w:pPr>
              <w:ind w:firstLine="0"/>
              <w:jc w:val="center"/>
              <w:rPr>
                <w:ins w:id="9200" w:author="Rinat Gub" w:date="2022-12-06T13:44:00Z"/>
              </w:rPr>
            </w:pPr>
            <w:ins w:id="9201" w:author="Rinat Gub" w:date="2022-12-06T13:44:00Z">
              <w:r w:rsidRPr="00203244">
                <w:t>Комментарии</w:t>
              </w:r>
            </w:ins>
          </w:p>
        </w:tc>
      </w:tr>
      <w:tr w:rsidR="00A44DF3" w:rsidRPr="00203244" w:rsidTr="00404290">
        <w:trPr>
          <w:ins w:id="9202" w:author="Rinat Gub" w:date="2022-12-06T13:44:00Z"/>
        </w:trPr>
        <w:tc>
          <w:tcPr>
            <w:tcW w:w="2552" w:type="dxa"/>
          </w:tcPr>
          <w:p w:rsidR="00A44DF3" w:rsidRPr="00203244" w:rsidRDefault="00A44DF3" w:rsidP="007F1642">
            <w:pPr>
              <w:ind w:left="284"/>
              <w:rPr>
                <w:ins w:id="9203" w:author="Rinat Gub" w:date="2022-12-06T13:44:00Z"/>
              </w:rPr>
            </w:pPr>
          </w:p>
        </w:tc>
        <w:tc>
          <w:tcPr>
            <w:tcW w:w="3543" w:type="dxa"/>
          </w:tcPr>
          <w:p w:rsidR="00A44DF3" w:rsidRPr="00203244" w:rsidRDefault="00A44DF3" w:rsidP="007F1642">
            <w:pPr>
              <w:pStyle w:val="afa"/>
              <w:spacing w:before="0"/>
              <w:ind w:left="284"/>
              <w:contextualSpacing w:val="0"/>
              <w:rPr>
                <w:ins w:id="9204" w:author="Rinat Gub" w:date="2022-12-06T13:44:00Z"/>
                <w:color w:val="000000"/>
                <w:szCs w:val="24"/>
              </w:rPr>
            </w:pPr>
          </w:p>
        </w:tc>
        <w:tc>
          <w:tcPr>
            <w:tcW w:w="3402" w:type="dxa"/>
          </w:tcPr>
          <w:p w:rsidR="00A44DF3" w:rsidRPr="00203244" w:rsidRDefault="00A44DF3" w:rsidP="007F1642">
            <w:pPr>
              <w:pStyle w:val="afa"/>
              <w:spacing w:before="0"/>
              <w:ind w:left="284"/>
              <w:contextualSpacing w:val="0"/>
              <w:rPr>
                <w:ins w:id="9205" w:author="Rinat Gub" w:date="2022-12-06T13:44:00Z"/>
                <w:color w:val="000000"/>
                <w:szCs w:val="24"/>
              </w:rPr>
            </w:pPr>
          </w:p>
        </w:tc>
      </w:tr>
      <w:tr w:rsidR="00A44DF3" w:rsidRPr="00203244" w:rsidTr="00404290">
        <w:trPr>
          <w:ins w:id="9206" w:author="Rinat Gub" w:date="2022-12-06T13:44:00Z"/>
        </w:trPr>
        <w:tc>
          <w:tcPr>
            <w:tcW w:w="2552" w:type="dxa"/>
          </w:tcPr>
          <w:p w:rsidR="00A44DF3" w:rsidRPr="00203244" w:rsidRDefault="00A44DF3" w:rsidP="007F1642">
            <w:pPr>
              <w:ind w:left="284"/>
              <w:rPr>
                <w:ins w:id="9207" w:author="Rinat Gub" w:date="2022-12-06T13:44:00Z"/>
              </w:rPr>
            </w:pPr>
          </w:p>
        </w:tc>
        <w:tc>
          <w:tcPr>
            <w:tcW w:w="3543" w:type="dxa"/>
          </w:tcPr>
          <w:p w:rsidR="00A44DF3" w:rsidRPr="00203244" w:rsidRDefault="00A44DF3" w:rsidP="007F1642">
            <w:pPr>
              <w:ind w:left="284"/>
              <w:rPr>
                <w:ins w:id="9208" w:author="Rinat Gub" w:date="2022-12-06T13:44:00Z"/>
              </w:rPr>
            </w:pPr>
          </w:p>
        </w:tc>
        <w:tc>
          <w:tcPr>
            <w:tcW w:w="3402" w:type="dxa"/>
          </w:tcPr>
          <w:p w:rsidR="00A44DF3" w:rsidRPr="00203244" w:rsidRDefault="00A44DF3" w:rsidP="007F1642">
            <w:pPr>
              <w:ind w:left="284"/>
              <w:rPr>
                <w:ins w:id="9209" w:author="Rinat Gub" w:date="2022-12-06T13:44:00Z"/>
              </w:rPr>
            </w:pPr>
          </w:p>
        </w:tc>
      </w:tr>
    </w:tbl>
    <w:p w:rsidR="00A44DF3" w:rsidRPr="00203244" w:rsidRDefault="00A44DF3" w:rsidP="00A44DF3">
      <w:pPr>
        <w:pStyle w:val="afa"/>
        <w:spacing w:after="120"/>
        <w:ind w:left="284"/>
        <w:jc w:val="both"/>
        <w:rPr>
          <w:ins w:id="9210" w:author="Rinat Gub" w:date="2022-12-06T13:44:00Z"/>
          <w:sz w:val="22"/>
        </w:rPr>
      </w:pPr>
    </w:p>
    <w:p w:rsidR="00A44DF3" w:rsidRPr="00203244" w:rsidRDefault="00A44DF3" w:rsidP="00A44DF3">
      <w:pPr>
        <w:pStyle w:val="afa"/>
        <w:spacing w:after="120"/>
        <w:ind w:left="284"/>
        <w:jc w:val="both"/>
        <w:rPr>
          <w:ins w:id="9211" w:author="Rinat Gub" w:date="2022-12-06T13:44:00Z"/>
          <w:sz w:val="22"/>
        </w:rPr>
      </w:pPr>
    </w:p>
    <w:p w:rsidR="00A44DF3" w:rsidRPr="00203244" w:rsidRDefault="00A44DF3" w:rsidP="00A44DF3">
      <w:pPr>
        <w:pStyle w:val="afa"/>
        <w:spacing w:after="120"/>
        <w:ind w:left="284"/>
        <w:jc w:val="both"/>
        <w:rPr>
          <w:ins w:id="9212" w:author="Rinat Gub" w:date="2022-12-06T13:44:00Z"/>
          <w:sz w:val="22"/>
        </w:rPr>
      </w:pPr>
    </w:p>
    <w:p w:rsidR="00A44DF3" w:rsidRPr="00203244" w:rsidRDefault="00A44DF3" w:rsidP="00A44DF3">
      <w:pPr>
        <w:pStyle w:val="afa"/>
        <w:suppressAutoHyphens/>
        <w:ind w:left="284"/>
        <w:rPr>
          <w:ins w:id="9213" w:author="Rinat Gub" w:date="2022-12-06T13:44:00Z"/>
          <w:sz w:val="22"/>
        </w:rPr>
      </w:pPr>
      <w:ins w:id="9214" w:author="Rinat Gub" w:date="2022-12-06T13:44:00Z">
        <w:r w:rsidRPr="00203244">
          <w:rPr>
            <w:sz w:val="22"/>
          </w:rPr>
          <w:t xml:space="preserve">С уважением, </w:t>
        </w:r>
      </w:ins>
    </w:p>
    <w:p w:rsidR="00A44DF3" w:rsidRPr="00203244" w:rsidRDefault="00A44DF3" w:rsidP="00A44DF3">
      <w:pPr>
        <w:pStyle w:val="afa"/>
        <w:ind w:left="284"/>
        <w:jc w:val="both"/>
        <w:rPr>
          <w:ins w:id="9215" w:author="Rinat Gub" w:date="2022-12-06T13:44:00Z"/>
          <w:i/>
          <w:sz w:val="22"/>
        </w:rPr>
      </w:pPr>
      <w:ins w:id="9216" w:author="Rinat Gub" w:date="2022-12-06T13:44:00Z">
        <w:r w:rsidRPr="00203244">
          <w:rPr>
            <w:i/>
            <w:sz w:val="22"/>
          </w:rPr>
          <w:t>&lt;</w:t>
        </w:r>
        <w:r w:rsidRPr="00203244">
          <w:t xml:space="preserve"> </w:t>
        </w:r>
        <w:r w:rsidRPr="00203244">
          <w:rPr>
            <w:i/>
            <w:sz w:val="22"/>
          </w:rPr>
          <w:t>Должность уполномоченного руководителя</w:t>
        </w:r>
      </w:ins>
    </w:p>
    <w:p w:rsidR="00A44DF3" w:rsidRPr="00203244" w:rsidRDefault="00A44DF3" w:rsidP="00A44DF3">
      <w:pPr>
        <w:pStyle w:val="afa"/>
        <w:ind w:left="284"/>
        <w:jc w:val="both"/>
        <w:rPr>
          <w:ins w:id="9217" w:author="Rinat Gub" w:date="2022-12-06T13:44:00Z"/>
          <w:i/>
          <w:sz w:val="22"/>
        </w:rPr>
      </w:pPr>
      <w:ins w:id="9218" w:author="Rinat Gub" w:date="2022-12-06T13:44:00Z">
        <w:r w:rsidRPr="00203244">
          <w:rPr>
            <w:i/>
            <w:sz w:val="22"/>
          </w:rPr>
          <w:t>Наименование ФИО руководителя ИНН организации &gt;</w:t>
        </w:r>
        <w:r w:rsidRPr="00203244">
          <w:rPr>
            <w:i/>
            <w:sz w:val="22"/>
          </w:rPr>
          <w:tab/>
          <w:t>________________</w:t>
        </w:r>
        <w:r w:rsidR="00A9777F">
          <w:rPr>
            <w:i/>
            <w:sz w:val="22"/>
          </w:rPr>
          <w:t xml:space="preserve"> </w:t>
        </w:r>
        <w:r w:rsidRPr="00203244">
          <w:rPr>
            <w:i/>
            <w:sz w:val="22"/>
          </w:rPr>
          <w:t xml:space="preserve"> ______________</w:t>
        </w:r>
      </w:ins>
    </w:p>
    <w:p w:rsidR="00A44DF3" w:rsidRPr="00203244" w:rsidRDefault="00A9777F" w:rsidP="00A44DF3">
      <w:pPr>
        <w:pStyle w:val="afa"/>
        <w:ind w:left="284"/>
        <w:rPr>
          <w:ins w:id="9219" w:author="Rinat Gub" w:date="2022-12-06T13:44:00Z"/>
          <w:i/>
          <w:sz w:val="22"/>
        </w:rPr>
      </w:pPr>
      <w:ins w:id="9220" w:author="Rinat Gub" w:date="2022-12-06T13:44:00Z">
        <w:r>
          <w:rPr>
            <w:i/>
            <w:sz w:val="22"/>
          </w:rPr>
          <w:t xml:space="preserve">                                          </w:t>
        </w:r>
        <w:r w:rsidR="00404290">
          <w:rPr>
            <w:i/>
            <w:sz w:val="22"/>
          </w:rPr>
          <w:t xml:space="preserve">                                                         </w:t>
        </w:r>
        <w:r>
          <w:rPr>
            <w:i/>
            <w:sz w:val="22"/>
          </w:rPr>
          <w:t xml:space="preserve">             </w:t>
        </w:r>
        <w:r w:rsidR="00A44DF3" w:rsidRPr="00203244">
          <w:rPr>
            <w:i/>
            <w:sz w:val="22"/>
          </w:rPr>
          <w:t xml:space="preserve"> Подпись</w:t>
        </w:r>
        <w:r>
          <w:rPr>
            <w:i/>
            <w:sz w:val="22"/>
          </w:rPr>
          <w:t xml:space="preserve">           </w:t>
        </w:r>
        <w:r w:rsidR="00A44DF3" w:rsidRPr="00203244">
          <w:rPr>
            <w:i/>
            <w:sz w:val="22"/>
          </w:rPr>
          <w:t>ФИО</w:t>
        </w:r>
        <w:r>
          <w:rPr>
            <w:i/>
            <w:sz w:val="22"/>
          </w:rPr>
          <w:t xml:space="preserve"> </w:t>
        </w:r>
        <w:r w:rsidR="00A44DF3" w:rsidRPr="00203244">
          <w:rPr>
            <w:i/>
            <w:sz w:val="22"/>
          </w:rPr>
          <w:t xml:space="preserve"> </w:t>
        </w:r>
      </w:ins>
    </w:p>
    <w:p w:rsidR="00A44DF3" w:rsidRPr="00203244" w:rsidRDefault="00A44DF3" w:rsidP="00A44DF3">
      <w:pPr>
        <w:pStyle w:val="afa"/>
        <w:tabs>
          <w:tab w:val="right" w:pos="9355"/>
        </w:tabs>
        <w:ind w:left="284"/>
        <w:rPr>
          <w:ins w:id="9221" w:author="Rinat Gub" w:date="2022-12-06T13:44:00Z"/>
          <w:sz w:val="22"/>
        </w:rPr>
      </w:pPr>
    </w:p>
    <w:p w:rsidR="00A44DF3" w:rsidRPr="00203244" w:rsidRDefault="00A44DF3" w:rsidP="00A44DF3">
      <w:pPr>
        <w:pStyle w:val="afa"/>
        <w:tabs>
          <w:tab w:val="right" w:pos="9355"/>
        </w:tabs>
        <w:ind w:left="284"/>
        <w:rPr>
          <w:ins w:id="9222" w:author="Rinat Gub" w:date="2022-12-06T13:44:00Z"/>
          <w:i/>
          <w:sz w:val="22"/>
        </w:rPr>
      </w:pPr>
      <w:ins w:id="9223" w:author="Rinat Gub" w:date="2022-12-06T13:44:00Z">
        <w:r w:rsidRPr="00203244">
          <w:rPr>
            <w:sz w:val="22"/>
          </w:rPr>
          <w:t xml:space="preserve">Исполнитель: </w:t>
        </w:r>
        <w:r w:rsidRPr="00203244">
          <w:rPr>
            <w:i/>
            <w:sz w:val="22"/>
          </w:rPr>
          <w:t>&lt;указать ФИО, телефон исполнителя&gt;</w:t>
        </w:r>
      </w:ins>
    </w:p>
    <w:p w:rsidR="00A44DF3" w:rsidRPr="00203244" w:rsidRDefault="00A44DF3" w:rsidP="00A44DF3">
      <w:pPr>
        <w:pStyle w:val="afa"/>
        <w:tabs>
          <w:tab w:val="right" w:pos="9355"/>
        </w:tabs>
        <w:ind w:left="284"/>
        <w:rPr>
          <w:ins w:id="9224" w:author="Rinat Gub" w:date="2022-12-06T13:44:00Z"/>
          <w:i/>
          <w:sz w:val="22"/>
        </w:rPr>
      </w:pPr>
    </w:p>
    <w:p w:rsidR="00A44DF3" w:rsidRPr="00203244" w:rsidRDefault="00A44DF3" w:rsidP="00A44DF3">
      <w:pPr>
        <w:ind w:left="7230"/>
        <w:rPr>
          <w:ins w:id="9225" w:author="Rinat Gub" w:date="2022-12-06T13:44:00Z"/>
        </w:rPr>
      </w:pPr>
    </w:p>
    <w:p w:rsidR="00A44DF3" w:rsidRPr="00203244" w:rsidRDefault="00A44DF3" w:rsidP="00A44DF3">
      <w:pPr>
        <w:ind w:left="7230"/>
        <w:rPr>
          <w:ins w:id="9226" w:author="Rinat Gub" w:date="2022-12-06T13:44:00Z"/>
        </w:rPr>
      </w:pPr>
    </w:p>
    <w:p w:rsidR="00A44DF3" w:rsidRPr="00203244" w:rsidRDefault="00A44DF3" w:rsidP="0040134A">
      <w:pPr>
        <w:pStyle w:val="2"/>
        <w:numPr>
          <w:ilvl w:val="0"/>
          <w:numId w:val="114"/>
        </w:numPr>
        <w:rPr>
          <w:ins w:id="9227" w:author="Rinat Gub" w:date="2022-12-06T13:44:00Z"/>
        </w:rPr>
        <w:sectPr w:rsidR="00A44DF3" w:rsidRPr="00203244" w:rsidSect="00694DD2">
          <w:footnotePr>
            <w:numFmt w:val="chicago"/>
            <w:numRestart w:val="eachPage"/>
          </w:footnotePr>
          <w:pgSz w:w="11907" w:h="16839" w:code="9"/>
          <w:pgMar w:top="510" w:right="1021" w:bottom="567" w:left="1247" w:header="737" w:footer="680" w:gutter="0"/>
          <w:cols w:space="708"/>
          <w:docGrid w:linePitch="360"/>
        </w:sectPr>
      </w:pPr>
      <w:bookmarkStart w:id="9228" w:name="_Toc414463297"/>
    </w:p>
    <w:p w:rsidR="00A44DF3" w:rsidRPr="00203244" w:rsidRDefault="00A44DF3" w:rsidP="00554563">
      <w:pPr>
        <w:pageBreakBefore/>
        <w:spacing w:after="240"/>
        <w:ind w:firstLine="0"/>
        <w:jc w:val="center"/>
        <w:outlineLvl w:val="0"/>
        <w:rPr>
          <w:ins w:id="9229" w:author="Rinat Gub" w:date="2022-12-06T13:44:00Z"/>
          <w:b/>
          <w:bCs/>
          <w:caps/>
        </w:rPr>
      </w:pPr>
      <w:ins w:id="9230" w:author="Rinat Gub" w:date="2022-12-06T13:44:00Z">
        <w:r w:rsidRPr="00203244">
          <w:rPr>
            <w:b/>
            <w:bCs/>
            <w:caps/>
          </w:rPr>
          <w:lastRenderedPageBreak/>
          <w:t>Разъяснение причин отказа в допуске Участнику процедуры закупки</w:t>
        </w:r>
        <w:bookmarkEnd w:id="9228"/>
        <w:r w:rsidRPr="00203244">
          <w:rPr>
            <w:b/>
            <w:bCs/>
            <w:caps/>
          </w:rPr>
          <w:t xml:space="preserve"> </w:t>
        </w:r>
      </w:ins>
    </w:p>
    <w:p w:rsidR="00A44DF3" w:rsidRPr="00203244" w:rsidRDefault="00A44DF3" w:rsidP="00A44DF3">
      <w:pPr>
        <w:rPr>
          <w:ins w:id="9231" w:author="Rinat Gub" w:date="2022-12-06T13:44:00Z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5819"/>
        <w:gridCol w:w="3820"/>
      </w:tblGrid>
      <w:tr w:rsidR="00A44DF3" w:rsidRPr="00940D23" w:rsidTr="00E519D8">
        <w:trPr>
          <w:trHeight w:val="2213"/>
          <w:ins w:id="9232" w:author="Rinat Gub" w:date="2022-12-06T13:44:00Z"/>
        </w:trPr>
        <w:tc>
          <w:tcPr>
            <w:tcW w:w="5819" w:type="dxa"/>
            <w:shd w:val="clear" w:color="auto" w:fill="auto"/>
          </w:tcPr>
          <w:p w:rsidR="0061191E" w:rsidRDefault="0068313B">
            <w:pPr>
              <w:suppressAutoHyphens/>
              <w:rPr>
                <w:ins w:id="9233" w:author="Rinat Gub" w:date="2022-12-06T13:44:00Z"/>
                <w:bCs/>
                <w:sz w:val="20"/>
              </w:rPr>
            </w:pPr>
            <w:ins w:id="9234" w:author="Rinat Gub" w:date="2022-12-06T13:44:00Z">
              <w:r>
                <w:rPr>
                  <w:bCs/>
                  <w:noProof/>
                  <w:sz w:val="20"/>
                </w:rPr>
                <mc:AlternateContent>
                  <mc:Choice Requires="wps">
                    <w:drawing>
                      <wp:anchor distT="0" distB="0" distL="114300" distR="114300" simplePos="0" relativeHeight="251725824" behindDoc="0" locked="0" layoutInCell="1" allowOverlap="1" wp14:anchorId="39E8B98F" wp14:editId="30236C61">
                        <wp:simplePos x="0" y="0"/>
                        <wp:positionH relativeFrom="column">
                          <wp:posOffset>146685</wp:posOffset>
                        </wp:positionH>
                        <wp:positionV relativeFrom="paragraph">
                          <wp:posOffset>746125</wp:posOffset>
                        </wp:positionV>
                        <wp:extent cx="2628900" cy="363855"/>
                        <wp:effectExtent l="0" t="0" r="0" b="0"/>
                        <wp:wrapNone/>
                        <wp:docPr id="36" name="Text Box 5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28900" cy="363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E5AC8" w:rsidRPr="000B4F20" w:rsidRDefault="000E5AC8" w:rsidP="00A44DF3">
                                    <w:pPr>
                                      <w:tabs>
                                        <w:tab w:val="left" w:pos="1980"/>
                                      </w:tabs>
                                      <w:rPr>
                                        <w:ins w:id="9235" w:author="Rinat Gub" w:date="2022-12-06T13:44:00Z"/>
                                        <w:b/>
                                        <w:bCs/>
                                      </w:rPr>
                                    </w:pPr>
                                    <w:ins w:id="9236" w:author="Rinat Gub" w:date="2022-12-06T13:44:00Z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instrText xml:space="preserve"> DATE   \* MERGEFORMAT </w:instrTex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separate"/>
                                      </w:r>
                                    </w:ins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t>06.12.2022</w:t>
                                    </w:r>
                                    <w:ins w:id="9237" w:author="Rinat Gub" w:date="2022-12-06T13:44:00Z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end"/>
                                      </w:r>
                                      <w:r w:rsidRPr="000B4F20">
                                        <w:rPr>
                                          <w:b/>
                                          <w:bCs/>
                                        </w:rPr>
                                        <w:tab/>
                                        <w:t>41-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5</w:t>
                                      </w:r>
                                      <w:r w:rsidRPr="000B4F20">
                                        <w:rPr>
                                          <w:b/>
                                          <w:bCs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ХХХ-</w: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instrText xml:space="preserve"> PAGE   \* MERGEFORMAT </w:instrTex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t>271</w:t>
                                      </w:r>
                                      <w:r w:rsidRPr="00D11D9F">
                                        <w:rPr>
                                          <w:b/>
                                          <w:bCs/>
                                        </w:rPr>
                                        <w:fldChar w:fldCharType="end"/>
                                      </w:r>
                                    </w:ins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39E8B98F" id="Text Box 50" o:spid="_x0000_s1052" type="#_x0000_t202" style="position:absolute;left:0;text-align:left;margin-left:11.55pt;margin-top:58.75pt;width:207pt;height:28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" filled="f" stroked="f">
                        <v:textbox>
                          <w:txbxContent>
                            <w:p w:rsidR="000E5AC8" w:rsidRPr="000B4F20" w:rsidRDefault="000E5AC8" w:rsidP="00A44DF3">
                              <w:pPr>
                                <w:tabs>
                                  <w:tab w:val="left" w:pos="1980"/>
                                </w:tabs>
                                <w:rPr>
                                  <w:ins w:id="9238" w:author="Rinat Gub" w:date="2022-12-06T13:44:00Z"/>
                                  <w:b/>
                                  <w:bCs/>
                                </w:rPr>
                              </w:pPr>
                              <w:ins w:id="9239" w:author="Rinat Gub" w:date="2022-12-06T13:44:00Z"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instrText xml:space="preserve"> DATE   \* MERGEFORMAT </w:instrTex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separate"/>
                                </w:r>
                              </w:ins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t>06.12.2022</w:t>
                              </w:r>
                              <w:ins w:id="9240" w:author="Rinat Gub" w:date="2022-12-06T13:44:00Z"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  <w:r w:rsidRPr="000B4F20">
                                  <w:rPr>
                                    <w:b/>
                                    <w:bCs/>
                                  </w:rPr>
                                  <w:tab/>
                                  <w:t>41-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5</w:t>
                                </w:r>
                                <w:r w:rsidRPr="000B4F20">
                                  <w:rPr>
                                    <w:b/>
                                    <w:bCs/>
                                  </w:rPr>
                                  <w:t>/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ХХХ-</w: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>271</w:t>
                                </w:r>
                                <w:r w:rsidRPr="00D11D9F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ins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="0031269E" w:rsidRPr="00203244">
                <w:rPr>
                  <w:i/>
                  <w:iCs/>
                  <w:color w:val="333399"/>
                  <w:szCs w:val="22"/>
                </w:rPr>
                <w:t xml:space="preserve">(фирменный бланк </w:t>
              </w:r>
              <w:r w:rsidR="0031269E">
                <w:rPr>
                  <w:i/>
                  <w:iCs/>
                  <w:color w:val="333399"/>
                  <w:szCs w:val="22"/>
                </w:rPr>
                <w:t>Организации</w:t>
              </w:r>
              <w:r w:rsidR="0031269E" w:rsidRPr="00203244">
                <w:rPr>
                  <w:i/>
                  <w:iCs/>
                  <w:color w:val="333399"/>
                  <w:szCs w:val="22"/>
                </w:rPr>
                <w:t>)</w:t>
              </w:r>
            </w:ins>
          </w:p>
        </w:tc>
        <w:tc>
          <w:tcPr>
            <w:tcW w:w="3820" w:type="dxa"/>
            <w:shd w:val="clear" w:color="auto" w:fill="auto"/>
          </w:tcPr>
          <w:p w:rsidR="00A44DF3" w:rsidRPr="00940D23" w:rsidRDefault="00A44DF3" w:rsidP="00A63544">
            <w:pPr>
              <w:suppressAutoHyphens/>
              <w:jc w:val="center"/>
              <w:rPr>
                <w:ins w:id="9241" w:author="Rinat Gub" w:date="2022-12-06T13:44:00Z"/>
                <w:i/>
                <w:sz w:val="20"/>
              </w:rPr>
            </w:pPr>
          </w:p>
          <w:p w:rsidR="00A44DF3" w:rsidRPr="00940D23" w:rsidRDefault="00EE7109" w:rsidP="00A63544">
            <w:pPr>
              <w:suppressAutoHyphens/>
              <w:jc w:val="right"/>
              <w:rPr>
                <w:ins w:id="9242" w:author="Rinat Gub" w:date="2022-12-06T13:44:00Z"/>
                <w:b/>
                <w:sz w:val="20"/>
              </w:rPr>
            </w:pPr>
            <w:ins w:id="9243" w:author="Rinat Gub" w:date="2022-12-06T13:44:00Z">
              <w:r w:rsidRPr="00EE7109">
                <w:rPr>
                  <w:b/>
                  <w:sz w:val="20"/>
                </w:rPr>
                <w:t>Инд. № _____</w:t>
              </w:r>
            </w:ins>
          </w:p>
          <w:p w:rsidR="00A44DF3" w:rsidRPr="00940D23" w:rsidRDefault="00A44DF3" w:rsidP="00A63544">
            <w:pPr>
              <w:suppressAutoHyphens/>
              <w:jc w:val="center"/>
              <w:rPr>
                <w:ins w:id="9244" w:author="Rinat Gub" w:date="2022-12-06T13:44:00Z"/>
                <w:i/>
                <w:sz w:val="20"/>
              </w:rPr>
            </w:pPr>
          </w:p>
          <w:p w:rsidR="00A44DF3" w:rsidRPr="00940D23" w:rsidRDefault="00EE7109" w:rsidP="00A63544">
            <w:pPr>
              <w:suppressAutoHyphens/>
              <w:jc w:val="center"/>
              <w:rPr>
                <w:ins w:id="9245" w:author="Rinat Gub" w:date="2022-12-06T13:44:00Z"/>
                <w:i/>
                <w:sz w:val="20"/>
              </w:rPr>
            </w:pPr>
            <w:ins w:id="9246" w:author="Rinat Gub" w:date="2022-12-06T13:44:00Z">
              <w:r w:rsidRPr="00EE7109">
                <w:rPr>
                  <w:i/>
                  <w:sz w:val="20"/>
                </w:rPr>
                <w:t>&lt;Должность руководителя</w:t>
              </w:r>
            </w:ins>
          </w:p>
          <w:p w:rsidR="00A44DF3" w:rsidRPr="00940D23" w:rsidRDefault="00EE7109" w:rsidP="00A63544">
            <w:pPr>
              <w:suppressAutoHyphens/>
              <w:jc w:val="center"/>
              <w:rPr>
                <w:ins w:id="9247" w:author="Rinat Gub" w:date="2022-12-06T13:44:00Z"/>
                <w:i/>
                <w:sz w:val="20"/>
              </w:rPr>
            </w:pPr>
            <w:ins w:id="9248" w:author="Rinat Gub" w:date="2022-12-06T13:44:00Z">
              <w:r w:rsidRPr="00EE7109">
                <w:rPr>
                  <w:i/>
                  <w:sz w:val="20"/>
                </w:rPr>
                <w:t>Наименование</w:t>
              </w:r>
            </w:ins>
          </w:p>
          <w:p w:rsidR="00A44DF3" w:rsidRPr="00940D23" w:rsidRDefault="00EE7109" w:rsidP="00A63544">
            <w:pPr>
              <w:suppressAutoHyphens/>
              <w:jc w:val="center"/>
              <w:rPr>
                <w:ins w:id="9249" w:author="Rinat Gub" w:date="2022-12-06T13:44:00Z"/>
                <w:i/>
                <w:sz w:val="20"/>
              </w:rPr>
            </w:pPr>
            <w:ins w:id="9250" w:author="Rinat Gub" w:date="2022-12-06T13:44:00Z">
              <w:r w:rsidRPr="00EE7109">
                <w:rPr>
                  <w:i/>
                  <w:sz w:val="20"/>
                </w:rPr>
                <w:t xml:space="preserve">ФИО руководителя </w:t>
              </w:r>
            </w:ins>
          </w:p>
          <w:p w:rsidR="00A44DF3" w:rsidRPr="00940D23" w:rsidRDefault="00EE7109" w:rsidP="00A63544">
            <w:pPr>
              <w:suppressAutoHyphens/>
              <w:jc w:val="center"/>
              <w:rPr>
                <w:ins w:id="9251" w:author="Rinat Gub" w:date="2022-12-06T13:44:00Z"/>
                <w:i/>
                <w:sz w:val="20"/>
              </w:rPr>
            </w:pPr>
            <w:ins w:id="9252" w:author="Rinat Gub" w:date="2022-12-06T13:44:00Z">
              <w:r w:rsidRPr="00EE7109">
                <w:rPr>
                  <w:i/>
                  <w:sz w:val="20"/>
                </w:rPr>
                <w:t>ИНН организации&gt;</w:t>
              </w:r>
            </w:ins>
          </w:p>
          <w:p w:rsidR="00A44DF3" w:rsidRPr="00940D23" w:rsidRDefault="00A44DF3" w:rsidP="00A63544">
            <w:pPr>
              <w:suppressAutoHyphens/>
              <w:jc w:val="center"/>
              <w:rPr>
                <w:ins w:id="9253" w:author="Rinat Gub" w:date="2022-12-06T13:44:00Z"/>
                <w:i/>
                <w:sz w:val="20"/>
              </w:rPr>
            </w:pPr>
          </w:p>
          <w:p w:rsidR="00A44DF3" w:rsidRPr="00940D23" w:rsidRDefault="00A44DF3" w:rsidP="00A63544">
            <w:pPr>
              <w:suppressAutoHyphens/>
              <w:rPr>
                <w:ins w:id="9254" w:author="Rinat Gub" w:date="2022-12-06T13:44:00Z"/>
                <w:bCs/>
                <w:sz w:val="20"/>
              </w:rPr>
            </w:pPr>
          </w:p>
          <w:p w:rsidR="00A44DF3" w:rsidRPr="00940D23" w:rsidRDefault="00A44DF3" w:rsidP="00A63544">
            <w:pPr>
              <w:suppressAutoHyphens/>
              <w:rPr>
                <w:ins w:id="9255" w:author="Rinat Gub" w:date="2022-12-06T13:44:00Z"/>
                <w:bCs/>
                <w:sz w:val="20"/>
              </w:rPr>
            </w:pPr>
          </w:p>
        </w:tc>
      </w:tr>
    </w:tbl>
    <w:p w:rsidR="00A44DF3" w:rsidRPr="007F1642" w:rsidRDefault="00A44DF3" w:rsidP="00A44DF3">
      <w:pPr>
        <w:spacing w:after="120"/>
        <w:jc w:val="center"/>
        <w:rPr>
          <w:ins w:id="9256" w:author="Rinat Gub" w:date="2022-12-06T13:44:00Z"/>
          <w:sz w:val="20"/>
          <w:szCs w:val="20"/>
        </w:rPr>
      </w:pPr>
      <w:ins w:id="9257" w:author="Rinat Gub" w:date="2022-12-06T13:44:00Z">
        <w:r w:rsidRPr="007F1642">
          <w:rPr>
            <w:sz w:val="20"/>
            <w:szCs w:val="20"/>
          </w:rPr>
          <w:t xml:space="preserve">Уважаемый </w:t>
        </w:r>
        <w:r w:rsidRPr="007F1642">
          <w:rPr>
            <w:i/>
            <w:sz w:val="20"/>
            <w:szCs w:val="20"/>
          </w:rPr>
          <w:t>(-ая) _________________</w:t>
        </w:r>
        <w:r w:rsidRPr="007F1642">
          <w:rPr>
            <w:sz w:val="20"/>
            <w:szCs w:val="20"/>
          </w:rPr>
          <w:t>!</w:t>
        </w:r>
      </w:ins>
    </w:p>
    <w:p w:rsidR="00A44DF3" w:rsidRPr="007F1642" w:rsidRDefault="00A44DF3" w:rsidP="00A44DF3">
      <w:pPr>
        <w:spacing w:after="120"/>
        <w:rPr>
          <w:ins w:id="9258" w:author="Rinat Gub" w:date="2022-12-06T13:44:00Z"/>
          <w:sz w:val="20"/>
          <w:szCs w:val="20"/>
        </w:rPr>
      </w:pPr>
      <w:ins w:id="9259" w:author="Rinat Gub" w:date="2022-12-06T13:44:00Z">
        <w:r w:rsidRPr="007F1642">
          <w:rPr>
            <w:sz w:val="20"/>
            <w:szCs w:val="20"/>
          </w:rPr>
          <w:t>В ответ на письмо от____________ № __ сообщаем Вам о том, что по результатам рассмотрения заявок [</w:t>
        </w:r>
        <w:r w:rsidRPr="007F1642">
          <w:rPr>
            <w:i/>
            <w:sz w:val="20"/>
            <w:szCs w:val="20"/>
          </w:rPr>
          <w:t>или частей заявок, указывается каких</w:t>
        </w:r>
        <w:r w:rsidRPr="007F1642">
          <w:rPr>
            <w:sz w:val="20"/>
            <w:szCs w:val="20"/>
          </w:rPr>
          <w:t>], поданных на участие в [</w:t>
        </w:r>
        <w:r w:rsidRPr="007F1642">
          <w:rPr>
            <w:i/>
            <w:sz w:val="20"/>
            <w:szCs w:val="20"/>
          </w:rPr>
          <w:t>способ закупки</w:t>
        </w:r>
        <w:r w:rsidRPr="007F1642">
          <w:rPr>
            <w:sz w:val="20"/>
            <w:szCs w:val="20"/>
          </w:rPr>
          <w:t>] на [</w:t>
        </w:r>
        <w:r w:rsidRPr="007F1642">
          <w:rPr>
            <w:i/>
            <w:sz w:val="20"/>
            <w:szCs w:val="20"/>
          </w:rPr>
          <w:t xml:space="preserve">предмет </w:t>
        </w:r>
        <w:r w:rsidR="006C00F6" w:rsidRPr="007F1642">
          <w:rPr>
            <w:i/>
            <w:sz w:val="20"/>
            <w:szCs w:val="20"/>
          </w:rPr>
          <w:t>Договора</w:t>
        </w:r>
        <w:r w:rsidRPr="007F1642">
          <w:rPr>
            <w:i/>
            <w:sz w:val="20"/>
            <w:szCs w:val="20"/>
          </w:rPr>
          <w:t xml:space="preserve"> (лота)</w:t>
        </w:r>
        <w:r w:rsidRPr="007F1642">
          <w:rPr>
            <w:sz w:val="20"/>
            <w:szCs w:val="20"/>
          </w:rPr>
          <w:t>], Участнику закупки [</w:t>
        </w:r>
        <w:r w:rsidRPr="007F1642">
          <w:rPr>
            <w:i/>
            <w:sz w:val="20"/>
            <w:szCs w:val="20"/>
          </w:rPr>
          <w:t>наименование Участника закупки</w:t>
        </w:r>
        <w:r w:rsidRPr="007F1642">
          <w:rPr>
            <w:sz w:val="20"/>
            <w:szCs w:val="20"/>
          </w:rPr>
          <w:t>] было отказано в дальнейшем участии в процедуре закупке (Протокол [</w:t>
        </w:r>
        <w:r w:rsidR="003D2FC2" w:rsidRPr="007F1642">
          <w:rPr>
            <w:i/>
            <w:sz w:val="20"/>
            <w:szCs w:val="20"/>
          </w:rPr>
          <w:t xml:space="preserve">наименование </w:t>
        </w:r>
        <w:r w:rsidRPr="007F1642">
          <w:rPr>
            <w:i/>
            <w:sz w:val="20"/>
            <w:szCs w:val="20"/>
          </w:rPr>
          <w:t>ЗО</w:t>
        </w:r>
        <w:r w:rsidRPr="007F1642">
          <w:rPr>
            <w:sz w:val="20"/>
            <w:szCs w:val="20"/>
          </w:rPr>
          <w:t>] №___ от ____) по следующим основаниям:</w:t>
        </w:r>
      </w:ins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3686"/>
        <w:gridCol w:w="2976"/>
        <w:gridCol w:w="2268"/>
      </w:tblGrid>
      <w:tr w:rsidR="00A44DF3" w:rsidRPr="007F1642" w:rsidTr="00E519D8">
        <w:trPr>
          <w:trHeight w:val="197"/>
          <w:ins w:id="9260" w:author="Rinat Gub" w:date="2022-12-06T13:44:00Z"/>
        </w:trPr>
        <w:tc>
          <w:tcPr>
            <w:tcW w:w="709" w:type="dxa"/>
            <w:shd w:val="clear" w:color="auto" w:fill="auto"/>
            <w:vAlign w:val="center"/>
          </w:tcPr>
          <w:p w:rsidR="00A44DF3" w:rsidRPr="007F1642" w:rsidRDefault="00A44DF3" w:rsidP="00DC523D">
            <w:pPr>
              <w:keepNext/>
              <w:ind w:firstLine="0"/>
              <w:jc w:val="center"/>
              <w:rPr>
                <w:ins w:id="9261" w:author="Rinat Gub" w:date="2022-12-06T13:44:00Z"/>
                <w:rFonts w:eastAsia="Calibri"/>
                <w:sz w:val="20"/>
                <w:szCs w:val="20"/>
              </w:rPr>
            </w:pPr>
            <w:ins w:id="9262" w:author="Rinat Gub" w:date="2022-12-06T13:44:00Z">
              <w:r w:rsidRPr="007F1642">
                <w:rPr>
                  <w:rFonts w:eastAsia="Calibri"/>
                  <w:sz w:val="20"/>
                  <w:szCs w:val="20"/>
                </w:rPr>
                <w:t>№ п/п</w:t>
              </w:r>
            </w:ins>
          </w:p>
        </w:tc>
        <w:tc>
          <w:tcPr>
            <w:tcW w:w="3686" w:type="dxa"/>
            <w:shd w:val="clear" w:color="auto" w:fill="auto"/>
            <w:vAlign w:val="center"/>
          </w:tcPr>
          <w:p w:rsidR="00A44DF3" w:rsidRPr="007F1642" w:rsidRDefault="00A44DF3" w:rsidP="00DC523D">
            <w:pPr>
              <w:keepNext/>
              <w:ind w:firstLine="0"/>
              <w:jc w:val="center"/>
              <w:rPr>
                <w:ins w:id="9263" w:author="Rinat Gub" w:date="2022-12-06T13:44:00Z"/>
                <w:rFonts w:eastAsia="Calibri"/>
                <w:sz w:val="20"/>
                <w:szCs w:val="20"/>
              </w:rPr>
            </w:pPr>
            <w:ins w:id="9264" w:author="Rinat Gub" w:date="2022-12-06T13:44:00Z">
              <w:r w:rsidRPr="007F1642">
                <w:rPr>
                  <w:rFonts w:eastAsia="Calibri"/>
                  <w:sz w:val="20"/>
                  <w:szCs w:val="20"/>
                </w:rPr>
                <w:t>Выявленное несоответствие</w:t>
              </w:r>
            </w:ins>
          </w:p>
        </w:tc>
        <w:tc>
          <w:tcPr>
            <w:tcW w:w="2976" w:type="dxa"/>
            <w:shd w:val="clear" w:color="auto" w:fill="auto"/>
            <w:vAlign w:val="center"/>
          </w:tcPr>
          <w:p w:rsidR="00A44DF3" w:rsidRPr="007F1642" w:rsidRDefault="00A44DF3" w:rsidP="00DC523D">
            <w:pPr>
              <w:keepNext/>
              <w:ind w:firstLine="0"/>
              <w:jc w:val="center"/>
              <w:rPr>
                <w:ins w:id="9265" w:author="Rinat Gub" w:date="2022-12-06T13:44:00Z"/>
                <w:rFonts w:eastAsia="Calibri"/>
                <w:sz w:val="20"/>
                <w:szCs w:val="20"/>
              </w:rPr>
            </w:pPr>
            <w:ins w:id="9266" w:author="Rinat Gub" w:date="2022-12-06T13:44:00Z">
              <w:r w:rsidRPr="007F1642">
                <w:rPr>
                  <w:rFonts w:eastAsia="Calibri"/>
                  <w:sz w:val="20"/>
                  <w:szCs w:val="20"/>
                </w:rPr>
                <w:t xml:space="preserve">Наименование требования, ссылка на положение </w:t>
              </w:r>
              <w:r w:rsidR="006D5617" w:rsidRPr="007F1642">
                <w:rPr>
                  <w:rFonts w:eastAsia="Calibri"/>
                  <w:sz w:val="20"/>
                  <w:szCs w:val="20"/>
                </w:rPr>
                <w:t>Документаци</w:t>
              </w:r>
              <w:r w:rsidRPr="007F1642">
                <w:rPr>
                  <w:rFonts w:eastAsia="Calibri"/>
                  <w:sz w:val="20"/>
                  <w:szCs w:val="20"/>
                </w:rPr>
                <w:t>и о закупке</w:t>
              </w:r>
            </w:ins>
          </w:p>
        </w:tc>
        <w:tc>
          <w:tcPr>
            <w:tcW w:w="2268" w:type="dxa"/>
            <w:shd w:val="clear" w:color="auto" w:fill="auto"/>
            <w:vAlign w:val="center"/>
          </w:tcPr>
          <w:p w:rsidR="00A44DF3" w:rsidRPr="007F1642" w:rsidRDefault="00A44DF3" w:rsidP="00DC523D">
            <w:pPr>
              <w:keepNext/>
              <w:ind w:firstLine="0"/>
              <w:jc w:val="center"/>
              <w:rPr>
                <w:ins w:id="9267" w:author="Rinat Gub" w:date="2022-12-06T13:44:00Z"/>
                <w:rFonts w:eastAsia="Calibri"/>
                <w:sz w:val="20"/>
                <w:szCs w:val="20"/>
              </w:rPr>
            </w:pPr>
            <w:ins w:id="9268" w:author="Rinat Gub" w:date="2022-12-06T13:44:00Z">
              <w:r w:rsidRPr="007F1642">
                <w:rPr>
                  <w:rFonts w:eastAsia="Calibri"/>
                  <w:sz w:val="20"/>
                  <w:szCs w:val="20"/>
                </w:rPr>
                <w:t>Комментарии</w:t>
              </w:r>
            </w:ins>
          </w:p>
        </w:tc>
      </w:tr>
      <w:tr w:rsidR="00A44DF3" w:rsidRPr="007F1642" w:rsidTr="00E519D8">
        <w:trPr>
          <w:ins w:id="9269" w:author="Rinat Gub" w:date="2022-12-06T13:44:00Z"/>
        </w:trPr>
        <w:tc>
          <w:tcPr>
            <w:tcW w:w="709" w:type="dxa"/>
            <w:shd w:val="clear" w:color="auto" w:fill="auto"/>
          </w:tcPr>
          <w:p w:rsidR="00A44DF3" w:rsidRPr="007F1642" w:rsidRDefault="00A44DF3" w:rsidP="0040134A">
            <w:pPr>
              <w:numPr>
                <w:ilvl w:val="6"/>
                <w:numId w:val="113"/>
              </w:numPr>
              <w:tabs>
                <w:tab w:val="clear" w:pos="1134"/>
              </w:tabs>
              <w:kinsoku/>
              <w:overflowPunct/>
              <w:autoSpaceDE/>
              <w:autoSpaceDN/>
              <w:spacing w:after="120"/>
              <w:ind w:left="0" w:firstLine="0"/>
              <w:rPr>
                <w:ins w:id="9270" w:author="Rinat Gub" w:date="2022-12-06T13:44:00Z"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1" w:author="Rinat Gub" w:date="2022-12-06T13:44:00Z"/>
                <w:sz w:val="20"/>
                <w:szCs w:val="20"/>
              </w:rPr>
            </w:pPr>
          </w:p>
        </w:tc>
        <w:tc>
          <w:tcPr>
            <w:tcW w:w="2976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2" w:author="Rinat Gub" w:date="2022-12-06T13:44:00Z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3" w:author="Rinat Gub" w:date="2022-12-06T13:44:00Z"/>
                <w:sz w:val="20"/>
                <w:szCs w:val="20"/>
              </w:rPr>
            </w:pPr>
          </w:p>
        </w:tc>
      </w:tr>
      <w:tr w:rsidR="00A44DF3" w:rsidRPr="007F1642" w:rsidTr="00E519D8">
        <w:trPr>
          <w:ins w:id="9274" w:author="Rinat Gub" w:date="2022-12-06T13:44:00Z"/>
        </w:trPr>
        <w:tc>
          <w:tcPr>
            <w:tcW w:w="709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5" w:author="Rinat Gub" w:date="2022-12-06T13:44:00Z"/>
                <w:sz w:val="20"/>
                <w:szCs w:val="20"/>
              </w:rPr>
            </w:pPr>
          </w:p>
        </w:tc>
        <w:tc>
          <w:tcPr>
            <w:tcW w:w="3686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6" w:author="Rinat Gub" w:date="2022-12-06T13:44:00Z"/>
                <w:sz w:val="20"/>
                <w:szCs w:val="20"/>
              </w:rPr>
            </w:pPr>
          </w:p>
        </w:tc>
        <w:tc>
          <w:tcPr>
            <w:tcW w:w="2976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7" w:author="Rinat Gub" w:date="2022-12-06T13:44:00Z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</w:tcPr>
          <w:p w:rsidR="00A44DF3" w:rsidRPr="007F1642" w:rsidRDefault="00A44DF3" w:rsidP="00A63544">
            <w:pPr>
              <w:spacing w:after="120"/>
              <w:rPr>
                <w:ins w:id="9278" w:author="Rinat Gub" w:date="2022-12-06T13:44:00Z"/>
                <w:sz w:val="20"/>
                <w:szCs w:val="20"/>
              </w:rPr>
            </w:pPr>
          </w:p>
        </w:tc>
      </w:tr>
    </w:tbl>
    <w:p w:rsidR="00A44DF3" w:rsidRPr="007F1642" w:rsidRDefault="00A44DF3" w:rsidP="00A44DF3">
      <w:pPr>
        <w:spacing w:after="120"/>
        <w:rPr>
          <w:ins w:id="9279" w:author="Rinat Gub" w:date="2022-12-06T13:44:00Z"/>
          <w:sz w:val="20"/>
          <w:szCs w:val="20"/>
        </w:rPr>
      </w:pPr>
    </w:p>
    <w:p w:rsidR="00A44DF3" w:rsidRPr="007F1642" w:rsidRDefault="00A44DF3" w:rsidP="00A44DF3">
      <w:pPr>
        <w:spacing w:after="120"/>
        <w:rPr>
          <w:ins w:id="9280" w:author="Rinat Gub" w:date="2022-12-06T13:44:00Z"/>
          <w:sz w:val="20"/>
          <w:szCs w:val="20"/>
        </w:rPr>
      </w:pPr>
      <w:ins w:id="9281" w:author="Rinat Gub" w:date="2022-12-06T13:44:00Z">
        <w:r w:rsidRPr="007F1642">
          <w:rPr>
            <w:sz w:val="20"/>
            <w:szCs w:val="20"/>
          </w:rPr>
          <w:t>Мы благодарим Вас за участие в данной процедуре закупк</w:t>
        </w:r>
        <w:r w:rsidR="0003606B" w:rsidRPr="007F1642">
          <w:rPr>
            <w:sz w:val="20"/>
            <w:szCs w:val="20"/>
          </w:rPr>
          <w:t>и</w:t>
        </w:r>
        <w:r w:rsidRPr="007F1642">
          <w:rPr>
            <w:sz w:val="20"/>
            <w:szCs w:val="20"/>
          </w:rPr>
          <w:t xml:space="preserve"> и</w:t>
        </w:r>
        <w:r w:rsidR="00A9777F">
          <w:rPr>
            <w:sz w:val="20"/>
            <w:szCs w:val="20"/>
          </w:rPr>
          <w:t xml:space="preserve"> </w:t>
        </w:r>
        <w:r w:rsidRPr="007F1642">
          <w:rPr>
            <w:sz w:val="20"/>
            <w:szCs w:val="20"/>
          </w:rPr>
          <w:t xml:space="preserve">надеемся на дальнейшее взаимовыгодное сотрудничество. Для принятия решения об участии в предстоящих конкретных закупках Вы можете ознакомиться с планами закупки продукции для нужд Компании, размещаемыми как на сайте </w:t>
        </w:r>
        <w:r w:rsidR="00E519D8">
          <w:rPr>
            <w:sz w:val="20"/>
            <w:szCs w:val="20"/>
          </w:rPr>
          <w:br/>
        </w:r>
        <w:r w:rsidR="004859FF">
          <w:rPr>
            <w:sz w:val="20"/>
            <w:szCs w:val="20"/>
          </w:rPr>
          <w:t>ПАО</w:t>
        </w:r>
        <w:r w:rsidRPr="007F1642">
          <w:rPr>
            <w:sz w:val="20"/>
            <w:szCs w:val="20"/>
          </w:rPr>
          <w:t xml:space="preserve"> «НК «Роснефть» (для </w:t>
        </w:r>
        <w:r w:rsidR="004859FF">
          <w:rPr>
            <w:sz w:val="20"/>
            <w:szCs w:val="20"/>
          </w:rPr>
          <w:t>ПАО</w:t>
        </w:r>
        <w:r w:rsidRPr="007F1642">
          <w:rPr>
            <w:sz w:val="20"/>
            <w:szCs w:val="20"/>
          </w:rPr>
          <w:t xml:space="preserve"> «НК «Роснефть» и всех Обществ Группы), так и в единой информационной системе в сети Интернет по адресу: </w:t>
        </w:r>
        <w:r w:rsidRPr="007F1642">
          <w:rPr>
            <w:rStyle w:val="ac"/>
            <w:sz w:val="20"/>
            <w:szCs w:val="20"/>
          </w:rPr>
          <w:t>http://www.zakupki.gov.ru</w:t>
        </w:r>
        <w:r w:rsidRPr="007F1642">
          <w:rPr>
            <w:sz w:val="20"/>
            <w:szCs w:val="20"/>
          </w:rPr>
          <w:t xml:space="preserve"> (для </w:t>
        </w:r>
        <w:r w:rsidR="004859FF">
          <w:rPr>
            <w:sz w:val="20"/>
            <w:szCs w:val="20"/>
          </w:rPr>
          <w:t>ПАО</w:t>
        </w:r>
        <w:r w:rsidRPr="007F1642">
          <w:rPr>
            <w:sz w:val="20"/>
            <w:szCs w:val="20"/>
          </w:rPr>
          <w:t xml:space="preserve"> «НК «Роснефть» и Обществ Группы, попадающих под действие Федерального закона от 18.07.2011 № 223-ФЗ «О закупках товаров, работ, услуг отдельными видами юридических лиц»).</w:t>
        </w:r>
      </w:ins>
    </w:p>
    <w:p w:rsidR="00A44DF3" w:rsidRPr="007F1642" w:rsidRDefault="00A44DF3" w:rsidP="00A44DF3">
      <w:pPr>
        <w:rPr>
          <w:ins w:id="9282" w:author="Rinat Gub" w:date="2022-12-06T13:44:00Z"/>
          <w:b/>
          <w:sz w:val="20"/>
          <w:szCs w:val="20"/>
        </w:rPr>
      </w:pPr>
    </w:p>
    <w:p w:rsidR="00A44DF3" w:rsidRPr="007F1642" w:rsidRDefault="00A44DF3" w:rsidP="00A44DF3">
      <w:pPr>
        <w:rPr>
          <w:ins w:id="9283" w:author="Rinat Gub" w:date="2022-12-06T13:44:00Z"/>
          <w:b/>
          <w:sz w:val="20"/>
          <w:szCs w:val="20"/>
        </w:rPr>
      </w:pPr>
      <w:ins w:id="9284" w:author="Rinat Gub" w:date="2022-12-06T13:44:00Z">
        <w:r w:rsidRPr="007F1642">
          <w:rPr>
            <w:sz w:val="20"/>
            <w:szCs w:val="20"/>
          </w:rPr>
          <w:t>Приложения:</w:t>
        </w:r>
        <w:r w:rsidRPr="007F1642">
          <w:rPr>
            <w:b/>
            <w:sz w:val="20"/>
            <w:szCs w:val="20"/>
          </w:rPr>
          <w:t xml:space="preserve"> </w:t>
        </w:r>
        <w:r w:rsidRPr="007F1642">
          <w:rPr>
            <w:i/>
            <w:sz w:val="20"/>
            <w:szCs w:val="20"/>
          </w:rPr>
          <w:t>[приложения в случае их наличия]</w:t>
        </w:r>
      </w:ins>
    </w:p>
    <w:p w:rsidR="00A44DF3" w:rsidRPr="00203244" w:rsidRDefault="00A44DF3" w:rsidP="00A44DF3">
      <w:pPr>
        <w:rPr>
          <w:ins w:id="9285" w:author="Rinat Gub" w:date="2022-12-06T13:44:00Z"/>
          <w:i/>
          <w:szCs w:val="24"/>
        </w:rPr>
      </w:pPr>
    </w:p>
    <w:p w:rsidR="00A44DF3" w:rsidRPr="007F1642" w:rsidRDefault="00A44DF3" w:rsidP="00A44DF3">
      <w:pPr>
        <w:pStyle w:val="afa"/>
        <w:suppressAutoHyphens/>
        <w:ind w:left="0"/>
        <w:rPr>
          <w:ins w:id="9286" w:author="Rinat Gub" w:date="2022-12-06T13:44:00Z"/>
        </w:rPr>
      </w:pPr>
    </w:p>
    <w:p w:rsidR="00A44DF3" w:rsidRPr="007F1642" w:rsidRDefault="00A44DF3" w:rsidP="00A44DF3">
      <w:pPr>
        <w:pStyle w:val="afa"/>
        <w:suppressAutoHyphens/>
        <w:ind w:left="0"/>
        <w:rPr>
          <w:ins w:id="9287" w:author="Rinat Gub" w:date="2022-12-06T13:44:00Z"/>
        </w:rPr>
      </w:pPr>
    </w:p>
    <w:p w:rsidR="00A44DF3" w:rsidRPr="007F1642" w:rsidRDefault="00A44DF3" w:rsidP="00A44DF3">
      <w:pPr>
        <w:pStyle w:val="afa"/>
        <w:suppressAutoHyphens/>
        <w:ind w:left="0"/>
        <w:rPr>
          <w:ins w:id="9288" w:author="Rinat Gub" w:date="2022-12-06T13:44:00Z"/>
        </w:rPr>
      </w:pPr>
      <w:ins w:id="9289" w:author="Rinat Gub" w:date="2022-12-06T13:44:00Z">
        <w:r w:rsidRPr="007F1642">
          <w:t xml:space="preserve">С уважением, </w:t>
        </w:r>
      </w:ins>
    </w:p>
    <w:p w:rsidR="00A44DF3" w:rsidRPr="007F1642" w:rsidRDefault="00A44DF3" w:rsidP="007C6D0D">
      <w:pPr>
        <w:ind w:firstLine="0"/>
        <w:rPr>
          <w:ins w:id="9290" w:author="Rinat Gub" w:date="2022-12-06T13:44:00Z"/>
          <w:i/>
          <w:sz w:val="20"/>
        </w:rPr>
      </w:pPr>
      <w:ins w:id="9291" w:author="Rinat Gub" w:date="2022-12-06T13:44:00Z">
        <w:r w:rsidRPr="007F1642">
          <w:rPr>
            <w:i/>
            <w:sz w:val="20"/>
          </w:rPr>
          <w:t>&lt;Должность уполномоченного руководителя &gt;</w:t>
        </w:r>
        <w:r w:rsidR="00A9777F">
          <w:rPr>
            <w:i/>
            <w:sz w:val="20"/>
          </w:rPr>
          <w:t xml:space="preserve">   </w:t>
        </w:r>
        <w:r w:rsidR="007C6D0D" w:rsidRPr="007F1642">
          <w:rPr>
            <w:i/>
            <w:sz w:val="20"/>
          </w:rPr>
          <w:t xml:space="preserve"> </w:t>
        </w:r>
        <w:r w:rsidR="007C6D0D" w:rsidRPr="007F1642">
          <w:rPr>
            <w:i/>
            <w:sz w:val="20"/>
          </w:rPr>
          <w:tab/>
        </w:r>
        <w:r w:rsidR="007C6D0D" w:rsidRPr="007F1642">
          <w:rPr>
            <w:i/>
            <w:sz w:val="20"/>
          </w:rPr>
          <w:tab/>
        </w:r>
        <w:r w:rsidRPr="007F1642">
          <w:rPr>
            <w:i/>
            <w:sz w:val="20"/>
          </w:rPr>
          <w:t>________________</w:t>
        </w:r>
        <w:r w:rsidR="00A9777F">
          <w:rPr>
            <w:i/>
            <w:sz w:val="20"/>
          </w:rPr>
          <w:t xml:space="preserve">   </w:t>
        </w:r>
        <w:r w:rsidRPr="007F1642">
          <w:rPr>
            <w:i/>
            <w:sz w:val="20"/>
          </w:rPr>
          <w:t>___________________</w:t>
        </w:r>
        <w:r w:rsidR="00A9777F">
          <w:rPr>
            <w:i/>
            <w:sz w:val="20"/>
          </w:rPr>
          <w:t xml:space="preserve">  </w:t>
        </w:r>
        <w:r w:rsidRPr="007F1642">
          <w:rPr>
            <w:i/>
            <w:sz w:val="20"/>
          </w:rPr>
          <w:t xml:space="preserve"> </w:t>
        </w:r>
      </w:ins>
    </w:p>
    <w:p w:rsidR="00A44DF3" w:rsidRPr="007F1642" w:rsidRDefault="00A9777F" w:rsidP="00A44DF3">
      <w:pPr>
        <w:pStyle w:val="afa"/>
        <w:ind w:left="0"/>
        <w:rPr>
          <w:ins w:id="9292" w:author="Rinat Gub" w:date="2022-12-06T13:44:00Z"/>
          <w:i/>
        </w:rPr>
      </w:pPr>
      <w:ins w:id="9293" w:author="Rinat Gub" w:date="2022-12-06T13:44:00Z">
        <w:r>
          <w:rPr>
            <w:i/>
          </w:rPr>
          <w:t xml:space="preserve">                                                              </w:t>
        </w:r>
        <w:r w:rsidR="00A44DF3" w:rsidRPr="007F1642">
          <w:rPr>
            <w:i/>
          </w:rPr>
          <w:t>Подпись</w:t>
        </w:r>
        <w:r>
          <w:rPr>
            <w:i/>
          </w:rPr>
          <w:t xml:space="preserve">            </w:t>
        </w:r>
        <w:r w:rsidR="00A44DF3" w:rsidRPr="007F1642">
          <w:rPr>
            <w:i/>
          </w:rPr>
          <w:t xml:space="preserve"> ФИО</w:t>
        </w:r>
        <w:r>
          <w:rPr>
            <w:i/>
          </w:rPr>
          <w:t xml:space="preserve"> </w:t>
        </w:r>
        <w:r w:rsidR="00A44DF3" w:rsidRPr="007F1642">
          <w:rPr>
            <w:i/>
          </w:rPr>
          <w:t xml:space="preserve"> </w:t>
        </w:r>
      </w:ins>
    </w:p>
    <w:p w:rsidR="00A44DF3" w:rsidRPr="007F1642" w:rsidRDefault="00A44DF3" w:rsidP="00A44DF3">
      <w:pPr>
        <w:pStyle w:val="afa"/>
        <w:tabs>
          <w:tab w:val="right" w:pos="9355"/>
        </w:tabs>
        <w:ind w:left="0"/>
        <w:rPr>
          <w:ins w:id="9294" w:author="Rinat Gub" w:date="2022-12-06T13:44:00Z"/>
        </w:rPr>
      </w:pPr>
    </w:p>
    <w:p w:rsidR="00A44DF3" w:rsidRPr="007F1642" w:rsidRDefault="00A44DF3" w:rsidP="00A44DF3">
      <w:pPr>
        <w:pStyle w:val="afa"/>
        <w:tabs>
          <w:tab w:val="right" w:pos="9355"/>
        </w:tabs>
        <w:ind w:left="0"/>
        <w:rPr>
          <w:ins w:id="9295" w:author="Rinat Gub" w:date="2022-12-06T13:44:00Z"/>
          <w:sz w:val="18"/>
        </w:rPr>
      </w:pPr>
      <w:ins w:id="9296" w:author="Rinat Gub" w:date="2022-12-06T13:44:00Z">
        <w:r w:rsidRPr="007F1642">
          <w:t xml:space="preserve">Исполнитель: </w:t>
        </w:r>
        <w:r w:rsidRPr="007F1642">
          <w:rPr>
            <w:i/>
          </w:rPr>
          <w:t>&lt;указать ФИО, телефон исполнителя&gt;</w:t>
        </w:r>
      </w:ins>
    </w:p>
    <w:p w:rsidR="001F10CE" w:rsidRPr="007F1642" w:rsidRDefault="001F10C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9297" w:author="Rinat Gub" w:date="2022-12-06T13:44:00Z"/>
          <w:sz w:val="20"/>
        </w:rPr>
      </w:pPr>
      <w:ins w:id="9298" w:author="Rinat Gub" w:date="2022-12-06T13:44:00Z">
        <w:r w:rsidRPr="007F1642">
          <w:rPr>
            <w:sz w:val="20"/>
          </w:rPr>
          <w:br w:type="page"/>
        </w:r>
      </w:ins>
    </w:p>
    <w:p w:rsidR="001F10CE" w:rsidRPr="001F10CE" w:rsidRDefault="001F10CE" w:rsidP="00554563">
      <w:pPr>
        <w:pageBreakBefore/>
        <w:spacing w:after="240"/>
        <w:ind w:firstLine="0"/>
        <w:jc w:val="center"/>
        <w:outlineLvl w:val="0"/>
        <w:rPr>
          <w:ins w:id="9299" w:author="Rinat Gub" w:date="2022-12-06T13:44:00Z"/>
          <w:b/>
          <w:bCs/>
          <w:caps/>
        </w:rPr>
      </w:pPr>
      <w:ins w:id="9300" w:author="Rinat Gub" w:date="2022-12-06T13:44:00Z">
        <w:r w:rsidRPr="001F10CE">
          <w:rPr>
            <w:b/>
            <w:bCs/>
            <w:caps/>
          </w:rPr>
          <w:lastRenderedPageBreak/>
          <w:t>Т</w:t>
        </w:r>
        <w:r w:rsidR="000673DB">
          <w:rPr>
            <w:b/>
            <w:bCs/>
            <w:caps/>
          </w:rPr>
          <w:t>иповая форма жалобы</w:t>
        </w:r>
      </w:ins>
    </w:p>
    <w:p w:rsidR="001F10CE" w:rsidRPr="00D04B2E" w:rsidRDefault="001F10CE" w:rsidP="00554563">
      <w:pPr>
        <w:ind w:left="5812" w:firstLine="4"/>
        <w:jc w:val="left"/>
        <w:rPr>
          <w:ins w:id="9301" w:author="Rinat Gub" w:date="2022-12-06T13:44:00Z"/>
        </w:rPr>
      </w:pPr>
      <w:ins w:id="9302" w:author="Rinat Gub" w:date="2022-12-06T13:44:00Z">
        <w:r w:rsidRPr="00D04B2E">
          <w:t>Председателю</w:t>
        </w:r>
      </w:ins>
    </w:p>
    <w:p w:rsidR="001F10CE" w:rsidRPr="00D04B2E" w:rsidRDefault="001F10CE" w:rsidP="00554563">
      <w:pPr>
        <w:ind w:left="5812" w:firstLine="4"/>
        <w:jc w:val="left"/>
        <w:rPr>
          <w:ins w:id="9303" w:author="Rinat Gub" w:date="2022-12-06T13:44:00Z"/>
        </w:rPr>
      </w:pPr>
      <w:ins w:id="9304" w:author="Rinat Gub" w:date="2022-12-06T13:44:00Z">
        <w:r>
          <w:t xml:space="preserve">Конфликтной </w:t>
        </w:r>
        <w:r w:rsidRPr="00D04B2E">
          <w:t>комиссии</w:t>
        </w:r>
      </w:ins>
    </w:p>
    <w:p w:rsidR="001F10CE" w:rsidRPr="00D04B2E" w:rsidRDefault="00825275" w:rsidP="009037C3">
      <w:pPr>
        <w:tabs>
          <w:tab w:val="clear" w:pos="1134"/>
        </w:tabs>
        <w:ind w:left="5812" w:firstLine="0"/>
        <w:jc w:val="left"/>
        <w:rPr>
          <w:ins w:id="9305" w:author="Rinat Gub" w:date="2022-12-06T13:44:00Z"/>
        </w:rPr>
      </w:pPr>
      <w:ins w:id="9306" w:author="Rinat Gub" w:date="2022-12-06T13:44:00Z">
        <w:r w:rsidRPr="00825275">
          <w:rPr>
            <w:color w:val="FF0000"/>
          </w:rPr>
          <w:t>*</w:t>
        </w:r>
        <w:r w:rsidR="009037C3" w:rsidRPr="00554563">
          <w:rPr>
            <w:rFonts w:eastAsia="Calibri"/>
            <w:sz w:val="20"/>
            <w:szCs w:val="20"/>
          </w:rPr>
          <w:t>&lt;указать наименование Организатора закупки&gt;</w:t>
        </w:r>
        <w:r w:rsidR="009037C3">
          <w:rPr>
            <w:rStyle w:val="afc"/>
            <w:rFonts w:eastAsia="Calibri"/>
            <w:szCs w:val="20"/>
          </w:rPr>
          <w:footnoteReference w:id="19"/>
        </w:r>
      </w:ins>
    </w:p>
    <w:p w:rsidR="001F10CE" w:rsidRPr="00D04B2E" w:rsidRDefault="001F10CE" w:rsidP="00554563">
      <w:pPr>
        <w:ind w:left="5812" w:firstLine="4"/>
        <w:jc w:val="left"/>
        <w:rPr>
          <w:ins w:id="9309" w:author="Rinat Gub" w:date="2022-12-06T13:44:00Z"/>
        </w:rPr>
      </w:pPr>
      <w:ins w:id="9310" w:author="Rinat Gub" w:date="2022-12-06T13:44:00Z">
        <w:r w:rsidRPr="00D04B2E">
          <w:t xml:space="preserve">от Генерального директора </w:t>
        </w:r>
      </w:ins>
    </w:p>
    <w:p w:rsidR="009037C3" w:rsidRPr="00D04B2E" w:rsidRDefault="00825275" w:rsidP="009037C3">
      <w:pPr>
        <w:tabs>
          <w:tab w:val="clear" w:pos="1134"/>
        </w:tabs>
        <w:ind w:left="5812" w:firstLine="0"/>
        <w:jc w:val="left"/>
        <w:rPr>
          <w:ins w:id="9311" w:author="Rinat Gub" w:date="2022-12-06T13:44:00Z"/>
        </w:rPr>
      </w:pPr>
      <w:ins w:id="9312" w:author="Rinat Gub" w:date="2022-12-06T13:44:00Z">
        <w:r w:rsidRPr="00825275">
          <w:rPr>
            <w:color w:val="FF0000"/>
          </w:rPr>
          <w:t>*</w:t>
        </w:r>
        <w:r w:rsidR="009037C3" w:rsidRPr="00554563">
          <w:rPr>
            <w:rFonts w:eastAsia="Calibri"/>
            <w:sz w:val="20"/>
            <w:szCs w:val="20"/>
          </w:rPr>
          <w:t xml:space="preserve">&lt;указать наименование </w:t>
        </w:r>
        <w:r w:rsidR="009037C3">
          <w:rPr>
            <w:rFonts w:eastAsia="Calibri"/>
            <w:sz w:val="20"/>
            <w:szCs w:val="20"/>
          </w:rPr>
          <w:t>Заявителя</w:t>
        </w:r>
        <w:r w:rsidR="009037C3" w:rsidRPr="00554563">
          <w:rPr>
            <w:rFonts w:eastAsia="Calibri"/>
            <w:sz w:val="20"/>
            <w:szCs w:val="20"/>
          </w:rPr>
          <w:t>&gt;</w:t>
        </w:r>
      </w:ins>
    </w:p>
    <w:p w:rsidR="009037C3" w:rsidRPr="00D04B2E" w:rsidRDefault="001F10CE" w:rsidP="009037C3">
      <w:pPr>
        <w:ind w:left="5812" w:firstLine="4"/>
        <w:jc w:val="left"/>
        <w:rPr>
          <w:ins w:id="9313" w:author="Rinat Gub" w:date="2022-12-06T13:44:00Z"/>
        </w:rPr>
      </w:pPr>
      <w:ins w:id="9314" w:author="Rinat Gub" w:date="2022-12-06T13:44:00Z">
        <w:r w:rsidRPr="00D04B2E">
          <w:t xml:space="preserve">г-на/г-жи </w:t>
        </w:r>
        <w:r w:rsidR="00825275" w:rsidRPr="00825275">
          <w:rPr>
            <w:color w:val="FF0000"/>
          </w:rPr>
          <w:t>*</w:t>
        </w:r>
        <w:r w:rsidR="009037C3" w:rsidRPr="00554563">
          <w:rPr>
            <w:rFonts w:eastAsia="Calibri"/>
            <w:sz w:val="20"/>
            <w:szCs w:val="20"/>
          </w:rPr>
          <w:t>&lt;</w:t>
        </w:r>
        <w:r w:rsidR="009037C3">
          <w:rPr>
            <w:rFonts w:eastAsia="Calibri"/>
            <w:sz w:val="20"/>
            <w:szCs w:val="20"/>
          </w:rPr>
          <w:t>ФИО</w:t>
        </w:r>
        <w:r w:rsidR="009037C3" w:rsidRPr="00554563">
          <w:rPr>
            <w:rFonts w:eastAsia="Calibri"/>
            <w:sz w:val="20"/>
            <w:szCs w:val="20"/>
          </w:rPr>
          <w:t>&gt;</w:t>
        </w:r>
      </w:ins>
    </w:p>
    <w:p w:rsidR="001F10CE" w:rsidRPr="00D04B2E" w:rsidRDefault="001F10CE" w:rsidP="009037C3">
      <w:pPr>
        <w:ind w:left="5812" w:firstLine="4"/>
        <w:jc w:val="left"/>
        <w:rPr>
          <w:ins w:id="9315" w:author="Rinat Gub" w:date="2022-12-06T13:44:00Z"/>
        </w:rPr>
      </w:pPr>
    </w:p>
    <w:p w:rsidR="001F10CE" w:rsidRPr="00D04B2E" w:rsidRDefault="001F10CE" w:rsidP="001F10CE">
      <w:pPr>
        <w:spacing w:after="120"/>
        <w:jc w:val="center"/>
        <w:rPr>
          <w:ins w:id="9316" w:author="Rinat Gub" w:date="2022-12-06T13:44:00Z"/>
          <w:b/>
        </w:rPr>
      </w:pPr>
      <w:ins w:id="9317" w:author="Rinat Gub" w:date="2022-12-06T13:44:00Z">
        <w:r w:rsidRPr="00D04B2E">
          <w:rPr>
            <w:b/>
          </w:rPr>
          <w:t>ЖАЛОБА</w:t>
        </w:r>
      </w:ins>
    </w:p>
    <w:tbl>
      <w:tblPr>
        <w:tblW w:w="489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7"/>
        <w:gridCol w:w="4711"/>
      </w:tblGrid>
      <w:tr w:rsidR="009037C3" w:rsidRPr="00D04B2E" w:rsidTr="00E519D8">
        <w:trPr>
          <w:ins w:id="9318" w:author="Rinat Gub" w:date="2022-12-06T13:44:00Z"/>
        </w:trPr>
        <w:tc>
          <w:tcPr>
            <w:tcW w:w="2499" w:type="pct"/>
            <w:vAlign w:val="center"/>
          </w:tcPr>
          <w:p w:rsidR="009037C3" w:rsidRDefault="009037C3" w:rsidP="009037C3">
            <w:pPr>
              <w:tabs>
                <w:tab w:val="clear" w:pos="1134"/>
              </w:tabs>
              <w:ind w:firstLine="0"/>
              <w:jc w:val="left"/>
              <w:rPr>
                <w:ins w:id="9319" w:author="Rinat Gub" w:date="2022-12-06T13:44:00Z"/>
                <w:b/>
              </w:rPr>
            </w:pPr>
            <w:ins w:id="9320" w:author="Rinat Gub" w:date="2022-12-06T13:44:00Z">
              <w:r w:rsidRPr="00D04B2E">
                <w:t xml:space="preserve">Полное наименование </w:t>
              </w:r>
              <w:r>
                <w:t>Заявителя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21" w:author="Rinat Gub" w:date="2022-12-06T13:44:00Z"/>
                <w:b/>
                <w:lang w:val="en-US"/>
              </w:rPr>
            </w:pPr>
            <w:ins w:id="9322" w:author="Rinat Gub" w:date="2022-12-06T13:44:00Z">
              <w:r w:rsidRPr="00825275">
                <w:rPr>
                  <w:color w:val="FF0000"/>
                </w:rPr>
                <w:t>*</w:t>
              </w:r>
              <w:r w:rsidR="009037C3">
                <w:rPr>
                  <w:lang w:val="en-US"/>
                </w:rPr>
                <w:t>&lt;</w:t>
              </w:r>
              <w:r w:rsidR="009037C3" w:rsidRPr="009037C3">
                <w:rPr>
                  <w:i/>
                </w:rPr>
                <w:t>указать наименование Заявителя</w:t>
              </w:r>
              <w:r w:rsidR="009037C3">
                <w:rPr>
                  <w:lang w:val="en-US"/>
                </w:rPr>
                <w:t>&gt;</w:t>
              </w:r>
            </w:ins>
          </w:p>
        </w:tc>
      </w:tr>
      <w:tr w:rsidR="009037C3" w:rsidRPr="00D04B2E" w:rsidTr="00E519D8">
        <w:trPr>
          <w:ins w:id="9323" w:author="Rinat Gub" w:date="2022-12-06T13:44:00Z"/>
        </w:trPr>
        <w:tc>
          <w:tcPr>
            <w:tcW w:w="2499" w:type="pct"/>
            <w:vAlign w:val="center"/>
          </w:tcPr>
          <w:p w:rsidR="009037C3" w:rsidRDefault="009037C3">
            <w:pPr>
              <w:tabs>
                <w:tab w:val="clear" w:pos="1134"/>
              </w:tabs>
              <w:ind w:firstLine="0"/>
              <w:jc w:val="left"/>
              <w:rPr>
                <w:ins w:id="9324" w:author="Rinat Gub" w:date="2022-12-06T13:44:00Z"/>
                <w:b/>
              </w:rPr>
            </w:pPr>
            <w:ins w:id="9325" w:author="Rinat Gub" w:date="2022-12-06T13:44:00Z">
              <w:r w:rsidRPr="00D04B2E">
                <w:t>Адрес места нахождения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26" w:author="Rinat Gub" w:date="2022-12-06T13:44:00Z"/>
                <w:b/>
              </w:rPr>
            </w:pPr>
            <w:ins w:id="9327" w:author="Rinat Gub" w:date="2022-12-06T13:44:00Z">
              <w:r w:rsidRPr="00825275">
                <w:rPr>
                  <w:color w:val="FF0000"/>
                </w:rPr>
                <w:t>*</w:t>
              </w:r>
              <w:r w:rsidR="009037C3" w:rsidRPr="009037C3">
                <w:t>&lt;</w:t>
              </w:r>
              <w:r w:rsidR="009037C3" w:rsidRPr="009037C3">
                <w:rPr>
                  <w:i/>
                </w:rPr>
                <w:t>указать адрес места нахождения Заявителя</w:t>
              </w:r>
              <w:r w:rsidR="009037C3" w:rsidRPr="009037C3">
                <w:t>&gt;</w:t>
              </w:r>
            </w:ins>
          </w:p>
        </w:tc>
      </w:tr>
      <w:tr w:rsidR="009037C3" w:rsidRPr="00D04B2E" w:rsidTr="00E519D8">
        <w:trPr>
          <w:ins w:id="9328" w:author="Rinat Gub" w:date="2022-12-06T13:44:00Z"/>
        </w:trPr>
        <w:tc>
          <w:tcPr>
            <w:tcW w:w="2499" w:type="pct"/>
            <w:vAlign w:val="center"/>
          </w:tcPr>
          <w:p w:rsidR="009037C3" w:rsidRDefault="009037C3">
            <w:pPr>
              <w:tabs>
                <w:tab w:val="clear" w:pos="1134"/>
              </w:tabs>
              <w:ind w:firstLine="0"/>
              <w:jc w:val="left"/>
              <w:rPr>
                <w:ins w:id="9329" w:author="Rinat Gub" w:date="2022-12-06T13:44:00Z"/>
                <w:b/>
              </w:rPr>
            </w:pPr>
            <w:ins w:id="9330" w:author="Rinat Gub" w:date="2022-12-06T13:44:00Z">
              <w:r w:rsidRPr="00D04B2E">
                <w:t>ИНН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31" w:author="Rinat Gub" w:date="2022-12-06T13:44:00Z"/>
                <w:b/>
                <w:lang w:val="en-US"/>
              </w:rPr>
            </w:pPr>
            <w:ins w:id="9332" w:author="Rinat Gub" w:date="2022-12-06T13:44:00Z">
              <w:r w:rsidRPr="00825275">
                <w:rPr>
                  <w:color w:val="FF0000"/>
                </w:rPr>
                <w:t>*</w:t>
              </w:r>
              <w:r w:rsidR="009037C3">
                <w:rPr>
                  <w:lang w:val="en-US"/>
                </w:rPr>
                <w:t>&lt;</w:t>
              </w:r>
              <w:r w:rsidR="009037C3" w:rsidRPr="009037C3">
                <w:rPr>
                  <w:i/>
                </w:rPr>
                <w:t>указать ИНН</w:t>
              </w:r>
              <w:r w:rsidR="009037C3">
                <w:rPr>
                  <w:lang w:val="en-US"/>
                </w:rPr>
                <w:t>&gt;</w:t>
              </w:r>
            </w:ins>
          </w:p>
        </w:tc>
      </w:tr>
      <w:tr w:rsidR="009037C3" w:rsidRPr="00D04B2E" w:rsidTr="00E519D8">
        <w:trPr>
          <w:ins w:id="9333" w:author="Rinat Gub" w:date="2022-12-06T13:44:00Z"/>
        </w:trPr>
        <w:tc>
          <w:tcPr>
            <w:tcW w:w="2499" w:type="pct"/>
            <w:vAlign w:val="center"/>
          </w:tcPr>
          <w:p w:rsidR="009037C3" w:rsidRDefault="009037C3" w:rsidP="009037C3">
            <w:pPr>
              <w:tabs>
                <w:tab w:val="clear" w:pos="1134"/>
              </w:tabs>
              <w:ind w:firstLine="0"/>
              <w:jc w:val="left"/>
              <w:rPr>
                <w:ins w:id="9334" w:author="Rinat Gub" w:date="2022-12-06T13:44:00Z"/>
              </w:rPr>
            </w:pPr>
            <w:ins w:id="9335" w:author="Rinat Gub" w:date="2022-12-06T13:44:00Z">
              <w:r w:rsidRPr="00D04B2E">
                <w:t xml:space="preserve">Почтовый адрес 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36" w:author="Rinat Gub" w:date="2022-12-06T13:44:00Z"/>
                <w:b/>
                <w:lang w:val="en-US"/>
              </w:rPr>
            </w:pPr>
            <w:ins w:id="9337" w:author="Rinat Gub" w:date="2022-12-06T13:44:00Z">
              <w:r w:rsidRPr="00825275">
                <w:rPr>
                  <w:color w:val="FF0000"/>
                </w:rPr>
                <w:t>*</w:t>
              </w:r>
              <w:r w:rsidR="009037C3">
                <w:rPr>
                  <w:lang w:val="en-US"/>
                </w:rPr>
                <w:t>&lt;</w:t>
              </w:r>
              <w:r w:rsidR="009037C3" w:rsidRPr="009037C3">
                <w:rPr>
                  <w:i/>
                </w:rPr>
                <w:t>указать почтовый адрес Заявителя</w:t>
              </w:r>
              <w:r w:rsidR="009037C3">
                <w:rPr>
                  <w:lang w:val="en-US"/>
                </w:rPr>
                <w:t>&gt;</w:t>
              </w:r>
            </w:ins>
          </w:p>
        </w:tc>
      </w:tr>
      <w:tr w:rsidR="009037C3" w:rsidRPr="00D04B2E" w:rsidTr="00E519D8">
        <w:trPr>
          <w:ins w:id="9338" w:author="Rinat Gub" w:date="2022-12-06T13:44:00Z"/>
        </w:trPr>
        <w:tc>
          <w:tcPr>
            <w:tcW w:w="2499" w:type="pct"/>
            <w:vAlign w:val="center"/>
          </w:tcPr>
          <w:p w:rsidR="009037C3" w:rsidRDefault="009037C3">
            <w:pPr>
              <w:tabs>
                <w:tab w:val="clear" w:pos="1134"/>
              </w:tabs>
              <w:ind w:firstLine="0"/>
              <w:jc w:val="left"/>
              <w:rPr>
                <w:ins w:id="9339" w:author="Rinat Gub" w:date="2022-12-06T13:44:00Z"/>
              </w:rPr>
            </w:pPr>
            <w:ins w:id="9340" w:author="Rinat Gub" w:date="2022-12-06T13:44:00Z">
              <w:r w:rsidRPr="00D04B2E">
                <w:t>Адрес электронной почты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41" w:author="Rinat Gub" w:date="2022-12-06T13:44:00Z"/>
                <w:b/>
                <w:lang w:val="en-US"/>
              </w:rPr>
            </w:pPr>
            <w:ins w:id="9342" w:author="Rinat Gub" w:date="2022-12-06T13:44:00Z">
              <w:r w:rsidRPr="00825275">
                <w:rPr>
                  <w:color w:val="FF0000"/>
                </w:rPr>
                <w:t>*</w:t>
              </w:r>
              <w:r w:rsidR="009037C3">
                <w:rPr>
                  <w:lang w:val="en-US"/>
                </w:rPr>
                <w:t>&lt;</w:t>
              </w:r>
              <w:r w:rsidR="009037C3" w:rsidRPr="009037C3">
                <w:rPr>
                  <w:i/>
                </w:rPr>
                <w:t>указать электронный адрес Заявителя</w:t>
              </w:r>
              <w:r w:rsidR="009037C3">
                <w:rPr>
                  <w:lang w:val="en-US"/>
                </w:rPr>
                <w:t>&gt;</w:t>
              </w:r>
            </w:ins>
          </w:p>
        </w:tc>
      </w:tr>
      <w:tr w:rsidR="009037C3" w:rsidRPr="00D04B2E" w:rsidTr="00E519D8">
        <w:trPr>
          <w:ins w:id="9343" w:author="Rinat Gub" w:date="2022-12-06T13:44:00Z"/>
        </w:trPr>
        <w:tc>
          <w:tcPr>
            <w:tcW w:w="2499" w:type="pct"/>
            <w:vAlign w:val="center"/>
          </w:tcPr>
          <w:p w:rsidR="009037C3" w:rsidRDefault="009037C3">
            <w:pPr>
              <w:tabs>
                <w:tab w:val="clear" w:pos="1134"/>
              </w:tabs>
              <w:ind w:firstLine="0"/>
              <w:jc w:val="left"/>
              <w:rPr>
                <w:ins w:id="9344" w:author="Rinat Gub" w:date="2022-12-06T13:44:00Z"/>
              </w:rPr>
            </w:pPr>
            <w:ins w:id="9345" w:author="Rinat Gub" w:date="2022-12-06T13:44:00Z">
              <w:r w:rsidRPr="00D04B2E">
                <w:t>Номер телефона с указанием кода страны и города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46" w:author="Rinat Gub" w:date="2022-12-06T13:44:00Z"/>
                <w:b/>
              </w:rPr>
            </w:pPr>
            <w:ins w:id="9347" w:author="Rinat Gub" w:date="2022-12-06T13:44:00Z">
              <w:r w:rsidRPr="00825275">
                <w:rPr>
                  <w:color w:val="FF0000"/>
                </w:rPr>
                <w:t>*</w:t>
              </w:r>
              <w:r w:rsidR="009037C3" w:rsidRPr="009037C3">
                <w:t>&lt;</w:t>
              </w:r>
              <w:r w:rsidR="009037C3" w:rsidRPr="009037C3">
                <w:rPr>
                  <w:i/>
                </w:rPr>
                <w:t>указать номер телефона с указанием кода страны и города Заявителя</w:t>
              </w:r>
              <w:r w:rsidR="009037C3" w:rsidRPr="009037C3">
                <w:t>&gt;</w:t>
              </w:r>
            </w:ins>
          </w:p>
        </w:tc>
      </w:tr>
      <w:tr w:rsidR="009037C3" w:rsidRPr="00D04B2E" w:rsidTr="00E519D8">
        <w:trPr>
          <w:ins w:id="9348" w:author="Rinat Gub" w:date="2022-12-06T13:44:00Z"/>
        </w:trPr>
        <w:tc>
          <w:tcPr>
            <w:tcW w:w="2499" w:type="pct"/>
            <w:vAlign w:val="center"/>
          </w:tcPr>
          <w:p w:rsidR="009037C3" w:rsidRDefault="009037C3">
            <w:pPr>
              <w:tabs>
                <w:tab w:val="clear" w:pos="1134"/>
              </w:tabs>
              <w:ind w:firstLine="0"/>
              <w:jc w:val="left"/>
              <w:rPr>
                <w:ins w:id="9349" w:author="Rinat Gub" w:date="2022-12-06T13:44:00Z"/>
              </w:rPr>
            </w:pPr>
            <w:ins w:id="9350" w:author="Rinat Gub" w:date="2022-12-06T13:44:00Z">
              <w:r w:rsidRPr="00D04B2E">
                <w:t>Контактное лицо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51" w:author="Rinat Gub" w:date="2022-12-06T13:44:00Z"/>
                <w:b/>
                <w:lang w:val="en-US"/>
              </w:rPr>
            </w:pPr>
            <w:ins w:id="9352" w:author="Rinat Gub" w:date="2022-12-06T13:44:00Z">
              <w:r w:rsidRPr="00825275">
                <w:rPr>
                  <w:color w:val="FF0000"/>
                </w:rPr>
                <w:t>*</w:t>
              </w:r>
              <w:r w:rsidR="009037C3">
                <w:rPr>
                  <w:lang w:val="en-US"/>
                </w:rPr>
                <w:t>&lt;</w:t>
              </w:r>
              <w:r w:rsidR="009037C3" w:rsidRPr="009037C3">
                <w:rPr>
                  <w:i/>
                </w:rPr>
                <w:t>указать контактное лицо Заявителя</w:t>
              </w:r>
              <w:r w:rsidR="009037C3">
                <w:rPr>
                  <w:lang w:val="en-US"/>
                </w:rPr>
                <w:t>&gt;</w:t>
              </w:r>
            </w:ins>
          </w:p>
        </w:tc>
      </w:tr>
      <w:tr w:rsidR="009037C3" w:rsidRPr="00D04B2E" w:rsidTr="00E519D8">
        <w:trPr>
          <w:ins w:id="9353" w:author="Rinat Gub" w:date="2022-12-06T13:44:00Z"/>
        </w:trPr>
        <w:tc>
          <w:tcPr>
            <w:tcW w:w="2499" w:type="pct"/>
            <w:vAlign w:val="center"/>
          </w:tcPr>
          <w:p w:rsidR="009037C3" w:rsidRPr="00D04B2E" w:rsidRDefault="009037C3">
            <w:pPr>
              <w:tabs>
                <w:tab w:val="clear" w:pos="1134"/>
              </w:tabs>
              <w:ind w:firstLine="0"/>
              <w:jc w:val="left"/>
              <w:rPr>
                <w:ins w:id="9354" w:author="Rinat Gub" w:date="2022-12-06T13:44:00Z"/>
              </w:rPr>
            </w:pPr>
            <w:ins w:id="9355" w:author="Rinat Gub" w:date="2022-12-06T13:44:00Z">
              <w:r>
                <w:rPr>
                  <w:rFonts w:cs="Tahoma"/>
                </w:rPr>
                <w:t>Наименование Организатора Закупки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56" w:author="Rinat Gub" w:date="2022-12-06T13:44:00Z"/>
                <w:b/>
              </w:rPr>
            </w:pPr>
            <w:ins w:id="9357" w:author="Rinat Gub" w:date="2022-12-06T13:44:00Z">
              <w:r w:rsidRPr="00825275">
                <w:rPr>
                  <w:color w:val="FF0000"/>
                </w:rPr>
                <w:t>*</w:t>
              </w:r>
              <w:r w:rsidR="009037C3" w:rsidRPr="009037C3">
                <w:t>&lt;</w:t>
              </w:r>
              <w:r w:rsidR="009037C3" w:rsidRPr="009037C3">
                <w:rPr>
                  <w:i/>
                </w:rPr>
                <w:t>указать точное наименование Организатора закупки, как это указано в извещении о закупке</w:t>
              </w:r>
              <w:r w:rsidR="009037C3" w:rsidRPr="009037C3">
                <w:t>&gt;</w:t>
              </w:r>
            </w:ins>
          </w:p>
        </w:tc>
      </w:tr>
      <w:tr w:rsidR="009037C3" w:rsidRPr="00D04B2E" w:rsidTr="00E519D8">
        <w:trPr>
          <w:ins w:id="9358" w:author="Rinat Gub" w:date="2022-12-06T13:44:00Z"/>
        </w:trPr>
        <w:tc>
          <w:tcPr>
            <w:tcW w:w="2499" w:type="pct"/>
            <w:vAlign w:val="center"/>
          </w:tcPr>
          <w:p w:rsidR="009037C3" w:rsidRDefault="009037C3" w:rsidP="009037C3">
            <w:pPr>
              <w:tabs>
                <w:tab w:val="clear" w:pos="1134"/>
              </w:tabs>
              <w:ind w:firstLine="0"/>
              <w:jc w:val="left"/>
              <w:rPr>
                <w:ins w:id="9359" w:author="Rinat Gub" w:date="2022-12-06T13:44:00Z"/>
              </w:rPr>
            </w:pPr>
            <w:ins w:id="9360" w:author="Rinat Gub" w:date="2022-12-06T13:44:00Z">
              <w:r>
                <w:t>Точное наименование п</w:t>
              </w:r>
              <w:r w:rsidRPr="00D04B2E">
                <w:t>редмет закупки и номер лота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61" w:author="Rinat Gub" w:date="2022-12-06T13:44:00Z"/>
                <w:b/>
              </w:rPr>
            </w:pPr>
            <w:ins w:id="9362" w:author="Rinat Gub" w:date="2022-12-06T13:44:00Z">
              <w:r w:rsidRPr="00825275">
                <w:rPr>
                  <w:color w:val="FF0000"/>
                </w:rPr>
                <w:t>*</w:t>
              </w:r>
              <w:r w:rsidR="009037C3" w:rsidRPr="009037C3">
                <w:t>&lt;</w:t>
              </w:r>
              <w:r w:rsidR="009037C3" w:rsidRPr="009037C3">
                <w:rPr>
                  <w:i/>
                </w:rPr>
                <w:t>указать Точное наименование предмета закупки и номер лота как это указано в извещении о закупке</w:t>
              </w:r>
              <w:r w:rsidR="009037C3" w:rsidRPr="009D25C4">
                <w:t xml:space="preserve"> </w:t>
              </w:r>
              <w:r w:rsidR="009037C3" w:rsidRPr="009037C3">
                <w:t>&gt;</w:t>
              </w:r>
            </w:ins>
          </w:p>
        </w:tc>
      </w:tr>
      <w:tr w:rsidR="009037C3" w:rsidRPr="00D04B2E" w:rsidTr="00E519D8">
        <w:trPr>
          <w:ins w:id="9363" w:author="Rinat Gub" w:date="2022-12-06T13:44:00Z"/>
        </w:trPr>
        <w:tc>
          <w:tcPr>
            <w:tcW w:w="2499" w:type="pct"/>
            <w:vAlign w:val="center"/>
          </w:tcPr>
          <w:p w:rsidR="009037C3" w:rsidRDefault="009037C3" w:rsidP="009037C3">
            <w:pPr>
              <w:tabs>
                <w:tab w:val="clear" w:pos="1134"/>
              </w:tabs>
              <w:ind w:firstLine="0"/>
              <w:jc w:val="left"/>
              <w:rPr>
                <w:ins w:id="9364" w:author="Rinat Gub" w:date="2022-12-06T13:44:00Z"/>
              </w:rPr>
            </w:pPr>
            <w:ins w:id="9365" w:author="Rinat Gub" w:date="2022-12-06T13:44:00Z">
              <w:r w:rsidRPr="009037C3">
                <w:t>Суть жалобы</w:t>
              </w:r>
            </w:ins>
          </w:p>
        </w:tc>
        <w:tc>
          <w:tcPr>
            <w:tcW w:w="2501" w:type="pct"/>
          </w:tcPr>
          <w:p w:rsidR="009037C3" w:rsidRPr="009037C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66" w:author="Rinat Gub" w:date="2022-12-06T13:44:00Z"/>
                <w:b/>
              </w:rPr>
            </w:pPr>
            <w:ins w:id="9367" w:author="Rinat Gub" w:date="2022-12-06T13:44:00Z">
              <w:r w:rsidRPr="00825275">
                <w:rPr>
                  <w:color w:val="FF0000"/>
                </w:rPr>
                <w:t>*</w:t>
              </w:r>
              <w:r w:rsidR="009037C3" w:rsidRPr="009037C3">
                <w:t>&lt;</w:t>
              </w:r>
              <w:r w:rsidR="009037C3" w:rsidRPr="009037C3">
                <w:rPr>
                  <w:i/>
                </w:rPr>
                <w:t>указать номер и дату решения закупочного органа, которым нарушены права Заявителя</w:t>
              </w:r>
              <w:r w:rsidR="009037C3" w:rsidRPr="009037C3">
                <w:t>&gt;</w:t>
              </w:r>
            </w:ins>
          </w:p>
        </w:tc>
      </w:tr>
      <w:tr w:rsidR="009037C3" w:rsidRPr="00D04B2E" w:rsidTr="00E519D8">
        <w:trPr>
          <w:ins w:id="9368" w:author="Rinat Gub" w:date="2022-12-06T13:44:00Z"/>
        </w:trPr>
        <w:tc>
          <w:tcPr>
            <w:tcW w:w="2499" w:type="pct"/>
            <w:vAlign w:val="center"/>
          </w:tcPr>
          <w:p w:rsidR="009037C3" w:rsidRPr="009037C3" w:rsidRDefault="009037C3" w:rsidP="009037C3">
            <w:pPr>
              <w:tabs>
                <w:tab w:val="clear" w:pos="1134"/>
              </w:tabs>
              <w:ind w:firstLine="0"/>
              <w:jc w:val="left"/>
              <w:rPr>
                <w:ins w:id="9369" w:author="Rinat Gub" w:date="2022-12-06T13:44:00Z"/>
              </w:rPr>
            </w:pPr>
            <w:ins w:id="9370" w:author="Rinat Gub" w:date="2022-12-06T13:44:00Z">
              <w:r w:rsidRPr="009037C3">
                <w:t xml:space="preserve">Какие нормы Положения Компании «О закупке товаров, работ, услуг и/или Федерального закона от 18.07.2011 №223-ФЗ «О закупках товаров, работ, услуг отдельными видами юридических лиц» по мнению </w:t>
              </w:r>
              <w:r>
                <w:t>заявителя жалобы, были нарушены</w:t>
              </w:r>
            </w:ins>
          </w:p>
        </w:tc>
        <w:tc>
          <w:tcPr>
            <w:tcW w:w="2501" w:type="pct"/>
          </w:tcPr>
          <w:p w:rsidR="00612003" w:rsidRDefault="00825275" w:rsidP="009037C3">
            <w:pPr>
              <w:tabs>
                <w:tab w:val="clear" w:pos="1134"/>
              </w:tabs>
              <w:spacing w:after="120"/>
              <w:ind w:firstLine="0"/>
              <w:rPr>
                <w:ins w:id="9371" w:author="Rinat Gub" w:date="2022-12-06T13:44:00Z"/>
                <w:color w:val="FF0000"/>
              </w:rPr>
            </w:pPr>
            <w:ins w:id="9372" w:author="Rinat Gub" w:date="2022-12-06T13:44:00Z">
              <w:r w:rsidRPr="00825275">
                <w:rPr>
                  <w:color w:val="FF0000"/>
                </w:rPr>
                <w:t>*</w:t>
              </w:r>
              <w:r w:rsidR="009037C3" w:rsidRPr="009037C3">
                <w:t>&lt;</w:t>
              </w:r>
              <w:r w:rsidR="009037C3" w:rsidRPr="009037C3">
                <w:rPr>
                  <w:i/>
                </w:rPr>
                <w:t>изложить в чем заключаются нарушения прав Заявителя</w:t>
              </w:r>
              <w:r w:rsidR="009037C3" w:rsidRPr="009037C3">
                <w:t>&gt;</w:t>
              </w:r>
              <w:r w:rsidR="00612003" w:rsidRPr="00825275">
                <w:rPr>
                  <w:color w:val="FF0000"/>
                </w:rPr>
                <w:t>*</w:t>
              </w:r>
            </w:ins>
          </w:p>
          <w:p w:rsidR="009037C3" w:rsidRPr="009037C3" w:rsidRDefault="00612003" w:rsidP="009037C3">
            <w:pPr>
              <w:tabs>
                <w:tab w:val="clear" w:pos="1134"/>
              </w:tabs>
              <w:spacing w:after="120"/>
              <w:ind w:firstLine="0"/>
              <w:rPr>
                <w:ins w:id="9373" w:author="Rinat Gub" w:date="2022-12-06T13:44:00Z"/>
                <w:b/>
              </w:rPr>
            </w:pPr>
            <w:ins w:id="9374" w:author="Rinat Gub" w:date="2022-12-06T13:44:00Z">
              <w:r w:rsidRPr="009037C3">
                <w:t>&lt;</w:t>
              </w:r>
              <w:r w:rsidRPr="009037C3">
                <w:rPr>
                  <w:i/>
                </w:rPr>
                <w:t>по возможности дать ссылки на нормы нарушенные Организатором закупки</w:t>
              </w:r>
              <w:r w:rsidRPr="009037C3">
                <w:t>&gt;</w:t>
              </w:r>
            </w:ins>
          </w:p>
        </w:tc>
      </w:tr>
      <w:tr w:rsidR="009037C3" w:rsidRPr="00D04B2E" w:rsidTr="00E519D8">
        <w:trPr>
          <w:ins w:id="9375" w:author="Rinat Gub" w:date="2022-12-06T13:44:00Z"/>
        </w:trPr>
        <w:tc>
          <w:tcPr>
            <w:tcW w:w="2499" w:type="pct"/>
            <w:vAlign w:val="center"/>
          </w:tcPr>
          <w:p w:rsidR="009037C3" w:rsidRPr="009037C3" w:rsidRDefault="009037C3" w:rsidP="009037C3">
            <w:pPr>
              <w:tabs>
                <w:tab w:val="clear" w:pos="1134"/>
              </w:tabs>
              <w:ind w:firstLine="0"/>
              <w:jc w:val="left"/>
              <w:rPr>
                <w:ins w:id="9376" w:author="Rinat Gub" w:date="2022-12-06T13:44:00Z"/>
              </w:rPr>
            </w:pPr>
            <w:ins w:id="9377" w:author="Rinat Gub" w:date="2022-12-06T13:44:00Z">
              <w:r>
                <w:t>Предложения заявителя жалобы</w:t>
              </w:r>
            </w:ins>
          </w:p>
        </w:tc>
        <w:tc>
          <w:tcPr>
            <w:tcW w:w="2501" w:type="pct"/>
          </w:tcPr>
          <w:p w:rsidR="009037C3" w:rsidRPr="009037C3" w:rsidRDefault="00612003" w:rsidP="009037C3">
            <w:pPr>
              <w:tabs>
                <w:tab w:val="clear" w:pos="1134"/>
              </w:tabs>
              <w:spacing w:after="120"/>
              <w:ind w:firstLine="0"/>
              <w:rPr>
                <w:ins w:id="9378" w:author="Rinat Gub" w:date="2022-12-06T13:44:00Z"/>
                <w:b/>
              </w:rPr>
            </w:pPr>
            <w:ins w:id="9379" w:author="Rinat Gub" w:date="2022-12-06T13:44:00Z">
              <w:r w:rsidRPr="00825275">
                <w:rPr>
                  <w:color w:val="FF0000"/>
                </w:rPr>
                <w:t>*</w:t>
              </w:r>
              <w:r w:rsidRPr="009037C3">
                <w:t>&lt;</w:t>
              </w:r>
              <w:r w:rsidRPr="009037C3">
                <w:rPr>
                  <w:i/>
                </w:rPr>
                <w:t>указать предложения Заявителя по восстановлению его нарушенных прав</w:t>
              </w:r>
              <w:r w:rsidRPr="009037C3">
                <w:t>&gt;</w:t>
              </w:r>
            </w:ins>
          </w:p>
        </w:tc>
      </w:tr>
      <w:tr w:rsidR="00447583" w:rsidRPr="00D04B2E" w:rsidTr="00447583">
        <w:trPr>
          <w:ins w:id="9380" w:author="Rinat Gub" w:date="2022-12-06T13:44:00Z"/>
        </w:trPr>
        <w:tc>
          <w:tcPr>
            <w:tcW w:w="2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7583" w:rsidRPr="00447583" w:rsidRDefault="00447583" w:rsidP="00447583">
            <w:pPr>
              <w:tabs>
                <w:tab w:val="clear" w:pos="1134"/>
              </w:tabs>
              <w:ind w:firstLine="0"/>
              <w:jc w:val="left"/>
              <w:rPr>
                <w:ins w:id="9381" w:author="Rinat Gub" w:date="2022-12-06T13:44:00Z"/>
              </w:rPr>
            </w:pPr>
            <w:ins w:id="9382" w:author="Rinat Gub" w:date="2022-12-06T13:44:00Z">
              <w:r w:rsidRPr="00447583">
                <w:t>Наличие/отсутствие поданной в антимонопольный орган или суд жалобы/иска по обжалуемой закупке</w:t>
              </w:r>
            </w:ins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7583" w:rsidRPr="00447583" w:rsidRDefault="00447583" w:rsidP="00447583">
            <w:pPr>
              <w:tabs>
                <w:tab w:val="clear" w:pos="1134"/>
              </w:tabs>
              <w:spacing w:after="120"/>
              <w:ind w:firstLine="0"/>
              <w:rPr>
                <w:ins w:id="9383" w:author="Rinat Gub" w:date="2022-12-06T13:44:00Z"/>
                <w:color w:val="FF0000"/>
              </w:rPr>
            </w:pPr>
            <w:ins w:id="9384" w:author="Rinat Gub" w:date="2022-12-06T13:44:00Z">
              <w:r w:rsidRPr="00447583">
                <w:rPr>
                  <w:color w:val="FF0000"/>
                </w:rPr>
                <w:t>*&lt;</w:t>
              </w:r>
              <w:r w:rsidRPr="00D223D0">
                <w:rPr>
                  <w:i/>
                  <w:color w:val="FF0000"/>
                </w:rPr>
                <w:t>при наличии поданной жалобы/иска указать наименование антимонопольного органа/суда, куда подана жалоба, и дату подачи, при отсутствии указать «отсутствует»</w:t>
              </w:r>
              <w:r w:rsidRPr="00447583">
                <w:rPr>
                  <w:color w:val="FF0000"/>
                </w:rPr>
                <w:t>&gt;.</w:t>
              </w:r>
            </w:ins>
          </w:p>
        </w:tc>
      </w:tr>
    </w:tbl>
    <w:p w:rsidR="001F10CE" w:rsidRPr="00825275" w:rsidRDefault="00825275" w:rsidP="001F10CE">
      <w:pPr>
        <w:pStyle w:val="S4"/>
        <w:rPr>
          <w:ins w:id="9385" w:author="Rinat Gub" w:date="2022-12-06T13:44:00Z"/>
        </w:rPr>
      </w:pPr>
      <w:ins w:id="9386" w:author="Rinat Gub" w:date="2022-12-06T13:44:00Z">
        <w:r>
          <w:rPr>
            <w:b/>
          </w:rPr>
          <w:lastRenderedPageBreak/>
          <w:t>Поля, помеченные звездочкой (</w:t>
        </w:r>
        <w:r w:rsidRPr="00825275">
          <w:rPr>
            <w:color w:val="FF0000"/>
          </w:rPr>
          <w:t>*</w:t>
        </w:r>
        <w:r>
          <w:rPr>
            <w:b/>
          </w:rPr>
          <w:t>) обязательны для заполнения!</w:t>
        </w:r>
      </w:ins>
    </w:p>
    <w:p w:rsidR="001F10CE" w:rsidRPr="00D04B2E" w:rsidRDefault="001F10CE" w:rsidP="001F10CE">
      <w:pPr>
        <w:rPr>
          <w:ins w:id="9387" w:author="Rinat Gub" w:date="2022-12-06T13:44:00Z"/>
        </w:rPr>
      </w:pPr>
    </w:p>
    <w:p w:rsidR="001F10CE" w:rsidRPr="00D04B2E" w:rsidRDefault="0082511F" w:rsidP="001F10CE">
      <w:pPr>
        <w:rPr>
          <w:ins w:id="9388" w:author="Rinat Gub" w:date="2022-12-06T13:44:00Z"/>
          <w:i/>
        </w:rPr>
      </w:pPr>
      <w:ins w:id="9389" w:author="Rinat Gub" w:date="2022-12-06T13:44:00Z">
        <w:r w:rsidRPr="009037C3">
          <w:fldChar w:fldCharType="begin">
            <w:ffData>
              <w:name w:val="ТекстовоеПоле1"/>
              <w:enabled/>
              <w:calcOnExit w:val="0"/>
              <w:textInput>
                <w:default w:val="Генеральный директор"/>
              </w:textInput>
            </w:ffData>
          </w:fldChar>
        </w:r>
        <w:r w:rsidR="001F10CE" w:rsidRPr="009037C3">
          <w:instrText xml:space="preserve"> </w:instrText>
        </w:r>
        <w:bookmarkStart w:id="9390" w:name="ТекстовоеПоле1"/>
        <w:r w:rsidR="001F10CE" w:rsidRPr="009037C3">
          <w:instrText xml:space="preserve">FORMTEXT </w:instrText>
        </w:r>
        <w:r w:rsidRPr="009037C3">
          <w:fldChar w:fldCharType="separate"/>
        </w:r>
        <w:r w:rsidR="007D1CD1" w:rsidRPr="009037C3">
          <w:rPr>
            <w:noProof/>
          </w:rPr>
          <w:t>Генеральный директор</w:t>
        </w:r>
        <w:r w:rsidRPr="009037C3">
          <w:fldChar w:fldCharType="end"/>
        </w:r>
        <w:bookmarkEnd w:id="9390"/>
        <w:r w:rsidR="001F10CE" w:rsidRPr="00D04B2E">
          <w:tab/>
        </w:r>
        <w:r w:rsidR="00A9777F">
          <w:t xml:space="preserve">            </w:t>
        </w:r>
        <w:r w:rsidR="001F10CE" w:rsidRPr="00D04B2E">
          <w:rPr>
            <w:i/>
          </w:rPr>
          <w:t>(подпись)</w:t>
        </w:r>
        <w:r w:rsidR="001F10CE" w:rsidRPr="00D04B2E">
          <w:rPr>
            <w:i/>
          </w:rPr>
          <w:tab/>
        </w:r>
        <w:r w:rsidR="001F10CE" w:rsidRPr="00D04B2E">
          <w:rPr>
            <w:i/>
          </w:rPr>
          <w:tab/>
        </w:r>
        <w:r w:rsidR="00A9777F">
          <w:rPr>
            <w:i/>
          </w:rPr>
          <w:t xml:space="preserve">       </w:t>
        </w:r>
        <w:r w:rsidR="00825275" w:rsidRPr="00825275">
          <w:rPr>
            <w:color w:val="FF0000"/>
          </w:rPr>
          <w:t>*</w:t>
        </w:r>
        <w:r w:rsidR="00825275" w:rsidRPr="00D04B2E">
          <w:rPr>
            <w:i/>
          </w:rPr>
          <w:t xml:space="preserve"> </w:t>
        </w:r>
        <w:r w:rsidR="001F10CE" w:rsidRPr="00D04B2E">
          <w:rPr>
            <w:i/>
          </w:rPr>
          <w:t>(ФИО)</w:t>
        </w:r>
      </w:ins>
    </w:p>
    <w:p w:rsidR="001F10CE" w:rsidRPr="00D04B2E" w:rsidRDefault="001F10CE" w:rsidP="001F10CE">
      <w:pPr>
        <w:rPr>
          <w:ins w:id="9391" w:author="Rinat Gub" w:date="2022-12-06T13:44:00Z"/>
        </w:rPr>
      </w:pPr>
    </w:p>
    <w:p w:rsidR="001F10CE" w:rsidRPr="00D04B2E" w:rsidRDefault="001F10CE" w:rsidP="001F10CE">
      <w:pPr>
        <w:rPr>
          <w:ins w:id="9392" w:author="Rinat Gub" w:date="2022-12-06T13:44:00Z"/>
        </w:rPr>
      </w:pPr>
      <w:ins w:id="9393" w:author="Rinat Gub" w:date="2022-12-06T13:44:00Z">
        <w:r w:rsidRPr="00D04B2E">
          <w:t>«___»______ 20__ г.</w:t>
        </w:r>
      </w:ins>
    </w:p>
    <w:p w:rsidR="0053271C" w:rsidRPr="00203244" w:rsidRDefault="0053271C" w:rsidP="008F65F1">
      <w:pPr>
        <w:ind w:firstLine="0"/>
        <w:jc w:val="center"/>
        <w:rPr>
          <w:ins w:id="9394" w:author="Rinat Gub" w:date="2022-12-06T13:44:00Z"/>
        </w:rPr>
        <w:sectPr w:rsidR="0053271C" w:rsidRPr="00203244" w:rsidSect="00694DD2"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</w:p>
    <w:p w:rsidR="00244341" w:rsidRPr="00203244" w:rsidRDefault="00244341" w:rsidP="00244341">
      <w:pPr>
        <w:pStyle w:val="afffa"/>
        <w:rPr>
          <w:ins w:id="9395" w:author="Rinat Gub" w:date="2022-12-06T13:44:00Z"/>
        </w:rPr>
      </w:pPr>
      <w:bookmarkStart w:id="9396" w:name="_Toc392487739"/>
      <w:bookmarkStart w:id="9397" w:name="_Toc392489443"/>
      <w:ins w:id="9398" w:author="Rinat Gub" w:date="2022-12-06T13:44:00Z">
        <w:r w:rsidRPr="00203244">
          <w:lastRenderedPageBreak/>
          <w:t xml:space="preserve">Блок </w:t>
        </w:r>
        <w:r w:rsidR="00E46036" w:rsidRPr="00203244">
          <w:t>6</w:t>
        </w:r>
        <w:r w:rsidRPr="00203244">
          <w:t xml:space="preserve"> «Проект </w:t>
        </w:r>
        <w:r w:rsidR="00D10D86" w:rsidRPr="00203244">
          <w:t>Д</w:t>
        </w:r>
        <w:r w:rsidR="0016112C" w:rsidRPr="00203244">
          <w:t>оговор</w:t>
        </w:r>
        <w:r w:rsidRPr="00203244">
          <w:t>а»</w:t>
        </w:r>
        <w:bookmarkEnd w:id="9396"/>
        <w:bookmarkEnd w:id="9397"/>
      </w:ins>
    </w:p>
    <w:p w:rsidR="00244341" w:rsidRDefault="00244341" w:rsidP="00244341">
      <w:pPr>
        <w:ind w:firstLine="0"/>
        <w:jc w:val="center"/>
        <w:rPr>
          <w:ins w:id="9399" w:author="Rinat Gub" w:date="2022-12-06T13:44:00Z"/>
          <w:rFonts w:ascii="Arial" w:hAnsi="Arial" w:cs="Arial"/>
          <w:b/>
          <w:sz w:val="36"/>
          <w:szCs w:val="36"/>
        </w:rPr>
      </w:pPr>
      <w:ins w:id="9400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t xml:space="preserve">(блок </w:t>
        </w:r>
        <w:r w:rsidR="00E46036" w:rsidRPr="00203244">
          <w:rPr>
            <w:rFonts w:ascii="Arial" w:hAnsi="Arial" w:cs="Arial"/>
            <w:b/>
            <w:sz w:val="36"/>
            <w:szCs w:val="36"/>
          </w:rPr>
          <w:t>6</w:t>
        </w:r>
        <w:r w:rsidRPr="00203244">
          <w:rPr>
            <w:rFonts w:ascii="Arial" w:hAnsi="Arial" w:cs="Arial"/>
            <w:b/>
            <w:sz w:val="36"/>
            <w:szCs w:val="36"/>
          </w:rPr>
          <w:t xml:space="preserve"> </w:t>
        </w:r>
        <w:r w:rsidR="003A5A50" w:rsidRPr="00203244">
          <w:rPr>
            <w:rFonts w:ascii="Arial" w:hAnsi="Arial" w:cs="Arial"/>
            <w:b/>
            <w:sz w:val="36"/>
            <w:szCs w:val="36"/>
          </w:rPr>
          <w:t xml:space="preserve">из </w:t>
        </w:r>
        <w:r w:rsidR="005D3D0A">
          <w:rPr>
            <w:rFonts w:ascii="Arial" w:hAnsi="Arial" w:cs="Arial"/>
            <w:b/>
            <w:sz w:val="36"/>
            <w:szCs w:val="36"/>
          </w:rPr>
          <w:t>9</w:t>
        </w:r>
        <w:r w:rsidR="003A5A50" w:rsidRPr="00203244">
          <w:rPr>
            <w:rFonts w:ascii="Arial" w:hAnsi="Arial" w:cs="Arial"/>
            <w:b/>
            <w:sz w:val="36"/>
            <w:szCs w:val="36"/>
          </w:rPr>
          <w:t>)</w:t>
        </w:r>
      </w:ins>
    </w:p>
    <w:p w:rsidR="00F851EE" w:rsidRDefault="00F851EE" w:rsidP="00244341">
      <w:pPr>
        <w:ind w:firstLine="0"/>
        <w:jc w:val="center"/>
        <w:rPr>
          <w:ins w:id="9401" w:author="Rinat Gub" w:date="2022-12-06T13:44:00Z"/>
          <w:rFonts w:ascii="Arial" w:hAnsi="Arial" w:cs="Arial"/>
          <w:b/>
          <w:sz w:val="36"/>
          <w:szCs w:val="36"/>
        </w:rPr>
      </w:pPr>
    </w:p>
    <w:p w:rsidR="00F851EE" w:rsidRDefault="00F851EE" w:rsidP="00244341">
      <w:pPr>
        <w:ind w:firstLine="0"/>
        <w:jc w:val="center"/>
        <w:rPr>
          <w:ins w:id="9402" w:author="Rinat Gub" w:date="2022-12-06T13:44:00Z"/>
          <w:rFonts w:ascii="Arial" w:hAnsi="Arial" w:cs="Arial"/>
          <w:b/>
          <w:sz w:val="36"/>
          <w:szCs w:val="36"/>
        </w:rPr>
      </w:pPr>
    </w:p>
    <w:p w:rsidR="00F851EE" w:rsidRPr="00203244" w:rsidRDefault="00F851EE" w:rsidP="00244341">
      <w:pPr>
        <w:ind w:firstLine="0"/>
        <w:jc w:val="center"/>
        <w:rPr>
          <w:ins w:id="9403" w:author="Rinat Gub" w:date="2022-12-06T13:44:00Z"/>
          <w:rFonts w:ascii="Arial" w:hAnsi="Arial" w:cs="Arial"/>
          <w:b/>
          <w:sz w:val="36"/>
          <w:szCs w:val="36"/>
        </w:rPr>
      </w:pPr>
    </w:p>
    <w:p w:rsidR="00244341" w:rsidRPr="00203244" w:rsidRDefault="00244341" w:rsidP="006320C1">
      <w:pPr>
        <w:kinsoku/>
        <w:overflowPunct/>
        <w:autoSpaceDE/>
        <w:autoSpaceDN/>
        <w:ind w:firstLine="0"/>
        <w:jc w:val="left"/>
        <w:rPr>
          <w:ins w:id="9404" w:author="Rinat Gub" w:date="2022-12-06T13:44:00Z"/>
        </w:rPr>
      </w:pPr>
      <w:ins w:id="9405" w:author="Rinat Gub" w:date="2022-12-06T13:44:00Z">
        <w:r w:rsidRPr="00203244">
          <w:br w:type="page"/>
        </w:r>
      </w:ins>
    </w:p>
    <w:p w:rsidR="00F851EE" w:rsidRPr="00203244" w:rsidRDefault="00F851EE" w:rsidP="00F851EE">
      <w:pPr>
        <w:pStyle w:val="-2"/>
        <w:jc w:val="center"/>
        <w:rPr>
          <w:ins w:id="9406" w:author="Rinat Gub" w:date="2022-12-06T13:44:00Z"/>
        </w:rPr>
      </w:pPr>
      <w:bookmarkStart w:id="9407" w:name="_Toc390239295"/>
      <w:bookmarkStart w:id="9408" w:name="_Ref390239588"/>
      <w:bookmarkStart w:id="9409" w:name="_Toc392487740"/>
      <w:bookmarkStart w:id="9410" w:name="_Toc392489444"/>
      <w:bookmarkStart w:id="9411" w:name="_Toc438724511"/>
      <w:bookmarkStart w:id="9412" w:name="_Toc536112830"/>
      <w:bookmarkEnd w:id="8248"/>
      <w:bookmarkEnd w:id="8249"/>
      <w:ins w:id="9413" w:author="Rinat Gub" w:date="2022-12-06T13:44:00Z">
        <w:r w:rsidRPr="00203244">
          <w:lastRenderedPageBreak/>
          <w:t>Проект Договора</w:t>
        </w:r>
        <w:bookmarkEnd w:id="9407"/>
        <w:bookmarkEnd w:id="9408"/>
        <w:bookmarkEnd w:id="9409"/>
        <w:bookmarkEnd w:id="9410"/>
        <w:bookmarkEnd w:id="9411"/>
        <w:bookmarkEnd w:id="9412"/>
      </w:ins>
    </w:p>
    <w:p w:rsidR="00F851EE" w:rsidRPr="00203244" w:rsidRDefault="00F851EE" w:rsidP="00F851EE">
      <w:pPr>
        <w:rPr>
          <w:ins w:id="9414" w:author="Rinat Gub" w:date="2022-12-06T13:44:00Z"/>
        </w:rPr>
      </w:pPr>
    </w:p>
    <w:p w:rsidR="00F851EE" w:rsidRPr="008B59AD" w:rsidRDefault="00F851EE" w:rsidP="00F851EE">
      <w:pPr>
        <w:spacing w:before="120" w:after="120"/>
        <w:rPr>
          <w:ins w:id="9415" w:author="Rinat Gub" w:date="2022-12-06T13:44:00Z"/>
          <w:b/>
          <w:i/>
          <w:szCs w:val="24"/>
        </w:rPr>
        <w:sectPr w:rsidR="00F851EE" w:rsidRPr="008B59AD" w:rsidSect="00694DD2">
          <w:headerReference w:type="even" r:id="rId104"/>
          <w:headerReference w:type="default" r:id="rId105"/>
          <w:headerReference w:type="first" r:id="rId106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  <w:ins w:id="9416" w:author="Rinat Gub" w:date="2022-12-06T13:44:00Z">
        <w:r w:rsidRPr="008B59AD">
          <w:rPr>
            <w:b/>
            <w:i/>
            <w:highlight w:val="green"/>
          </w:rPr>
          <w:t>Проект договора приложен отдельным томом к документации о закупке</w:t>
        </w:r>
        <w:r>
          <w:rPr>
            <w:b/>
            <w:i/>
            <w:szCs w:val="24"/>
          </w:rPr>
          <w:t>.</w:t>
        </w:r>
      </w:ins>
    </w:p>
    <w:p w:rsidR="00CC585B" w:rsidRPr="00203244" w:rsidRDefault="00CC585B" w:rsidP="00540BD3">
      <w:pPr>
        <w:spacing w:before="120" w:after="120"/>
        <w:rPr>
          <w:ins w:id="9417" w:author="Rinat Gub" w:date="2022-12-06T13:44:00Z"/>
          <w:szCs w:val="24"/>
        </w:rPr>
        <w:sectPr w:rsidR="00CC585B" w:rsidRPr="00203244" w:rsidSect="00694DD2">
          <w:headerReference w:type="even" r:id="rId107"/>
          <w:headerReference w:type="default" r:id="rId108"/>
          <w:headerReference w:type="first" r:id="rId109"/>
          <w:pgSz w:w="11906" w:h="16838" w:code="9"/>
          <w:pgMar w:top="510" w:right="1021" w:bottom="567" w:left="1247" w:header="737" w:footer="680" w:gutter="0"/>
          <w:cols w:space="708"/>
          <w:docGrid w:linePitch="360"/>
        </w:sectPr>
      </w:pPr>
    </w:p>
    <w:p w:rsidR="00244341" w:rsidRPr="00203244" w:rsidRDefault="00244341" w:rsidP="00244341">
      <w:pPr>
        <w:pStyle w:val="afffa"/>
        <w:rPr>
          <w:ins w:id="9418" w:author="Rinat Gub" w:date="2022-12-06T13:44:00Z"/>
        </w:rPr>
      </w:pPr>
      <w:bookmarkStart w:id="9419" w:name="_Toc392487741"/>
      <w:bookmarkStart w:id="9420" w:name="_Toc392489445"/>
      <w:ins w:id="9421" w:author="Rinat Gub" w:date="2022-12-06T13:44:00Z">
        <w:r w:rsidRPr="00203244">
          <w:lastRenderedPageBreak/>
          <w:t xml:space="preserve">Блок </w:t>
        </w:r>
        <w:r w:rsidR="00E46036" w:rsidRPr="00203244">
          <w:t>7</w:t>
        </w:r>
        <w:r w:rsidRPr="00203244">
          <w:t xml:space="preserve"> «Техническое задание»</w:t>
        </w:r>
        <w:bookmarkEnd w:id="9419"/>
        <w:bookmarkEnd w:id="9420"/>
      </w:ins>
    </w:p>
    <w:p w:rsidR="007C7149" w:rsidRPr="00203244" w:rsidRDefault="007C7149" w:rsidP="007C7149">
      <w:pPr>
        <w:ind w:firstLine="0"/>
        <w:jc w:val="center"/>
        <w:rPr>
          <w:ins w:id="9422" w:author="Rinat Gub" w:date="2022-12-06T13:44:00Z"/>
          <w:rFonts w:ascii="Arial" w:hAnsi="Arial" w:cs="Arial"/>
          <w:b/>
          <w:sz w:val="36"/>
          <w:szCs w:val="36"/>
        </w:rPr>
      </w:pPr>
      <w:ins w:id="9423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t xml:space="preserve">(блок </w:t>
        </w:r>
        <w:r w:rsidR="004C0397" w:rsidRPr="00203244">
          <w:rPr>
            <w:rFonts w:ascii="Arial" w:hAnsi="Arial" w:cs="Arial"/>
            <w:b/>
            <w:sz w:val="36"/>
            <w:szCs w:val="36"/>
          </w:rPr>
          <w:t>7</w:t>
        </w:r>
        <w:r w:rsidRPr="00203244">
          <w:rPr>
            <w:rFonts w:ascii="Arial" w:hAnsi="Arial" w:cs="Arial"/>
            <w:b/>
            <w:sz w:val="36"/>
            <w:szCs w:val="36"/>
          </w:rPr>
          <w:t xml:space="preserve"> </w:t>
        </w:r>
        <w:r w:rsidR="003A5A50" w:rsidRPr="00203244">
          <w:rPr>
            <w:rFonts w:ascii="Arial" w:hAnsi="Arial" w:cs="Arial"/>
            <w:b/>
            <w:sz w:val="36"/>
            <w:szCs w:val="36"/>
          </w:rPr>
          <w:t xml:space="preserve">из </w:t>
        </w:r>
        <w:r w:rsidR="005D3D0A">
          <w:rPr>
            <w:rFonts w:ascii="Arial" w:hAnsi="Arial" w:cs="Arial"/>
            <w:b/>
            <w:sz w:val="36"/>
            <w:szCs w:val="36"/>
          </w:rPr>
          <w:t>9</w:t>
        </w:r>
        <w:r w:rsidR="003A5A50" w:rsidRPr="00203244">
          <w:rPr>
            <w:rFonts w:ascii="Arial" w:hAnsi="Arial" w:cs="Arial"/>
            <w:b/>
            <w:sz w:val="36"/>
            <w:szCs w:val="36"/>
          </w:rPr>
          <w:t>)</w:t>
        </w:r>
      </w:ins>
    </w:p>
    <w:p w:rsidR="007C7149" w:rsidRPr="00203244" w:rsidRDefault="007C7149">
      <w:pPr>
        <w:kinsoku/>
        <w:overflowPunct/>
        <w:autoSpaceDE/>
        <w:autoSpaceDN/>
        <w:ind w:firstLine="0"/>
        <w:jc w:val="left"/>
        <w:rPr>
          <w:ins w:id="9424" w:author="Rinat Gub" w:date="2022-12-06T13:44:00Z"/>
          <w:rFonts w:ascii="Arial" w:hAnsi="Arial" w:cs="Arial"/>
          <w:b/>
          <w:sz w:val="36"/>
          <w:szCs w:val="36"/>
        </w:rPr>
      </w:pPr>
      <w:ins w:id="9425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br w:type="page"/>
        </w:r>
      </w:ins>
    </w:p>
    <w:p w:rsidR="002F7C35" w:rsidRDefault="00D734FD" w:rsidP="002F7C35">
      <w:pPr>
        <w:pStyle w:val="-2"/>
        <w:jc w:val="center"/>
        <w:rPr>
          <w:ins w:id="9426" w:author="Rinat Gub" w:date="2022-12-06T13:44:00Z"/>
        </w:rPr>
      </w:pPr>
      <w:bookmarkStart w:id="9427" w:name="_Toc392487742"/>
      <w:bookmarkStart w:id="9428" w:name="_Toc392489446"/>
      <w:bookmarkStart w:id="9429" w:name="_Toc438724512"/>
      <w:bookmarkStart w:id="9430" w:name="_Toc536112831"/>
      <w:ins w:id="9431" w:author="Rinat Gub" w:date="2022-12-06T13:44:00Z">
        <w:r w:rsidRPr="00203244">
          <w:lastRenderedPageBreak/>
          <w:t>Техническое задание</w:t>
        </w:r>
        <w:bookmarkEnd w:id="9427"/>
        <w:bookmarkEnd w:id="9428"/>
        <w:bookmarkEnd w:id="9429"/>
        <w:bookmarkEnd w:id="9430"/>
      </w:ins>
    </w:p>
    <w:p w:rsidR="00B86812" w:rsidRDefault="00B86812" w:rsidP="001C2C62">
      <w:pPr>
        <w:rPr>
          <w:ins w:id="9432" w:author="Rinat Gub" w:date="2022-12-06T13:44:00Z"/>
        </w:rPr>
      </w:pPr>
    </w:p>
    <w:p w:rsidR="003B40A6" w:rsidRPr="008B59AD" w:rsidRDefault="003B40A6" w:rsidP="003B40A6">
      <w:pPr>
        <w:pStyle w:val="af0"/>
        <w:spacing w:before="0" w:after="0"/>
        <w:ind w:left="0" w:right="0"/>
        <w:jc w:val="center"/>
        <w:rPr>
          <w:ins w:id="9433" w:author="Rinat Gub" w:date="2022-12-06T13:44:00Z"/>
          <w:b/>
          <w:i/>
          <w:szCs w:val="20"/>
        </w:rPr>
      </w:pPr>
      <w:ins w:id="9434" w:author="Rinat Gub" w:date="2022-12-06T13:44:00Z">
        <w:r w:rsidRPr="008B59AD">
          <w:rPr>
            <w:b/>
            <w:i/>
            <w:sz w:val="22"/>
            <w:szCs w:val="20"/>
            <w:highlight w:val="green"/>
          </w:rPr>
          <w:t>Техническое задание приложено отдельным томом к документации о закупке</w:t>
        </w:r>
      </w:ins>
    </w:p>
    <w:p w:rsidR="003B40A6" w:rsidRPr="008B59AD" w:rsidRDefault="003B40A6" w:rsidP="003B40A6">
      <w:pPr>
        <w:pStyle w:val="af0"/>
        <w:spacing w:before="0" w:after="0"/>
        <w:ind w:left="0" w:right="0"/>
        <w:jc w:val="center"/>
        <w:rPr>
          <w:ins w:id="9435" w:author="Rinat Gub" w:date="2022-12-06T13:44:00Z"/>
          <w:rStyle w:val="af3"/>
          <w:bCs/>
          <w:iCs/>
          <w:sz w:val="28"/>
          <w:shd w:val="pct10" w:color="auto" w:fill="auto"/>
          <w:lang w:val="en-US"/>
        </w:rPr>
      </w:pPr>
      <w:ins w:id="9436" w:author="Rinat Gub" w:date="2022-12-06T13:44:00Z">
        <w:r w:rsidRPr="008B59AD">
          <w:rPr>
            <w:rStyle w:val="af3"/>
            <w:bCs/>
            <w:iCs/>
            <w:sz w:val="28"/>
            <w:shd w:val="pct10" w:color="auto" w:fill="auto"/>
          </w:rPr>
          <w:t>&lt;или&gt;</w:t>
        </w:r>
      </w:ins>
    </w:p>
    <w:p w:rsidR="00B36F9B" w:rsidRPr="00B36F9B" w:rsidRDefault="00B36F9B" w:rsidP="00DB2C09">
      <w:pPr>
        <w:pStyle w:val="af0"/>
        <w:spacing w:before="0" w:after="0"/>
        <w:ind w:left="0" w:right="0"/>
        <w:jc w:val="center"/>
        <w:rPr>
          <w:ins w:id="9437" w:author="Rinat Gub" w:date="2022-12-06T13:44:00Z"/>
          <w:rStyle w:val="af3"/>
          <w:b w:val="0"/>
          <w:bCs/>
          <w:iCs/>
          <w:shd w:val="pct10" w:color="auto" w:fill="auto"/>
          <w:lang w:val="en-US"/>
        </w:rPr>
      </w:pPr>
    </w:p>
    <w:p w:rsidR="00E66E96" w:rsidRPr="00E66E96" w:rsidRDefault="00E66E96" w:rsidP="0040134A">
      <w:pPr>
        <w:pStyle w:val="af0"/>
        <w:numPr>
          <w:ilvl w:val="2"/>
          <w:numId w:val="125"/>
        </w:numPr>
        <w:tabs>
          <w:tab w:val="clear" w:pos="2160"/>
        </w:tabs>
        <w:spacing w:before="0" w:after="0"/>
        <w:ind w:left="567" w:right="0" w:hanging="567"/>
        <w:jc w:val="both"/>
        <w:rPr>
          <w:ins w:id="9438" w:author="Rinat Gub" w:date="2022-12-06T13:44:00Z"/>
          <w:b/>
          <w:sz w:val="20"/>
          <w:szCs w:val="20"/>
        </w:rPr>
      </w:pPr>
      <w:ins w:id="9439" w:author="Rinat Gub" w:date="2022-12-06T13:44:00Z">
        <w:r w:rsidRPr="00E66E96">
          <w:rPr>
            <w:b/>
            <w:sz w:val="20"/>
            <w:szCs w:val="20"/>
          </w:rPr>
          <w:t>Спецификация</w:t>
        </w:r>
      </w:ins>
    </w:p>
    <w:p w:rsidR="00564ADE" w:rsidRPr="00333E06" w:rsidRDefault="00A20C58" w:rsidP="00180842">
      <w:pPr>
        <w:ind w:firstLine="0"/>
        <w:rPr>
          <w:ins w:id="9440" w:author="Rinat Gub" w:date="2022-12-06T13:44:00Z"/>
          <w:rStyle w:val="af3"/>
          <w:sz w:val="20"/>
          <w:szCs w:val="20"/>
        </w:rPr>
      </w:pPr>
      <w:ins w:id="9441" w:author="Rinat Gub" w:date="2022-12-06T13:44:00Z">
        <w:r w:rsidRPr="00180842">
          <w:rPr>
            <w:sz w:val="20"/>
            <w:szCs w:val="20"/>
          </w:rPr>
          <w:t>[</w:t>
        </w:r>
        <w:r w:rsidR="00C51346" w:rsidRPr="00C51346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>ассортимент товаров, количество по</w:t>
        </w:r>
        <w:r w:rsidR="00AE2BE1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 xml:space="preserve"> каждой ассортиментной позиции </w:t>
        </w:r>
        <w:r w:rsidR="00902AAE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>и т.д.</w:t>
        </w:r>
        <w:r w:rsidR="008046BB" w:rsidRPr="008046BB">
          <w:rPr>
            <w:sz w:val="20"/>
            <w:szCs w:val="20"/>
          </w:rPr>
          <w:t>]</w:t>
        </w:r>
      </w:ins>
    </w:p>
    <w:p w:rsidR="00564ADE" w:rsidRPr="00333E06" w:rsidRDefault="00564ADE" w:rsidP="00180842">
      <w:pPr>
        <w:pStyle w:val="af0"/>
        <w:spacing w:before="0" w:after="0"/>
        <w:ind w:left="567" w:right="0"/>
        <w:jc w:val="both"/>
        <w:rPr>
          <w:ins w:id="9442" w:author="Rinat Gub" w:date="2022-12-06T13:44:00Z"/>
          <w:b/>
          <w:sz w:val="20"/>
          <w:szCs w:val="20"/>
        </w:rPr>
      </w:pPr>
    </w:p>
    <w:p w:rsidR="006F21B8" w:rsidRPr="00333E06" w:rsidRDefault="008046BB" w:rsidP="0040134A">
      <w:pPr>
        <w:pStyle w:val="af0"/>
        <w:numPr>
          <w:ilvl w:val="2"/>
          <w:numId w:val="125"/>
        </w:numPr>
        <w:tabs>
          <w:tab w:val="clear" w:pos="2160"/>
        </w:tabs>
        <w:spacing w:before="0" w:after="0"/>
        <w:ind w:left="567" w:right="0" w:hanging="567"/>
        <w:jc w:val="both"/>
        <w:rPr>
          <w:ins w:id="9443" w:author="Rinat Gub" w:date="2022-12-06T13:44:00Z"/>
          <w:b/>
          <w:sz w:val="20"/>
          <w:szCs w:val="20"/>
        </w:rPr>
      </w:pPr>
      <w:ins w:id="9444" w:author="Rinat Gub" w:date="2022-12-06T13:44:00Z">
        <w:r w:rsidRPr="008046BB">
          <w:rPr>
            <w:b/>
            <w:sz w:val="20"/>
            <w:szCs w:val="20"/>
          </w:rPr>
          <w:t>Требования к продукции</w:t>
        </w:r>
        <w:r w:rsidR="00F02CEB">
          <w:rPr>
            <w:b/>
            <w:sz w:val="20"/>
            <w:szCs w:val="20"/>
          </w:rPr>
          <w:t>, работам, услугам</w:t>
        </w:r>
        <w:r w:rsidRPr="008046BB">
          <w:rPr>
            <w:b/>
            <w:sz w:val="20"/>
            <w:szCs w:val="20"/>
          </w:rPr>
          <w:t xml:space="preserve"> и подтверждающим документам</w:t>
        </w:r>
      </w:ins>
    </w:p>
    <w:p w:rsidR="00C9107F" w:rsidRDefault="00A20C58" w:rsidP="00C9107F">
      <w:pPr>
        <w:pStyle w:val="af0"/>
        <w:spacing w:before="0" w:after="0"/>
        <w:ind w:left="0" w:right="0"/>
        <w:jc w:val="both"/>
        <w:rPr>
          <w:ins w:id="9445" w:author="Rinat Gub" w:date="2022-12-06T13:44:00Z"/>
          <w:sz w:val="20"/>
          <w:szCs w:val="20"/>
        </w:rPr>
      </w:pPr>
      <w:ins w:id="9446" w:author="Rinat Gub" w:date="2022-12-06T13:44:00Z">
        <w:r w:rsidRPr="00180842">
          <w:rPr>
            <w:sz w:val="20"/>
            <w:szCs w:val="20"/>
          </w:rPr>
          <w:t>Предусмотрены следующие требования к продукции и подтверждающим документам, входящим в техническую часть заявки:</w:t>
        </w:r>
      </w:ins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261"/>
      </w:tblGrid>
      <w:tr w:rsidR="00153B3F" w:rsidRPr="00153B3F" w:rsidTr="00153B3F">
        <w:trPr>
          <w:ins w:id="9447" w:author="Rinat Gub" w:date="2022-12-06T13:44:00Z"/>
        </w:trPr>
        <w:tc>
          <w:tcPr>
            <w:tcW w:w="471" w:type="dxa"/>
          </w:tcPr>
          <w:p w:rsidR="00153B3F" w:rsidRPr="00153B3F" w:rsidRDefault="0082511F" w:rsidP="00153B3F">
            <w:pPr>
              <w:ind w:firstLine="0"/>
              <w:jc w:val="left"/>
              <w:rPr>
                <w:ins w:id="9448" w:author="Rinat Gub" w:date="2022-12-06T13:44:00Z"/>
                <w:szCs w:val="20"/>
              </w:rPr>
            </w:pPr>
            <w:ins w:id="9449" w:author="Rinat Gub" w:date="2022-12-06T13:44:00Z">
              <w:r w:rsidRPr="00153B3F">
                <w:rPr>
                  <w:szCs w:val="20"/>
                </w:rPr>
                <w:object w:dxaOrig="1440" w:dyaOrig="144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060" type="#_x0000_t75" style="width:12.75pt;height:18.75pt" o:ole="">
                    <v:imagedata r:id="rId110" o:title=""/>
                  </v:shape>
                  <w:control r:id="rId111" w:name="CheckBox2124123" w:shapeid="_x0000_i1060"/>
                </w:object>
              </w:r>
            </w:ins>
          </w:p>
        </w:tc>
        <w:tc>
          <w:tcPr>
            <w:tcW w:w="9261" w:type="dxa"/>
            <w:vAlign w:val="center"/>
          </w:tcPr>
          <w:p w:rsidR="00153B3F" w:rsidRPr="00153B3F" w:rsidRDefault="00153B3F" w:rsidP="00153B3F">
            <w:pPr>
              <w:spacing w:before="60" w:after="60"/>
              <w:ind w:firstLine="0"/>
              <w:rPr>
                <w:ins w:id="9450" w:author="Rinat Gub" w:date="2022-12-06T13:44:00Z"/>
                <w:szCs w:val="20"/>
              </w:rPr>
            </w:pPr>
            <w:ins w:id="9451" w:author="Rinat Gub" w:date="2022-12-06T13:44:00Z">
              <w:r w:rsidRPr="00153B3F">
                <w:rPr>
                  <w:szCs w:val="20"/>
                </w:rPr>
                <w:t>Продукция должна соответствовать следующим</w:t>
              </w:r>
              <w:r>
                <w:rPr>
                  <w:szCs w:val="20"/>
                </w:rPr>
                <w:t xml:space="preserve"> </w:t>
              </w:r>
              <w:r w:rsidR="003B0D13">
                <w:rPr>
                  <w:szCs w:val="20"/>
                </w:rPr>
                <w:t>требованиям к безопасности, качеству, техническим характеристикам, функциональным характеристикам</w:t>
              </w:r>
              <w:r w:rsidR="00A9777F">
                <w:rPr>
                  <w:szCs w:val="20"/>
                </w:rPr>
                <w:t xml:space="preserve"> </w:t>
              </w:r>
              <w:r w:rsidR="003B0D13">
                <w:rPr>
                  <w:szCs w:val="20"/>
                </w:rPr>
                <w:t>(потребительским свойствам)</w:t>
              </w:r>
              <w:r w:rsidR="00D853DB">
                <w:rPr>
                  <w:szCs w:val="20"/>
                </w:rPr>
                <w:t>, к размерам, объему, комплектации, упаковке, отгрузке</w:t>
              </w:r>
              <w:r w:rsidR="003B0D13">
                <w:rPr>
                  <w:szCs w:val="20"/>
                </w:rPr>
                <w:t xml:space="preserve"> </w:t>
              </w:r>
              <w:r w:rsidR="009868D6" w:rsidRPr="00153B3F">
                <w:rPr>
                  <w:szCs w:val="20"/>
                </w:rPr>
                <w:t>качеству</w:t>
              </w:r>
              <w:r w:rsidR="009868D6">
                <w:rPr>
                  <w:szCs w:val="20"/>
                </w:rPr>
                <w:t xml:space="preserve"> функционирования</w:t>
              </w:r>
              <w:r w:rsidR="00A20C58" w:rsidRPr="00180842">
                <w:rPr>
                  <w:szCs w:val="20"/>
                </w:rPr>
                <w:t xml:space="preserve">, </w:t>
              </w:r>
              <w:r w:rsidR="00224875">
                <w:rPr>
                  <w:szCs w:val="20"/>
                </w:rPr>
                <w:t>срокам поставки;</w:t>
              </w:r>
              <w:r w:rsidR="00A20C58" w:rsidRPr="00180842">
                <w:rPr>
                  <w:szCs w:val="20"/>
                </w:rPr>
                <w:t xml:space="preserve"> </w:t>
              </w:r>
              <w:r w:rsidR="00224875">
                <w:rPr>
                  <w:szCs w:val="20"/>
                </w:rPr>
                <w:t>требования</w:t>
              </w:r>
              <w:r w:rsidR="00D853DB">
                <w:rPr>
                  <w:szCs w:val="20"/>
                </w:rPr>
                <w:t>м</w:t>
              </w:r>
              <w:r w:rsidR="00224875">
                <w:rPr>
                  <w:szCs w:val="20"/>
                </w:rPr>
                <w:t xml:space="preserve"> к</w:t>
              </w:r>
              <w:r w:rsidR="009868D6">
                <w:rPr>
                  <w:szCs w:val="20"/>
                </w:rPr>
                <w:t xml:space="preserve"> </w:t>
              </w:r>
              <w:r w:rsidR="00224875">
                <w:rPr>
                  <w:szCs w:val="20"/>
                </w:rPr>
                <w:t>составу</w:t>
              </w:r>
              <w:r w:rsidR="00A20C58" w:rsidRPr="00180842">
                <w:rPr>
                  <w:szCs w:val="20"/>
                </w:rPr>
                <w:t xml:space="preserve">, </w:t>
              </w:r>
              <w:r w:rsidR="00224875">
                <w:rPr>
                  <w:szCs w:val="20"/>
                </w:rPr>
                <w:t>результатам</w:t>
              </w:r>
              <w:r w:rsidR="00A20C58" w:rsidRPr="00180842">
                <w:rPr>
                  <w:szCs w:val="20"/>
                </w:rPr>
                <w:t>,</w:t>
              </w:r>
              <w:r w:rsidR="00A9777F">
                <w:rPr>
                  <w:szCs w:val="20"/>
                </w:rPr>
                <w:t xml:space="preserve"> </w:t>
              </w:r>
              <w:r w:rsidR="00F165F6" w:rsidRPr="00F165F6">
                <w:rPr>
                  <w:szCs w:val="20"/>
                </w:rPr>
                <w:t>месту, условиям и срокам (периодам) выполнения работ</w:t>
              </w:r>
              <w:r w:rsidR="00A20C58" w:rsidRPr="00180842">
                <w:rPr>
                  <w:szCs w:val="20"/>
                </w:rPr>
                <w:t>/</w:t>
              </w:r>
              <w:r w:rsidR="00F165F6">
                <w:rPr>
                  <w:szCs w:val="20"/>
                </w:rPr>
                <w:t xml:space="preserve">оказания услуг </w:t>
              </w:r>
              <w:r w:rsidR="00224875">
                <w:rPr>
                  <w:szCs w:val="20"/>
                </w:rPr>
                <w:t>(при закупке работ</w:t>
              </w:r>
              <w:r w:rsidR="00A20C58" w:rsidRPr="00180842">
                <w:rPr>
                  <w:szCs w:val="20"/>
                </w:rPr>
                <w:t xml:space="preserve">, </w:t>
              </w:r>
              <w:r w:rsidR="00224875">
                <w:rPr>
                  <w:szCs w:val="20"/>
                </w:rPr>
                <w:t xml:space="preserve">услуг </w:t>
              </w:r>
              <w:r w:rsidR="009868D6">
                <w:rPr>
                  <w:szCs w:val="20"/>
                </w:rPr>
                <w:t>и т.п.</w:t>
              </w:r>
              <w:r w:rsidRPr="00153B3F">
                <w:rPr>
                  <w:szCs w:val="20"/>
                </w:rPr>
                <w:t>)</w:t>
              </w:r>
              <w:r w:rsidR="004B5943">
                <w:rPr>
                  <w:szCs w:val="20"/>
                </w:rPr>
                <w:t>;)</w:t>
              </w:r>
              <w:r w:rsidRPr="00153B3F">
                <w:rPr>
                  <w:szCs w:val="20"/>
                </w:rPr>
                <w:t>:</w:t>
              </w:r>
            </w:ins>
          </w:p>
          <w:tbl>
            <w:tblPr>
              <w:tblStyle w:val="aff5"/>
              <w:tblW w:w="0" w:type="auto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153B3F" w:rsidRPr="00153B3F" w:rsidTr="008E2CCE">
              <w:trPr>
                <w:ins w:id="9452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153B3F" w:rsidRPr="00153B3F" w:rsidRDefault="00153B3F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53" w:author="Rinat Gub" w:date="2022-12-06T13:44:00Z"/>
                      <w:szCs w:val="20"/>
                    </w:rPr>
                  </w:pPr>
                  <w:ins w:id="9454" w:author="Rinat Gub" w:date="2022-12-06T13:44:00Z">
                    <w:r w:rsidRPr="00153B3F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153B3F" w:rsidRPr="00153B3F" w:rsidRDefault="00153B3F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55" w:author="Rinat Gub" w:date="2022-12-06T13:44:00Z"/>
                      <w:szCs w:val="20"/>
                    </w:rPr>
                  </w:pPr>
                  <w:ins w:id="9456" w:author="Rinat Gub" w:date="2022-12-06T13:44:00Z">
                    <w:r w:rsidRPr="00153B3F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153B3F" w:rsidRPr="00153B3F" w:rsidRDefault="00153B3F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57" w:author="Rinat Gub" w:date="2022-12-06T13:44:00Z"/>
                      <w:szCs w:val="20"/>
                    </w:rPr>
                  </w:pPr>
                  <w:ins w:id="9458" w:author="Rinat Gub" w:date="2022-12-06T13:44:00Z">
                    <w:r w:rsidRPr="00153B3F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153B3F" w:rsidRPr="0066736E" w:rsidTr="00180842">
              <w:trPr>
                <w:ins w:id="9459" w:author="Rinat Gub" w:date="2022-12-06T13:44:00Z"/>
              </w:trPr>
              <w:tc>
                <w:tcPr>
                  <w:tcW w:w="470" w:type="dxa"/>
                </w:tcPr>
                <w:p w:rsidR="00153B3F" w:rsidRPr="00180842" w:rsidRDefault="00A20C58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60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61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153B3F" w:rsidRPr="00180842" w:rsidRDefault="00A20C58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62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63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153B3F" w:rsidRPr="00180842" w:rsidRDefault="00A20C58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64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65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153B3F" w:rsidRPr="0066736E" w:rsidTr="00180842">
              <w:trPr>
                <w:ins w:id="9466" w:author="Rinat Gub" w:date="2022-12-06T13:44:00Z"/>
              </w:trPr>
              <w:tc>
                <w:tcPr>
                  <w:tcW w:w="470" w:type="dxa"/>
                </w:tcPr>
                <w:p w:rsidR="00153B3F" w:rsidRPr="00180842" w:rsidRDefault="00A20C58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67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68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153B3F" w:rsidRPr="00180842" w:rsidRDefault="00A20C58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69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70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153B3F" w:rsidRPr="00180842" w:rsidRDefault="00A20C58" w:rsidP="00153B3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71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72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153B3F" w:rsidRPr="00153B3F" w:rsidRDefault="00153B3F" w:rsidP="00153B3F">
            <w:pPr>
              <w:spacing w:before="60" w:after="60"/>
              <w:ind w:firstLine="0"/>
              <w:rPr>
                <w:ins w:id="9473" w:author="Rinat Gub" w:date="2022-12-06T13:44:00Z"/>
                <w:szCs w:val="20"/>
              </w:rPr>
            </w:pPr>
          </w:p>
        </w:tc>
      </w:tr>
    </w:tbl>
    <w:p w:rsidR="00153B3F" w:rsidRDefault="00153B3F" w:rsidP="00153B3F">
      <w:pPr>
        <w:pStyle w:val="af0"/>
        <w:spacing w:before="0" w:after="0"/>
        <w:ind w:left="0" w:right="0"/>
        <w:jc w:val="both"/>
        <w:rPr>
          <w:ins w:id="9474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261"/>
      </w:tblGrid>
      <w:tr w:rsidR="00224875" w:rsidTr="003C4E18">
        <w:trPr>
          <w:ins w:id="9475" w:author="Rinat Gub" w:date="2022-12-06T13:44:00Z"/>
        </w:trPr>
        <w:tc>
          <w:tcPr>
            <w:tcW w:w="471" w:type="dxa"/>
          </w:tcPr>
          <w:p w:rsidR="00224875" w:rsidRDefault="0082511F" w:rsidP="003C4E18">
            <w:pPr>
              <w:ind w:firstLine="0"/>
              <w:jc w:val="left"/>
              <w:rPr>
                <w:ins w:id="9476" w:author="Rinat Gub" w:date="2022-12-06T13:44:00Z"/>
              </w:rPr>
            </w:pPr>
            <w:ins w:id="9477" w:author="Rinat Gub" w:date="2022-12-06T13:44:00Z">
              <w:r>
                <w:object w:dxaOrig="1440" w:dyaOrig="1440">
                  <v:shape id="_x0000_i1061" type="#_x0000_t75" style="width:12.75pt;height:18.75pt" o:ole="">
                    <v:imagedata r:id="rId110" o:title=""/>
                  </v:shape>
                  <w:control r:id="rId112" w:name="CheckBox2124311" w:shapeid="_x0000_i1061"/>
                </w:object>
              </w:r>
            </w:ins>
          </w:p>
        </w:tc>
        <w:tc>
          <w:tcPr>
            <w:tcW w:w="9261" w:type="dxa"/>
            <w:vAlign w:val="center"/>
          </w:tcPr>
          <w:p w:rsidR="00224875" w:rsidRDefault="00224875" w:rsidP="003C4E18">
            <w:pPr>
              <w:spacing w:before="60" w:after="60"/>
              <w:ind w:firstLine="0"/>
              <w:rPr>
                <w:ins w:id="9478" w:author="Rinat Gub" w:date="2022-12-06T13:44:00Z"/>
              </w:rPr>
            </w:pPr>
            <w:ins w:id="9479" w:author="Rinat Gub" w:date="2022-12-06T13:44:00Z">
              <w:r>
                <w:t xml:space="preserve">Продукция должна соответствовать стандартам, </w:t>
              </w:r>
              <w:r w:rsidRPr="008B330C">
                <w:t>техническим условиям</w:t>
              </w:r>
              <w:r w:rsidR="00A20C58" w:rsidRPr="00180842">
                <w:t xml:space="preserve">, </w:t>
              </w:r>
              <w:r>
                <w:t>техническим политикам</w:t>
              </w:r>
              <w:r w:rsidRPr="008B330C">
                <w:t xml:space="preserve"> и</w:t>
              </w:r>
              <w:r>
                <w:t>ли иным регламентирующим документам (сертификаты</w:t>
              </w:r>
              <w:r w:rsidRPr="008B330C">
                <w:t>, заключения, инструкци</w:t>
              </w:r>
              <w:r>
                <w:t>и</w:t>
              </w:r>
              <w:r w:rsidRPr="008B330C">
                <w:t>, гарантийн</w:t>
              </w:r>
              <w:r>
                <w:t>ые</w:t>
              </w:r>
              <w:r w:rsidRPr="008B330C">
                <w:t xml:space="preserve"> талон</w:t>
              </w:r>
              <w:r>
                <w:t>ы</w:t>
              </w:r>
              <w:r w:rsidRPr="008B330C">
                <w:t xml:space="preserve"> и т. п.)</w:t>
              </w:r>
            </w:ins>
          </w:p>
          <w:tbl>
            <w:tblPr>
              <w:tblStyle w:val="aff5"/>
              <w:tblW w:w="0" w:type="auto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224875" w:rsidTr="008E2CCE">
              <w:trPr>
                <w:ins w:id="9480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81" w:author="Rinat Gub" w:date="2022-12-06T13:44:00Z"/>
                      <w:szCs w:val="20"/>
                    </w:rPr>
                  </w:pPr>
                  <w:ins w:id="9482" w:author="Rinat Gub" w:date="2022-12-06T13:44:00Z">
                    <w:r w:rsidRPr="00E87E31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83" w:author="Rinat Gub" w:date="2022-12-06T13:44:00Z"/>
                      <w:szCs w:val="20"/>
                    </w:rPr>
                  </w:pPr>
                  <w:ins w:id="9484" w:author="Rinat Gub" w:date="2022-12-06T13:44:00Z">
                    <w:r w:rsidRPr="00E87E31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85" w:author="Rinat Gub" w:date="2022-12-06T13:44:00Z"/>
                      <w:szCs w:val="20"/>
                    </w:rPr>
                  </w:pPr>
                  <w:ins w:id="9486" w:author="Rinat Gub" w:date="2022-12-06T13:44:00Z">
                    <w:r w:rsidRPr="00E87E31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224875" w:rsidTr="00180842">
              <w:trPr>
                <w:ins w:id="9487" w:author="Rinat Gub" w:date="2022-12-06T13:44:00Z"/>
              </w:trPr>
              <w:tc>
                <w:tcPr>
                  <w:tcW w:w="470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88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89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90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91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92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93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224875" w:rsidTr="00180842">
              <w:trPr>
                <w:ins w:id="9494" w:author="Rinat Gub" w:date="2022-12-06T13:44:00Z"/>
              </w:trPr>
              <w:tc>
                <w:tcPr>
                  <w:tcW w:w="470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95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96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97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498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499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00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224875" w:rsidRDefault="00224875" w:rsidP="003C4E18">
            <w:pPr>
              <w:pStyle w:val="af0"/>
              <w:spacing w:before="0" w:after="0"/>
              <w:ind w:left="0" w:right="0"/>
              <w:jc w:val="both"/>
              <w:rPr>
                <w:ins w:id="9501" w:author="Rinat Gub" w:date="2022-12-06T13:44:00Z"/>
              </w:rPr>
            </w:pPr>
          </w:p>
        </w:tc>
      </w:tr>
    </w:tbl>
    <w:p w:rsidR="00224875" w:rsidRDefault="00224875" w:rsidP="00153B3F">
      <w:pPr>
        <w:pStyle w:val="af0"/>
        <w:spacing w:before="0" w:after="0"/>
        <w:ind w:left="0" w:right="0"/>
        <w:jc w:val="both"/>
        <w:rPr>
          <w:ins w:id="9502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261"/>
      </w:tblGrid>
      <w:tr w:rsidR="00224875" w:rsidRPr="001336AE" w:rsidTr="003C4E18">
        <w:trPr>
          <w:ins w:id="9503" w:author="Rinat Gub" w:date="2022-12-06T13:44:00Z"/>
        </w:trPr>
        <w:tc>
          <w:tcPr>
            <w:tcW w:w="471" w:type="dxa"/>
          </w:tcPr>
          <w:p w:rsidR="00224875" w:rsidRDefault="0082511F" w:rsidP="003C4E18">
            <w:pPr>
              <w:ind w:firstLine="0"/>
              <w:jc w:val="left"/>
              <w:rPr>
                <w:ins w:id="9504" w:author="Rinat Gub" w:date="2022-12-06T13:44:00Z"/>
              </w:rPr>
            </w:pPr>
            <w:ins w:id="9505" w:author="Rinat Gub" w:date="2022-12-06T13:44:00Z">
              <w:r>
                <w:object w:dxaOrig="1440" w:dyaOrig="1440">
                  <v:shape id="_x0000_i1062" type="#_x0000_t75" style="width:12.75pt;height:18.75pt" o:ole="">
                    <v:imagedata r:id="rId110" o:title=""/>
                  </v:shape>
                  <w:control r:id="rId113" w:name="CheckBox212433" w:shapeid="_x0000_i1062"/>
                </w:object>
              </w:r>
            </w:ins>
          </w:p>
        </w:tc>
        <w:tc>
          <w:tcPr>
            <w:tcW w:w="9261" w:type="dxa"/>
            <w:vAlign w:val="center"/>
          </w:tcPr>
          <w:p w:rsidR="00224875" w:rsidRDefault="00224875" w:rsidP="003C4E18">
            <w:pPr>
              <w:pStyle w:val="af0"/>
              <w:spacing w:before="0" w:after="0"/>
              <w:ind w:left="0" w:right="0"/>
              <w:jc w:val="both"/>
              <w:rPr>
                <w:ins w:id="9506" w:author="Rinat Gub" w:date="2022-12-06T13:44:00Z"/>
              </w:rPr>
            </w:pPr>
            <w:ins w:id="9507" w:author="Rinat Gub" w:date="2022-12-06T13:44:00Z">
              <w:r>
                <w:t>Продукция</w:t>
              </w:r>
              <w:r w:rsidRPr="008B330C">
                <w:t xml:space="preserve"> </w:t>
              </w:r>
              <w:r>
                <w:t>должна быть изготовлена</w:t>
              </w:r>
              <w:r w:rsidR="00271115">
                <w:t xml:space="preserve"> </w:t>
              </w:r>
              <w:r>
                <w:t>в соответствии со следующими требованиями (условия</w:t>
              </w:r>
              <w:r w:rsidRPr="008B330C">
                <w:t xml:space="preserve"> исполь</w:t>
              </w:r>
              <w:r>
                <w:t>зования</w:t>
              </w:r>
              <w:r w:rsidRPr="00FA43F0">
                <w:t>/</w:t>
              </w:r>
              <w:r>
                <w:t xml:space="preserve"> запрета</w:t>
              </w:r>
              <w:r w:rsidRPr="008B330C">
                <w:t xml:space="preserve"> на использование определенных технологий, соблюдени</w:t>
              </w:r>
              <w:r>
                <w:t>е</w:t>
              </w:r>
              <w:r w:rsidRPr="008B330C">
                <w:t xml:space="preserve"> стандартов, наличи</w:t>
              </w:r>
              <w:r w:rsidR="00B82409">
                <w:t>е</w:t>
              </w:r>
              <w:r w:rsidRPr="008B330C">
                <w:t xml:space="preserve"> разрешительных документов на проектирование</w:t>
              </w:r>
              <w:r w:rsidRPr="00FA43F0">
                <w:t>/</w:t>
              </w:r>
              <w:r>
                <w:t>изготовление</w:t>
              </w:r>
              <w:r w:rsidR="00A20C58" w:rsidRPr="00180842">
                <w:t xml:space="preserve">, </w:t>
              </w:r>
              <w:r w:rsidR="00271115">
                <w:t>сроки изготовления</w:t>
              </w:r>
              <w:r w:rsidRPr="008B330C">
                <w:t xml:space="preserve"> и т.п.)</w:t>
              </w:r>
              <w:r>
                <w:t>:</w:t>
              </w:r>
            </w:ins>
          </w:p>
          <w:tbl>
            <w:tblPr>
              <w:tblStyle w:val="aff5"/>
              <w:tblW w:w="0" w:type="auto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224875" w:rsidTr="008E2CCE">
              <w:trPr>
                <w:ins w:id="9508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09" w:author="Rinat Gub" w:date="2022-12-06T13:44:00Z"/>
                      <w:szCs w:val="20"/>
                    </w:rPr>
                  </w:pPr>
                  <w:ins w:id="9510" w:author="Rinat Gub" w:date="2022-12-06T13:44:00Z">
                    <w:r w:rsidRPr="00E87E31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11" w:author="Rinat Gub" w:date="2022-12-06T13:44:00Z"/>
                      <w:szCs w:val="20"/>
                    </w:rPr>
                  </w:pPr>
                  <w:ins w:id="9512" w:author="Rinat Gub" w:date="2022-12-06T13:44:00Z">
                    <w:r w:rsidRPr="00E87E31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13" w:author="Rinat Gub" w:date="2022-12-06T13:44:00Z"/>
                      <w:szCs w:val="20"/>
                    </w:rPr>
                  </w:pPr>
                  <w:ins w:id="9514" w:author="Rinat Gub" w:date="2022-12-06T13:44:00Z">
                    <w:r>
                      <w:rPr>
                        <w:szCs w:val="20"/>
                      </w:rPr>
                      <w:t>Подтвержд</w:t>
                    </w:r>
                    <w:r w:rsidRPr="00E87E31">
                      <w:rPr>
                        <w:szCs w:val="20"/>
                      </w:rPr>
                      <w:t>ающи</w:t>
                    </w:r>
                    <w:r>
                      <w:rPr>
                        <w:szCs w:val="20"/>
                      </w:rPr>
                      <w:t>е</w:t>
                    </w:r>
                    <w:r w:rsidRPr="00E87E31">
                      <w:rPr>
                        <w:szCs w:val="20"/>
                      </w:rPr>
                      <w:t xml:space="preserve"> документы</w:t>
                    </w:r>
                  </w:ins>
                </w:p>
              </w:tc>
            </w:tr>
            <w:tr w:rsidR="00224875" w:rsidTr="00180842">
              <w:trPr>
                <w:ins w:id="9515" w:author="Rinat Gub" w:date="2022-12-06T13:44:00Z"/>
              </w:trPr>
              <w:tc>
                <w:tcPr>
                  <w:tcW w:w="470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16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17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18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19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20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21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224875" w:rsidTr="00180842">
              <w:trPr>
                <w:ins w:id="9522" w:author="Rinat Gub" w:date="2022-12-06T13:44:00Z"/>
              </w:trPr>
              <w:tc>
                <w:tcPr>
                  <w:tcW w:w="470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23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24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25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26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27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28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224875" w:rsidRPr="001336AE" w:rsidRDefault="00224875" w:rsidP="003C4E18">
            <w:pPr>
              <w:spacing w:before="60" w:after="60"/>
              <w:ind w:firstLine="0"/>
              <w:rPr>
                <w:ins w:id="9529" w:author="Rinat Gub" w:date="2022-12-06T13:44:00Z"/>
                <w:lang w:val="en-US"/>
              </w:rPr>
            </w:pPr>
          </w:p>
        </w:tc>
      </w:tr>
    </w:tbl>
    <w:p w:rsidR="00224875" w:rsidRDefault="00224875" w:rsidP="00153B3F">
      <w:pPr>
        <w:pStyle w:val="af0"/>
        <w:spacing w:before="0" w:after="0"/>
        <w:ind w:left="0" w:right="0"/>
        <w:jc w:val="both"/>
        <w:rPr>
          <w:ins w:id="9530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120"/>
      </w:tblGrid>
      <w:tr w:rsidR="003C4E18" w:rsidTr="003C4E18">
        <w:trPr>
          <w:ins w:id="9531" w:author="Rinat Gub" w:date="2022-12-06T13:44:00Z"/>
        </w:trPr>
        <w:tc>
          <w:tcPr>
            <w:tcW w:w="471" w:type="dxa"/>
          </w:tcPr>
          <w:p w:rsidR="003C4E18" w:rsidRDefault="0082511F" w:rsidP="003C4E18">
            <w:pPr>
              <w:ind w:firstLine="0"/>
              <w:jc w:val="left"/>
              <w:rPr>
                <w:ins w:id="9532" w:author="Rinat Gub" w:date="2022-12-06T13:44:00Z"/>
              </w:rPr>
            </w:pPr>
            <w:ins w:id="9533" w:author="Rinat Gub" w:date="2022-12-06T13:44:00Z">
              <w:r>
                <w:object w:dxaOrig="1440" w:dyaOrig="1440">
                  <v:shape id="_x0000_i1063" type="#_x0000_t75" style="width:12.75pt;height:18.75pt" o:ole="">
                    <v:imagedata r:id="rId110" o:title=""/>
                  </v:shape>
                  <w:control r:id="rId114" w:name="CheckBox21243221" w:shapeid="_x0000_i1063"/>
                </w:object>
              </w:r>
            </w:ins>
          </w:p>
        </w:tc>
        <w:tc>
          <w:tcPr>
            <w:tcW w:w="9120" w:type="dxa"/>
            <w:vAlign w:val="center"/>
          </w:tcPr>
          <w:p w:rsidR="003C4E18" w:rsidRDefault="003C4E18" w:rsidP="003C4E18">
            <w:pPr>
              <w:spacing w:before="60" w:after="60"/>
              <w:ind w:firstLine="0"/>
              <w:rPr>
                <w:ins w:id="9534" w:author="Rinat Gub" w:date="2022-12-06T13:44:00Z"/>
              </w:rPr>
            </w:pPr>
            <w:ins w:id="9535" w:author="Rinat Gub" w:date="2022-12-06T13:44:00Z">
              <w:r>
                <w:t>Участник закупки (и</w:t>
              </w:r>
              <w:r w:rsidRPr="00E36C66">
                <w:t>/</w:t>
              </w:r>
              <w:r>
                <w:t>или предприятие-изготовитель) должен обеспечить выполнение следующих требований в отношении сопутствующих обязательств (</w:t>
              </w:r>
              <w:r w:rsidR="004B5943">
                <w:t>шеф-монтаж</w:t>
              </w:r>
              <w:r w:rsidR="00A20C58" w:rsidRPr="00180842">
                <w:t xml:space="preserve">, </w:t>
              </w:r>
              <w:r>
                <w:t>монтаж</w:t>
              </w:r>
              <w:r w:rsidR="00A20C58" w:rsidRPr="00180842">
                <w:t xml:space="preserve">, </w:t>
              </w:r>
              <w:r>
                <w:t>пуско-наладка</w:t>
              </w:r>
              <w:r w:rsidR="00A20C58" w:rsidRPr="00180842">
                <w:t xml:space="preserve">, </w:t>
              </w:r>
              <w:r>
                <w:t>обучение пользователей и т.п.):</w:t>
              </w:r>
            </w:ins>
          </w:p>
          <w:tbl>
            <w:tblPr>
              <w:tblStyle w:val="aff5"/>
              <w:tblW w:w="8992" w:type="dxa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3C4E18" w:rsidTr="008E2CCE">
              <w:trPr>
                <w:ins w:id="9536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3C4E18" w:rsidRPr="00E87E31" w:rsidRDefault="003C4E1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37" w:author="Rinat Gub" w:date="2022-12-06T13:44:00Z"/>
                      <w:szCs w:val="20"/>
                    </w:rPr>
                  </w:pPr>
                  <w:ins w:id="9538" w:author="Rinat Gub" w:date="2022-12-06T13:44:00Z">
                    <w:r w:rsidRPr="00E87E31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3C4E18" w:rsidRPr="00E87E31" w:rsidRDefault="003C4E1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39" w:author="Rinat Gub" w:date="2022-12-06T13:44:00Z"/>
                      <w:szCs w:val="20"/>
                    </w:rPr>
                  </w:pPr>
                  <w:ins w:id="9540" w:author="Rinat Gub" w:date="2022-12-06T13:44:00Z">
                    <w:r w:rsidRPr="00E87E31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3C4E18" w:rsidRPr="00E87E31" w:rsidRDefault="003C4E1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41" w:author="Rinat Gub" w:date="2022-12-06T13:44:00Z"/>
                      <w:szCs w:val="20"/>
                    </w:rPr>
                  </w:pPr>
                  <w:ins w:id="9542" w:author="Rinat Gub" w:date="2022-12-06T13:44:00Z">
                    <w:r w:rsidRPr="00E87E31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3C4E18" w:rsidTr="003C4E18">
              <w:trPr>
                <w:ins w:id="9543" w:author="Rinat Gub" w:date="2022-12-06T13:44:00Z"/>
              </w:trPr>
              <w:tc>
                <w:tcPr>
                  <w:tcW w:w="470" w:type="dxa"/>
                </w:tcPr>
                <w:p w:rsidR="003C4E18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44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45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3C4E18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46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47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3C4E18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48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49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3C4E18" w:rsidTr="003C4E18">
              <w:trPr>
                <w:ins w:id="9550" w:author="Rinat Gub" w:date="2022-12-06T13:44:00Z"/>
              </w:trPr>
              <w:tc>
                <w:tcPr>
                  <w:tcW w:w="470" w:type="dxa"/>
                </w:tcPr>
                <w:p w:rsidR="003C4E18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51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52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3C4E18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53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54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3C4E18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55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56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3C4E18" w:rsidRPr="00623512" w:rsidRDefault="003C4E18" w:rsidP="003C4E18">
            <w:pPr>
              <w:spacing w:before="60" w:after="60"/>
              <w:ind w:firstLine="0"/>
              <w:rPr>
                <w:ins w:id="9557" w:author="Rinat Gub" w:date="2022-12-06T13:44:00Z"/>
              </w:rPr>
            </w:pPr>
          </w:p>
        </w:tc>
      </w:tr>
    </w:tbl>
    <w:p w:rsidR="003C4E18" w:rsidRDefault="003C4E18" w:rsidP="00153B3F">
      <w:pPr>
        <w:pStyle w:val="af0"/>
        <w:spacing w:before="0" w:after="0"/>
        <w:ind w:left="0" w:right="0"/>
        <w:jc w:val="both"/>
        <w:rPr>
          <w:ins w:id="9558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120"/>
      </w:tblGrid>
      <w:tr w:rsidR="00C9107F" w:rsidTr="00180842">
        <w:trPr>
          <w:ins w:id="9559" w:author="Rinat Gub" w:date="2022-12-06T13:44:00Z"/>
        </w:trPr>
        <w:tc>
          <w:tcPr>
            <w:tcW w:w="471" w:type="dxa"/>
          </w:tcPr>
          <w:p w:rsidR="00C9107F" w:rsidRDefault="0082511F" w:rsidP="00C9107F">
            <w:pPr>
              <w:ind w:firstLine="0"/>
              <w:jc w:val="left"/>
              <w:rPr>
                <w:ins w:id="9560" w:author="Rinat Gub" w:date="2022-12-06T13:44:00Z"/>
              </w:rPr>
            </w:pPr>
            <w:ins w:id="9561" w:author="Rinat Gub" w:date="2022-12-06T13:44:00Z">
              <w:r>
                <w:object w:dxaOrig="1440" w:dyaOrig="1440">
                  <v:shape id="_x0000_i1064" type="#_x0000_t75" style="width:12.75pt;height:18.75pt" o:ole="">
                    <v:imagedata r:id="rId110" o:title=""/>
                  </v:shape>
                  <w:control r:id="rId115" w:name="CheckBox2124322" w:shapeid="_x0000_i1064"/>
                </w:object>
              </w:r>
            </w:ins>
          </w:p>
        </w:tc>
        <w:tc>
          <w:tcPr>
            <w:tcW w:w="9120" w:type="dxa"/>
            <w:vAlign w:val="center"/>
          </w:tcPr>
          <w:p w:rsidR="00C9107F" w:rsidRDefault="00224875" w:rsidP="00C9107F">
            <w:pPr>
              <w:spacing w:before="60" w:after="60"/>
              <w:ind w:firstLine="0"/>
              <w:rPr>
                <w:ins w:id="9562" w:author="Rinat Gub" w:date="2022-12-06T13:44:00Z"/>
              </w:rPr>
            </w:pPr>
            <w:ins w:id="9563" w:author="Rinat Gub" w:date="2022-12-06T13:44:00Z">
              <w:r>
                <w:t>Участник закупки (и</w:t>
              </w:r>
              <w:r w:rsidRPr="00E36C66">
                <w:t>/</w:t>
              </w:r>
              <w:r>
                <w:t xml:space="preserve">или предприятие-изготовитель) должен обеспечить выполнение следующих требований в отношении </w:t>
              </w:r>
              <w:r w:rsidR="00C9107F">
                <w:t>гаранти</w:t>
              </w:r>
              <w:r>
                <w:t>йных обязательств</w:t>
              </w:r>
              <w:r w:rsidR="003C70AE">
                <w:t xml:space="preserve"> и условиям обслуживания (</w:t>
              </w:r>
              <w:r w:rsidR="003C70AE" w:rsidRPr="003C70AE">
                <w:t>гарантийн</w:t>
              </w:r>
              <w:r w:rsidR="003C4E18">
                <w:t>ый</w:t>
              </w:r>
              <w:r w:rsidR="003C70AE" w:rsidRPr="003C70AE">
                <w:t xml:space="preserve"> срок</w:t>
              </w:r>
              <w:r w:rsidR="00A20C58" w:rsidRPr="00180842">
                <w:t>,</w:t>
              </w:r>
              <w:r w:rsidR="003C70AE" w:rsidRPr="003C70AE">
                <w:t xml:space="preserve"> </w:t>
              </w:r>
              <w:r w:rsidR="003C4E18">
                <w:t>объем</w:t>
              </w:r>
              <w:r w:rsidR="003C70AE" w:rsidRPr="003C70AE">
                <w:t xml:space="preserve"> предоставления гарантий</w:t>
              </w:r>
              <w:r w:rsidR="00A20C58" w:rsidRPr="00180842">
                <w:t>,</w:t>
              </w:r>
              <w:r w:rsidR="003C70AE" w:rsidRPr="003C70AE">
                <w:t xml:space="preserve"> </w:t>
              </w:r>
              <w:r w:rsidR="003C4E18">
                <w:t>расходы на эксплуатацию и гарантийное обслуживание</w:t>
              </w:r>
              <w:r w:rsidR="003C70AE">
                <w:t xml:space="preserve"> и т.п.)</w:t>
              </w:r>
              <w:r>
                <w:t>:</w:t>
              </w:r>
            </w:ins>
          </w:p>
          <w:tbl>
            <w:tblPr>
              <w:tblStyle w:val="aff5"/>
              <w:tblW w:w="8992" w:type="dxa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C9107F" w:rsidTr="008E2CCE">
              <w:trPr>
                <w:ins w:id="9564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C9107F" w:rsidRPr="00E87E31" w:rsidRDefault="00C9107F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65" w:author="Rinat Gub" w:date="2022-12-06T13:44:00Z"/>
                      <w:szCs w:val="20"/>
                    </w:rPr>
                  </w:pPr>
                  <w:ins w:id="9566" w:author="Rinat Gub" w:date="2022-12-06T13:44:00Z">
                    <w:r w:rsidRPr="00E87E31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C9107F" w:rsidRPr="00E87E31" w:rsidRDefault="00C9107F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67" w:author="Rinat Gub" w:date="2022-12-06T13:44:00Z"/>
                      <w:szCs w:val="20"/>
                    </w:rPr>
                  </w:pPr>
                  <w:ins w:id="9568" w:author="Rinat Gub" w:date="2022-12-06T13:44:00Z">
                    <w:r w:rsidRPr="00E87E31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C9107F" w:rsidRPr="00E87E31" w:rsidRDefault="00C9107F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69" w:author="Rinat Gub" w:date="2022-12-06T13:44:00Z"/>
                      <w:szCs w:val="20"/>
                    </w:rPr>
                  </w:pPr>
                  <w:ins w:id="9570" w:author="Rinat Gub" w:date="2022-12-06T13:44:00Z">
                    <w:r w:rsidRPr="00E87E31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C9107F" w:rsidTr="00180842">
              <w:trPr>
                <w:ins w:id="9571" w:author="Rinat Gub" w:date="2022-12-06T13:44:00Z"/>
              </w:trPr>
              <w:tc>
                <w:tcPr>
                  <w:tcW w:w="470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72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73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74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75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76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77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C9107F" w:rsidTr="00180842">
              <w:trPr>
                <w:ins w:id="9578" w:author="Rinat Gub" w:date="2022-12-06T13:44:00Z"/>
              </w:trPr>
              <w:tc>
                <w:tcPr>
                  <w:tcW w:w="470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79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80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81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82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83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584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C9107F" w:rsidRPr="00623512" w:rsidRDefault="00C9107F" w:rsidP="00C9107F">
            <w:pPr>
              <w:spacing w:before="60" w:after="60"/>
              <w:ind w:firstLine="0"/>
              <w:rPr>
                <w:ins w:id="9585" w:author="Rinat Gub" w:date="2022-12-06T13:44:00Z"/>
              </w:rPr>
            </w:pPr>
          </w:p>
        </w:tc>
      </w:tr>
    </w:tbl>
    <w:p w:rsidR="00C9107F" w:rsidRDefault="00C9107F" w:rsidP="00C9107F">
      <w:pPr>
        <w:pStyle w:val="af0"/>
        <w:spacing w:before="0" w:after="0"/>
        <w:ind w:left="0" w:right="0"/>
        <w:jc w:val="both"/>
        <w:rPr>
          <w:ins w:id="9586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120"/>
      </w:tblGrid>
      <w:tr w:rsidR="00224875" w:rsidTr="003C4E18">
        <w:trPr>
          <w:ins w:id="9587" w:author="Rinat Gub" w:date="2022-12-06T13:44:00Z"/>
        </w:trPr>
        <w:tc>
          <w:tcPr>
            <w:tcW w:w="471" w:type="dxa"/>
          </w:tcPr>
          <w:p w:rsidR="00224875" w:rsidRDefault="0082511F" w:rsidP="003C4E18">
            <w:pPr>
              <w:ind w:firstLine="0"/>
              <w:jc w:val="left"/>
              <w:rPr>
                <w:ins w:id="9588" w:author="Rinat Gub" w:date="2022-12-06T13:44:00Z"/>
              </w:rPr>
            </w:pPr>
            <w:ins w:id="9589" w:author="Rinat Gub" w:date="2022-12-06T13:44:00Z">
              <w:r>
                <w:object w:dxaOrig="1440" w:dyaOrig="1440">
                  <v:shape id="_x0000_i1065" type="#_x0000_t75" style="width:12.75pt;height:18.75pt" o:ole="">
                    <v:imagedata r:id="rId110" o:title=""/>
                  </v:shape>
                  <w:control r:id="rId116" w:name="CheckBox21241111" w:shapeid="_x0000_i1065"/>
                </w:object>
              </w:r>
            </w:ins>
          </w:p>
        </w:tc>
        <w:tc>
          <w:tcPr>
            <w:tcW w:w="9120" w:type="dxa"/>
            <w:vAlign w:val="center"/>
          </w:tcPr>
          <w:p w:rsidR="00224875" w:rsidRPr="00A67C5D" w:rsidRDefault="00224875" w:rsidP="003C4E18">
            <w:pPr>
              <w:pStyle w:val="af0"/>
              <w:spacing w:before="0" w:after="0"/>
              <w:ind w:left="0" w:right="0"/>
              <w:jc w:val="both"/>
              <w:rPr>
                <w:ins w:id="9590" w:author="Rinat Gub" w:date="2022-12-06T13:44:00Z"/>
                <w:szCs w:val="20"/>
              </w:rPr>
            </w:pPr>
            <w:ins w:id="9591" w:author="Rinat Gub" w:date="2022-12-06T13:44:00Z">
              <w:r>
                <w:t>Участник</w:t>
              </w:r>
              <w:r w:rsidRPr="008B330C">
                <w:t xml:space="preserve"> закупки </w:t>
              </w:r>
              <w:r>
                <w:t xml:space="preserve">должен подтвердить право на </w:t>
              </w:r>
              <w:r w:rsidRPr="008B330C">
                <w:t xml:space="preserve">законных основаниях предлагать </w:t>
              </w:r>
              <w:r>
                <w:t>продукцию</w:t>
              </w:r>
              <w:r w:rsidRPr="008B330C">
                <w:t xml:space="preserve"> в срок и на условиях, указанных в </w:t>
              </w:r>
              <w:r w:rsidR="006D5617">
                <w:t>Документаци</w:t>
              </w:r>
              <w:r w:rsidRPr="008B330C">
                <w:t>и о закупке</w:t>
              </w:r>
              <w:r w:rsidR="004B5943">
                <w:t>:</w:t>
              </w:r>
            </w:ins>
          </w:p>
          <w:tbl>
            <w:tblPr>
              <w:tblStyle w:val="aff5"/>
              <w:tblW w:w="8992" w:type="dxa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224875" w:rsidTr="008E2CCE">
              <w:trPr>
                <w:ins w:id="9592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93" w:author="Rinat Gub" w:date="2022-12-06T13:44:00Z"/>
                      <w:szCs w:val="20"/>
                    </w:rPr>
                  </w:pPr>
                  <w:ins w:id="9594" w:author="Rinat Gub" w:date="2022-12-06T13:44:00Z">
                    <w:r w:rsidRPr="00E87E31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95" w:author="Rinat Gub" w:date="2022-12-06T13:44:00Z"/>
                      <w:szCs w:val="20"/>
                    </w:rPr>
                  </w:pPr>
                  <w:ins w:id="9596" w:author="Rinat Gub" w:date="2022-12-06T13:44:00Z">
                    <w:r w:rsidRPr="00E87E31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224875" w:rsidRPr="00E87E31" w:rsidRDefault="00224875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597" w:author="Rinat Gub" w:date="2022-12-06T13:44:00Z"/>
                      <w:szCs w:val="20"/>
                    </w:rPr>
                  </w:pPr>
                  <w:ins w:id="9598" w:author="Rinat Gub" w:date="2022-12-06T13:44:00Z">
                    <w:r w:rsidRPr="00E87E31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224875" w:rsidTr="00180842">
              <w:trPr>
                <w:ins w:id="9599" w:author="Rinat Gub" w:date="2022-12-06T13:44:00Z"/>
              </w:trPr>
              <w:tc>
                <w:tcPr>
                  <w:tcW w:w="470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00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01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02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03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04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05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224875" w:rsidTr="00180842">
              <w:trPr>
                <w:ins w:id="9606" w:author="Rinat Gub" w:date="2022-12-06T13:44:00Z"/>
              </w:trPr>
              <w:tc>
                <w:tcPr>
                  <w:tcW w:w="470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07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08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09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10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224875" w:rsidRPr="00180842" w:rsidRDefault="00A20C58" w:rsidP="003C4E18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11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12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224875" w:rsidRPr="00623512" w:rsidRDefault="00224875" w:rsidP="003C4E18">
            <w:pPr>
              <w:spacing w:before="60" w:after="60"/>
              <w:ind w:firstLine="0"/>
              <w:rPr>
                <w:ins w:id="9613" w:author="Rinat Gub" w:date="2022-12-06T13:44:00Z"/>
              </w:rPr>
            </w:pPr>
          </w:p>
        </w:tc>
      </w:tr>
    </w:tbl>
    <w:p w:rsidR="0089594F" w:rsidRDefault="0089594F" w:rsidP="00C9107F">
      <w:pPr>
        <w:pStyle w:val="af0"/>
        <w:spacing w:before="0" w:after="0"/>
        <w:ind w:left="0" w:right="0"/>
        <w:jc w:val="both"/>
        <w:rPr>
          <w:ins w:id="9614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120"/>
      </w:tblGrid>
      <w:tr w:rsidR="0089594F" w:rsidRPr="00623512" w:rsidTr="0089594F">
        <w:trPr>
          <w:ins w:id="9615" w:author="Rinat Gub" w:date="2022-12-06T13:44:00Z"/>
        </w:trPr>
        <w:tc>
          <w:tcPr>
            <w:tcW w:w="471" w:type="dxa"/>
          </w:tcPr>
          <w:p w:rsidR="0089594F" w:rsidRDefault="0082511F" w:rsidP="0089594F">
            <w:pPr>
              <w:ind w:firstLine="0"/>
              <w:jc w:val="left"/>
              <w:rPr>
                <w:ins w:id="9616" w:author="Rinat Gub" w:date="2022-12-06T13:44:00Z"/>
              </w:rPr>
            </w:pPr>
            <w:ins w:id="9617" w:author="Rinat Gub" w:date="2022-12-06T13:44:00Z">
              <w:r>
                <w:object w:dxaOrig="1440" w:dyaOrig="1440">
                  <v:shape id="_x0000_i1066" type="#_x0000_t75" style="width:12.75pt;height:18.75pt" o:ole="">
                    <v:imagedata r:id="rId110" o:title=""/>
                  </v:shape>
                  <w:control r:id="rId117" w:name="CheckBox212411111" w:shapeid="_x0000_i1066"/>
                </w:object>
              </w:r>
            </w:ins>
          </w:p>
        </w:tc>
        <w:tc>
          <w:tcPr>
            <w:tcW w:w="9120" w:type="dxa"/>
            <w:vAlign w:val="center"/>
          </w:tcPr>
          <w:p w:rsidR="0089594F" w:rsidRPr="00A67C5D" w:rsidRDefault="0089594F" w:rsidP="0089594F">
            <w:pPr>
              <w:pStyle w:val="af0"/>
              <w:spacing w:before="0" w:after="0"/>
              <w:ind w:left="0" w:right="0"/>
              <w:jc w:val="both"/>
              <w:rPr>
                <w:ins w:id="9618" w:author="Rinat Gub" w:date="2022-12-06T13:44:00Z"/>
                <w:szCs w:val="20"/>
              </w:rPr>
            </w:pPr>
            <w:ins w:id="9619" w:author="Rinat Gub" w:date="2022-12-06T13:44:00Z">
              <w:r>
                <w:t>Указание на принадлежность продукции к определенному товарному знаку</w:t>
              </w:r>
              <w:r w:rsidR="00A20C58" w:rsidRPr="00180842">
                <w:t xml:space="preserve">, </w:t>
              </w:r>
              <w:r>
                <w:t>знаку обслуживания</w:t>
              </w:r>
              <w:r w:rsidR="00A20C58" w:rsidRPr="00180842">
                <w:t xml:space="preserve">, </w:t>
              </w:r>
              <w:r>
                <w:t>фирменному наименованию</w:t>
              </w:r>
              <w:r w:rsidR="00A20C58" w:rsidRPr="00180842">
                <w:t xml:space="preserve">, </w:t>
              </w:r>
              <w:r>
                <w:t>патенту</w:t>
              </w:r>
              <w:r w:rsidR="00A20C58" w:rsidRPr="00180842">
                <w:t xml:space="preserve">, </w:t>
              </w:r>
              <w:r>
                <w:t>полезной модели</w:t>
              </w:r>
              <w:r w:rsidR="00A20C58" w:rsidRPr="00180842">
                <w:t xml:space="preserve">, </w:t>
              </w:r>
              <w:r>
                <w:t>промышленному образцу</w:t>
              </w:r>
              <w:r w:rsidR="00A20C58" w:rsidRPr="00180842">
                <w:t xml:space="preserve">, </w:t>
              </w:r>
              <w:r w:rsidR="00C03BE4">
                <w:t>месту происхождения товара или наименованию производителя</w:t>
              </w:r>
              <w:r w:rsidR="00C03BE4">
                <w:rPr>
                  <w:rStyle w:val="afc"/>
                </w:rPr>
                <w:footnoteReference w:id="20"/>
              </w:r>
              <w:r>
                <w:t>:</w:t>
              </w:r>
            </w:ins>
          </w:p>
          <w:tbl>
            <w:tblPr>
              <w:tblStyle w:val="aff5"/>
              <w:tblW w:w="8992" w:type="dxa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4127"/>
              <w:gridCol w:w="4395"/>
            </w:tblGrid>
            <w:tr w:rsidR="0089594F" w:rsidTr="008E2CCE">
              <w:trPr>
                <w:ins w:id="9622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89594F" w:rsidRPr="00E87E31" w:rsidRDefault="0089594F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23" w:author="Rinat Gub" w:date="2022-12-06T13:44:00Z"/>
                      <w:szCs w:val="20"/>
                    </w:rPr>
                  </w:pPr>
                  <w:ins w:id="9624" w:author="Rinat Gub" w:date="2022-12-06T13:44:00Z">
                    <w:r w:rsidRPr="00E87E31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4127" w:type="dxa"/>
                  <w:shd w:val="clear" w:color="auto" w:fill="D9D9D9" w:themeFill="background1" w:themeFillShade="D9"/>
                </w:tcPr>
                <w:p w:rsidR="0089594F" w:rsidRPr="00180842" w:rsidRDefault="00A20C58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25" w:author="Rinat Gub" w:date="2022-12-06T13:44:00Z"/>
                      <w:i/>
                      <w:szCs w:val="20"/>
                    </w:rPr>
                  </w:pPr>
                  <w:ins w:id="9626" w:author="Rinat Gub" w:date="2022-12-06T13:44:00Z">
                    <w:r w:rsidRPr="00180842">
                      <w:rPr>
                        <w:i/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4395" w:type="dxa"/>
                  <w:shd w:val="clear" w:color="auto" w:fill="D9D9D9" w:themeFill="background1" w:themeFillShade="D9"/>
                </w:tcPr>
                <w:p w:rsidR="0089594F" w:rsidRPr="00E87E31" w:rsidRDefault="0089594F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27" w:author="Rinat Gub" w:date="2022-12-06T13:44:00Z"/>
                      <w:szCs w:val="20"/>
                    </w:rPr>
                  </w:pPr>
                  <w:ins w:id="9628" w:author="Rinat Gub" w:date="2022-12-06T13:44:00Z">
                    <w:r w:rsidRPr="00E87E31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89594F" w:rsidTr="0089594F">
              <w:trPr>
                <w:ins w:id="9629" w:author="Rinat Gub" w:date="2022-12-06T13:44:00Z"/>
              </w:trPr>
              <w:tc>
                <w:tcPr>
                  <w:tcW w:w="470" w:type="dxa"/>
                </w:tcPr>
                <w:p w:rsidR="0089594F" w:rsidRPr="0066736E" w:rsidRDefault="0089594F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30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31" w:author="Rinat Gub" w:date="2022-12-06T13:44:00Z">
                    <w:r w:rsidRPr="005126D5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4127" w:type="dxa"/>
                </w:tcPr>
                <w:p w:rsidR="0089594F" w:rsidRPr="0089594F" w:rsidRDefault="00A20C58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32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33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4395" w:type="dxa"/>
                </w:tcPr>
                <w:p w:rsidR="0089594F" w:rsidRPr="0066736E" w:rsidRDefault="0089594F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34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35" w:author="Rinat Gub" w:date="2022-12-06T13:44:00Z">
                    <w:r w:rsidRPr="005126D5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89594F" w:rsidTr="0089594F">
              <w:trPr>
                <w:ins w:id="9636" w:author="Rinat Gub" w:date="2022-12-06T13:44:00Z"/>
              </w:trPr>
              <w:tc>
                <w:tcPr>
                  <w:tcW w:w="470" w:type="dxa"/>
                </w:tcPr>
                <w:p w:rsidR="0089594F" w:rsidRPr="0066736E" w:rsidRDefault="0089594F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37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38" w:author="Rinat Gub" w:date="2022-12-06T13:44:00Z">
                    <w:r w:rsidRPr="005126D5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4127" w:type="dxa"/>
                </w:tcPr>
                <w:p w:rsidR="0089594F" w:rsidRPr="0089594F" w:rsidRDefault="00A20C58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39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40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4395" w:type="dxa"/>
                </w:tcPr>
                <w:p w:rsidR="0089594F" w:rsidRPr="0066736E" w:rsidRDefault="0089594F" w:rsidP="0089594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41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42" w:author="Rinat Gub" w:date="2022-12-06T13:44:00Z">
                    <w:r w:rsidRPr="005126D5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89594F" w:rsidRPr="00623512" w:rsidRDefault="0089594F" w:rsidP="0089594F">
            <w:pPr>
              <w:spacing w:before="60" w:after="60"/>
              <w:ind w:firstLine="0"/>
              <w:rPr>
                <w:ins w:id="9643" w:author="Rinat Gub" w:date="2022-12-06T13:44:00Z"/>
              </w:rPr>
            </w:pPr>
          </w:p>
        </w:tc>
      </w:tr>
    </w:tbl>
    <w:p w:rsidR="0089594F" w:rsidRDefault="0089594F" w:rsidP="00C9107F">
      <w:pPr>
        <w:pStyle w:val="af0"/>
        <w:spacing w:before="0" w:after="0"/>
        <w:ind w:left="0" w:right="0"/>
        <w:jc w:val="both"/>
        <w:rPr>
          <w:ins w:id="9644" w:author="Rinat Gub" w:date="2022-12-06T13:44:00Z"/>
          <w:sz w:val="20"/>
          <w:szCs w:val="20"/>
        </w:rPr>
      </w:pPr>
    </w:p>
    <w:tbl>
      <w:tblPr>
        <w:tblStyle w:val="aff5"/>
        <w:tblW w:w="0" w:type="auto"/>
        <w:tblInd w:w="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9120"/>
      </w:tblGrid>
      <w:tr w:rsidR="00C9107F" w:rsidRPr="00E66E96" w:rsidTr="00180842">
        <w:trPr>
          <w:ins w:id="9645" w:author="Rinat Gub" w:date="2022-12-06T13:44:00Z"/>
        </w:trPr>
        <w:tc>
          <w:tcPr>
            <w:tcW w:w="471" w:type="dxa"/>
          </w:tcPr>
          <w:p w:rsidR="00C9107F" w:rsidRPr="00180842" w:rsidRDefault="0082511F" w:rsidP="00C9107F">
            <w:pPr>
              <w:ind w:firstLine="0"/>
              <w:jc w:val="left"/>
              <w:rPr>
                <w:ins w:id="9646" w:author="Rinat Gub" w:date="2022-12-06T13:44:00Z"/>
                <w:szCs w:val="20"/>
              </w:rPr>
            </w:pPr>
            <w:ins w:id="9647" w:author="Rinat Gub" w:date="2022-12-06T13:44:00Z">
              <w:r w:rsidRPr="00180842">
                <w:rPr>
                  <w:szCs w:val="20"/>
                </w:rPr>
                <w:object w:dxaOrig="1440" w:dyaOrig="1440">
                  <v:shape id="_x0000_i1067" type="#_x0000_t75" style="width:12.75pt;height:18.75pt" o:ole="">
                    <v:imagedata r:id="rId110" o:title=""/>
                  </v:shape>
                  <w:control r:id="rId118" w:name="CheckBox2124112" w:shapeid="_x0000_i1067"/>
                </w:object>
              </w:r>
            </w:ins>
          </w:p>
        </w:tc>
        <w:tc>
          <w:tcPr>
            <w:tcW w:w="9120" w:type="dxa"/>
            <w:vAlign w:val="center"/>
          </w:tcPr>
          <w:p w:rsidR="00C9107F" w:rsidRPr="00180842" w:rsidRDefault="00A20C58" w:rsidP="00C9107F">
            <w:pPr>
              <w:spacing w:before="60" w:after="60"/>
              <w:ind w:firstLine="0"/>
              <w:rPr>
                <w:ins w:id="9648" w:author="Rinat Gub" w:date="2022-12-06T13:44:00Z"/>
                <w:szCs w:val="20"/>
              </w:rPr>
            </w:pPr>
            <w:ins w:id="9649" w:author="Rinat Gub" w:date="2022-12-06T13:44:00Z">
              <w:r w:rsidRPr="00180842">
                <w:rPr>
                  <w:szCs w:val="20"/>
                </w:rPr>
                <w:t>Иные требования:</w:t>
              </w:r>
            </w:ins>
          </w:p>
          <w:tbl>
            <w:tblPr>
              <w:tblStyle w:val="aff5"/>
              <w:tblW w:w="8992" w:type="dxa"/>
              <w:tblInd w:w="15" w:type="dxa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2648"/>
              <w:gridCol w:w="5874"/>
            </w:tblGrid>
            <w:tr w:rsidR="00C9107F" w:rsidRPr="00E66E96" w:rsidTr="008E2CCE">
              <w:trPr>
                <w:ins w:id="9650" w:author="Rinat Gub" w:date="2022-12-06T13:44:00Z"/>
              </w:trPr>
              <w:tc>
                <w:tcPr>
                  <w:tcW w:w="470" w:type="dxa"/>
                  <w:shd w:val="clear" w:color="auto" w:fill="D9D9D9" w:themeFill="background1" w:themeFillShade="D9"/>
                </w:tcPr>
                <w:p w:rsidR="00C9107F" w:rsidRPr="00E66E96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51" w:author="Rinat Gub" w:date="2022-12-06T13:44:00Z"/>
                      <w:szCs w:val="20"/>
                    </w:rPr>
                  </w:pPr>
                  <w:ins w:id="9652" w:author="Rinat Gub" w:date="2022-12-06T13:44:00Z">
                    <w:r w:rsidRPr="00180842">
                      <w:rPr>
                        <w:szCs w:val="20"/>
                      </w:rPr>
                      <w:t>№</w:t>
                    </w:r>
                  </w:ins>
                </w:p>
              </w:tc>
              <w:tc>
                <w:tcPr>
                  <w:tcW w:w="2648" w:type="dxa"/>
                  <w:shd w:val="clear" w:color="auto" w:fill="D9D9D9" w:themeFill="background1" w:themeFillShade="D9"/>
                </w:tcPr>
                <w:p w:rsidR="00C9107F" w:rsidRPr="00E66E96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53" w:author="Rinat Gub" w:date="2022-12-06T13:44:00Z"/>
                      <w:szCs w:val="20"/>
                    </w:rPr>
                  </w:pPr>
                  <w:ins w:id="9654" w:author="Rinat Gub" w:date="2022-12-06T13:44:00Z">
                    <w:r w:rsidRPr="00180842">
                      <w:rPr>
                        <w:szCs w:val="20"/>
                      </w:rPr>
                      <w:t>Требования</w:t>
                    </w:r>
                  </w:ins>
                </w:p>
              </w:tc>
              <w:tc>
                <w:tcPr>
                  <w:tcW w:w="5874" w:type="dxa"/>
                  <w:shd w:val="clear" w:color="auto" w:fill="D9D9D9" w:themeFill="background1" w:themeFillShade="D9"/>
                </w:tcPr>
                <w:p w:rsidR="00C9107F" w:rsidRPr="00E66E96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55" w:author="Rinat Gub" w:date="2022-12-06T13:44:00Z"/>
                      <w:szCs w:val="20"/>
                    </w:rPr>
                  </w:pPr>
                  <w:ins w:id="9656" w:author="Rinat Gub" w:date="2022-12-06T13:44:00Z">
                    <w:r w:rsidRPr="00180842">
                      <w:rPr>
                        <w:szCs w:val="20"/>
                      </w:rPr>
                      <w:t>Подтверждающие документы</w:t>
                    </w:r>
                  </w:ins>
                </w:p>
              </w:tc>
            </w:tr>
            <w:tr w:rsidR="00C9107F" w:rsidRPr="00E66E96" w:rsidTr="00180842">
              <w:trPr>
                <w:ins w:id="9657" w:author="Rinat Gub" w:date="2022-12-06T13:44:00Z"/>
              </w:trPr>
              <w:tc>
                <w:tcPr>
                  <w:tcW w:w="470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58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59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1</w:t>
                    </w:r>
                  </w:ins>
                </w:p>
              </w:tc>
              <w:tc>
                <w:tcPr>
                  <w:tcW w:w="2648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60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61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[требование]</w:t>
                    </w:r>
                  </w:ins>
                </w:p>
              </w:tc>
              <w:tc>
                <w:tcPr>
                  <w:tcW w:w="5874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62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63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[подтверждающий документ]</w:t>
                    </w:r>
                  </w:ins>
                </w:p>
              </w:tc>
            </w:tr>
            <w:tr w:rsidR="00C9107F" w:rsidRPr="00E66E96" w:rsidTr="00180842">
              <w:trPr>
                <w:ins w:id="9664" w:author="Rinat Gub" w:date="2022-12-06T13:44:00Z"/>
              </w:trPr>
              <w:tc>
                <w:tcPr>
                  <w:tcW w:w="470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65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66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2</w:t>
                    </w:r>
                  </w:ins>
                </w:p>
              </w:tc>
              <w:tc>
                <w:tcPr>
                  <w:tcW w:w="2648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67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68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  <w:tc>
                <w:tcPr>
                  <w:tcW w:w="5874" w:type="dxa"/>
                </w:tcPr>
                <w:p w:rsidR="00C9107F" w:rsidRPr="00180842" w:rsidRDefault="00A20C58" w:rsidP="00C9107F">
                  <w:pPr>
                    <w:pStyle w:val="af0"/>
                    <w:spacing w:before="0" w:after="0"/>
                    <w:ind w:left="0" w:right="0"/>
                    <w:jc w:val="both"/>
                    <w:rPr>
                      <w:ins w:id="9669" w:author="Rinat Gub" w:date="2022-12-06T13:44:00Z"/>
                      <w:i/>
                      <w:szCs w:val="20"/>
                      <w:shd w:val="pct10" w:color="auto" w:fill="auto"/>
                    </w:rPr>
                  </w:pPr>
                  <w:ins w:id="9670" w:author="Rinat Gub" w:date="2022-12-06T13:44:00Z">
                    <w:r w:rsidRPr="00180842">
                      <w:rPr>
                        <w:i/>
                        <w:szCs w:val="20"/>
                        <w:shd w:val="pct10" w:color="auto" w:fill="auto"/>
                      </w:rPr>
                      <w:t>…</w:t>
                    </w:r>
                  </w:ins>
                </w:p>
              </w:tc>
            </w:tr>
          </w:tbl>
          <w:p w:rsidR="00C9107F" w:rsidRPr="00180842" w:rsidRDefault="00C9107F" w:rsidP="00C9107F">
            <w:pPr>
              <w:spacing w:before="60" w:after="60"/>
              <w:ind w:firstLine="0"/>
              <w:rPr>
                <w:ins w:id="9671" w:author="Rinat Gub" w:date="2022-12-06T13:44:00Z"/>
                <w:szCs w:val="20"/>
              </w:rPr>
            </w:pPr>
          </w:p>
        </w:tc>
      </w:tr>
    </w:tbl>
    <w:p w:rsidR="00564ADE" w:rsidRPr="00180842" w:rsidRDefault="00564ADE" w:rsidP="00180842">
      <w:pPr>
        <w:pStyle w:val="af0"/>
        <w:spacing w:before="0" w:after="0"/>
        <w:ind w:left="567" w:right="0"/>
        <w:jc w:val="both"/>
        <w:rPr>
          <w:ins w:id="9672" w:author="Rinat Gub" w:date="2022-12-06T13:44:00Z"/>
          <w:sz w:val="20"/>
          <w:szCs w:val="20"/>
        </w:rPr>
      </w:pPr>
    </w:p>
    <w:p w:rsidR="00333E06" w:rsidRDefault="00333E06">
      <w:pPr>
        <w:pStyle w:val="af0"/>
        <w:spacing w:before="0" w:after="0"/>
        <w:ind w:left="567" w:right="0"/>
        <w:jc w:val="both"/>
        <w:rPr>
          <w:ins w:id="9673" w:author="Rinat Gub" w:date="2022-12-06T13:44:00Z"/>
          <w:b/>
          <w:sz w:val="20"/>
          <w:szCs w:val="20"/>
        </w:rPr>
      </w:pPr>
    </w:p>
    <w:p w:rsidR="00333E06" w:rsidRPr="00333E06" w:rsidRDefault="00331710" w:rsidP="0040134A">
      <w:pPr>
        <w:pStyle w:val="af0"/>
        <w:numPr>
          <w:ilvl w:val="2"/>
          <w:numId w:val="125"/>
        </w:numPr>
        <w:tabs>
          <w:tab w:val="clear" w:pos="2160"/>
        </w:tabs>
        <w:spacing w:before="0" w:after="0"/>
        <w:ind w:left="567" w:right="0" w:hanging="567"/>
        <w:jc w:val="both"/>
        <w:rPr>
          <w:ins w:id="9674" w:author="Rinat Gub" w:date="2022-12-06T13:44:00Z"/>
          <w:b/>
          <w:sz w:val="20"/>
          <w:szCs w:val="20"/>
        </w:rPr>
      </w:pPr>
      <w:ins w:id="9675" w:author="Rinat Gub" w:date="2022-12-06T13:44:00Z">
        <w:r>
          <w:rPr>
            <w:b/>
            <w:sz w:val="20"/>
            <w:szCs w:val="20"/>
          </w:rPr>
          <w:t xml:space="preserve">Условия привлечения </w:t>
        </w:r>
        <w:r w:rsidR="008046BB" w:rsidRPr="008046BB">
          <w:rPr>
            <w:b/>
            <w:sz w:val="20"/>
            <w:szCs w:val="20"/>
          </w:rPr>
          <w:t>субподрядчик</w:t>
        </w:r>
        <w:r>
          <w:rPr>
            <w:b/>
            <w:sz w:val="20"/>
            <w:szCs w:val="20"/>
          </w:rPr>
          <w:t>ов</w:t>
        </w:r>
        <w:r w:rsidR="008046BB" w:rsidRPr="008046BB">
          <w:rPr>
            <w:b/>
            <w:sz w:val="20"/>
            <w:szCs w:val="20"/>
          </w:rPr>
          <w:t xml:space="preserve"> (соисполнител</w:t>
        </w:r>
        <w:r>
          <w:rPr>
            <w:b/>
            <w:sz w:val="20"/>
            <w:szCs w:val="20"/>
          </w:rPr>
          <w:t>ей</w:t>
        </w:r>
        <w:r w:rsidR="008046BB" w:rsidRPr="008046BB">
          <w:rPr>
            <w:b/>
            <w:sz w:val="20"/>
            <w:szCs w:val="20"/>
          </w:rPr>
          <w:t>)</w:t>
        </w:r>
        <w:r w:rsidR="00AE2BE1">
          <w:rPr>
            <w:b/>
            <w:sz w:val="20"/>
            <w:szCs w:val="20"/>
          </w:rPr>
          <w:t xml:space="preserve"> (</w:t>
        </w:r>
        <w:r w:rsidR="00AE2BE1" w:rsidRPr="00AE2BE1">
          <w:rPr>
            <w:b/>
            <w:sz w:val="20"/>
            <w:szCs w:val="20"/>
          </w:rPr>
          <w:t>если применимо</w:t>
        </w:r>
        <w:r w:rsidR="00AE2BE1">
          <w:rPr>
            <w:b/>
            <w:sz w:val="20"/>
            <w:szCs w:val="20"/>
          </w:rPr>
          <w:t>)</w:t>
        </w:r>
        <w:r w:rsidR="008046BB" w:rsidRPr="008046BB">
          <w:rPr>
            <w:b/>
            <w:sz w:val="20"/>
            <w:szCs w:val="20"/>
          </w:rPr>
          <w:t>:</w:t>
        </w:r>
      </w:ins>
    </w:p>
    <w:tbl>
      <w:tblPr>
        <w:tblStyle w:val="aff5"/>
        <w:tblW w:w="7845" w:type="dxa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1"/>
        <w:gridCol w:w="7374"/>
      </w:tblGrid>
      <w:tr w:rsidR="00333E06" w:rsidRPr="00333E06" w:rsidTr="00B96659">
        <w:trPr>
          <w:trHeight w:val="637"/>
          <w:ins w:id="9676" w:author="Rinat Gub" w:date="2022-12-06T13:44:00Z"/>
        </w:trPr>
        <w:tc>
          <w:tcPr>
            <w:tcW w:w="471" w:type="dxa"/>
            <w:vAlign w:val="center"/>
          </w:tcPr>
          <w:p w:rsidR="00333E06" w:rsidRPr="00333E06" w:rsidRDefault="0082511F" w:rsidP="00B96659">
            <w:pPr>
              <w:ind w:firstLine="0"/>
              <w:rPr>
                <w:ins w:id="9677" w:author="Rinat Gub" w:date="2022-12-06T13:44:00Z"/>
                <w:szCs w:val="20"/>
              </w:rPr>
            </w:pPr>
            <w:ins w:id="9678" w:author="Rinat Gub" w:date="2022-12-06T13:44:00Z">
              <w:r w:rsidRPr="00333E06">
                <w:rPr>
                  <w:szCs w:val="20"/>
                </w:rPr>
                <w:object w:dxaOrig="1440" w:dyaOrig="1440">
                  <v:shape id="_x0000_i1068" type="#_x0000_t75" style="width:12.75pt;height:18.75pt" o:ole="">
                    <v:imagedata r:id="rId110" o:title=""/>
                  </v:shape>
                  <w:control r:id="rId119" w:name="CheckBox2125121" w:shapeid="_x0000_i1068"/>
                </w:object>
              </w:r>
            </w:ins>
          </w:p>
        </w:tc>
        <w:tc>
          <w:tcPr>
            <w:tcW w:w="7374" w:type="dxa"/>
            <w:vAlign w:val="center"/>
          </w:tcPr>
          <w:p w:rsidR="00333E06" w:rsidRPr="00333E06" w:rsidRDefault="008046BB" w:rsidP="00B96659">
            <w:pPr>
              <w:ind w:firstLine="0"/>
              <w:rPr>
                <w:ins w:id="9679" w:author="Rinat Gub" w:date="2022-12-06T13:44:00Z"/>
                <w:szCs w:val="20"/>
              </w:rPr>
            </w:pPr>
            <w:ins w:id="9680" w:author="Rinat Gub" w:date="2022-12-06T13:44:00Z">
              <w:r w:rsidRPr="008046BB">
                <w:rPr>
                  <w:szCs w:val="20"/>
                </w:rPr>
                <w:t xml:space="preserve">Субподрядчики (соисполнители) могут выполнять не более </w:t>
              </w:r>
              <w:r w:rsidR="00C51346" w:rsidRPr="00C51346">
                <w:rPr>
                  <w:rStyle w:val="af3"/>
                  <w:bCs/>
                  <w:iCs/>
                  <w:szCs w:val="20"/>
                  <w:shd w:val="pct10" w:color="auto" w:fill="auto"/>
                </w:rPr>
                <w:t>________</w:t>
              </w:r>
              <w:r w:rsidRPr="008046BB">
                <w:rPr>
                  <w:szCs w:val="20"/>
                </w:rPr>
                <w:t>% от предусмотренных обязательств по Договору;</w:t>
              </w:r>
            </w:ins>
          </w:p>
        </w:tc>
      </w:tr>
      <w:tr w:rsidR="00333E06" w:rsidRPr="00333E06" w:rsidDel="00F47E4B" w:rsidTr="00B96659">
        <w:trPr>
          <w:trHeight w:val="665"/>
          <w:ins w:id="9681" w:author="Rinat Gub" w:date="2022-12-06T13:44:00Z"/>
        </w:trPr>
        <w:tc>
          <w:tcPr>
            <w:tcW w:w="471" w:type="dxa"/>
            <w:vAlign w:val="center"/>
          </w:tcPr>
          <w:p w:rsidR="00333E06" w:rsidRPr="00333E06" w:rsidDel="00F47E4B" w:rsidRDefault="0082511F" w:rsidP="00B96659">
            <w:pPr>
              <w:ind w:firstLine="0"/>
              <w:rPr>
                <w:ins w:id="9682" w:author="Rinat Gub" w:date="2022-12-06T13:44:00Z"/>
                <w:szCs w:val="20"/>
              </w:rPr>
            </w:pPr>
            <w:ins w:id="9683" w:author="Rinat Gub" w:date="2022-12-06T13:44:00Z">
              <w:r w:rsidRPr="00333E06" w:rsidDel="00F47E4B">
                <w:rPr>
                  <w:szCs w:val="20"/>
                </w:rPr>
                <w:object w:dxaOrig="1440" w:dyaOrig="1440">
                  <v:shape id="_x0000_i1069" type="#_x0000_t75" style="width:12.75pt;height:18.75pt" o:ole="">
                    <v:imagedata r:id="rId110" o:title=""/>
                  </v:shape>
                  <w:control r:id="rId120" w:name="CheckBox21261112" w:shapeid="_x0000_i1069"/>
                </w:object>
              </w:r>
            </w:ins>
          </w:p>
        </w:tc>
        <w:tc>
          <w:tcPr>
            <w:tcW w:w="7374" w:type="dxa"/>
            <w:vAlign w:val="center"/>
          </w:tcPr>
          <w:p w:rsidR="00333E06" w:rsidRPr="00333E06" w:rsidDel="00F47E4B" w:rsidRDefault="008046BB" w:rsidP="00B96659">
            <w:pPr>
              <w:ind w:firstLine="0"/>
              <w:rPr>
                <w:ins w:id="9684" w:author="Rinat Gub" w:date="2022-12-06T13:44:00Z"/>
                <w:szCs w:val="20"/>
              </w:rPr>
            </w:pPr>
            <w:ins w:id="9685" w:author="Rinat Gub" w:date="2022-12-06T13:44:00Z">
              <w:r w:rsidRPr="008046BB">
                <w:rPr>
                  <w:szCs w:val="20"/>
                </w:rPr>
                <w:t xml:space="preserve">Привлечение субподрядчиков (соисполнителей) не допускается для исполнения следующих обязательств: </w:t>
              </w:r>
              <w:r w:rsidR="00C51346" w:rsidRPr="00C51346">
                <w:rPr>
                  <w:rStyle w:val="af3"/>
                  <w:bCs/>
                  <w:iCs/>
                  <w:szCs w:val="20"/>
                  <w:shd w:val="pct10" w:color="auto" w:fill="auto"/>
                </w:rPr>
                <w:t>___________________________________</w:t>
              </w:r>
              <w:r w:rsidRPr="008046BB">
                <w:rPr>
                  <w:rStyle w:val="af3"/>
                  <w:bCs/>
                  <w:iCs/>
                  <w:szCs w:val="20"/>
                  <w:shd w:val="pct10" w:color="auto" w:fill="auto"/>
                </w:rPr>
                <w:t xml:space="preserve">_____________ </w:t>
              </w:r>
              <w:r w:rsidRPr="008046BB">
                <w:rPr>
                  <w:rStyle w:val="af3"/>
                  <w:b w:val="0"/>
                  <w:bCs/>
                  <w:i w:val="0"/>
                  <w:iCs/>
                  <w:szCs w:val="20"/>
                  <w:shd w:val="pct10" w:color="auto" w:fill="auto"/>
                </w:rPr>
                <w:t>;</w:t>
              </w:r>
            </w:ins>
          </w:p>
        </w:tc>
      </w:tr>
      <w:tr w:rsidR="00333E06" w:rsidRPr="00333E06" w:rsidDel="00F47E4B" w:rsidTr="00B96659">
        <w:trPr>
          <w:trHeight w:val="132"/>
          <w:ins w:id="9686" w:author="Rinat Gub" w:date="2022-12-06T13:44:00Z"/>
        </w:trPr>
        <w:tc>
          <w:tcPr>
            <w:tcW w:w="471" w:type="dxa"/>
            <w:vAlign w:val="center"/>
          </w:tcPr>
          <w:p w:rsidR="00333E06" w:rsidRPr="00333E06" w:rsidDel="00F47E4B" w:rsidRDefault="0082511F" w:rsidP="00B96659">
            <w:pPr>
              <w:ind w:firstLine="0"/>
              <w:rPr>
                <w:ins w:id="9687" w:author="Rinat Gub" w:date="2022-12-06T13:44:00Z"/>
                <w:szCs w:val="20"/>
              </w:rPr>
            </w:pPr>
            <w:ins w:id="9688" w:author="Rinat Gub" w:date="2022-12-06T13:44:00Z">
              <w:r w:rsidRPr="00333E06" w:rsidDel="00F47E4B">
                <w:rPr>
                  <w:szCs w:val="20"/>
                </w:rPr>
                <w:object w:dxaOrig="1440" w:dyaOrig="1440">
                  <v:shape id="_x0000_i1070" type="#_x0000_t75" style="width:12.75pt;height:18.75pt" o:ole="">
                    <v:imagedata r:id="rId110" o:title=""/>
                  </v:shape>
                  <w:control r:id="rId121" w:name="CheckBox21262113" w:shapeid="_x0000_i1070"/>
                </w:object>
              </w:r>
            </w:ins>
          </w:p>
        </w:tc>
        <w:tc>
          <w:tcPr>
            <w:tcW w:w="7374" w:type="dxa"/>
            <w:vAlign w:val="center"/>
          </w:tcPr>
          <w:p w:rsidR="00333E06" w:rsidRPr="00333E06" w:rsidDel="00F47E4B" w:rsidRDefault="008046BB" w:rsidP="00B96659">
            <w:pPr>
              <w:tabs>
                <w:tab w:val="clear" w:pos="1134"/>
              </w:tabs>
              <w:ind w:firstLine="0"/>
              <w:rPr>
                <w:ins w:id="9689" w:author="Rinat Gub" w:date="2022-12-06T13:44:00Z"/>
                <w:szCs w:val="20"/>
              </w:rPr>
            </w:pPr>
            <w:ins w:id="9690" w:author="Rinat Gub" w:date="2022-12-06T13:44:00Z">
              <w:r w:rsidRPr="008046BB">
                <w:rPr>
                  <w:szCs w:val="20"/>
                </w:rPr>
                <w:t xml:space="preserve">Требования по разделению обязанностей между основным Поставщиком и субподрядчиками (соисполнителями): </w:t>
              </w:r>
              <w:r w:rsidR="00C51346" w:rsidRPr="00C51346">
                <w:rPr>
                  <w:rStyle w:val="af3"/>
                  <w:bCs/>
                  <w:iCs/>
                  <w:szCs w:val="20"/>
                  <w:shd w:val="pct10" w:color="auto" w:fill="auto"/>
                </w:rPr>
                <w:t>____________________________________</w:t>
              </w:r>
              <w:r w:rsidRPr="008046BB">
                <w:rPr>
                  <w:rStyle w:val="af3"/>
                  <w:b w:val="0"/>
                  <w:bCs/>
                  <w:iCs/>
                  <w:szCs w:val="20"/>
                  <w:shd w:val="pct10" w:color="auto" w:fill="auto"/>
                </w:rPr>
                <w:t>.</w:t>
              </w:r>
            </w:ins>
          </w:p>
        </w:tc>
      </w:tr>
    </w:tbl>
    <w:p w:rsidR="00333E06" w:rsidRPr="00333E06" w:rsidRDefault="00333E06">
      <w:pPr>
        <w:pStyle w:val="af0"/>
        <w:spacing w:before="0" w:after="0"/>
        <w:ind w:left="567" w:right="0"/>
        <w:jc w:val="both"/>
        <w:rPr>
          <w:ins w:id="9691" w:author="Rinat Gub" w:date="2022-12-06T13:44:00Z"/>
          <w:b/>
          <w:sz w:val="20"/>
          <w:szCs w:val="20"/>
        </w:rPr>
      </w:pPr>
    </w:p>
    <w:p w:rsidR="00333E06" w:rsidRPr="00333E06" w:rsidRDefault="00333E06">
      <w:pPr>
        <w:pStyle w:val="af0"/>
        <w:spacing w:before="0" w:after="0"/>
        <w:ind w:left="567" w:right="0"/>
        <w:jc w:val="both"/>
        <w:rPr>
          <w:ins w:id="9692" w:author="Rinat Gub" w:date="2022-12-06T13:44:00Z"/>
          <w:b/>
          <w:sz w:val="20"/>
          <w:szCs w:val="20"/>
        </w:rPr>
      </w:pPr>
    </w:p>
    <w:p w:rsidR="006F21B8" w:rsidRPr="00AE2BE1" w:rsidRDefault="008046BB" w:rsidP="0040134A">
      <w:pPr>
        <w:pStyle w:val="af0"/>
        <w:numPr>
          <w:ilvl w:val="2"/>
          <w:numId w:val="125"/>
        </w:numPr>
        <w:tabs>
          <w:tab w:val="clear" w:pos="2160"/>
        </w:tabs>
        <w:spacing w:before="0" w:after="0"/>
        <w:ind w:left="567" w:right="0" w:hanging="567"/>
        <w:jc w:val="both"/>
        <w:rPr>
          <w:ins w:id="9693" w:author="Rinat Gub" w:date="2022-12-06T13:44:00Z"/>
          <w:b/>
          <w:sz w:val="20"/>
          <w:szCs w:val="20"/>
        </w:rPr>
      </w:pPr>
      <w:ins w:id="9694" w:author="Rinat Gub" w:date="2022-12-06T13:44:00Z">
        <w:r w:rsidRPr="008046BB">
          <w:rPr>
            <w:b/>
            <w:sz w:val="20"/>
            <w:szCs w:val="20"/>
          </w:rPr>
          <w:t>Иные параметры технического задания</w:t>
        </w:r>
        <w:r w:rsidR="00AE2BE1">
          <w:rPr>
            <w:b/>
            <w:sz w:val="20"/>
            <w:szCs w:val="20"/>
          </w:rPr>
          <w:t xml:space="preserve"> (</w:t>
        </w:r>
        <w:r w:rsidR="00AE2BE1" w:rsidRPr="00AE2BE1">
          <w:rPr>
            <w:b/>
            <w:sz w:val="20"/>
            <w:szCs w:val="20"/>
          </w:rPr>
          <w:t>если применимо</w:t>
        </w:r>
        <w:r w:rsidR="00AE2BE1">
          <w:rPr>
            <w:b/>
            <w:sz w:val="20"/>
            <w:szCs w:val="20"/>
          </w:rPr>
          <w:t>)</w:t>
        </w:r>
        <w:r w:rsidR="00AE2BE1" w:rsidRPr="008046BB">
          <w:rPr>
            <w:b/>
            <w:sz w:val="20"/>
            <w:szCs w:val="20"/>
          </w:rPr>
          <w:t>:</w:t>
        </w:r>
      </w:ins>
    </w:p>
    <w:p w:rsidR="00564ADE" w:rsidRPr="00333E06" w:rsidRDefault="008046BB" w:rsidP="00180842">
      <w:pPr>
        <w:pStyle w:val="af0"/>
        <w:spacing w:before="0" w:after="0"/>
        <w:ind w:left="567" w:right="0"/>
        <w:jc w:val="both"/>
        <w:rPr>
          <w:ins w:id="9695" w:author="Rinat Gub" w:date="2022-12-06T13:44:00Z"/>
          <w:sz w:val="20"/>
          <w:szCs w:val="20"/>
        </w:rPr>
      </w:pPr>
      <w:ins w:id="9696" w:author="Rinat Gub" w:date="2022-12-06T13:44:00Z">
        <w:r w:rsidRPr="008046BB">
          <w:rPr>
            <w:sz w:val="20"/>
            <w:szCs w:val="20"/>
          </w:rPr>
          <w:t>[</w:t>
        </w:r>
        <w:r w:rsidRPr="008046BB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>иные параметры технического задания</w:t>
        </w:r>
        <w:r w:rsidRPr="008046BB">
          <w:rPr>
            <w:sz w:val="20"/>
            <w:szCs w:val="20"/>
          </w:rPr>
          <w:t>]</w:t>
        </w:r>
      </w:ins>
    </w:p>
    <w:p w:rsidR="00564ADE" w:rsidRPr="00333E06" w:rsidRDefault="00564ADE" w:rsidP="00180842">
      <w:pPr>
        <w:ind w:firstLine="0"/>
        <w:rPr>
          <w:ins w:id="9697" w:author="Rinat Gub" w:date="2022-12-06T13:44:00Z"/>
          <w:rStyle w:val="af3"/>
          <w:i w:val="0"/>
          <w:sz w:val="20"/>
          <w:szCs w:val="20"/>
          <w:shd w:val="clear" w:color="auto" w:fill="auto"/>
        </w:rPr>
      </w:pPr>
    </w:p>
    <w:p w:rsidR="006F21B8" w:rsidRPr="00AE2BE1" w:rsidRDefault="008046BB" w:rsidP="0040134A">
      <w:pPr>
        <w:pStyle w:val="af0"/>
        <w:numPr>
          <w:ilvl w:val="2"/>
          <w:numId w:val="125"/>
        </w:numPr>
        <w:tabs>
          <w:tab w:val="clear" w:pos="2160"/>
        </w:tabs>
        <w:spacing w:before="0" w:after="0"/>
        <w:ind w:left="567" w:right="0" w:hanging="567"/>
        <w:jc w:val="both"/>
        <w:rPr>
          <w:ins w:id="9698" w:author="Rinat Gub" w:date="2022-12-06T13:44:00Z"/>
          <w:b/>
          <w:sz w:val="20"/>
          <w:szCs w:val="20"/>
        </w:rPr>
      </w:pPr>
      <w:ins w:id="9699" w:author="Rinat Gub" w:date="2022-12-06T13:44:00Z">
        <w:r w:rsidRPr="008046BB">
          <w:rPr>
            <w:b/>
            <w:sz w:val="20"/>
            <w:szCs w:val="20"/>
          </w:rPr>
          <w:t>Приложения к техническому заданию</w:t>
        </w:r>
        <w:r w:rsidR="00AE2BE1">
          <w:rPr>
            <w:b/>
            <w:sz w:val="20"/>
            <w:szCs w:val="20"/>
          </w:rPr>
          <w:t xml:space="preserve"> (</w:t>
        </w:r>
        <w:r w:rsidR="00AE2BE1" w:rsidRPr="00AE2BE1">
          <w:rPr>
            <w:b/>
            <w:sz w:val="20"/>
            <w:szCs w:val="20"/>
          </w:rPr>
          <w:t>если применимо</w:t>
        </w:r>
        <w:r w:rsidR="00AE2BE1">
          <w:rPr>
            <w:b/>
            <w:sz w:val="20"/>
            <w:szCs w:val="20"/>
          </w:rPr>
          <w:t>)</w:t>
        </w:r>
        <w:r w:rsidR="00AE2BE1" w:rsidRPr="008046BB">
          <w:rPr>
            <w:b/>
            <w:sz w:val="20"/>
            <w:szCs w:val="20"/>
          </w:rPr>
          <w:t>:</w:t>
        </w:r>
      </w:ins>
    </w:p>
    <w:p w:rsidR="00564ADE" w:rsidRPr="00333E06" w:rsidRDefault="008046BB" w:rsidP="00180842">
      <w:pPr>
        <w:pStyle w:val="af0"/>
        <w:spacing w:before="0" w:after="0"/>
        <w:ind w:left="567" w:right="0"/>
        <w:jc w:val="both"/>
        <w:rPr>
          <w:ins w:id="9700" w:author="Rinat Gub" w:date="2022-12-06T13:44:00Z"/>
          <w:sz w:val="20"/>
          <w:szCs w:val="20"/>
        </w:rPr>
      </w:pPr>
      <w:ins w:id="9701" w:author="Rinat Gub" w:date="2022-12-06T13:44:00Z">
        <w:r w:rsidRPr="008046BB">
          <w:rPr>
            <w:sz w:val="20"/>
            <w:szCs w:val="20"/>
          </w:rPr>
          <w:t>Техническое задание включает в себя следующие приложения, являющиеся неотъемлемой частью Документации:</w:t>
        </w:r>
      </w:ins>
    </w:p>
    <w:p w:rsidR="00564ADE" w:rsidRPr="00333E06" w:rsidRDefault="008046BB" w:rsidP="0040134A">
      <w:pPr>
        <w:pStyle w:val="af0"/>
        <w:numPr>
          <w:ilvl w:val="3"/>
          <w:numId w:val="125"/>
        </w:numPr>
        <w:tabs>
          <w:tab w:val="clear" w:pos="2880"/>
        </w:tabs>
        <w:spacing w:before="0" w:after="0"/>
        <w:ind w:left="1134" w:right="0" w:hanging="567"/>
        <w:jc w:val="both"/>
        <w:rPr>
          <w:ins w:id="9702" w:author="Rinat Gub" w:date="2022-12-06T13:44:00Z"/>
          <w:rStyle w:val="af3"/>
          <w:b w:val="0"/>
          <w:i w:val="0"/>
          <w:sz w:val="20"/>
          <w:szCs w:val="20"/>
          <w:shd w:val="clear" w:color="auto" w:fill="auto"/>
        </w:rPr>
      </w:pPr>
      <w:ins w:id="9703" w:author="Rinat Gub" w:date="2022-12-06T13:44:00Z">
        <w:r w:rsidRPr="008046BB">
          <w:rPr>
            <w:sz w:val="20"/>
            <w:szCs w:val="20"/>
          </w:rPr>
          <w:t>Приложение 1. [</w:t>
        </w:r>
        <w:r w:rsidRPr="00902AAE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>наименование, в т.ч. техническое описание строительства, чертежи и т.д</w:t>
        </w:r>
        <w:r w:rsidRPr="008046BB">
          <w:rPr>
            <w:rStyle w:val="af3"/>
            <w:bCs/>
            <w:iCs/>
            <w:sz w:val="20"/>
            <w:szCs w:val="20"/>
            <w:shd w:val="pct10" w:color="auto" w:fill="auto"/>
          </w:rPr>
          <w:t>.</w:t>
        </w:r>
        <w:r w:rsidRPr="00902AAE">
          <w:rPr>
            <w:rStyle w:val="af3"/>
            <w:bCs/>
            <w:i w:val="0"/>
            <w:iCs/>
            <w:sz w:val="20"/>
            <w:szCs w:val="20"/>
            <w:shd w:val="pct10" w:color="auto" w:fill="auto"/>
          </w:rPr>
          <w:t>]</w:t>
        </w:r>
        <w:r w:rsidR="00BE3776">
          <w:rPr>
            <w:rStyle w:val="af3"/>
            <w:bCs/>
            <w:i w:val="0"/>
            <w:iCs/>
            <w:sz w:val="20"/>
            <w:szCs w:val="20"/>
            <w:shd w:val="pct10" w:color="auto" w:fill="auto"/>
          </w:rPr>
          <w:t>.</w:t>
        </w:r>
      </w:ins>
    </w:p>
    <w:p w:rsidR="006B0570" w:rsidRPr="00333E06" w:rsidRDefault="008046BB" w:rsidP="0040134A">
      <w:pPr>
        <w:pStyle w:val="af0"/>
        <w:numPr>
          <w:ilvl w:val="3"/>
          <w:numId w:val="125"/>
        </w:numPr>
        <w:tabs>
          <w:tab w:val="clear" w:pos="2880"/>
        </w:tabs>
        <w:spacing w:before="0" w:after="0"/>
        <w:ind w:left="1134" w:right="0" w:hanging="567"/>
        <w:jc w:val="both"/>
        <w:rPr>
          <w:ins w:id="9704" w:author="Rinat Gub" w:date="2022-12-06T13:44:00Z"/>
          <w:sz w:val="20"/>
          <w:szCs w:val="20"/>
        </w:rPr>
      </w:pPr>
      <w:ins w:id="9705" w:author="Rinat Gub" w:date="2022-12-06T13:44:00Z">
        <w:r w:rsidRPr="008046BB">
          <w:rPr>
            <w:rStyle w:val="af3"/>
            <w:bCs/>
            <w:iCs/>
            <w:sz w:val="20"/>
            <w:szCs w:val="20"/>
            <w:shd w:val="pct10" w:color="auto" w:fill="auto"/>
          </w:rPr>
          <w:t>…</w:t>
        </w:r>
      </w:ins>
    </w:p>
    <w:p w:rsidR="00A673EA" w:rsidRDefault="00A673EA" w:rsidP="006B0570">
      <w:pPr>
        <w:pStyle w:val="af0"/>
        <w:ind w:left="0"/>
        <w:rPr>
          <w:ins w:id="9706" w:author="Rinat Gub" w:date="2022-12-06T13:44:00Z"/>
          <w:rFonts w:ascii="Arial" w:hAnsi="Arial" w:cs="Arial"/>
          <w:b/>
          <w:sz w:val="72"/>
          <w:szCs w:val="72"/>
        </w:rPr>
        <w:sectPr w:rsidR="00A673EA" w:rsidSect="00694DD2">
          <w:headerReference w:type="even" r:id="rId122"/>
          <w:headerReference w:type="default" r:id="rId123"/>
          <w:headerReference w:type="first" r:id="rId124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  <w:bookmarkStart w:id="9707" w:name="_Toc342986378"/>
      <w:bookmarkStart w:id="9708" w:name="_Toc342986425"/>
      <w:bookmarkStart w:id="9709" w:name="_Toc342986555"/>
      <w:bookmarkStart w:id="9710" w:name="_Toc342986602"/>
      <w:bookmarkStart w:id="9711" w:name="_Toc342986648"/>
      <w:bookmarkEnd w:id="9707"/>
      <w:bookmarkEnd w:id="9708"/>
      <w:bookmarkEnd w:id="9709"/>
      <w:bookmarkEnd w:id="9710"/>
      <w:bookmarkEnd w:id="9711"/>
    </w:p>
    <w:p w:rsidR="005D3D0A" w:rsidRDefault="00A673EA" w:rsidP="00856B8D">
      <w:pPr>
        <w:pStyle w:val="afffa"/>
        <w:rPr>
          <w:ins w:id="9712" w:author="Rinat Gub" w:date="2022-12-06T13:44:00Z"/>
        </w:rPr>
      </w:pPr>
      <w:ins w:id="9713" w:author="Rinat Gub" w:date="2022-12-06T13:44:00Z">
        <w:r w:rsidRPr="00856B8D">
          <w:lastRenderedPageBreak/>
          <w:t xml:space="preserve">Блок 8. Порядок проведения </w:t>
        </w:r>
        <w:r w:rsidR="00856B8D" w:rsidRPr="00856B8D">
          <w:t>выездной проверки (аудита)</w:t>
        </w:r>
        <w:r w:rsidR="00AC6447" w:rsidRPr="00856B8D" w:rsidDel="00856B8D">
          <w:t xml:space="preserve"> </w:t>
        </w:r>
      </w:ins>
    </w:p>
    <w:p w:rsidR="00727C05" w:rsidRPr="00727C05" w:rsidRDefault="005D3D0A" w:rsidP="00727C05">
      <w:pPr>
        <w:ind w:firstLine="0"/>
        <w:jc w:val="center"/>
        <w:rPr>
          <w:ins w:id="9714" w:author="Rinat Gub" w:date="2022-12-06T13:44:00Z"/>
          <w:rFonts w:ascii="Arial" w:hAnsi="Arial" w:cs="Arial"/>
          <w:b/>
          <w:sz w:val="36"/>
          <w:szCs w:val="36"/>
        </w:rPr>
        <w:sectPr w:rsidR="00727C05" w:rsidRPr="00727C05" w:rsidSect="00694DD2">
          <w:headerReference w:type="even" r:id="rId125"/>
          <w:headerReference w:type="default" r:id="rId126"/>
          <w:headerReference w:type="first" r:id="rId12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  <w:ins w:id="9715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t xml:space="preserve">(блок </w:t>
        </w:r>
        <w:r>
          <w:rPr>
            <w:rFonts w:ascii="Arial" w:hAnsi="Arial" w:cs="Arial"/>
            <w:b/>
            <w:sz w:val="36"/>
            <w:szCs w:val="36"/>
          </w:rPr>
          <w:t>8</w:t>
        </w:r>
        <w:r w:rsidRPr="00203244">
          <w:rPr>
            <w:rFonts w:ascii="Arial" w:hAnsi="Arial" w:cs="Arial"/>
            <w:b/>
            <w:sz w:val="36"/>
            <w:szCs w:val="36"/>
          </w:rPr>
          <w:t xml:space="preserve"> из </w:t>
        </w:r>
        <w:r>
          <w:rPr>
            <w:rFonts w:ascii="Arial" w:hAnsi="Arial" w:cs="Arial"/>
            <w:b/>
            <w:sz w:val="36"/>
            <w:szCs w:val="36"/>
          </w:rPr>
          <w:t>9</w:t>
        </w:r>
        <w:r w:rsidRPr="00203244">
          <w:rPr>
            <w:rFonts w:ascii="Arial" w:hAnsi="Arial" w:cs="Arial"/>
            <w:b/>
            <w:sz w:val="36"/>
            <w:szCs w:val="36"/>
          </w:rPr>
          <w:t>)</w:t>
        </w:r>
      </w:ins>
    </w:p>
    <w:p w:rsidR="00856B8D" w:rsidRDefault="00856B8D" w:rsidP="00856B8D">
      <w:pPr>
        <w:pStyle w:val="-2"/>
        <w:jc w:val="center"/>
        <w:rPr>
          <w:ins w:id="9716" w:author="Rinat Gub" w:date="2022-12-06T13:44:00Z"/>
        </w:rPr>
      </w:pPr>
      <w:bookmarkStart w:id="9717" w:name="_Toc536112832"/>
      <w:ins w:id="9718" w:author="Rinat Gub" w:date="2022-12-06T13:44:00Z">
        <w:r>
          <w:lastRenderedPageBreak/>
          <w:t>Порядок проведения выездной проверки (аудита)</w:t>
        </w:r>
        <w:bookmarkEnd w:id="9717"/>
      </w:ins>
    </w:p>
    <w:p w:rsidR="00856B8D" w:rsidRDefault="00856B8D" w:rsidP="00856B8D">
      <w:pPr>
        <w:rPr>
          <w:ins w:id="9719" w:author="Rinat Gub" w:date="2022-12-06T13:44:00Z"/>
        </w:rPr>
      </w:pPr>
    </w:p>
    <w:p w:rsidR="00856B8D" w:rsidRPr="00333E06" w:rsidRDefault="00856B8D" w:rsidP="00856B8D">
      <w:pPr>
        <w:pStyle w:val="af0"/>
        <w:tabs>
          <w:tab w:val="clear" w:pos="1134"/>
        </w:tabs>
        <w:spacing w:before="0" w:after="0"/>
        <w:ind w:left="0" w:right="0"/>
        <w:jc w:val="center"/>
        <w:rPr>
          <w:ins w:id="9720" w:author="Rinat Gub" w:date="2022-12-06T13:44:00Z"/>
          <w:sz w:val="20"/>
          <w:szCs w:val="20"/>
        </w:rPr>
      </w:pPr>
      <w:ins w:id="9721" w:author="Rinat Gub" w:date="2022-12-06T13:44:00Z">
        <w:r w:rsidRPr="008046BB">
          <w:rPr>
            <w:b/>
            <w:sz w:val="20"/>
            <w:szCs w:val="20"/>
          </w:rPr>
          <w:t xml:space="preserve"> </w:t>
        </w:r>
        <w:r w:rsidRPr="008046BB">
          <w:rPr>
            <w:sz w:val="20"/>
            <w:szCs w:val="20"/>
          </w:rPr>
          <w:t>[</w:t>
        </w:r>
        <w:r w:rsidRPr="00B86812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>по предмету Договора</w:t>
        </w:r>
        <w:r w:rsidRPr="00902AAE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 xml:space="preserve">, </w:t>
        </w:r>
        <w:r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>лоту</w:t>
        </w:r>
        <w:r w:rsidRPr="00B86812">
          <w:rPr>
            <w:rStyle w:val="af3"/>
            <w:b w:val="0"/>
            <w:bCs/>
            <w:iCs/>
            <w:sz w:val="20"/>
            <w:szCs w:val="20"/>
            <w:shd w:val="pct10" w:color="auto" w:fill="auto"/>
          </w:rPr>
          <w:t xml:space="preserve"> или по позиции № _____</w:t>
        </w:r>
        <w:r w:rsidRPr="00B86812">
          <w:rPr>
            <w:b/>
            <w:sz w:val="20"/>
            <w:szCs w:val="20"/>
          </w:rPr>
          <w:t>]</w:t>
        </w:r>
      </w:ins>
    </w:p>
    <w:p w:rsidR="00856B8D" w:rsidRDefault="00856B8D" w:rsidP="00856B8D">
      <w:pPr>
        <w:pStyle w:val="af0"/>
        <w:spacing w:before="0" w:after="0"/>
        <w:ind w:left="0" w:right="0"/>
        <w:jc w:val="both"/>
        <w:rPr>
          <w:ins w:id="9722" w:author="Rinat Gub" w:date="2022-12-06T13:44:00Z"/>
          <w:sz w:val="20"/>
          <w:szCs w:val="20"/>
        </w:rPr>
      </w:pPr>
    </w:p>
    <w:p w:rsidR="00727C05" w:rsidRDefault="00856B8D" w:rsidP="00856B8D">
      <w:pPr>
        <w:pStyle w:val="af0"/>
        <w:spacing w:before="0" w:after="0"/>
        <w:ind w:left="0" w:right="0"/>
        <w:jc w:val="both"/>
        <w:rPr>
          <w:ins w:id="9723" w:author="Rinat Gub" w:date="2022-12-06T13:44:00Z"/>
          <w:rStyle w:val="af3"/>
          <w:bCs/>
          <w:iCs/>
          <w:shd w:val="pct10" w:color="auto" w:fill="auto"/>
        </w:rPr>
      </w:pPr>
      <w:ins w:id="9724" w:author="Rinat Gub" w:date="2022-12-06T13:44:00Z">
        <w:r w:rsidRPr="00DB2C09">
          <w:rPr>
            <w:rStyle w:val="af3"/>
            <w:bCs/>
            <w:iCs/>
            <w:shd w:val="pct10" w:color="auto" w:fill="auto"/>
          </w:rPr>
          <w:t>&lt;</w:t>
        </w:r>
        <w:r w:rsidRPr="00856B8D">
          <w:rPr>
            <w:rStyle w:val="af3"/>
            <w:b w:val="0"/>
            <w:bCs/>
            <w:iCs/>
            <w:shd w:val="pct10" w:color="auto" w:fill="auto"/>
          </w:rPr>
          <w:t xml:space="preserve">В случае необходимости проведения инспекционного контроля и/или технического аудита представленных Участником закупки сведений и документов, подтверждающих его соответствие заявленным в закупке требованиям необходимо указать порядок </w:t>
        </w:r>
        <w:r w:rsidR="00300EAD" w:rsidRPr="00856B8D">
          <w:rPr>
            <w:rStyle w:val="af3"/>
            <w:b w:val="0"/>
            <w:bCs/>
            <w:iCs/>
            <w:shd w:val="pct10" w:color="auto" w:fill="auto"/>
          </w:rPr>
          <w:t>проведения</w:t>
        </w:r>
        <w:r w:rsidRPr="00856B8D">
          <w:rPr>
            <w:rStyle w:val="af3"/>
            <w:b w:val="0"/>
            <w:bCs/>
            <w:iCs/>
            <w:shd w:val="pct10" w:color="auto" w:fill="auto"/>
          </w:rPr>
          <w:t xml:space="preserve"> данных мероприятий </w:t>
        </w:r>
        <w:r w:rsidRPr="00DB2C09">
          <w:rPr>
            <w:rStyle w:val="af3"/>
            <w:bCs/>
            <w:iCs/>
            <w:shd w:val="pct10" w:color="auto" w:fill="auto"/>
          </w:rPr>
          <w:t>&gt;</w:t>
        </w:r>
      </w:ins>
    </w:p>
    <w:p w:rsidR="00727C05" w:rsidRDefault="00727C05" w:rsidP="00856B8D">
      <w:pPr>
        <w:pStyle w:val="af0"/>
        <w:spacing w:before="0" w:after="0"/>
        <w:ind w:left="0" w:right="0"/>
        <w:jc w:val="both"/>
        <w:rPr>
          <w:ins w:id="9725" w:author="Rinat Gub" w:date="2022-12-06T13:44:00Z"/>
          <w:rStyle w:val="af3"/>
          <w:bCs/>
          <w:iCs/>
          <w:shd w:val="pct10" w:color="auto" w:fill="auto"/>
        </w:rPr>
        <w:sectPr w:rsidR="00727C05" w:rsidSect="00694DD2"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E602B5" w:rsidRPr="00203244" w:rsidRDefault="00E602B5" w:rsidP="00D17A43">
      <w:pPr>
        <w:pStyle w:val="11"/>
        <w:spacing w:before="0" w:after="0"/>
        <w:rPr>
          <w:ins w:id="9726" w:author="Rinat Gub" w:date="2022-12-06T13:44:00Z"/>
        </w:rPr>
      </w:pPr>
      <w:ins w:id="9727" w:author="Rinat Gub" w:date="2022-12-06T13:44:00Z">
        <w:r w:rsidRPr="00203244">
          <w:lastRenderedPageBreak/>
          <w:t xml:space="preserve">Образцы </w:t>
        </w:r>
        <w:r>
          <w:t>инструкций проведения выездной проверки (аудита)</w:t>
        </w:r>
      </w:ins>
    </w:p>
    <w:p w:rsidR="00E602B5" w:rsidRDefault="00393CF7" w:rsidP="0031342B">
      <w:pPr>
        <w:pStyle w:val="2"/>
        <w:pageBreakBefore w:val="0"/>
        <w:numPr>
          <w:ilvl w:val="0"/>
          <w:numId w:val="0"/>
        </w:numPr>
        <w:jc w:val="both"/>
        <w:rPr>
          <w:ins w:id="9728" w:author="Rinat Gub" w:date="2022-12-06T13:44:00Z"/>
        </w:rPr>
      </w:pPr>
      <w:ins w:id="9729" w:author="Rinat Gub" w:date="2022-12-06T13:44:00Z">
        <w:r w:rsidRPr="009875AD">
          <w:t>И</w:t>
        </w:r>
        <w:r w:rsidR="00E602B5">
          <w:t>нструкци</w:t>
        </w:r>
        <w:r>
          <w:t>я</w:t>
        </w:r>
        <w:r w:rsidR="00E602B5">
          <w:t xml:space="preserve"> проведения проверки</w:t>
        </w:r>
        <w:r w:rsidR="00EC2DF5">
          <w:t xml:space="preserve"> (аудита)</w:t>
        </w:r>
        <w:r w:rsidR="00E602B5">
          <w:t xml:space="preserve"> </w:t>
        </w:r>
        <w:r w:rsidR="00C5575E">
          <w:t>Поставщика</w:t>
        </w:r>
        <w:r w:rsidR="002C0AC3">
          <w:t>/</w:t>
        </w:r>
        <w:r w:rsidR="00C5575E">
          <w:t xml:space="preserve">Участника </w:t>
        </w:r>
        <w:r w:rsidR="00E602B5">
          <w:t>закупки</w:t>
        </w:r>
        <w:r w:rsidR="007549D8">
          <w:t xml:space="preserve"> </w:t>
        </w:r>
        <w:r w:rsidR="00E602B5">
          <w:t xml:space="preserve">на соответствие требованиям в области </w:t>
        </w:r>
        <w:r w:rsidR="00E602B5" w:rsidRPr="00E602B5">
          <w:t>ПБОТОС</w:t>
        </w:r>
      </w:ins>
    </w:p>
    <w:p w:rsidR="00E602B5" w:rsidRPr="007549D8" w:rsidRDefault="00E602B5" w:rsidP="007549D8">
      <w:pPr>
        <w:tabs>
          <w:tab w:val="clear" w:pos="1134"/>
        </w:tabs>
        <w:ind w:left="709" w:hanging="709"/>
        <w:rPr>
          <w:ins w:id="9730" w:author="Rinat Gub" w:date="2022-12-06T13:44:00Z"/>
          <w:sz w:val="28"/>
        </w:rPr>
      </w:pPr>
      <w:ins w:id="9731" w:author="Rinat Gub" w:date="2022-12-06T13:44:00Z">
        <w:r w:rsidRPr="007549D8">
          <w:rPr>
            <w:sz w:val="28"/>
          </w:rPr>
          <w:t>1.</w:t>
        </w:r>
        <w:r w:rsidR="007549D8" w:rsidRPr="007549D8">
          <w:rPr>
            <w:sz w:val="28"/>
          </w:rPr>
          <w:tab/>
        </w:r>
        <w:r w:rsidRPr="007549D8">
          <w:t xml:space="preserve">Проверка </w:t>
        </w:r>
        <w:r w:rsidR="00C5575E">
          <w:t>У</w:t>
        </w:r>
        <w:r w:rsidR="00C5575E" w:rsidRPr="007549D8">
          <w:t xml:space="preserve">частников </w:t>
        </w:r>
        <w:r w:rsidRPr="007549D8">
          <w:t xml:space="preserve">закупки/квалификации может </w:t>
        </w:r>
        <w:r w:rsidR="00C5575E" w:rsidRPr="007549D8">
          <w:t>осуществля</w:t>
        </w:r>
        <w:r w:rsidR="00C5575E">
          <w:t>ть</w:t>
        </w:r>
        <w:r w:rsidR="00C5575E" w:rsidRPr="007549D8">
          <w:t xml:space="preserve">ся </w:t>
        </w:r>
        <w:r w:rsidRPr="007549D8">
          <w:t>в два этапа</w:t>
        </w:r>
        <w:r w:rsidRPr="007549D8">
          <w:rPr>
            <w:rStyle w:val="afc"/>
            <w:sz w:val="22"/>
          </w:rPr>
          <w:footnoteReference w:id="21"/>
        </w:r>
        <w:r w:rsidRPr="007549D8">
          <w:rPr>
            <w:sz w:val="28"/>
          </w:rPr>
          <w:t xml:space="preserve">. </w:t>
        </w:r>
      </w:ins>
    </w:p>
    <w:p w:rsidR="00E602B5" w:rsidRPr="007549D8" w:rsidRDefault="00E602B5" w:rsidP="007549D8">
      <w:pPr>
        <w:pStyle w:val="11111"/>
        <w:ind w:left="709"/>
        <w:rPr>
          <w:ins w:id="9734" w:author="Rinat Gub" w:date="2022-12-06T13:44:00Z"/>
          <w:sz w:val="24"/>
        </w:rPr>
      </w:pPr>
      <w:ins w:id="9735" w:author="Rinat Gub" w:date="2022-12-06T13:44:00Z">
        <w:r w:rsidRPr="007549D8">
          <w:rPr>
            <w:sz w:val="24"/>
          </w:rPr>
          <w:t xml:space="preserve">Первый этап (обязательный): камеральная проверка, которая проводится в виде рассмотрения предоставленных </w:t>
        </w:r>
        <w:r w:rsidR="00C5575E">
          <w:rPr>
            <w:sz w:val="24"/>
          </w:rPr>
          <w:t>У</w:t>
        </w:r>
        <w:r w:rsidR="00C5575E" w:rsidRPr="007549D8">
          <w:rPr>
            <w:sz w:val="24"/>
          </w:rPr>
          <w:t xml:space="preserve">частником </w:t>
        </w:r>
        <w:r w:rsidRPr="007549D8">
          <w:rPr>
            <w:sz w:val="24"/>
          </w:rPr>
          <w:t>закупки/квалификации в составе заявки документов/сведений, подтверждающих его соответствие установленным требованиям к квалификации в области ПБОТОС.</w:t>
        </w:r>
      </w:ins>
    </w:p>
    <w:p w:rsidR="00E602B5" w:rsidRPr="007549D8" w:rsidRDefault="00E602B5" w:rsidP="007549D8">
      <w:pPr>
        <w:pStyle w:val="11111"/>
        <w:ind w:left="709"/>
        <w:rPr>
          <w:ins w:id="9736" w:author="Rinat Gub" w:date="2022-12-06T13:44:00Z"/>
          <w:sz w:val="24"/>
        </w:rPr>
      </w:pPr>
      <w:ins w:id="9737" w:author="Rinat Gub" w:date="2022-12-06T13:44:00Z">
        <w:r w:rsidRPr="007549D8">
          <w:rPr>
            <w:sz w:val="24"/>
          </w:rPr>
          <w:t xml:space="preserve">Второй этап (опциональный): выездная проверка (технический аудит) достоверности представленных </w:t>
        </w:r>
        <w:r w:rsidR="00C5575E">
          <w:rPr>
            <w:sz w:val="24"/>
          </w:rPr>
          <w:t>У</w:t>
        </w:r>
        <w:r w:rsidR="00C5575E" w:rsidRPr="007549D8">
          <w:rPr>
            <w:sz w:val="24"/>
          </w:rPr>
          <w:t xml:space="preserve">частником </w:t>
        </w:r>
        <w:r w:rsidRPr="007549D8">
          <w:rPr>
            <w:sz w:val="24"/>
          </w:rPr>
          <w:t xml:space="preserve">закупки/квалификации в составе заявки документов/сведений, подтверждающих его соответствие установленным требованиям к квалификации в </w:t>
        </w:r>
        <w:r w:rsidR="00A23E00">
          <w:rPr>
            <w:sz w:val="24"/>
          </w:rPr>
          <w:t>области ПБОТОС.</w:t>
        </w:r>
      </w:ins>
    </w:p>
    <w:p w:rsidR="00E602B5" w:rsidRPr="007549D8" w:rsidRDefault="00E602B5" w:rsidP="007549D8">
      <w:pPr>
        <w:tabs>
          <w:tab w:val="clear" w:pos="1134"/>
        </w:tabs>
        <w:ind w:left="709" w:hanging="709"/>
        <w:rPr>
          <w:ins w:id="9738" w:author="Rinat Gub" w:date="2022-12-06T13:44:00Z"/>
        </w:rPr>
      </w:pPr>
      <w:ins w:id="9739" w:author="Rinat Gub" w:date="2022-12-06T13:44:00Z">
        <w:r w:rsidRPr="007549D8">
          <w:t>2.</w:t>
        </w:r>
        <w:r w:rsidR="007549D8">
          <w:tab/>
        </w:r>
        <w:r w:rsidRPr="007549D8">
          <w:t xml:space="preserve">При рассмотрении представленных </w:t>
        </w:r>
        <w:r w:rsidR="00FE1053">
          <w:t>У</w:t>
        </w:r>
        <w:r w:rsidR="00FE1053" w:rsidRPr="007549D8">
          <w:t xml:space="preserve">частником </w:t>
        </w:r>
        <w:r w:rsidRPr="007549D8">
          <w:t>закупки/квалификации документов/сведений осуществляется проверка наличия полного комплекта документов. При отсутствии хотя бы одного документа по соответствующему пункту присваивается значение «не соответствует».</w:t>
        </w:r>
      </w:ins>
    </w:p>
    <w:p w:rsidR="00E602B5" w:rsidRPr="007549D8" w:rsidRDefault="00E602B5" w:rsidP="007549D8">
      <w:pPr>
        <w:tabs>
          <w:tab w:val="clear" w:pos="1134"/>
        </w:tabs>
        <w:ind w:left="709" w:hanging="709"/>
        <w:rPr>
          <w:ins w:id="9740" w:author="Rinat Gub" w:date="2022-12-06T13:44:00Z"/>
        </w:rPr>
      </w:pPr>
      <w:ins w:id="9741" w:author="Rinat Gub" w:date="2022-12-06T13:44:00Z">
        <w:r w:rsidRPr="00EC2DF5">
          <w:t xml:space="preserve">3. </w:t>
        </w:r>
        <w:r w:rsidR="007549D8">
          <w:tab/>
        </w:r>
        <w:r w:rsidRPr="007549D8">
          <w:t xml:space="preserve">При формировании заключения о соответствии/несоответствии </w:t>
        </w:r>
        <w:r w:rsidR="00FE1053">
          <w:t>У</w:t>
        </w:r>
        <w:r w:rsidR="00FE1053" w:rsidRPr="007549D8">
          <w:t xml:space="preserve">частника </w:t>
        </w:r>
        <w:r w:rsidRPr="007549D8">
          <w:t>закупки квалификационным требованиям отбора в области ПБОТОС соблюдаются следующие принципы:</w:t>
        </w:r>
      </w:ins>
    </w:p>
    <w:p w:rsidR="00E602B5" w:rsidRPr="007549D8" w:rsidRDefault="00E602B5" w:rsidP="007549D8">
      <w:pPr>
        <w:pStyle w:val="11111"/>
        <w:ind w:left="709"/>
        <w:rPr>
          <w:ins w:id="9742" w:author="Rinat Gub" w:date="2022-12-06T13:44:00Z"/>
          <w:sz w:val="24"/>
        </w:rPr>
      </w:pPr>
      <w:ins w:id="9743" w:author="Rinat Gub" w:date="2022-12-06T13:44:00Z">
        <w:r w:rsidRPr="007549D8">
          <w:rPr>
            <w:sz w:val="24"/>
          </w:rPr>
          <w:t xml:space="preserve">Соответствует - </w:t>
        </w:r>
        <w:r w:rsidR="00FE1053">
          <w:rPr>
            <w:sz w:val="24"/>
          </w:rPr>
          <w:t>У</w:t>
        </w:r>
        <w:r w:rsidR="00FE1053" w:rsidRPr="007549D8">
          <w:rPr>
            <w:sz w:val="24"/>
          </w:rPr>
          <w:t xml:space="preserve">частник </w:t>
        </w:r>
        <w:r w:rsidRPr="007549D8">
          <w:rPr>
            <w:sz w:val="24"/>
          </w:rPr>
          <w:t>закупки/квалификации удовлетворяет всем требованиям.</w:t>
        </w:r>
      </w:ins>
    </w:p>
    <w:p w:rsidR="00E602B5" w:rsidRPr="007549D8" w:rsidRDefault="00E602B5" w:rsidP="007549D8">
      <w:pPr>
        <w:pStyle w:val="11111"/>
        <w:ind w:left="709"/>
        <w:rPr>
          <w:ins w:id="9744" w:author="Rinat Gub" w:date="2022-12-06T13:44:00Z"/>
          <w:sz w:val="24"/>
        </w:rPr>
      </w:pPr>
      <w:ins w:id="9745" w:author="Rinat Gub" w:date="2022-12-06T13:44:00Z">
        <w:r w:rsidRPr="007549D8">
          <w:rPr>
            <w:sz w:val="24"/>
          </w:rPr>
          <w:t xml:space="preserve">Не соответствует – </w:t>
        </w:r>
        <w:r w:rsidR="00FE1053">
          <w:rPr>
            <w:sz w:val="24"/>
          </w:rPr>
          <w:t>У</w:t>
        </w:r>
        <w:r w:rsidR="00FE1053" w:rsidRPr="007549D8">
          <w:rPr>
            <w:sz w:val="24"/>
          </w:rPr>
          <w:t xml:space="preserve">частник </w:t>
        </w:r>
        <w:r w:rsidRPr="007549D8">
          <w:rPr>
            <w:sz w:val="24"/>
          </w:rPr>
          <w:t>закупки/квалификации получил хотя бы одно</w:t>
        </w:r>
        <w:r w:rsidR="00A23E00">
          <w:rPr>
            <w:sz w:val="24"/>
          </w:rPr>
          <w:t xml:space="preserve"> значение «нет» по требованиям.</w:t>
        </w:r>
      </w:ins>
    </w:p>
    <w:p w:rsidR="00E602B5" w:rsidRPr="007549D8" w:rsidRDefault="00E602B5" w:rsidP="007549D8">
      <w:pPr>
        <w:pStyle w:val="11111"/>
        <w:ind w:left="709"/>
        <w:rPr>
          <w:ins w:id="9746" w:author="Rinat Gub" w:date="2022-12-06T13:44:00Z"/>
          <w:sz w:val="24"/>
        </w:rPr>
      </w:pPr>
      <w:ins w:id="9747" w:author="Rinat Gub" w:date="2022-12-06T13:44:00Z">
        <w:r w:rsidRPr="007549D8">
          <w:rPr>
            <w:sz w:val="24"/>
          </w:rPr>
          <w:t xml:space="preserve">При несоответствии </w:t>
        </w:r>
        <w:r w:rsidR="00FE1053">
          <w:rPr>
            <w:sz w:val="24"/>
          </w:rPr>
          <w:t>У</w:t>
        </w:r>
        <w:r w:rsidR="00FE1053" w:rsidRPr="007549D8">
          <w:rPr>
            <w:sz w:val="24"/>
          </w:rPr>
          <w:t xml:space="preserve">частника </w:t>
        </w:r>
        <w:r w:rsidRPr="007549D8">
          <w:rPr>
            <w:sz w:val="24"/>
          </w:rPr>
          <w:t>закупки/квалификации требованиям к</w:t>
        </w:r>
        <w:r w:rsidR="007549D8">
          <w:rPr>
            <w:sz w:val="24"/>
          </w:rPr>
          <w:t xml:space="preserve"> квалификации</w:t>
        </w:r>
        <w:r w:rsidR="00A9777F">
          <w:rPr>
            <w:sz w:val="24"/>
          </w:rPr>
          <w:t xml:space="preserve"> </w:t>
        </w:r>
        <w:r w:rsidR="007549D8">
          <w:rPr>
            <w:sz w:val="24"/>
          </w:rPr>
          <w:t>в области ПБОТОС</w:t>
        </w:r>
        <w:r w:rsidRPr="007549D8">
          <w:rPr>
            <w:sz w:val="24"/>
          </w:rPr>
          <w:t xml:space="preserve"> по результатам первого этапа принимается решение об отказе в допуске данного </w:t>
        </w:r>
        <w:r w:rsidR="00FE1053">
          <w:rPr>
            <w:sz w:val="24"/>
          </w:rPr>
          <w:t>У</w:t>
        </w:r>
        <w:r w:rsidR="00FE1053" w:rsidRPr="007549D8">
          <w:rPr>
            <w:sz w:val="24"/>
          </w:rPr>
          <w:t xml:space="preserve">частника </w:t>
        </w:r>
        <w:r w:rsidRPr="007549D8">
          <w:rPr>
            <w:sz w:val="24"/>
          </w:rPr>
          <w:t>к дальнейшему участию в</w:t>
        </w:r>
        <w:r w:rsidR="00A9777F">
          <w:rPr>
            <w:sz w:val="24"/>
          </w:rPr>
          <w:t xml:space="preserve"> </w:t>
        </w:r>
        <w:r w:rsidRPr="007549D8">
          <w:rPr>
            <w:sz w:val="24"/>
          </w:rPr>
          <w:t>процедуре закупки/квалификации. В отношении такого Участника закупки/квалификации второй этап (вы</w:t>
        </w:r>
        <w:r w:rsidR="00A23E00">
          <w:rPr>
            <w:sz w:val="24"/>
          </w:rPr>
          <w:t>ездная проверка) не проводится.</w:t>
        </w:r>
      </w:ins>
    </w:p>
    <w:p w:rsidR="00E602B5" w:rsidRDefault="00E602B5" w:rsidP="007549D8">
      <w:pPr>
        <w:tabs>
          <w:tab w:val="clear" w:pos="1134"/>
        </w:tabs>
        <w:ind w:left="709" w:hanging="709"/>
        <w:rPr>
          <w:ins w:id="9748" w:author="Rinat Gub" w:date="2022-12-06T13:44:00Z"/>
        </w:rPr>
      </w:pPr>
      <w:ins w:id="9749" w:author="Rinat Gub" w:date="2022-12-06T13:44:00Z">
        <w:r>
          <w:t xml:space="preserve">4. </w:t>
        </w:r>
        <w:r w:rsidR="007549D8">
          <w:tab/>
        </w:r>
        <w:r>
          <w:t xml:space="preserve">В отношении </w:t>
        </w:r>
        <w:r w:rsidR="00FE1053">
          <w:t xml:space="preserve">Участников </w:t>
        </w:r>
        <w:r>
          <w:t>закупки/квалификации, по которым выдано заключение о соответствии установленным требованиям к квалификации в области ПБОТОС по итогам первого этапа проверки может быть проведен</w:t>
        </w:r>
        <w:r w:rsidR="00A9777F">
          <w:t xml:space="preserve"> </w:t>
        </w:r>
        <w:r>
          <w:t>второй этап проверки.</w:t>
        </w:r>
      </w:ins>
    </w:p>
    <w:p w:rsidR="00E602B5" w:rsidRDefault="00E602B5" w:rsidP="007549D8">
      <w:pPr>
        <w:tabs>
          <w:tab w:val="clear" w:pos="1134"/>
        </w:tabs>
        <w:ind w:left="709" w:hanging="709"/>
        <w:rPr>
          <w:ins w:id="9750" w:author="Rinat Gub" w:date="2022-12-06T13:44:00Z"/>
        </w:rPr>
      </w:pPr>
      <w:ins w:id="9751" w:author="Rinat Gub" w:date="2022-12-06T13:44:00Z">
        <w:r>
          <w:t xml:space="preserve">4.1. </w:t>
        </w:r>
        <w:r w:rsidR="007549D8">
          <w:tab/>
        </w:r>
        <w:r>
          <w:t xml:space="preserve">Второй этап – выездная проверка (технический аудит). Проводится непосредственно на месте основного базирования </w:t>
        </w:r>
        <w:r w:rsidR="0055702F">
          <w:t xml:space="preserve">Участника </w:t>
        </w:r>
        <w:r>
          <w:t>закупки/квалификации по ПБОТОС, включая административно-бытовые здания, объекты, сооружения, морские суда и др.</w:t>
        </w:r>
      </w:ins>
    </w:p>
    <w:p w:rsidR="00E602B5" w:rsidRDefault="00E602B5" w:rsidP="007549D8">
      <w:pPr>
        <w:tabs>
          <w:tab w:val="clear" w:pos="1134"/>
        </w:tabs>
        <w:ind w:left="709" w:hanging="709"/>
        <w:rPr>
          <w:ins w:id="9752" w:author="Rinat Gub" w:date="2022-12-06T13:44:00Z"/>
        </w:rPr>
      </w:pPr>
      <w:ins w:id="9753" w:author="Rinat Gub" w:date="2022-12-06T13:44:00Z">
        <w:r>
          <w:t xml:space="preserve">4.2. </w:t>
        </w:r>
        <w:r w:rsidR="007549D8">
          <w:tab/>
        </w:r>
        <w:r>
          <w:t xml:space="preserve">Участник закупки/квалификации предварительно информируется о проведении выездной проверки (технического аудита) в срок не менее чем за 5 (пять) рабочих дня до ее проведения. Если в течение 3 (трех) рабочих дней от </w:t>
        </w:r>
        <w:r w:rsidR="006F029E">
          <w:t xml:space="preserve">Участника </w:t>
        </w:r>
        <w:r>
          <w:t xml:space="preserve">закупки/квалификации не поступит предложение о проведении выездной проверки в </w:t>
        </w:r>
        <w:r>
          <w:lastRenderedPageBreak/>
          <w:t xml:space="preserve">другие сроки или отказ от выездной проверки - уведомление о проведении выездной проверки считается акцептованным со стороны </w:t>
        </w:r>
        <w:r w:rsidR="006F029E">
          <w:t xml:space="preserve">Участника </w:t>
        </w:r>
        <w:r>
          <w:t xml:space="preserve">закупки/квалификации. Выездную проверку (технический аудит) проводит Группа аудита Заказчика/Организатора закупки с участием представителя </w:t>
        </w:r>
        <w:r w:rsidR="006F029E">
          <w:t xml:space="preserve">Участника </w:t>
        </w:r>
        <w:r w:rsidR="00005BE9">
          <w:t>закупки/квалификации.</w:t>
        </w:r>
      </w:ins>
    </w:p>
    <w:p w:rsidR="00E602B5" w:rsidRDefault="007549D8" w:rsidP="007549D8">
      <w:pPr>
        <w:tabs>
          <w:tab w:val="clear" w:pos="1134"/>
        </w:tabs>
        <w:ind w:left="709" w:hanging="709"/>
        <w:rPr>
          <w:ins w:id="9754" w:author="Rinat Gub" w:date="2022-12-06T13:44:00Z"/>
        </w:rPr>
      </w:pPr>
      <w:ins w:id="9755" w:author="Rinat Gub" w:date="2022-12-06T13:44:00Z">
        <w:r>
          <w:t>4.3.</w:t>
        </w:r>
        <w:r>
          <w:tab/>
        </w:r>
        <w:r w:rsidR="00E602B5">
          <w:t xml:space="preserve">В рамках выездной проверки Группа аудита проводит проверку соответствия и достоверности документов/сведений о состоянии ПБОТОС, предоставленных </w:t>
        </w:r>
        <w:r w:rsidR="006F029E">
          <w:t xml:space="preserve">Участником </w:t>
        </w:r>
        <w:r w:rsidR="00E602B5">
          <w:t>закупки/квалификации в составе квалификационной части заявки для подтверждения соответствия установленным требованиям, и</w:t>
        </w:r>
        <w:r w:rsidR="00A9777F">
          <w:t xml:space="preserve"> </w:t>
        </w:r>
        <w:r w:rsidR="00E602B5">
          <w:t xml:space="preserve">формирует заключение о соответствии/несоответствии данного </w:t>
        </w:r>
        <w:r w:rsidR="006F029E">
          <w:t xml:space="preserve">Участника </w:t>
        </w:r>
        <w:r w:rsidR="00E602B5">
          <w:t>установленным требованиям к</w:t>
        </w:r>
        <w:r w:rsidR="00005BE9">
          <w:t xml:space="preserve"> квалификации в области ПБОТОС.</w:t>
        </w:r>
      </w:ins>
    </w:p>
    <w:p w:rsidR="00E602B5" w:rsidRDefault="00E602B5" w:rsidP="007549D8">
      <w:pPr>
        <w:tabs>
          <w:tab w:val="clear" w:pos="1134"/>
        </w:tabs>
        <w:ind w:left="709" w:hanging="709"/>
        <w:rPr>
          <w:ins w:id="9756" w:author="Rinat Gub" w:date="2022-12-06T13:44:00Z"/>
        </w:rPr>
      </w:pPr>
      <w:ins w:id="9757" w:author="Rinat Gub" w:date="2022-12-06T13:44:00Z">
        <w:r>
          <w:t>4.4.</w:t>
        </w:r>
        <w:r w:rsidR="007549D8">
          <w:tab/>
        </w:r>
        <w:r>
          <w:t xml:space="preserve">По результатам выездной проверки формируется Акт-заключение по установленной форме (Приложение </w:t>
        </w:r>
        <w:r w:rsidR="007549D8">
          <w:t>1 к настоящей инструкции</w:t>
        </w:r>
        <w:r>
          <w:t xml:space="preserve">). Акт-заключение оформляется в 2-х экземплярах, один экземпляр для Заказчика, второй для </w:t>
        </w:r>
        <w:r w:rsidR="006F029E">
          <w:t xml:space="preserve">Участника </w:t>
        </w:r>
        <w:r>
          <w:t>закупки/квалификации.</w:t>
        </w:r>
      </w:ins>
    </w:p>
    <w:p w:rsidR="00E602B5" w:rsidRDefault="00E602B5" w:rsidP="007549D8">
      <w:pPr>
        <w:tabs>
          <w:tab w:val="clear" w:pos="1134"/>
        </w:tabs>
        <w:ind w:left="709" w:hanging="709"/>
        <w:rPr>
          <w:ins w:id="9758" w:author="Rinat Gub" w:date="2022-12-06T13:44:00Z"/>
        </w:rPr>
      </w:pPr>
      <w:ins w:id="9759" w:author="Rinat Gub" w:date="2022-12-06T13:44:00Z">
        <w:r>
          <w:t>4.5.</w:t>
        </w:r>
        <w:r w:rsidR="007549D8">
          <w:tab/>
        </w:r>
        <w:r>
          <w:t xml:space="preserve">Акт-заключение подписывается руководителем Группы аудита, уполномоченным представителем Участника закупки/квалификации непосредственно после окончания выездной проверки. В случае несогласия с итогами выездной проверки, уполномоченный представитель Участника закупки/квалификации вправе зафиксировать в Акте-заключении особое мнение. Отказ от подписания Акта-заключения уполномоченным представителем Участника закупки/квалификации (в том числе с особым мнением) является основанием отказа такому </w:t>
        </w:r>
        <w:r w:rsidR="00A82162">
          <w:t xml:space="preserve">Участнику </w:t>
        </w:r>
        <w:r>
          <w:t xml:space="preserve">в дальнейшем </w:t>
        </w:r>
        <w:r w:rsidR="007549D8">
          <w:t>участии в закупке/квалификации.</w:t>
        </w:r>
      </w:ins>
    </w:p>
    <w:p w:rsidR="00E602B5" w:rsidRPr="00E602B5" w:rsidRDefault="00E602B5" w:rsidP="007549D8">
      <w:pPr>
        <w:tabs>
          <w:tab w:val="clear" w:pos="1134"/>
        </w:tabs>
        <w:ind w:left="709" w:hanging="709"/>
        <w:rPr>
          <w:ins w:id="9760" w:author="Rinat Gub" w:date="2022-12-06T13:44:00Z"/>
        </w:rPr>
      </w:pPr>
      <w:ins w:id="9761" w:author="Rinat Gub" w:date="2022-12-06T13:44:00Z">
        <w:r>
          <w:t>4.6.</w:t>
        </w:r>
        <w:r w:rsidR="007549D8">
          <w:tab/>
        </w:r>
        <w:r>
          <w:t xml:space="preserve">По результатам первого и второго этапов проверки Заказчиком/Организатором закупки принимается решение о допуске/недопуске </w:t>
        </w:r>
        <w:r w:rsidR="00A82162">
          <w:t xml:space="preserve">Участников </w:t>
        </w:r>
        <w:r>
          <w:t>закупки/квалификации по требованиям к квалификации в области ПБОТОС.</w:t>
        </w:r>
      </w:ins>
    </w:p>
    <w:p w:rsidR="00727C05" w:rsidRDefault="00727C05" w:rsidP="00856B8D">
      <w:pPr>
        <w:pStyle w:val="af0"/>
        <w:spacing w:before="0" w:after="0"/>
        <w:ind w:left="0" w:right="0"/>
        <w:jc w:val="both"/>
        <w:rPr>
          <w:ins w:id="9762" w:author="Rinat Gub" w:date="2022-12-06T13:44:00Z"/>
          <w:rStyle w:val="af3"/>
          <w:b w:val="0"/>
          <w:bCs/>
          <w:shd w:val="pct10" w:color="auto" w:fill="auto"/>
        </w:rPr>
        <w:sectPr w:rsidR="00727C05" w:rsidSect="00694DD2"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7549D8" w:rsidRDefault="007549D8" w:rsidP="006F7792">
      <w:pPr>
        <w:pStyle w:val="2"/>
        <w:pageBreakBefore w:val="0"/>
        <w:numPr>
          <w:ilvl w:val="0"/>
          <w:numId w:val="0"/>
        </w:numPr>
        <w:spacing w:before="0" w:after="0"/>
        <w:jc w:val="both"/>
        <w:rPr>
          <w:ins w:id="9763" w:author="Rinat Gub" w:date="2022-12-06T13:44:00Z"/>
        </w:rPr>
      </w:pPr>
      <w:bookmarkStart w:id="9764" w:name="_Toc496544602"/>
      <w:bookmarkStart w:id="9765" w:name="_Toc498509986"/>
      <w:bookmarkStart w:id="9766" w:name="_Toc532207214"/>
      <w:bookmarkStart w:id="9767" w:name="_Toc496544601"/>
      <w:bookmarkStart w:id="9768" w:name="_Toc498509985"/>
      <w:ins w:id="9769" w:author="Rinat Gub" w:date="2022-12-06T13:44:00Z">
        <w:r>
          <w:lastRenderedPageBreak/>
          <w:t>Приложение 1 – Ф</w:t>
        </w:r>
        <w:r w:rsidR="009E4F8C">
          <w:t>орма Акта-заключения о проверке</w:t>
        </w:r>
        <w:r w:rsidR="00EC2DF5">
          <w:t xml:space="preserve"> (аудите)</w:t>
        </w:r>
        <w:r>
          <w:t xml:space="preserve"> </w:t>
        </w:r>
        <w:r w:rsidR="00A82162">
          <w:t xml:space="preserve">Участника </w:t>
        </w:r>
        <w:r w:rsidR="002C0AC3">
          <w:t>закупки</w:t>
        </w:r>
        <w:r>
          <w:t xml:space="preserve"> на соответствие требованиям</w:t>
        </w:r>
        <w:r w:rsidRPr="008D4876">
          <w:t xml:space="preserve"> </w:t>
        </w:r>
        <w:bookmarkEnd w:id="9764"/>
        <w:bookmarkEnd w:id="9765"/>
        <w:r>
          <w:t>в области ПБОТОС</w:t>
        </w:r>
        <w:bookmarkEnd w:id="9766"/>
      </w:ins>
    </w:p>
    <w:p w:rsidR="006F7792" w:rsidRDefault="006F7792" w:rsidP="006F7792">
      <w:pPr>
        <w:ind w:firstLine="0"/>
        <w:rPr>
          <w:ins w:id="9770" w:author="Rinat Gub" w:date="2022-12-06T13:44:00Z"/>
        </w:rPr>
      </w:pPr>
    </w:p>
    <w:p w:rsidR="006F7792" w:rsidRPr="006F7792" w:rsidRDefault="006F7792" w:rsidP="006F7792">
      <w:pPr>
        <w:ind w:firstLine="0"/>
        <w:rPr>
          <w:ins w:id="9771" w:author="Rinat Gub" w:date="2022-12-06T13:44:00Z"/>
        </w:rPr>
      </w:pPr>
    </w:p>
    <w:p w:rsidR="007549D8" w:rsidRDefault="007549D8" w:rsidP="007549D8">
      <w:pPr>
        <w:spacing w:after="120"/>
        <w:rPr>
          <w:ins w:id="9772" w:author="Rinat Gub" w:date="2022-12-06T13:44:00Z"/>
        </w:rPr>
      </w:pPr>
      <w:ins w:id="9773" w:author="Rinat Gub" w:date="2022-12-06T13:44:00Z">
        <w:r w:rsidRPr="00CB710D">
          <w:t xml:space="preserve">В </w:t>
        </w:r>
        <w:r>
          <w:t xml:space="preserve">рамках проведения оценки соответствия требованиям к квалификации в области ПБОТОС </w:t>
        </w:r>
        <w:r w:rsidR="002C0AC3" w:rsidRPr="00EC2DF5">
          <w:t>[</w:t>
        </w:r>
        <w:r w:rsidR="002C0AC3">
          <w:rPr>
            <w:rStyle w:val="af3"/>
          </w:rPr>
          <w:t>указать наименование – ПАО «НК «РОСНЕФТЬ»/</w:t>
        </w:r>
        <w:r w:rsidR="00A23E00">
          <w:rPr>
            <w:rStyle w:val="af3"/>
          </w:rPr>
          <w:br/>
        </w:r>
        <w:r w:rsidR="002C0AC3">
          <w:rPr>
            <w:rStyle w:val="af3"/>
          </w:rPr>
          <w:t>ОГ ПАО «НК «РОСНЕФТЬ»</w:t>
        </w:r>
        <w:r w:rsidR="002C0AC3" w:rsidRPr="0031342B">
          <w:t>]</w:t>
        </w:r>
        <w:r w:rsidR="002C0AC3" w:rsidRPr="00EC2DF5">
          <w:rPr>
            <w:sz w:val="28"/>
          </w:rPr>
          <w:t xml:space="preserve"> </w:t>
        </w:r>
        <w:r>
          <w:t xml:space="preserve">проведена выездная проверка (технический аудит) фактического соответствия </w:t>
        </w:r>
        <w:r w:rsidR="00A82162">
          <w:t xml:space="preserve">Участника </w:t>
        </w:r>
        <w:r w:rsidRPr="00C52EA1">
          <w:rPr>
            <w:color w:val="000000"/>
          </w:rPr>
          <w:t>квалификации по видам продукции/закупочных процедур</w:t>
        </w:r>
        <w:r w:rsidRPr="00CB710D">
          <w:t xml:space="preserve"> </w:t>
        </w:r>
        <w:r w:rsidRPr="00CB710D">
          <w:rPr>
            <w:szCs w:val="24"/>
          </w:rPr>
          <w:t>[</w:t>
        </w:r>
        <w:r w:rsidR="002C0AC3" w:rsidRPr="00EC2DF5">
          <w:rPr>
            <w:rStyle w:val="af3"/>
          </w:rPr>
          <w:t xml:space="preserve">указать </w:t>
        </w:r>
        <w:r w:rsidRPr="00EC2DF5">
          <w:rPr>
            <w:rStyle w:val="af3"/>
          </w:rPr>
          <w:t>наименование</w:t>
        </w:r>
        <w:r w:rsidRPr="00CB710D">
          <w:rPr>
            <w:szCs w:val="24"/>
          </w:rPr>
          <w:t>]</w:t>
        </w:r>
        <w:r w:rsidRPr="00CB710D">
          <w:t xml:space="preserve"> по следующему виду </w:t>
        </w:r>
        <w:r>
          <w:t>работ/услуг</w:t>
        </w:r>
        <w:r w:rsidRPr="00CB710D">
          <w:t xml:space="preserve"> [</w:t>
        </w:r>
        <w:r w:rsidRPr="00EC2DF5">
          <w:rPr>
            <w:rStyle w:val="af3"/>
          </w:rPr>
          <w:t>указать вид работ / услуг, по которому проводится квалификация</w:t>
        </w:r>
        <w:r w:rsidR="00EC2DF5">
          <w:t>].</w:t>
        </w:r>
      </w:ins>
    </w:p>
    <w:p w:rsidR="007549D8" w:rsidRPr="00EC2DF5" w:rsidRDefault="007549D8" w:rsidP="002B1556">
      <w:pPr>
        <w:tabs>
          <w:tab w:val="right" w:pos="6804"/>
        </w:tabs>
        <w:ind w:left="284"/>
        <w:rPr>
          <w:ins w:id="9774" w:author="Rinat Gub" w:date="2022-12-06T13:44:00Z"/>
          <w:szCs w:val="24"/>
          <w:u w:val="single"/>
        </w:rPr>
      </w:pPr>
      <w:ins w:id="9775" w:author="Rinat Gub" w:date="2022-12-06T13:44:00Z">
        <w:r w:rsidRPr="00EC2DF5">
          <w:rPr>
            <w:szCs w:val="24"/>
          </w:rPr>
          <w:t xml:space="preserve">Даты аудита: </w:t>
        </w:r>
        <w:r w:rsidR="002C0AC3" w:rsidRPr="00EC2DF5">
          <w:rPr>
            <w:szCs w:val="24"/>
            <w:u w:val="single"/>
          </w:rPr>
          <w:tab/>
        </w:r>
      </w:ins>
    </w:p>
    <w:p w:rsidR="007549D8" w:rsidRPr="00EC2DF5" w:rsidRDefault="007549D8" w:rsidP="002B1556">
      <w:pPr>
        <w:tabs>
          <w:tab w:val="right" w:pos="6804"/>
        </w:tabs>
        <w:ind w:left="284"/>
        <w:rPr>
          <w:ins w:id="9776" w:author="Rinat Gub" w:date="2022-12-06T13:44:00Z"/>
          <w:szCs w:val="24"/>
          <w:u w:val="single"/>
        </w:rPr>
      </w:pPr>
      <w:ins w:id="9777" w:author="Rinat Gub" w:date="2022-12-06T13:44:00Z">
        <w:r w:rsidRPr="00EC2DF5">
          <w:rPr>
            <w:szCs w:val="24"/>
          </w:rPr>
          <w:t xml:space="preserve">Группа аудита в составе: </w:t>
        </w:r>
        <w:r w:rsidR="002C0AC3" w:rsidRPr="00EC2DF5">
          <w:rPr>
            <w:szCs w:val="24"/>
            <w:u w:val="single"/>
          </w:rPr>
          <w:tab/>
        </w:r>
      </w:ins>
    </w:p>
    <w:p w:rsidR="007549D8" w:rsidRPr="00EC2DF5" w:rsidRDefault="007549D8" w:rsidP="002B1556">
      <w:pPr>
        <w:tabs>
          <w:tab w:val="right" w:pos="6804"/>
        </w:tabs>
        <w:ind w:left="284"/>
        <w:rPr>
          <w:ins w:id="9778" w:author="Rinat Gub" w:date="2022-12-06T13:44:00Z"/>
          <w:szCs w:val="24"/>
          <w:u w:val="single"/>
        </w:rPr>
      </w:pPr>
      <w:ins w:id="9779" w:author="Rinat Gub" w:date="2022-12-06T13:44:00Z">
        <w:r w:rsidRPr="00EC2DF5">
          <w:rPr>
            <w:szCs w:val="24"/>
          </w:rPr>
          <w:t xml:space="preserve">Представители </w:t>
        </w:r>
        <w:r w:rsidR="006017D9">
          <w:rPr>
            <w:szCs w:val="24"/>
          </w:rPr>
          <w:t>У</w:t>
        </w:r>
        <w:r w:rsidR="006017D9" w:rsidRPr="00EC2DF5">
          <w:rPr>
            <w:szCs w:val="24"/>
          </w:rPr>
          <w:t xml:space="preserve">частника </w:t>
        </w:r>
        <w:r w:rsidRPr="00EC2DF5">
          <w:rPr>
            <w:szCs w:val="24"/>
          </w:rPr>
          <w:t xml:space="preserve">закупки: </w:t>
        </w:r>
        <w:r w:rsidR="002C0AC3" w:rsidRPr="00EC2DF5">
          <w:rPr>
            <w:szCs w:val="24"/>
            <w:u w:val="single"/>
          </w:rPr>
          <w:tab/>
        </w:r>
      </w:ins>
    </w:p>
    <w:p w:rsidR="007549D8" w:rsidRPr="00EC2DF5" w:rsidRDefault="007549D8" w:rsidP="002B1556">
      <w:pPr>
        <w:tabs>
          <w:tab w:val="right" w:pos="6804"/>
        </w:tabs>
        <w:ind w:left="284"/>
        <w:rPr>
          <w:ins w:id="9780" w:author="Rinat Gub" w:date="2022-12-06T13:44:00Z"/>
          <w:szCs w:val="24"/>
          <w:u w:val="single"/>
        </w:rPr>
      </w:pPr>
      <w:ins w:id="9781" w:author="Rinat Gub" w:date="2022-12-06T13:44:00Z">
        <w:r w:rsidRPr="00EC2DF5">
          <w:rPr>
            <w:szCs w:val="24"/>
          </w:rPr>
          <w:t>По итогам аудита выявлено</w:t>
        </w:r>
        <w:r w:rsidR="002C0AC3" w:rsidRPr="00EC2DF5">
          <w:rPr>
            <w:szCs w:val="24"/>
            <w:u w:val="single"/>
          </w:rPr>
          <w:t>:</w:t>
        </w:r>
        <w:r w:rsidRPr="00EC2DF5">
          <w:rPr>
            <w:szCs w:val="24"/>
            <w:u w:val="single"/>
          </w:rPr>
          <w:t xml:space="preserve"> </w:t>
        </w:r>
        <w:r w:rsidR="002C0AC3" w:rsidRPr="00EC2DF5">
          <w:rPr>
            <w:szCs w:val="24"/>
            <w:u w:val="single"/>
          </w:rPr>
          <w:tab/>
        </w:r>
      </w:ins>
    </w:p>
    <w:tbl>
      <w:tblPr>
        <w:tblStyle w:val="aff5"/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547"/>
        <w:gridCol w:w="1498"/>
        <w:gridCol w:w="1988"/>
        <w:gridCol w:w="1630"/>
        <w:gridCol w:w="2409"/>
      </w:tblGrid>
      <w:tr w:rsidR="007549D8" w:rsidRPr="003475D4" w:rsidTr="00A23E00">
        <w:trPr>
          <w:tblHeader/>
          <w:ins w:id="9782" w:author="Rinat Gub" w:date="2022-12-06T13:44:00Z"/>
        </w:trPr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549D8" w:rsidRPr="00F107C2" w:rsidRDefault="00F107C2" w:rsidP="00EC2DF5">
            <w:pPr>
              <w:tabs>
                <w:tab w:val="clear" w:pos="1134"/>
              </w:tabs>
              <w:ind w:left="-112" w:right="-108" w:firstLine="0"/>
              <w:jc w:val="center"/>
              <w:rPr>
                <w:ins w:id="9783" w:author="Rinat Gub" w:date="2022-12-06T13:44:00Z"/>
                <w:rFonts w:ascii="Arial" w:hAnsi="Arial" w:cs="Arial"/>
                <w:b/>
                <w:sz w:val="16"/>
                <w:szCs w:val="16"/>
              </w:rPr>
            </w:pPr>
            <w:ins w:id="9784" w:author="Rinat Gub" w:date="2022-12-06T13:44:00Z">
              <w:r w:rsidRPr="00F107C2">
                <w:rPr>
                  <w:rFonts w:ascii="Arial" w:hAnsi="Arial" w:cs="Arial"/>
                  <w:b/>
                  <w:sz w:val="16"/>
                  <w:szCs w:val="16"/>
                </w:rPr>
                <w:t>№ П/П</w:t>
              </w:r>
            </w:ins>
          </w:p>
        </w:tc>
        <w:tc>
          <w:tcPr>
            <w:tcW w:w="154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549D8" w:rsidRPr="00F107C2" w:rsidRDefault="00F107C2" w:rsidP="00EC2DF5">
            <w:pPr>
              <w:tabs>
                <w:tab w:val="clear" w:pos="1134"/>
              </w:tabs>
              <w:ind w:left="-112" w:right="-108" w:firstLine="0"/>
              <w:jc w:val="center"/>
              <w:rPr>
                <w:ins w:id="9785" w:author="Rinat Gub" w:date="2022-12-06T13:44:00Z"/>
                <w:rFonts w:ascii="Arial" w:hAnsi="Arial" w:cs="Arial"/>
                <w:b/>
                <w:sz w:val="16"/>
                <w:szCs w:val="16"/>
              </w:rPr>
            </w:pPr>
            <w:ins w:id="9786" w:author="Rinat Gub" w:date="2022-12-06T13:44:00Z">
              <w:r w:rsidRPr="00F107C2">
                <w:rPr>
                  <w:rFonts w:ascii="Arial" w:hAnsi="Arial" w:cs="Arial"/>
                  <w:b/>
                  <w:sz w:val="16"/>
                  <w:szCs w:val="16"/>
                </w:rPr>
                <w:t>НАИМЕНОВАНИЕ ТРЕБОВАНИЯ</w:t>
              </w:r>
            </w:ins>
          </w:p>
        </w:tc>
        <w:tc>
          <w:tcPr>
            <w:tcW w:w="14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549D8" w:rsidRPr="00F107C2" w:rsidRDefault="00F107C2" w:rsidP="00EC2DF5">
            <w:pPr>
              <w:tabs>
                <w:tab w:val="clear" w:pos="1134"/>
              </w:tabs>
              <w:ind w:left="-112" w:right="-108" w:firstLine="0"/>
              <w:jc w:val="center"/>
              <w:rPr>
                <w:ins w:id="9787" w:author="Rinat Gub" w:date="2022-12-06T13:44:00Z"/>
                <w:rFonts w:ascii="Arial" w:hAnsi="Arial" w:cs="Arial"/>
                <w:b/>
                <w:sz w:val="16"/>
                <w:szCs w:val="16"/>
              </w:rPr>
            </w:pPr>
            <w:ins w:id="9788" w:author="Rinat Gub" w:date="2022-12-06T13:44:00Z">
              <w:r w:rsidRPr="00F107C2">
                <w:rPr>
                  <w:rFonts w:ascii="Arial" w:hAnsi="Arial" w:cs="Arial"/>
                  <w:b/>
                  <w:sz w:val="16"/>
                  <w:szCs w:val="16"/>
                </w:rPr>
                <w:t>СОДЕРЖАНИЕ ТРЕБОВАНИЯ</w:t>
              </w:r>
            </w:ins>
          </w:p>
        </w:tc>
        <w:tc>
          <w:tcPr>
            <w:tcW w:w="198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549D8" w:rsidRPr="00F107C2" w:rsidRDefault="00F107C2" w:rsidP="00EC2DF5">
            <w:pPr>
              <w:tabs>
                <w:tab w:val="clear" w:pos="1134"/>
              </w:tabs>
              <w:ind w:left="-112" w:right="-108" w:firstLine="0"/>
              <w:jc w:val="center"/>
              <w:rPr>
                <w:ins w:id="9789" w:author="Rinat Gub" w:date="2022-12-06T13:44:00Z"/>
                <w:rFonts w:ascii="Arial" w:hAnsi="Arial" w:cs="Arial"/>
                <w:b/>
                <w:sz w:val="16"/>
                <w:szCs w:val="16"/>
              </w:rPr>
            </w:pPr>
            <w:ins w:id="9790" w:author="Rinat Gub" w:date="2022-12-06T13:44:00Z">
              <w:r w:rsidRPr="00F107C2">
                <w:rPr>
                  <w:rFonts w:ascii="Arial" w:hAnsi="Arial" w:cs="Arial"/>
                  <w:b/>
                  <w:sz w:val="16"/>
                  <w:szCs w:val="16"/>
                </w:rPr>
                <w:t>ДОКУМЕНТЫ, ПОДТВЕРЖДАЮЩИЕ СООТВЕТСТВИЕ ТРЕБОВАНИЮ</w:t>
              </w:r>
            </w:ins>
          </w:p>
        </w:tc>
        <w:tc>
          <w:tcPr>
            <w:tcW w:w="163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549D8" w:rsidRPr="00F107C2" w:rsidRDefault="00F107C2" w:rsidP="00EC2DF5">
            <w:pPr>
              <w:tabs>
                <w:tab w:val="clear" w:pos="1134"/>
              </w:tabs>
              <w:ind w:left="-112" w:right="-108" w:firstLine="0"/>
              <w:jc w:val="center"/>
              <w:rPr>
                <w:ins w:id="9791" w:author="Rinat Gub" w:date="2022-12-06T13:44:00Z"/>
                <w:rFonts w:ascii="Arial" w:hAnsi="Arial" w:cs="Arial"/>
                <w:b/>
                <w:sz w:val="16"/>
                <w:szCs w:val="16"/>
              </w:rPr>
            </w:pPr>
            <w:ins w:id="9792" w:author="Rinat Gub" w:date="2022-12-06T13:44:00Z">
              <w:r w:rsidRPr="00F107C2">
                <w:rPr>
                  <w:rFonts w:ascii="Arial" w:hAnsi="Arial" w:cs="Arial"/>
                  <w:b/>
                  <w:sz w:val="16"/>
                  <w:szCs w:val="16"/>
                </w:rPr>
                <w:t>РЕЗУЛЬТАТЫ ПРОВЕРКИ</w:t>
              </w:r>
            </w:ins>
          </w:p>
        </w:tc>
        <w:tc>
          <w:tcPr>
            <w:tcW w:w="24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7549D8" w:rsidRPr="00F107C2" w:rsidRDefault="00F107C2" w:rsidP="00EC2DF5">
            <w:pPr>
              <w:tabs>
                <w:tab w:val="clear" w:pos="1134"/>
              </w:tabs>
              <w:ind w:left="-112" w:right="-108" w:firstLine="0"/>
              <w:jc w:val="center"/>
              <w:rPr>
                <w:ins w:id="9793" w:author="Rinat Gub" w:date="2022-12-06T13:44:00Z"/>
                <w:rFonts w:ascii="Arial" w:hAnsi="Arial" w:cs="Arial"/>
                <w:b/>
                <w:sz w:val="16"/>
                <w:szCs w:val="16"/>
              </w:rPr>
            </w:pPr>
            <w:ins w:id="9794" w:author="Rinat Gub" w:date="2022-12-06T13:44:00Z">
              <w:r w:rsidRPr="00F107C2">
                <w:rPr>
                  <w:rFonts w:ascii="Arial" w:hAnsi="Arial" w:cs="Arial"/>
                  <w:b/>
                  <w:sz w:val="16"/>
                  <w:szCs w:val="16"/>
                </w:rPr>
                <w:t>ПРИМЕЧАНИЯ</w:t>
              </w:r>
            </w:ins>
          </w:p>
        </w:tc>
      </w:tr>
      <w:tr w:rsidR="007549D8" w:rsidTr="00A23E00">
        <w:trPr>
          <w:ins w:id="9795" w:author="Rinat Gub" w:date="2022-12-06T13:44:00Z"/>
        </w:trPr>
        <w:tc>
          <w:tcPr>
            <w:tcW w:w="567" w:type="dxa"/>
            <w:tcBorders>
              <w:top w:val="single" w:sz="12" w:space="0" w:color="auto"/>
            </w:tcBorders>
          </w:tcPr>
          <w:p w:rsidR="007549D8" w:rsidRDefault="007549D8" w:rsidP="007549D8">
            <w:pPr>
              <w:tabs>
                <w:tab w:val="right" w:pos="9355"/>
              </w:tabs>
              <w:rPr>
                <w:ins w:id="9796" w:author="Rinat Gub" w:date="2022-12-06T13:44:00Z"/>
              </w:rPr>
            </w:pPr>
          </w:p>
        </w:tc>
        <w:tc>
          <w:tcPr>
            <w:tcW w:w="1547" w:type="dxa"/>
            <w:tcBorders>
              <w:top w:val="single" w:sz="12" w:space="0" w:color="auto"/>
            </w:tcBorders>
          </w:tcPr>
          <w:p w:rsidR="007549D8" w:rsidRDefault="007549D8" w:rsidP="007549D8">
            <w:pPr>
              <w:tabs>
                <w:tab w:val="right" w:pos="9355"/>
              </w:tabs>
              <w:rPr>
                <w:ins w:id="9797" w:author="Rinat Gub" w:date="2022-12-06T13:44:00Z"/>
              </w:rPr>
            </w:pPr>
          </w:p>
        </w:tc>
        <w:tc>
          <w:tcPr>
            <w:tcW w:w="1498" w:type="dxa"/>
            <w:tcBorders>
              <w:top w:val="single" w:sz="12" w:space="0" w:color="auto"/>
            </w:tcBorders>
          </w:tcPr>
          <w:p w:rsidR="007549D8" w:rsidRDefault="007549D8" w:rsidP="007549D8">
            <w:pPr>
              <w:tabs>
                <w:tab w:val="right" w:pos="9355"/>
              </w:tabs>
              <w:rPr>
                <w:ins w:id="9798" w:author="Rinat Gub" w:date="2022-12-06T13:44:00Z"/>
              </w:rPr>
            </w:pPr>
          </w:p>
        </w:tc>
        <w:tc>
          <w:tcPr>
            <w:tcW w:w="1988" w:type="dxa"/>
            <w:tcBorders>
              <w:top w:val="single" w:sz="12" w:space="0" w:color="auto"/>
            </w:tcBorders>
          </w:tcPr>
          <w:p w:rsidR="007549D8" w:rsidRDefault="007549D8" w:rsidP="007549D8">
            <w:pPr>
              <w:tabs>
                <w:tab w:val="right" w:pos="9355"/>
              </w:tabs>
              <w:rPr>
                <w:ins w:id="9799" w:author="Rinat Gub" w:date="2022-12-06T13:44:00Z"/>
              </w:rPr>
            </w:pPr>
          </w:p>
        </w:tc>
        <w:tc>
          <w:tcPr>
            <w:tcW w:w="1630" w:type="dxa"/>
            <w:tcBorders>
              <w:top w:val="single" w:sz="12" w:space="0" w:color="auto"/>
            </w:tcBorders>
          </w:tcPr>
          <w:p w:rsidR="007549D8" w:rsidRPr="00C2733A" w:rsidRDefault="007549D8" w:rsidP="007549D8">
            <w:pPr>
              <w:tabs>
                <w:tab w:val="right" w:pos="9355"/>
              </w:tabs>
              <w:ind w:left="-108" w:right="-115" w:firstLine="14"/>
              <w:rPr>
                <w:ins w:id="9800" w:author="Rinat Gub" w:date="2022-12-06T13:44:00Z"/>
                <w:sz w:val="20"/>
                <w:szCs w:val="20"/>
              </w:rPr>
            </w:pPr>
            <w:ins w:id="9801" w:author="Rinat Gub" w:date="2022-12-06T13:44:00Z">
              <w:r>
                <w:rPr>
                  <w:sz w:val="20"/>
                  <w:szCs w:val="20"/>
                </w:rPr>
                <w:t>Соответствует/</w:t>
              </w:r>
              <w:r>
                <w:rPr>
                  <w:sz w:val="20"/>
                  <w:szCs w:val="20"/>
                </w:rPr>
                <w:br/>
                <w:t xml:space="preserve">Не </w:t>
              </w:r>
              <w:r w:rsidRPr="00C2733A">
                <w:rPr>
                  <w:sz w:val="20"/>
                  <w:szCs w:val="20"/>
                </w:rPr>
                <w:t>соответствует</w:t>
              </w:r>
            </w:ins>
          </w:p>
        </w:tc>
        <w:tc>
          <w:tcPr>
            <w:tcW w:w="2409" w:type="dxa"/>
            <w:tcBorders>
              <w:top w:val="single" w:sz="12" w:space="0" w:color="auto"/>
            </w:tcBorders>
          </w:tcPr>
          <w:p w:rsidR="007549D8" w:rsidRPr="00C2733A" w:rsidRDefault="007549D8" w:rsidP="00EC2DF5">
            <w:pPr>
              <w:tabs>
                <w:tab w:val="clear" w:pos="1134"/>
              </w:tabs>
              <w:ind w:firstLine="0"/>
              <w:rPr>
                <w:ins w:id="9802" w:author="Rinat Gub" w:date="2022-12-06T13:44:00Z"/>
                <w:sz w:val="20"/>
                <w:szCs w:val="20"/>
              </w:rPr>
            </w:pPr>
            <w:ins w:id="9803" w:author="Rinat Gub" w:date="2022-12-06T13:44:00Z">
              <w:r>
                <w:rPr>
                  <w:sz w:val="20"/>
                  <w:szCs w:val="20"/>
                </w:rPr>
                <w:t>В случае не</w:t>
              </w:r>
              <w:r w:rsidRPr="00C2733A">
                <w:rPr>
                  <w:sz w:val="20"/>
                  <w:szCs w:val="20"/>
                </w:rPr>
                <w:t xml:space="preserve">соответствия необходимо указать </w:t>
              </w:r>
              <w:r>
                <w:rPr>
                  <w:sz w:val="20"/>
                  <w:szCs w:val="20"/>
                </w:rPr>
                <w:t>причины</w:t>
              </w:r>
              <w:r w:rsidRPr="00C2733A">
                <w:rPr>
                  <w:sz w:val="20"/>
                  <w:szCs w:val="20"/>
                </w:rPr>
                <w:t xml:space="preserve"> несоответствия, статус по результатам запроса недостающих документов или разъяснения предоставленных документов.</w:t>
              </w:r>
            </w:ins>
          </w:p>
          <w:p w:rsidR="007549D8" w:rsidRPr="00C2733A" w:rsidRDefault="007549D8" w:rsidP="00EC2DF5">
            <w:pPr>
              <w:tabs>
                <w:tab w:val="clear" w:pos="1134"/>
              </w:tabs>
              <w:ind w:firstLine="0"/>
              <w:rPr>
                <w:ins w:id="9804" w:author="Rinat Gub" w:date="2022-12-06T13:44:00Z"/>
                <w:sz w:val="20"/>
                <w:szCs w:val="20"/>
              </w:rPr>
            </w:pPr>
            <w:ins w:id="9805" w:author="Rinat Gub" w:date="2022-12-06T13:44:00Z">
              <w:r w:rsidRPr="00C2733A">
                <w:rPr>
                  <w:sz w:val="20"/>
                  <w:szCs w:val="20"/>
                </w:rPr>
                <w:t>Не допускается отклонение участника закупки по формальным признакам.</w:t>
              </w:r>
            </w:ins>
          </w:p>
        </w:tc>
      </w:tr>
      <w:tr w:rsidR="007549D8" w:rsidTr="00A23E00">
        <w:trPr>
          <w:ins w:id="9806" w:author="Rinat Gub" w:date="2022-12-06T13:44:00Z"/>
        </w:trPr>
        <w:tc>
          <w:tcPr>
            <w:tcW w:w="567" w:type="dxa"/>
          </w:tcPr>
          <w:p w:rsidR="007549D8" w:rsidRDefault="007549D8" w:rsidP="007549D8">
            <w:pPr>
              <w:tabs>
                <w:tab w:val="right" w:pos="9355"/>
              </w:tabs>
              <w:rPr>
                <w:ins w:id="9807" w:author="Rinat Gub" w:date="2022-12-06T13:44:00Z"/>
              </w:rPr>
            </w:pPr>
          </w:p>
        </w:tc>
        <w:tc>
          <w:tcPr>
            <w:tcW w:w="1547" w:type="dxa"/>
          </w:tcPr>
          <w:p w:rsidR="007549D8" w:rsidRDefault="007549D8" w:rsidP="007549D8">
            <w:pPr>
              <w:tabs>
                <w:tab w:val="right" w:pos="9355"/>
              </w:tabs>
              <w:rPr>
                <w:ins w:id="9808" w:author="Rinat Gub" w:date="2022-12-06T13:44:00Z"/>
              </w:rPr>
            </w:pPr>
          </w:p>
        </w:tc>
        <w:tc>
          <w:tcPr>
            <w:tcW w:w="1498" w:type="dxa"/>
          </w:tcPr>
          <w:p w:rsidR="007549D8" w:rsidRDefault="007549D8" w:rsidP="007549D8">
            <w:pPr>
              <w:tabs>
                <w:tab w:val="right" w:pos="9355"/>
              </w:tabs>
              <w:rPr>
                <w:ins w:id="9809" w:author="Rinat Gub" w:date="2022-12-06T13:44:00Z"/>
              </w:rPr>
            </w:pPr>
          </w:p>
        </w:tc>
        <w:tc>
          <w:tcPr>
            <w:tcW w:w="1988" w:type="dxa"/>
          </w:tcPr>
          <w:p w:rsidR="007549D8" w:rsidRDefault="007549D8" w:rsidP="007549D8">
            <w:pPr>
              <w:tabs>
                <w:tab w:val="right" w:pos="9355"/>
              </w:tabs>
              <w:rPr>
                <w:ins w:id="9810" w:author="Rinat Gub" w:date="2022-12-06T13:44:00Z"/>
              </w:rPr>
            </w:pPr>
          </w:p>
        </w:tc>
        <w:tc>
          <w:tcPr>
            <w:tcW w:w="1630" w:type="dxa"/>
          </w:tcPr>
          <w:p w:rsidR="007549D8" w:rsidRDefault="007549D8" w:rsidP="007549D8">
            <w:pPr>
              <w:tabs>
                <w:tab w:val="right" w:pos="9355"/>
              </w:tabs>
              <w:rPr>
                <w:ins w:id="9811" w:author="Rinat Gub" w:date="2022-12-06T13:44:00Z"/>
              </w:rPr>
            </w:pPr>
          </w:p>
        </w:tc>
        <w:tc>
          <w:tcPr>
            <w:tcW w:w="2409" w:type="dxa"/>
          </w:tcPr>
          <w:p w:rsidR="007549D8" w:rsidRDefault="007549D8" w:rsidP="007549D8">
            <w:pPr>
              <w:tabs>
                <w:tab w:val="right" w:pos="9355"/>
              </w:tabs>
              <w:rPr>
                <w:ins w:id="9812" w:author="Rinat Gub" w:date="2022-12-06T13:44:00Z"/>
              </w:rPr>
            </w:pPr>
          </w:p>
        </w:tc>
      </w:tr>
    </w:tbl>
    <w:p w:rsidR="007549D8" w:rsidRDefault="007549D8" w:rsidP="007549D8">
      <w:pPr>
        <w:tabs>
          <w:tab w:val="right" w:pos="9355"/>
        </w:tabs>
        <w:rPr>
          <w:ins w:id="9813" w:author="Rinat Gub" w:date="2022-12-06T13:44:00Z"/>
        </w:rPr>
      </w:pPr>
    </w:p>
    <w:p w:rsidR="007549D8" w:rsidRPr="008951AF" w:rsidRDefault="007549D8" w:rsidP="007549D8">
      <w:pPr>
        <w:tabs>
          <w:tab w:val="right" w:pos="9355"/>
        </w:tabs>
        <w:rPr>
          <w:ins w:id="9814" w:author="Rinat Gub" w:date="2022-12-06T13:44:00Z"/>
          <w:b/>
          <w:u w:val="single"/>
        </w:rPr>
      </w:pPr>
      <w:ins w:id="9815" w:author="Rinat Gub" w:date="2022-12-06T13:44:00Z">
        <w:r w:rsidRPr="008951AF">
          <w:rPr>
            <w:b/>
            <w:u w:val="single"/>
          </w:rPr>
          <w:t>Заключение:</w:t>
        </w:r>
      </w:ins>
    </w:p>
    <w:p w:rsidR="007549D8" w:rsidRDefault="007549D8" w:rsidP="007549D8">
      <w:pPr>
        <w:tabs>
          <w:tab w:val="right" w:pos="9355"/>
        </w:tabs>
        <w:rPr>
          <w:ins w:id="9816" w:author="Rinat Gub" w:date="2022-12-06T13:44:00Z"/>
        </w:rPr>
      </w:pPr>
      <w:ins w:id="9817" w:author="Rinat Gub" w:date="2022-12-06T13:44:00Z">
        <w:r>
          <w:t>По итогам проведенного аудита:</w:t>
        </w:r>
      </w:ins>
    </w:p>
    <w:p w:rsidR="007549D8" w:rsidRPr="00E74DF3" w:rsidRDefault="007549D8" w:rsidP="0040134A">
      <w:pPr>
        <w:pStyle w:val="afa"/>
        <w:numPr>
          <w:ilvl w:val="0"/>
          <w:numId w:val="251"/>
        </w:numPr>
        <w:tabs>
          <w:tab w:val="clear" w:pos="1134"/>
        </w:tabs>
        <w:ind w:left="0" w:firstLine="709"/>
        <w:rPr>
          <w:ins w:id="9818" w:author="Rinat Gub" w:date="2022-12-06T13:44:00Z"/>
        </w:rPr>
      </w:pPr>
      <w:ins w:id="9819" w:author="Rinat Gub" w:date="2022-12-06T13:44:00Z">
        <w:r w:rsidRPr="0031342B">
          <w:rPr>
            <w:sz w:val="24"/>
          </w:rPr>
          <w:t>соответствует требованиям к квалификации в области ПБОТОС - либо</w:t>
        </w:r>
      </w:ins>
    </w:p>
    <w:p w:rsidR="007549D8" w:rsidRPr="00E74DF3" w:rsidRDefault="007549D8" w:rsidP="0040134A">
      <w:pPr>
        <w:pStyle w:val="afa"/>
        <w:numPr>
          <w:ilvl w:val="0"/>
          <w:numId w:val="251"/>
        </w:numPr>
        <w:tabs>
          <w:tab w:val="clear" w:pos="1134"/>
        </w:tabs>
        <w:ind w:left="0" w:firstLine="709"/>
        <w:rPr>
          <w:ins w:id="9820" w:author="Rinat Gub" w:date="2022-12-06T13:44:00Z"/>
        </w:rPr>
      </w:pPr>
      <w:ins w:id="9821" w:author="Rinat Gub" w:date="2022-12-06T13:44:00Z">
        <w:r w:rsidRPr="0031342B">
          <w:rPr>
            <w:sz w:val="24"/>
          </w:rPr>
          <w:t>не соответствует требованиям к квалификации в области ПБОТОС в части:</w:t>
        </w:r>
        <w:r w:rsidR="00A23E00">
          <w:rPr>
            <w:sz w:val="24"/>
          </w:rPr>
          <w:t xml:space="preserve"> </w:t>
        </w:r>
        <w:r w:rsidR="002C0AC3" w:rsidRPr="0031342B">
          <w:rPr>
            <w:sz w:val="24"/>
          </w:rPr>
          <w:t>[</w:t>
        </w:r>
        <w:r w:rsidRPr="0031342B">
          <w:rPr>
            <w:rStyle w:val="af3"/>
            <w:sz w:val="24"/>
          </w:rPr>
          <w:t>указать, какие квалификационные требование не подтверждаются</w:t>
        </w:r>
        <w:r w:rsidR="002C0AC3" w:rsidRPr="0031342B">
          <w:rPr>
            <w:sz w:val="24"/>
          </w:rPr>
          <w:t>]</w:t>
        </w:r>
        <w:r w:rsidRPr="0031342B">
          <w:rPr>
            <w:i/>
            <w:sz w:val="24"/>
          </w:rPr>
          <w:t>.</w:t>
        </w:r>
      </w:ins>
    </w:p>
    <w:p w:rsidR="007549D8" w:rsidRDefault="007549D8" w:rsidP="007549D8">
      <w:pPr>
        <w:tabs>
          <w:tab w:val="right" w:pos="9355"/>
        </w:tabs>
        <w:rPr>
          <w:ins w:id="9822" w:author="Rinat Gub" w:date="2022-12-06T13:44:00Z"/>
        </w:rPr>
      </w:pPr>
    </w:p>
    <w:p w:rsidR="007549D8" w:rsidRPr="008951AF" w:rsidRDefault="007549D8" w:rsidP="007549D8">
      <w:pPr>
        <w:tabs>
          <w:tab w:val="right" w:pos="9355"/>
        </w:tabs>
        <w:rPr>
          <w:ins w:id="9823" w:author="Rinat Gub" w:date="2022-12-06T13:44:00Z"/>
          <w:b/>
          <w:u w:val="single"/>
        </w:rPr>
      </w:pPr>
      <w:ins w:id="9824" w:author="Rinat Gub" w:date="2022-12-06T13:44:00Z">
        <w:r w:rsidRPr="008951AF">
          <w:rPr>
            <w:b/>
            <w:u w:val="single"/>
          </w:rPr>
          <w:t>Ознакомлен:</w:t>
        </w:r>
      </w:ins>
    </w:p>
    <w:p w:rsidR="007549D8" w:rsidRDefault="007549D8" w:rsidP="007549D8">
      <w:pPr>
        <w:tabs>
          <w:tab w:val="right" w:pos="9355"/>
        </w:tabs>
        <w:rPr>
          <w:ins w:id="9825" w:author="Rinat Gub" w:date="2022-12-06T13:44:00Z"/>
        </w:rPr>
      </w:pPr>
      <w:ins w:id="9826" w:author="Rinat Gub" w:date="2022-12-06T13:44:00Z">
        <w:r w:rsidRPr="0006662C">
          <w:t xml:space="preserve">_________________ </w:t>
        </w:r>
        <w:r>
          <w:t xml:space="preserve">ФИО, должность уполномоченного лица </w:t>
        </w:r>
        <w:r w:rsidR="00743375">
          <w:t xml:space="preserve">Участника </w:t>
        </w:r>
        <w:r>
          <w:t>закупки, который квалифицируется.</w:t>
        </w:r>
      </w:ins>
    </w:p>
    <w:p w:rsidR="007549D8" w:rsidRPr="006F7792" w:rsidRDefault="007549D8" w:rsidP="007549D8">
      <w:pPr>
        <w:tabs>
          <w:tab w:val="right" w:pos="9355"/>
        </w:tabs>
        <w:rPr>
          <w:ins w:id="9827" w:author="Rinat Gub" w:date="2022-12-06T13:44:00Z"/>
        </w:rPr>
      </w:pPr>
    </w:p>
    <w:p w:rsidR="007549D8" w:rsidRPr="008951AF" w:rsidRDefault="007549D8" w:rsidP="007549D8">
      <w:pPr>
        <w:tabs>
          <w:tab w:val="right" w:pos="9355"/>
        </w:tabs>
        <w:rPr>
          <w:ins w:id="9828" w:author="Rinat Gub" w:date="2022-12-06T13:44:00Z"/>
          <w:b/>
          <w:u w:val="single"/>
        </w:rPr>
      </w:pPr>
      <w:ins w:id="9829" w:author="Rinat Gub" w:date="2022-12-06T13:44:00Z">
        <w:r w:rsidRPr="008951AF">
          <w:rPr>
            <w:b/>
            <w:u w:val="single"/>
          </w:rPr>
          <w:t xml:space="preserve">Особое мнение: </w:t>
        </w:r>
      </w:ins>
    </w:p>
    <w:p w:rsidR="007549D8" w:rsidRDefault="007549D8" w:rsidP="007549D8">
      <w:pPr>
        <w:tabs>
          <w:tab w:val="right" w:pos="9355"/>
        </w:tabs>
        <w:rPr>
          <w:ins w:id="9830" w:author="Rinat Gub" w:date="2022-12-06T13:44:00Z"/>
        </w:rPr>
      </w:pPr>
      <w:ins w:id="9831" w:author="Rinat Gub" w:date="2022-12-06T13:44:00Z">
        <w:r>
          <w:t xml:space="preserve">________________ ФИО, должность уполномоченного лица </w:t>
        </w:r>
        <w:r w:rsidR="00743375">
          <w:t xml:space="preserve">Участника </w:t>
        </w:r>
        <w:r w:rsidRPr="008D7167">
          <w:t>квалификации по видам продукции/закупочных процедур</w:t>
        </w:r>
        <w:r>
          <w:t>, который квалифицируется.</w:t>
        </w:r>
      </w:ins>
    </w:p>
    <w:p w:rsidR="007549D8" w:rsidRPr="0006662C" w:rsidRDefault="007549D8" w:rsidP="007549D8">
      <w:pPr>
        <w:tabs>
          <w:tab w:val="right" w:pos="9355"/>
        </w:tabs>
        <w:rPr>
          <w:ins w:id="9832" w:author="Rinat Gub" w:date="2022-12-06T13:44:00Z"/>
          <w:i/>
        </w:rPr>
      </w:pPr>
      <w:ins w:id="9833" w:author="Rinat Gub" w:date="2022-12-06T13:44:00Z">
        <w:r w:rsidRPr="0006662C">
          <w:rPr>
            <w:i/>
          </w:rPr>
          <w:t>(</w:t>
        </w:r>
        <w:r w:rsidRPr="0031342B">
          <w:rPr>
            <w:i/>
            <w:iCs/>
            <w:color w:val="333399"/>
            <w:szCs w:val="22"/>
          </w:rPr>
          <w:t>при необходимости, добавляются дополнительные согласующие должностные лица</w:t>
        </w:r>
        <w:r w:rsidRPr="0006662C">
          <w:rPr>
            <w:i/>
          </w:rPr>
          <w:t>)</w:t>
        </w:r>
      </w:ins>
    </w:p>
    <w:p w:rsidR="007549D8" w:rsidRDefault="007549D8" w:rsidP="007549D8">
      <w:pPr>
        <w:tabs>
          <w:tab w:val="right" w:pos="9355"/>
        </w:tabs>
        <w:rPr>
          <w:ins w:id="9834" w:author="Rinat Gub" w:date="2022-12-06T13:44:00Z"/>
        </w:rPr>
      </w:pPr>
    </w:p>
    <w:p w:rsidR="007549D8" w:rsidRPr="008951AF" w:rsidRDefault="007549D8" w:rsidP="007549D8">
      <w:pPr>
        <w:tabs>
          <w:tab w:val="right" w:pos="9355"/>
        </w:tabs>
        <w:rPr>
          <w:ins w:id="9835" w:author="Rinat Gub" w:date="2022-12-06T13:44:00Z"/>
          <w:b/>
          <w:u w:val="single"/>
        </w:rPr>
      </w:pPr>
      <w:ins w:id="9836" w:author="Rinat Gub" w:date="2022-12-06T13:44:00Z">
        <w:r w:rsidRPr="008951AF">
          <w:rPr>
            <w:b/>
            <w:u w:val="single"/>
          </w:rPr>
          <w:t xml:space="preserve">Подготовлено: </w:t>
        </w:r>
      </w:ins>
    </w:p>
    <w:p w:rsidR="007549D8" w:rsidRDefault="007549D8" w:rsidP="007549D8">
      <w:pPr>
        <w:tabs>
          <w:tab w:val="right" w:pos="9355"/>
        </w:tabs>
        <w:rPr>
          <w:ins w:id="9837" w:author="Rinat Gub" w:date="2022-12-06T13:44:00Z"/>
        </w:rPr>
      </w:pPr>
      <w:ins w:id="9838" w:author="Rinat Gub" w:date="2022-12-06T13:44:00Z">
        <w:r w:rsidRPr="0006662C">
          <w:t xml:space="preserve">________________ </w:t>
        </w:r>
        <w:r>
          <w:t>ФИО, должность руководителя группы аудита</w:t>
        </w:r>
      </w:ins>
    </w:p>
    <w:p w:rsidR="007549D8" w:rsidRDefault="007549D8" w:rsidP="007549D8">
      <w:pPr>
        <w:tabs>
          <w:tab w:val="right" w:pos="9355"/>
        </w:tabs>
        <w:rPr>
          <w:ins w:id="9839" w:author="Rinat Gub" w:date="2022-12-06T13:44:00Z"/>
        </w:rPr>
      </w:pPr>
    </w:p>
    <w:p w:rsidR="007549D8" w:rsidRPr="008951AF" w:rsidRDefault="007549D8" w:rsidP="007549D8">
      <w:pPr>
        <w:tabs>
          <w:tab w:val="right" w:pos="9355"/>
        </w:tabs>
        <w:rPr>
          <w:ins w:id="9840" w:author="Rinat Gub" w:date="2022-12-06T13:44:00Z"/>
          <w:b/>
          <w:u w:val="single"/>
        </w:rPr>
      </w:pPr>
      <w:ins w:id="9841" w:author="Rinat Gub" w:date="2022-12-06T13:44:00Z">
        <w:r w:rsidRPr="008951AF">
          <w:rPr>
            <w:b/>
            <w:u w:val="single"/>
          </w:rPr>
          <w:lastRenderedPageBreak/>
          <w:t>Согласовано:</w:t>
        </w:r>
      </w:ins>
    </w:p>
    <w:p w:rsidR="007549D8" w:rsidRDefault="007549D8" w:rsidP="007549D8">
      <w:pPr>
        <w:tabs>
          <w:tab w:val="right" w:pos="9355"/>
        </w:tabs>
        <w:rPr>
          <w:ins w:id="9842" w:author="Rinat Gub" w:date="2022-12-06T13:44:00Z"/>
          <w:rFonts w:cs="Arial"/>
          <w:color w:val="000000"/>
        </w:rPr>
      </w:pPr>
      <w:ins w:id="9843" w:author="Rinat Gub" w:date="2022-12-06T13:44:00Z">
        <w:r w:rsidRPr="0006662C">
          <w:t xml:space="preserve">________________ </w:t>
        </w:r>
        <w:r>
          <w:t xml:space="preserve">ФИО руководителя </w:t>
        </w:r>
        <w:r w:rsidRPr="000B0C1B">
          <w:rPr>
            <w:rFonts w:cs="Arial"/>
            <w:color w:val="000000"/>
          </w:rPr>
          <w:t xml:space="preserve">службы </w:t>
        </w:r>
        <w:bookmarkStart w:id="9844" w:name="_Toc532207215"/>
        <w:bookmarkEnd w:id="9767"/>
        <w:bookmarkEnd w:id="9768"/>
        <w:r w:rsidR="00E34211" w:rsidRPr="00EC2DF5">
          <w:t>[</w:t>
        </w:r>
        <w:r w:rsidR="00E34211">
          <w:rPr>
            <w:rStyle w:val="af3"/>
          </w:rPr>
          <w:t xml:space="preserve">указать наименование – </w:t>
        </w:r>
        <w:r w:rsidR="00D62CA3">
          <w:rPr>
            <w:rStyle w:val="af3"/>
          </w:rPr>
          <w:br/>
        </w:r>
        <w:r w:rsidR="00E34211">
          <w:rPr>
            <w:rStyle w:val="af3"/>
          </w:rPr>
          <w:t>ПАО «НК «РОСНЕФТЬ»/ОГ ПАО «НК «РОСНЕФТЬ»</w:t>
        </w:r>
        <w:r w:rsidR="00E34211" w:rsidRPr="00E041F8">
          <w:t>]</w:t>
        </w:r>
      </w:ins>
    </w:p>
    <w:bookmarkEnd w:id="9844"/>
    <w:p w:rsidR="00BA214A" w:rsidRDefault="00BA214A" w:rsidP="00856B8D">
      <w:pPr>
        <w:pStyle w:val="af0"/>
        <w:spacing w:before="0" w:after="0"/>
        <w:ind w:left="0" w:right="0"/>
        <w:jc w:val="both"/>
        <w:rPr>
          <w:ins w:id="9845" w:author="Rinat Gub" w:date="2022-12-06T13:44:00Z"/>
          <w:rStyle w:val="af3"/>
          <w:b w:val="0"/>
          <w:bCs/>
          <w:shd w:val="pct10" w:color="auto" w:fill="auto"/>
        </w:rPr>
        <w:sectPr w:rsidR="00BA214A" w:rsidSect="00694DD2"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ins w:id="9846" w:author="Rinat Gub" w:date="2022-12-06T13:44:00Z"/>
          <w:rFonts w:ascii="Arial" w:hAnsi="Arial" w:cs="Arial"/>
          <w:b/>
          <w:sz w:val="72"/>
          <w:szCs w:val="72"/>
        </w:rPr>
      </w:pPr>
      <w:bookmarkStart w:id="9847" w:name="_ПРИЛОЖЕНИЕ_16._сводное"/>
      <w:bookmarkStart w:id="9848" w:name="_ПРИЛОЖЕНИЕ_16._ФОРМА"/>
      <w:bookmarkStart w:id="9849" w:name="_ПРИЛОЖЕНИЕ_15._ФОРМА"/>
      <w:bookmarkEnd w:id="9847"/>
      <w:bookmarkEnd w:id="9848"/>
      <w:bookmarkEnd w:id="9849"/>
      <w:ins w:id="9850" w:author="Rinat Gub" w:date="2022-12-06T13:44:00Z">
        <w:r>
          <w:rPr>
            <w:rFonts w:ascii="Arial" w:hAnsi="Arial" w:cs="Arial"/>
            <w:b/>
            <w:sz w:val="72"/>
            <w:szCs w:val="72"/>
          </w:rPr>
          <w:lastRenderedPageBreak/>
          <w:t xml:space="preserve">Блок </w:t>
        </w:r>
        <w:r w:rsidR="00856B8D">
          <w:rPr>
            <w:rFonts w:ascii="Arial" w:hAnsi="Arial" w:cs="Arial"/>
            <w:b/>
            <w:sz w:val="72"/>
            <w:szCs w:val="72"/>
          </w:rPr>
          <w:t xml:space="preserve">9 </w:t>
        </w:r>
        <w:r w:rsidR="001D0822">
          <w:rPr>
            <w:rFonts w:ascii="Arial" w:hAnsi="Arial" w:cs="Arial"/>
            <w:b/>
            <w:sz w:val="72"/>
            <w:szCs w:val="72"/>
          </w:rPr>
          <w:t>«Требования к</w:t>
        </w:r>
        <w:r w:rsidR="00A9777F">
          <w:rPr>
            <w:rFonts w:ascii="Arial" w:hAnsi="Arial" w:cs="Arial"/>
            <w:b/>
            <w:sz w:val="72"/>
            <w:szCs w:val="72"/>
          </w:rPr>
          <w:t xml:space="preserve"> </w:t>
        </w:r>
        <w:r w:rsidR="0072050C">
          <w:rPr>
            <w:rFonts w:ascii="Arial" w:hAnsi="Arial" w:cs="Arial"/>
            <w:b/>
            <w:sz w:val="72"/>
            <w:szCs w:val="72"/>
          </w:rPr>
          <w:t>Поставщику/</w:t>
        </w:r>
        <w:r w:rsidR="00C510EE" w:rsidRPr="00203244">
          <w:rPr>
            <w:rFonts w:ascii="Arial" w:hAnsi="Arial" w:cs="Arial"/>
            <w:b/>
            <w:sz w:val="72"/>
            <w:szCs w:val="72"/>
          </w:rPr>
          <w:t>Участнику закупки для прохождения аккредитации»</w:t>
        </w:r>
      </w:ins>
    </w:p>
    <w:p w:rsidR="00C510EE" w:rsidRPr="00203244" w:rsidRDefault="00C510EE" w:rsidP="00C510EE">
      <w:pPr>
        <w:ind w:firstLine="0"/>
        <w:jc w:val="center"/>
        <w:rPr>
          <w:ins w:id="9851" w:author="Rinat Gub" w:date="2022-12-06T13:44:00Z"/>
          <w:rFonts w:ascii="Arial" w:hAnsi="Arial" w:cs="Arial"/>
          <w:b/>
          <w:sz w:val="36"/>
          <w:szCs w:val="36"/>
        </w:rPr>
      </w:pPr>
      <w:ins w:id="9852" w:author="Rinat Gub" w:date="2022-12-06T13:44:00Z">
        <w:r w:rsidRPr="00203244">
          <w:rPr>
            <w:rFonts w:ascii="Arial" w:hAnsi="Arial" w:cs="Arial"/>
            <w:b/>
            <w:sz w:val="36"/>
            <w:szCs w:val="36"/>
          </w:rPr>
          <w:t>(</w:t>
        </w:r>
        <w:r w:rsidR="008C75F4">
          <w:rPr>
            <w:rFonts w:ascii="Arial" w:hAnsi="Arial" w:cs="Arial"/>
            <w:b/>
            <w:sz w:val="36"/>
            <w:szCs w:val="36"/>
          </w:rPr>
          <w:t xml:space="preserve">блок </w:t>
        </w:r>
        <w:r w:rsidR="00A673EA">
          <w:rPr>
            <w:rFonts w:ascii="Arial" w:hAnsi="Arial" w:cs="Arial"/>
            <w:b/>
            <w:sz w:val="36"/>
            <w:szCs w:val="36"/>
          </w:rPr>
          <w:t>9</w:t>
        </w:r>
        <w:r w:rsidR="00A673EA" w:rsidRPr="00203244">
          <w:rPr>
            <w:rFonts w:ascii="Arial" w:hAnsi="Arial" w:cs="Arial"/>
            <w:b/>
            <w:sz w:val="36"/>
            <w:szCs w:val="36"/>
          </w:rPr>
          <w:t xml:space="preserve"> </w:t>
        </w:r>
        <w:r w:rsidRPr="00203244">
          <w:rPr>
            <w:rFonts w:ascii="Arial" w:hAnsi="Arial" w:cs="Arial"/>
            <w:b/>
            <w:sz w:val="36"/>
            <w:szCs w:val="36"/>
          </w:rPr>
          <w:t xml:space="preserve">из </w:t>
        </w:r>
        <w:r w:rsidR="00A673EA">
          <w:rPr>
            <w:rFonts w:ascii="Arial" w:hAnsi="Arial" w:cs="Arial"/>
            <w:b/>
            <w:sz w:val="36"/>
            <w:szCs w:val="36"/>
          </w:rPr>
          <w:t>9</w:t>
        </w:r>
        <w:r w:rsidRPr="00203244">
          <w:rPr>
            <w:rFonts w:ascii="Arial" w:hAnsi="Arial" w:cs="Arial"/>
            <w:b/>
            <w:sz w:val="36"/>
            <w:szCs w:val="36"/>
          </w:rPr>
          <w:t>)</w:t>
        </w:r>
      </w:ins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9853" w:author="Rinat Gub" w:date="2022-12-06T13:44:00Z"/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ins w:id="9854" w:author="Rinat Gub" w:date="2022-12-06T13:44:00Z"/>
          <w:sz w:val="32"/>
          <w:szCs w:val="32"/>
        </w:rPr>
        <w:sectPr w:rsidR="00E4319A" w:rsidRPr="00203244" w:rsidSect="00694DD2">
          <w:headerReference w:type="even" r:id="rId128"/>
          <w:headerReference w:type="default" r:id="rId129"/>
          <w:footerReference w:type="default" r:id="rId130"/>
          <w:headerReference w:type="first" r:id="rId13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26588A" w:rsidRDefault="00AC54BC" w:rsidP="00C76C93">
      <w:pPr>
        <w:pStyle w:val="-2"/>
        <w:spacing w:after="60"/>
        <w:jc w:val="center"/>
        <w:rPr>
          <w:ins w:id="9855" w:author="Rinat Gub" w:date="2022-12-06T13:44:00Z"/>
        </w:rPr>
      </w:pPr>
      <w:bookmarkStart w:id="9856" w:name="_Toc536112833"/>
      <w:ins w:id="9857" w:author="Rinat Gub" w:date="2022-12-06T13:44:00Z">
        <w:r w:rsidRPr="00E329A1">
          <w:lastRenderedPageBreak/>
          <w:t xml:space="preserve">Минимальные требования </w:t>
        </w:r>
        <w:r w:rsidR="00381480" w:rsidRPr="00E329A1">
          <w:t>для прохождения</w:t>
        </w:r>
        <w:r w:rsidRPr="00E329A1">
          <w:t xml:space="preserve"> аккредитации</w:t>
        </w:r>
        <w:r w:rsidR="009E6582" w:rsidRPr="00E329A1">
          <w:rPr>
            <w:rStyle w:val="afc"/>
            <w:rFonts w:ascii="Times New Roman" w:hAnsi="Times New Roman"/>
            <w:bCs w:val="0"/>
            <w:caps w:val="0"/>
            <w:sz w:val="18"/>
            <w:szCs w:val="18"/>
          </w:rPr>
          <w:footnoteReference w:id="22"/>
        </w:r>
        <w:bookmarkEnd w:id="9856"/>
      </w:ins>
    </w:p>
    <w:tbl>
      <w:tblPr>
        <w:tblW w:w="1530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4627"/>
        <w:gridCol w:w="4678"/>
        <w:gridCol w:w="708"/>
        <w:gridCol w:w="4587"/>
      </w:tblGrid>
      <w:tr w:rsidR="00294D31" w:rsidRPr="0033276D" w:rsidTr="00C31074">
        <w:trPr>
          <w:tblHeader/>
          <w:ins w:id="9866" w:author="Rinat Gub" w:date="2022-12-06T13:44:00Z"/>
        </w:trPr>
        <w:tc>
          <w:tcPr>
            <w:tcW w:w="709" w:type="dxa"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 w:rsidP="00CD0E4F">
            <w:pPr>
              <w:pStyle w:val="S12"/>
              <w:keepNext w:val="0"/>
              <w:rPr>
                <w:ins w:id="9867" w:author="Rinat Gub" w:date="2022-12-06T13:44:00Z"/>
                <w:rFonts w:cs="Arial"/>
              </w:rPr>
            </w:pPr>
            <w:bookmarkStart w:id="9868" w:name="_Toc391375869"/>
            <w:bookmarkStart w:id="9869" w:name="_Toc391376828"/>
            <w:bookmarkStart w:id="9870" w:name="_Toc391382504"/>
            <w:bookmarkStart w:id="9871" w:name="_Toc391383340"/>
            <w:bookmarkStart w:id="9872" w:name="_Toc391387339"/>
            <w:bookmarkStart w:id="9873" w:name="_Toc391453358"/>
            <w:bookmarkStart w:id="9874" w:name="_Toc391453473"/>
            <w:bookmarkStart w:id="9875" w:name="_Toc391453697"/>
            <w:bookmarkStart w:id="9876" w:name="_Ref391375477"/>
            <w:bookmarkStart w:id="9877" w:name="_Ref391375479"/>
            <w:bookmarkStart w:id="9878" w:name="_Ref391375481"/>
            <w:bookmarkStart w:id="9879" w:name="_Ref391375482"/>
            <w:bookmarkStart w:id="9880" w:name="_Ref391375692"/>
            <w:bookmarkStart w:id="9881" w:name="_Toc392326435"/>
            <w:bookmarkStart w:id="9882" w:name="_Toc392495178"/>
            <w:bookmarkStart w:id="9883" w:name="_Toc392595024"/>
            <w:bookmarkStart w:id="9884" w:name="_Toc392610518"/>
            <w:bookmarkStart w:id="9885" w:name="_Toc393989320"/>
            <w:bookmarkStart w:id="9886" w:name="_Toc393989361"/>
            <w:bookmarkStart w:id="9887" w:name="_Toc393888105"/>
            <w:bookmarkStart w:id="9888" w:name="_Toc398807145"/>
            <w:bookmarkEnd w:id="9868"/>
            <w:bookmarkEnd w:id="9869"/>
            <w:bookmarkEnd w:id="9870"/>
            <w:bookmarkEnd w:id="9871"/>
            <w:bookmarkEnd w:id="9872"/>
            <w:bookmarkEnd w:id="9873"/>
            <w:bookmarkEnd w:id="9874"/>
            <w:bookmarkEnd w:id="9875"/>
            <w:ins w:id="9889" w:author="Rinat Gub" w:date="2022-12-06T13:44:00Z">
              <w:r w:rsidRPr="0033276D">
                <w:rPr>
                  <w:rFonts w:cs="Arial"/>
                </w:rPr>
                <w:t>№ п/п</w:t>
              </w:r>
            </w:ins>
          </w:p>
        </w:tc>
        <w:tc>
          <w:tcPr>
            <w:tcW w:w="4627" w:type="dxa"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 w:rsidP="00CD0E4F">
            <w:pPr>
              <w:pStyle w:val="S12"/>
              <w:keepNext w:val="0"/>
              <w:rPr>
                <w:ins w:id="9890" w:author="Rinat Gub" w:date="2022-12-06T13:44:00Z"/>
                <w:rFonts w:cs="Arial"/>
              </w:rPr>
            </w:pPr>
            <w:ins w:id="9891" w:author="Rinat Gub" w:date="2022-12-06T13:44:00Z">
              <w:r w:rsidRPr="0033276D">
                <w:rPr>
                  <w:rFonts w:cs="Arial"/>
                </w:rPr>
                <w:t>Требование</w:t>
              </w:r>
            </w:ins>
          </w:p>
        </w:tc>
        <w:tc>
          <w:tcPr>
            <w:tcW w:w="5386" w:type="dxa"/>
            <w:gridSpan w:val="2"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>
            <w:pPr>
              <w:pStyle w:val="S12"/>
              <w:keepNext w:val="0"/>
              <w:rPr>
                <w:ins w:id="9892" w:author="Rinat Gub" w:date="2022-12-06T13:44:00Z"/>
                <w:rFonts w:cs="Arial"/>
              </w:rPr>
            </w:pPr>
            <w:ins w:id="9893" w:author="Rinat Gub" w:date="2022-12-06T13:44:00Z">
              <w:r w:rsidRPr="0033276D">
                <w:rPr>
                  <w:rFonts w:cs="Arial"/>
                </w:rPr>
                <w:t>Описание требования</w:t>
              </w:r>
            </w:ins>
          </w:p>
        </w:tc>
        <w:tc>
          <w:tcPr>
            <w:tcW w:w="4587" w:type="dxa"/>
            <w:tcBorders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>
            <w:pPr>
              <w:pStyle w:val="S12"/>
              <w:keepNext w:val="0"/>
              <w:rPr>
                <w:ins w:id="9894" w:author="Rinat Gub" w:date="2022-12-06T13:44:00Z"/>
                <w:rFonts w:cs="Arial"/>
              </w:rPr>
            </w:pPr>
            <w:ins w:id="9895" w:author="Rinat Gub" w:date="2022-12-06T13:44:00Z">
              <w:r w:rsidRPr="0033276D">
                <w:rPr>
                  <w:rFonts w:cs="Arial"/>
                </w:rPr>
                <w:t>Заключение</w:t>
              </w:r>
            </w:ins>
          </w:p>
        </w:tc>
      </w:tr>
      <w:tr w:rsidR="00294D31" w:rsidRPr="0033276D" w:rsidTr="00C31074">
        <w:trPr>
          <w:tblHeader/>
          <w:ins w:id="9896" w:author="Rinat Gub" w:date="2022-12-06T13:44:00Z"/>
        </w:trPr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 w:rsidP="00CD0E4F">
            <w:pPr>
              <w:pStyle w:val="S12"/>
              <w:keepNext w:val="0"/>
              <w:rPr>
                <w:ins w:id="9897" w:author="Rinat Gub" w:date="2022-12-06T13:44:00Z"/>
                <w:rFonts w:cs="Arial"/>
              </w:rPr>
            </w:pPr>
            <w:ins w:id="9898" w:author="Rinat Gub" w:date="2022-12-06T13:44:00Z">
              <w:r w:rsidRPr="0033276D">
                <w:rPr>
                  <w:rFonts w:cs="Arial"/>
                </w:rPr>
                <w:t>1</w:t>
              </w:r>
            </w:ins>
          </w:p>
        </w:tc>
        <w:tc>
          <w:tcPr>
            <w:tcW w:w="462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 w:rsidP="00CD0E4F">
            <w:pPr>
              <w:pStyle w:val="S12"/>
              <w:keepNext w:val="0"/>
              <w:rPr>
                <w:ins w:id="9899" w:author="Rinat Gub" w:date="2022-12-06T13:44:00Z"/>
                <w:rFonts w:cs="Arial"/>
              </w:rPr>
            </w:pPr>
            <w:ins w:id="9900" w:author="Rinat Gub" w:date="2022-12-06T13:44:00Z">
              <w:r w:rsidRPr="0033276D">
                <w:rPr>
                  <w:rFonts w:cs="Arial"/>
                </w:rPr>
                <w:t>2</w:t>
              </w:r>
            </w:ins>
          </w:p>
        </w:tc>
        <w:tc>
          <w:tcPr>
            <w:tcW w:w="5386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>
            <w:pPr>
              <w:pStyle w:val="S12"/>
              <w:keepNext w:val="0"/>
              <w:rPr>
                <w:ins w:id="9901" w:author="Rinat Gub" w:date="2022-12-06T13:44:00Z"/>
                <w:rFonts w:cs="Arial"/>
              </w:rPr>
            </w:pPr>
            <w:ins w:id="9902" w:author="Rinat Gub" w:date="2022-12-06T13:44:00Z">
              <w:r w:rsidRPr="0033276D">
                <w:rPr>
                  <w:rFonts w:cs="Arial"/>
                </w:rPr>
                <w:t>3</w:t>
              </w:r>
            </w:ins>
          </w:p>
        </w:tc>
        <w:tc>
          <w:tcPr>
            <w:tcW w:w="458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294D31" w:rsidRPr="0033276D" w:rsidRDefault="00294D31">
            <w:pPr>
              <w:pStyle w:val="S12"/>
              <w:keepNext w:val="0"/>
              <w:rPr>
                <w:ins w:id="9903" w:author="Rinat Gub" w:date="2022-12-06T13:44:00Z"/>
                <w:rFonts w:cs="Arial"/>
              </w:rPr>
            </w:pPr>
            <w:ins w:id="9904" w:author="Rinat Gub" w:date="2022-12-06T13:44:00Z">
              <w:r w:rsidRPr="0033276D">
                <w:rPr>
                  <w:rFonts w:cs="Arial"/>
                </w:rPr>
                <w:t>4</w:t>
              </w:r>
            </w:ins>
          </w:p>
        </w:tc>
      </w:tr>
      <w:tr w:rsidR="00294D31" w:rsidRPr="00D35D26" w:rsidTr="00C31074">
        <w:trPr>
          <w:ins w:id="9905" w:author="Rinat Gub" w:date="2022-12-06T13:44:00Z"/>
        </w:trPr>
        <w:tc>
          <w:tcPr>
            <w:tcW w:w="709" w:type="dxa"/>
            <w:tcBorders>
              <w:top w:val="single" w:sz="12" w:space="0" w:color="auto"/>
            </w:tcBorders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rPr>
                <w:ins w:id="9906" w:author="Rinat Gub" w:date="2022-12-06T13:44:00Z"/>
              </w:rPr>
            </w:pPr>
            <w:bookmarkStart w:id="9907" w:name="_Ref393994114"/>
          </w:p>
        </w:tc>
        <w:bookmarkEnd w:id="9907"/>
        <w:tc>
          <w:tcPr>
            <w:tcW w:w="4627" w:type="dxa"/>
            <w:tcBorders>
              <w:top w:val="single" w:sz="12" w:space="0" w:color="auto"/>
            </w:tcBorders>
          </w:tcPr>
          <w:p w:rsidR="00294D31" w:rsidRPr="00443AE6" w:rsidRDefault="00294D31" w:rsidP="00CD0E4F">
            <w:pPr>
              <w:ind w:firstLine="0"/>
              <w:jc w:val="left"/>
              <w:rPr>
                <w:ins w:id="9908" w:author="Rinat Gub" w:date="2022-12-06T13:44:00Z"/>
                <w:sz w:val="20"/>
                <w:szCs w:val="20"/>
              </w:rPr>
            </w:pPr>
            <w:ins w:id="9909" w:author="Rinat Gub" w:date="2022-12-06T13:44:00Z">
              <w:r w:rsidRPr="00882F46">
                <w:rPr>
                  <w:sz w:val="20"/>
                  <w:szCs w:val="20"/>
                </w:rPr>
                <w:t>Поставщик</w:t>
              </w:r>
              <w:r w:rsidRPr="0057010B">
                <w:rPr>
                  <w:sz w:val="20"/>
                  <w:szCs w:val="20"/>
                  <w:lang w:val="en-US"/>
                </w:rPr>
                <w:t xml:space="preserve">/ </w:t>
              </w:r>
              <w:r w:rsidRPr="00443AE6">
                <w:rPr>
                  <w:sz w:val="20"/>
                  <w:szCs w:val="20"/>
                </w:rPr>
                <w:t>Участник закупки: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9910" w:author="Rinat Gub" w:date="2022-12-06T13:44:00Z"/>
                <w:sz w:val="20"/>
                <w:szCs w:val="20"/>
              </w:rPr>
            </w:pPr>
            <w:ins w:id="9911" w:author="Rinat Gub" w:date="2022-12-06T13:44:00Z">
              <w:r w:rsidRPr="00882F46">
                <w:rPr>
                  <w:sz w:val="20"/>
                  <w:szCs w:val="20"/>
                </w:rPr>
  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  </w:r>
            </w:ins>
          </w:p>
          <w:p w:rsidR="00294D31" w:rsidRPr="00882F46" w:rsidRDefault="00294D31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jc w:val="left"/>
              <w:rPr>
                <w:ins w:id="9912" w:author="Rinat Gub" w:date="2022-12-06T13:44:00Z"/>
                <w:sz w:val="20"/>
                <w:szCs w:val="20"/>
              </w:rPr>
            </w:pPr>
            <w:ins w:id="9913" w:author="Rinat Gub" w:date="2022-12-06T13:44:00Z">
              <w:r w:rsidRPr="00882F46">
                <w:rPr>
                  <w:sz w:val="20"/>
                  <w:szCs w:val="20"/>
                </w:rPr>
                <w:t>или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9914" w:author="Rinat Gub" w:date="2022-12-06T13:44:00Z"/>
                <w:sz w:val="20"/>
                <w:szCs w:val="20"/>
              </w:rPr>
            </w:pPr>
            <w:ins w:id="9915" w:author="Rinat Gub" w:date="2022-12-06T13:44:00Z">
              <w:r w:rsidRPr="00882F46">
                <w:rPr>
                  <w:sz w:val="20"/>
                  <w:szCs w:val="20"/>
                </w:rPr>
  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  </w:r>
            </w:ins>
          </w:p>
        </w:tc>
        <w:tc>
          <w:tcPr>
            <w:tcW w:w="5386" w:type="dxa"/>
            <w:gridSpan w:val="2"/>
            <w:tcBorders>
              <w:top w:val="single" w:sz="12" w:space="0" w:color="auto"/>
            </w:tcBorders>
          </w:tcPr>
          <w:p w:rsidR="00294D31" w:rsidRPr="00882F46" w:rsidRDefault="00294D31">
            <w:pPr>
              <w:ind w:firstLine="0"/>
              <w:jc w:val="left"/>
              <w:rPr>
                <w:ins w:id="9916" w:author="Rinat Gub" w:date="2022-12-06T13:44:00Z"/>
                <w:sz w:val="20"/>
                <w:szCs w:val="20"/>
              </w:rPr>
            </w:pPr>
            <w:ins w:id="9917" w:author="Rinat Gub" w:date="2022-12-06T13:44:00Z">
              <w:r w:rsidRPr="00882F46">
                <w:rPr>
                  <w:sz w:val="20"/>
                  <w:szCs w:val="20"/>
                </w:rPr>
  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9918" w:author="Rinat Gub" w:date="2022-12-06T13:44:00Z"/>
                <w:sz w:val="20"/>
                <w:szCs w:val="20"/>
              </w:rPr>
            </w:pPr>
          </w:p>
          <w:p w:rsidR="00294D31" w:rsidRPr="00882F46" w:rsidRDefault="00294D31">
            <w:pPr>
              <w:ind w:firstLine="0"/>
              <w:jc w:val="left"/>
              <w:rPr>
                <w:ins w:id="9919" w:author="Rinat Gub" w:date="2022-12-06T13:44:00Z"/>
                <w:sz w:val="20"/>
                <w:szCs w:val="20"/>
              </w:rPr>
            </w:pPr>
            <w:ins w:id="9920" w:author="Rinat Gub" w:date="2022-12-06T13:44:00Z">
              <w:r w:rsidRPr="00882F46">
                <w:rPr>
                  <w:sz w:val="20"/>
                  <w:szCs w:val="20"/>
                </w:rPr>
                <w:t>Перечень документов указан в п.3.1 Блок</w:t>
              </w:r>
              <w:r w:rsidR="00275B60">
                <w:rPr>
                  <w:sz w:val="20"/>
                  <w:szCs w:val="20"/>
                </w:rPr>
                <w:t>а</w:t>
              </w:r>
              <w:r w:rsidR="008E7126" w:rsidRPr="00882F46">
                <w:rPr>
                  <w:sz w:val="20"/>
                  <w:szCs w:val="20"/>
                </w:rPr>
                <w:t xml:space="preserve"> 9 настоящего документа.</w:t>
              </w:r>
            </w:ins>
          </w:p>
        </w:tc>
        <w:tc>
          <w:tcPr>
            <w:tcW w:w="4587" w:type="dxa"/>
            <w:tcBorders>
              <w:top w:val="single" w:sz="12" w:space="0" w:color="auto"/>
            </w:tcBorders>
          </w:tcPr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21" w:author="Rinat Gub" w:date="2022-12-06T13:44:00Z"/>
                <w:sz w:val="20"/>
                <w:szCs w:val="20"/>
              </w:rPr>
            </w:pPr>
            <w:bookmarkStart w:id="9922" w:name="_Toc392495175"/>
            <w:ins w:id="9923" w:author="Rinat Gub" w:date="2022-12-06T13:44:00Z">
              <w:r w:rsidRPr="00882F46">
                <w:rPr>
                  <w:sz w:val="20"/>
                  <w:szCs w:val="20"/>
                </w:rPr>
                <w:t>Не соответствует — представлена недостоверная информация</w:t>
              </w:r>
              <w:bookmarkEnd w:id="9922"/>
              <w:r w:rsidRPr="00882F46">
                <w:rPr>
                  <w:sz w:val="20"/>
                  <w:szCs w:val="20"/>
                </w:rPr>
                <w:t>.</w:t>
              </w:r>
            </w:ins>
          </w:p>
          <w:p w:rsidR="00294D31" w:rsidRPr="00882F46" w:rsidRDefault="00294D31" w:rsidP="00CD0E4F">
            <w:pPr>
              <w:ind w:firstLine="0"/>
              <w:jc w:val="left"/>
              <w:rPr>
                <w:ins w:id="9924" w:author="Rinat Gub" w:date="2022-12-06T13:44:00Z"/>
                <w:sz w:val="20"/>
                <w:szCs w:val="20"/>
              </w:rPr>
            </w:pPr>
          </w:p>
          <w:p w:rsidR="00294D31" w:rsidRPr="00882F46" w:rsidRDefault="00294D31" w:rsidP="00CD0E4F">
            <w:pPr>
              <w:ind w:firstLine="0"/>
              <w:jc w:val="left"/>
              <w:rPr>
                <w:ins w:id="9925" w:author="Rinat Gub" w:date="2022-12-06T13:44:00Z"/>
                <w:sz w:val="20"/>
                <w:szCs w:val="20"/>
              </w:rPr>
            </w:pPr>
            <w:ins w:id="9926" w:author="Rinat Gub" w:date="2022-12-06T13:44:00Z">
              <w:r w:rsidRPr="00882F46">
                <w:rPr>
                  <w:sz w:val="20"/>
                  <w:szCs w:val="20"/>
                </w:rPr>
                <w:t>Соответствует — представлена достоверная информация в полном объеме.</w:t>
              </w:r>
            </w:ins>
          </w:p>
        </w:tc>
      </w:tr>
      <w:tr w:rsidR="00294D31" w:rsidRPr="00D35D26" w:rsidTr="00C31074">
        <w:trPr>
          <w:ins w:id="9927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9928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29" w:author="Rinat Gub" w:date="2022-12-06T13:44:00Z"/>
                <w:rFonts w:eastAsia="Calibri"/>
                <w:sz w:val="20"/>
                <w:szCs w:val="20"/>
                <w:lang w:eastAsia="en-US"/>
              </w:rPr>
            </w:pPr>
            <w:ins w:id="9930" w:author="Rinat Gub" w:date="2022-12-06T13:44:00Z">
              <w:r w:rsidRPr="00882F46">
                <w:rPr>
                  <w:rFonts w:eastAsia="Calibri"/>
                  <w:sz w:val="20"/>
                  <w:szCs w:val="20"/>
                  <w:lang w:eastAsia="en-US"/>
                </w:rPr>
  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  </w:r>
            </w:ins>
          </w:p>
        </w:tc>
        <w:tc>
          <w:tcPr>
            <w:tcW w:w="5386" w:type="dxa"/>
            <w:gridSpan w:val="2"/>
          </w:tcPr>
          <w:p w:rsidR="00294D31" w:rsidRPr="0057010B" w:rsidRDefault="00294D31" w:rsidP="00CD0E4F">
            <w:pPr>
              <w:ind w:firstLine="0"/>
              <w:jc w:val="left"/>
              <w:rPr>
                <w:ins w:id="9931" w:author="Rinat Gub" w:date="2022-12-06T13:44:00Z"/>
                <w:rFonts w:eastAsia="Calibri"/>
                <w:sz w:val="20"/>
                <w:szCs w:val="20"/>
                <w:lang w:eastAsia="en-US"/>
              </w:rPr>
            </w:pPr>
            <w:ins w:id="9932" w:author="Rinat Gub" w:date="2022-12-06T13:44:00Z">
              <w:r w:rsidRPr="00882F46">
                <w:rPr>
                  <w:sz w:val="20"/>
                  <w:szCs w:val="20"/>
                </w:rPr>
                <w:t xml:space="preserve">На момент проведения проверки деятельность Поставщика / Участника </w:t>
              </w:r>
              <w:r w:rsidRPr="00882F46">
                <w:rPr>
                  <w:rFonts w:eastAsia="Calibri"/>
                  <w:sz w:val="20"/>
                  <w:szCs w:val="20"/>
                  <w:lang w:eastAsia="en-US"/>
                </w:rPr>
                <w:t xml:space="preserve">не должна быть приостановлена в порядке, </w:t>
              </w:r>
              <w:r w:rsidRPr="00443AE6">
                <w:rPr>
                  <w:rFonts w:eastAsia="Calibri"/>
                  <w:sz w:val="20"/>
                  <w:szCs w:val="20"/>
                  <w:lang w:eastAsia="en-US"/>
                </w:rPr>
                <w:t xml:space="preserve">установленном </w:t>
              </w:r>
              <w:r w:rsidR="000E5AC8">
                <w:fldChar w:fldCharType="begin"/>
              </w:r>
              <w:r w:rsidR="000E5AC8">
                <w:instrText xml:space="preserve"> HYPERLINK "consultantplus://offline/ref=EA458F66ECD98817738EE5C2F7050B3DCA745DAC8AA53C774B1A3BFE87644BJ" </w:instrText>
              </w:r>
              <w:r w:rsidR="000E5AC8">
                <w:fldChar w:fldCharType="separate"/>
              </w:r>
              <w:r w:rsidRPr="00882F46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  <w:r w:rsidR="000E5AC8">
                <w:rPr>
                  <w:rFonts w:eastAsia="Calibri"/>
                  <w:sz w:val="20"/>
                  <w:szCs w:val="20"/>
                  <w:lang w:eastAsia="en-US"/>
                </w:rPr>
                <w:fldChar w:fldCharType="end"/>
              </w:r>
              <w:r w:rsidRPr="00882F46">
                <w:rPr>
                  <w:rFonts w:eastAsia="Calibri"/>
                  <w:sz w:val="20"/>
                  <w:szCs w:val="20"/>
                  <w:lang w:eastAsia="en-US"/>
                </w:rPr>
                <w:t xml:space="preserve"> Российской Федерации о</w:t>
              </w:r>
              <w:r w:rsidRPr="0057010B">
                <w:rPr>
                  <w:rFonts w:eastAsia="Calibri"/>
                  <w:sz w:val="20"/>
                  <w:szCs w:val="20"/>
                  <w:lang w:eastAsia="en-US"/>
                </w:rPr>
                <w:t>б административных правонарушениях.</w:t>
              </w:r>
            </w:ins>
          </w:p>
          <w:p w:rsidR="00294D31" w:rsidRPr="00882F46" w:rsidRDefault="00294D31" w:rsidP="00CD0E4F">
            <w:pPr>
              <w:ind w:firstLine="0"/>
              <w:jc w:val="left"/>
              <w:rPr>
                <w:ins w:id="9933" w:author="Rinat Gub" w:date="2022-12-06T13:44:00Z"/>
                <w:rFonts w:eastAsia="Calibri"/>
                <w:sz w:val="20"/>
                <w:szCs w:val="20"/>
                <w:lang w:eastAsia="en-US"/>
              </w:rPr>
            </w:pPr>
          </w:p>
          <w:p w:rsidR="00294D31" w:rsidRPr="00882F46" w:rsidRDefault="00294D31">
            <w:pPr>
              <w:ind w:firstLine="0"/>
              <w:jc w:val="left"/>
              <w:rPr>
                <w:ins w:id="9934" w:author="Rinat Gub" w:date="2022-12-06T13:44:00Z"/>
                <w:sz w:val="20"/>
                <w:szCs w:val="20"/>
              </w:rPr>
            </w:pPr>
            <w:ins w:id="9935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  </w:r>
              <w:r w:rsidR="000E5AC8">
                <w:fldChar w:fldCharType="begin"/>
              </w:r>
              <w:r w:rsidR="000E5AC8">
                <w:instrText xml:space="preserve"> HYPERLINK "http://kad.arbitr.ru/"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882F46">
                <w:rPr>
                  <w:rStyle w:val="ac"/>
                  <w:sz w:val="20"/>
                  <w:szCs w:val="20"/>
                </w:rPr>
                <w:t>://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882F46">
                <w:rPr>
                  <w:rStyle w:val="ac"/>
                  <w:sz w:val="20"/>
                  <w:szCs w:val="20"/>
                </w:rPr>
                <w:t>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 и других открытых источниках.</w:t>
              </w:r>
            </w:ins>
          </w:p>
        </w:tc>
        <w:tc>
          <w:tcPr>
            <w:tcW w:w="4587" w:type="dxa"/>
          </w:tcPr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36" w:author="Rinat Gub" w:date="2022-12-06T13:44:00Z"/>
                <w:sz w:val="20"/>
                <w:szCs w:val="20"/>
              </w:rPr>
            </w:pPr>
            <w:ins w:id="9937" w:author="Rinat Gub" w:date="2022-12-06T13:44:00Z">
              <w:r w:rsidRPr="00882F46">
                <w:rPr>
                  <w:sz w:val="20"/>
                  <w:szCs w:val="20"/>
                </w:rPr>
  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  </w:r>
            </w:ins>
          </w:p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38" w:author="Rinat Gub" w:date="2022-12-06T13:44:00Z"/>
                <w:sz w:val="20"/>
                <w:szCs w:val="20"/>
              </w:rPr>
            </w:pPr>
          </w:p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39" w:author="Rinat Gub" w:date="2022-12-06T13:44:00Z"/>
                <w:sz w:val="20"/>
                <w:szCs w:val="20"/>
              </w:rPr>
            </w:pPr>
            <w:ins w:id="9940" w:author="Rinat Gub" w:date="2022-12-06T13:44:00Z">
              <w:r w:rsidRPr="00882F46">
                <w:rPr>
                  <w:sz w:val="20"/>
                  <w:szCs w:val="20"/>
                </w:rPr>
                <w:t>Соответствует — деятельность не приостановлена.</w:t>
              </w:r>
            </w:ins>
          </w:p>
        </w:tc>
      </w:tr>
      <w:tr w:rsidR="00294D31" w:rsidRPr="00D35D26" w:rsidTr="00C31074">
        <w:trPr>
          <w:ins w:id="9941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9942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D0E4F">
            <w:pPr>
              <w:ind w:firstLine="0"/>
              <w:jc w:val="left"/>
              <w:rPr>
                <w:ins w:id="9943" w:author="Rinat Gub" w:date="2022-12-06T13:44:00Z"/>
                <w:sz w:val="20"/>
                <w:szCs w:val="20"/>
              </w:rPr>
            </w:pPr>
            <w:ins w:id="9944" w:author="Rinat Gub" w:date="2022-12-06T13:44:00Z">
              <w:r w:rsidRPr="00882F46">
                <w:rPr>
                  <w:sz w:val="20"/>
                  <w:szCs w:val="20"/>
                </w:rPr>
                <w:t>Представление (раскр</w:t>
              </w:r>
              <w:r w:rsidRPr="0057010B">
                <w:rPr>
                  <w:sz w:val="20"/>
                  <w:szCs w:val="20"/>
                </w:rPr>
                <w:t>ытие) полной цепочки собственников, включая конечных бенефициаров</w:t>
              </w:r>
              <w:r w:rsidRPr="00882F46">
                <w:rPr>
                  <w:rStyle w:val="afc"/>
                  <w:szCs w:val="20"/>
                </w:rPr>
                <w:footnoteReference w:id="23"/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5386" w:type="dxa"/>
            <w:gridSpan w:val="2"/>
          </w:tcPr>
          <w:p w:rsidR="00294D31" w:rsidRDefault="00294D31">
            <w:pPr>
              <w:ind w:firstLine="0"/>
              <w:jc w:val="left"/>
              <w:rPr>
                <w:ins w:id="9947" w:author="Rinat Gub" w:date="2022-12-06T13:44:00Z"/>
                <w:sz w:val="20"/>
                <w:szCs w:val="20"/>
              </w:rPr>
            </w:pPr>
            <w:ins w:id="9948" w:author="Rinat Gub" w:date="2022-12-06T13:44:00Z">
              <w:r w:rsidRPr="00882F46">
                <w:rPr>
                  <w:sz w:val="20"/>
                  <w:szCs w:val="20"/>
                </w:rPr>
                <w:t xml:space="preserve">В соответствии с установленной формой Блока </w:t>
              </w:r>
              <w:r w:rsidR="008E7126" w:rsidRPr="00882F46">
                <w:rPr>
                  <w:sz w:val="20"/>
                  <w:szCs w:val="20"/>
                </w:rPr>
                <w:t>9 настоящего документа.</w:t>
              </w:r>
            </w:ins>
          </w:p>
          <w:p w:rsidR="007A3CD6" w:rsidRDefault="007A3CD6">
            <w:pPr>
              <w:ind w:firstLine="0"/>
              <w:jc w:val="left"/>
              <w:rPr>
                <w:ins w:id="9949" w:author="Rinat Gub" w:date="2022-12-06T13:44:00Z"/>
                <w:sz w:val="20"/>
                <w:szCs w:val="20"/>
              </w:rPr>
            </w:pPr>
          </w:p>
          <w:p w:rsidR="00665425" w:rsidRPr="00882F46" w:rsidRDefault="00665425">
            <w:pPr>
              <w:ind w:firstLine="0"/>
              <w:jc w:val="left"/>
              <w:rPr>
                <w:ins w:id="9950" w:author="Rinat Gub" w:date="2022-12-06T13:44:00Z"/>
                <w:sz w:val="20"/>
                <w:szCs w:val="20"/>
              </w:rPr>
            </w:pPr>
            <w:ins w:id="9951" w:author="Rinat Gub" w:date="2022-12-06T13:44:00Z">
              <w:r w:rsidRPr="00C57E50">
                <w:rPr>
                  <w:sz w:val="20"/>
                  <w:szCs w:val="20"/>
                </w:rPr>
                <w:t xml:space="preserve">В состав предоставляемых сведений необходимо включать сведения о полной цепочки собственников, включая конечных бенефициаров организации, которой переданы полномочия единоличного исполнительного </w:t>
              </w:r>
              <w:r w:rsidR="003E73CD" w:rsidRPr="00C57E50">
                <w:rPr>
                  <w:sz w:val="20"/>
                  <w:szCs w:val="20"/>
                </w:rPr>
                <w:t xml:space="preserve">органа </w:t>
              </w:r>
              <w:r w:rsidRPr="00C57E50">
                <w:rPr>
                  <w:sz w:val="20"/>
                  <w:szCs w:val="20"/>
                </w:rPr>
                <w:t xml:space="preserve">Поставщика/Участника закупки (управляющей компании) или индивидуальном предпринимателе, которому переданы полномочия единоличного </w:t>
              </w:r>
              <w:r w:rsidR="003E73CD" w:rsidRPr="00C57E50">
                <w:rPr>
                  <w:sz w:val="20"/>
                  <w:szCs w:val="20"/>
                </w:rPr>
                <w:t xml:space="preserve">исполнительного органа </w:t>
              </w:r>
              <w:r w:rsidRPr="00C57E50">
                <w:rPr>
                  <w:sz w:val="20"/>
                  <w:szCs w:val="20"/>
                </w:rPr>
                <w:t>(управляющему)</w:t>
              </w:r>
              <w:r w:rsidR="003E73CD" w:rsidRPr="00C57E50">
                <w:rPr>
                  <w:sz w:val="20"/>
                  <w:szCs w:val="20"/>
                </w:rPr>
                <w:t>, при их нал</w:t>
              </w:r>
              <w:r w:rsidR="0015056F" w:rsidRPr="00C57E50">
                <w:rPr>
                  <w:sz w:val="20"/>
                  <w:szCs w:val="20"/>
                </w:rPr>
                <w:t>и</w:t>
              </w:r>
              <w:r w:rsidR="003E73CD" w:rsidRPr="00C57E50">
                <w:rPr>
                  <w:sz w:val="20"/>
                  <w:szCs w:val="20"/>
                </w:rPr>
                <w:t>чии.</w:t>
              </w:r>
            </w:ins>
          </w:p>
        </w:tc>
        <w:tc>
          <w:tcPr>
            <w:tcW w:w="4587" w:type="dxa"/>
          </w:tcPr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52" w:author="Rinat Gub" w:date="2022-12-06T13:44:00Z"/>
                <w:sz w:val="20"/>
                <w:szCs w:val="20"/>
              </w:rPr>
            </w:pPr>
            <w:bookmarkStart w:id="9953" w:name="_Toc392495176"/>
            <w:ins w:id="9954" w:author="Rinat Gub" w:date="2022-12-06T13:44:00Z">
              <w:r w:rsidRPr="00882F46">
                <w:rPr>
                  <w:sz w:val="20"/>
                  <w:szCs w:val="20"/>
                </w:rPr>
                <w:t>Не соответствует — цепочка собственников не раскрыта полностью/представлены недостоверные сведения</w:t>
              </w:r>
              <w:bookmarkEnd w:id="9953"/>
              <w:r w:rsidRPr="00882F46">
                <w:rPr>
                  <w:sz w:val="20"/>
                  <w:szCs w:val="20"/>
                </w:rPr>
                <w:t>.</w:t>
              </w:r>
            </w:ins>
          </w:p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55" w:author="Rinat Gub" w:date="2022-12-06T13:44:00Z"/>
                <w:sz w:val="20"/>
                <w:szCs w:val="20"/>
              </w:rPr>
            </w:pPr>
            <w:bookmarkStart w:id="9956" w:name="_Toc392495177"/>
          </w:p>
          <w:p w:rsidR="00294D31" w:rsidRPr="00882F46" w:rsidRDefault="00294D31" w:rsidP="00C31074">
            <w:pPr>
              <w:suppressAutoHyphens/>
              <w:ind w:firstLine="0"/>
              <w:jc w:val="left"/>
              <w:outlineLvl w:val="2"/>
              <w:rPr>
                <w:ins w:id="9957" w:author="Rinat Gub" w:date="2022-12-06T13:44:00Z"/>
                <w:sz w:val="20"/>
                <w:szCs w:val="20"/>
              </w:rPr>
            </w:pPr>
            <w:ins w:id="9958" w:author="Rinat Gub" w:date="2022-12-06T13:44:00Z">
              <w:r w:rsidRPr="00882F46">
                <w:rPr>
                  <w:sz w:val="20"/>
                  <w:szCs w:val="20"/>
                </w:rPr>
                <w:t>Соответствует — информация по цепочке собственников представлена полностью</w:t>
              </w:r>
              <w:bookmarkEnd w:id="9956"/>
              <w:r w:rsidRPr="00882F46">
                <w:rPr>
                  <w:sz w:val="20"/>
                  <w:szCs w:val="20"/>
                </w:rPr>
                <w:t>, полностью раскрыта, представлены достоверные сведения.</w:t>
              </w:r>
            </w:ins>
          </w:p>
        </w:tc>
      </w:tr>
      <w:tr w:rsidR="00294D31" w:rsidRPr="00D35D26" w:rsidTr="00C31074">
        <w:trPr>
          <w:ins w:id="9959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9960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D0E4F">
            <w:pPr>
              <w:ind w:firstLine="0"/>
              <w:jc w:val="left"/>
              <w:rPr>
                <w:ins w:id="9961" w:author="Rinat Gub" w:date="2022-12-06T13:44:00Z"/>
                <w:sz w:val="20"/>
                <w:szCs w:val="20"/>
              </w:rPr>
            </w:pPr>
            <w:ins w:id="9962" w:author="Rinat Gub" w:date="2022-12-06T13:44:00Z">
              <w:r w:rsidRPr="00882F46">
                <w:rPr>
                  <w:sz w:val="20"/>
                  <w:szCs w:val="20"/>
                </w:rPr>
                <w:t>Поставщик/Участник закупки не включен в Реестр недобросовестных Поставщиков, который ведется в соответствии с: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9963" w:author="Rinat Gub" w:date="2022-12-06T13:44:00Z"/>
                <w:sz w:val="20"/>
                <w:szCs w:val="20"/>
              </w:rPr>
            </w:pPr>
            <w:ins w:id="9964" w:author="Rinat Gub" w:date="2022-12-06T13:44:00Z">
              <w:r w:rsidRPr="00882F46">
                <w:rPr>
                  <w:sz w:val="20"/>
                  <w:szCs w:val="20"/>
                </w:rPr>
                <w:t>Федеральным законом №223-ФЗ от 18.07.2011 «О закупках товаров, работ, услуг отдельными видами юридических лиц»;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9965" w:author="Rinat Gub" w:date="2022-12-06T13:44:00Z"/>
                <w:sz w:val="20"/>
                <w:szCs w:val="20"/>
              </w:rPr>
            </w:pPr>
            <w:ins w:id="9966" w:author="Rinat Gub" w:date="2022-12-06T13:44:00Z">
              <w:r w:rsidRPr="00882F46">
                <w:rPr>
                  <w:sz w:val="20"/>
                  <w:szCs w:val="20"/>
                </w:rPr>
  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  </w:r>
            </w:ins>
          </w:p>
        </w:tc>
        <w:tc>
          <w:tcPr>
            <w:tcW w:w="5386" w:type="dxa"/>
            <w:gridSpan w:val="2"/>
          </w:tcPr>
          <w:p w:rsidR="00294D31" w:rsidRPr="00882F46" w:rsidRDefault="00294D31">
            <w:pPr>
              <w:ind w:firstLine="0"/>
              <w:jc w:val="left"/>
              <w:rPr>
                <w:ins w:id="9967" w:author="Rinat Gub" w:date="2022-12-06T13:44:00Z"/>
                <w:sz w:val="20"/>
                <w:szCs w:val="20"/>
              </w:rPr>
            </w:pPr>
            <w:ins w:id="9968" w:author="Rinat Gub" w:date="2022-12-06T13:44:00Z">
              <w:r w:rsidRPr="00882F46">
                <w:rPr>
                  <w:sz w:val="20"/>
                  <w:szCs w:val="20"/>
                </w:rPr>
                <w:t>На момент проведения проверки Поставщик/ Участник закупки не должен быть включен ни в один из следующих реестров: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9969" w:author="Rinat Gub" w:date="2022-12-06T13:44:00Z"/>
                <w:sz w:val="20"/>
                <w:szCs w:val="20"/>
              </w:rPr>
            </w:pPr>
            <w:ins w:id="9970" w:author="Rinat Gub" w:date="2022-12-06T13:44:00Z">
              <w:r w:rsidRPr="00882F46">
                <w:rPr>
                  <w:sz w:val="20"/>
                  <w:szCs w:val="20"/>
                </w:rPr>
  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9971" w:author="Rinat Gub" w:date="2022-12-06T13:44:00Z"/>
                <w:sz w:val="20"/>
                <w:szCs w:val="20"/>
              </w:rPr>
            </w:pPr>
            <w:ins w:id="9972" w:author="Rinat Gub" w:date="2022-12-06T13:44:00Z">
              <w:r w:rsidRPr="00882F46">
                <w:rPr>
                  <w:sz w:val="20"/>
                  <w:szCs w:val="20"/>
                </w:rPr>
  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  </w:r>
            </w:ins>
          </w:p>
          <w:p w:rsidR="00294D31" w:rsidRPr="00882F46" w:rsidRDefault="00294D31">
            <w:pPr>
              <w:pStyle w:val="ConsPlusNormal"/>
              <w:rPr>
                <w:ins w:id="9973" w:author="Rinat Gub" w:date="2022-12-06T13:44:00Z"/>
                <w:rFonts w:ascii="Times New Roman" w:hAnsi="Times New Roman" w:cs="Times New Roman"/>
              </w:rPr>
            </w:pPr>
          </w:p>
          <w:p w:rsidR="00294D31" w:rsidRPr="00882F46" w:rsidRDefault="00294D31">
            <w:pPr>
              <w:tabs>
                <w:tab w:val="clear" w:pos="1134"/>
              </w:tabs>
              <w:ind w:left="8" w:firstLine="0"/>
              <w:jc w:val="left"/>
              <w:rPr>
                <w:ins w:id="9974" w:author="Rinat Gub" w:date="2022-12-06T13:44:00Z"/>
                <w:sz w:val="20"/>
                <w:szCs w:val="20"/>
              </w:rPr>
            </w:pPr>
            <w:ins w:id="9975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проводится по данным, размещенным на официальном сайте Единой информационной системы в сфере закупок в информационно-телекоммуникационной </w:t>
              </w:r>
              <w:r w:rsidRPr="00443AE6">
                <w:rPr>
                  <w:sz w:val="20"/>
                  <w:szCs w:val="20"/>
                </w:rPr>
                <w:t>сети Интернет (</w:t>
              </w:r>
              <w:r w:rsidR="000E5AC8">
                <w:fldChar w:fldCharType="begin"/>
              </w:r>
              <w:r w:rsidR="000E5AC8">
                <w:instrText xml:space="preserve"> HYPERLINK "http://zakupki.gov.ru"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http://zakupki.gov.ru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 xml:space="preserve">) </w:t>
              </w:r>
            </w:ins>
          </w:p>
        </w:tc>
        <w:tc>
          <w:tcPr>
            <w:tcW w:w="4587" w:type="dxa"/>
          </w:tcPr>
          <w:p w:rsidR="00294D31" w:rsidRPr="00882F46" w:rsidRDefault="00294D31">
            <w:pPr>
              <w:ind w:firstLine="0"/>
              <w:jc w:val="left"/>
              <w:rPr>
                <w:ins w:id="9976" w:author="Rinat Gub" w:date="2022-12-06T13:44:00Z"/>
                <w:sz w:val="20"/>
                <w:szCs w:val="20"/>
              </w:rPr>
            </w:pPr>
            <w:ins w:id="9977" w:author="Rinat Gub" w:date="2022-12-06T13:44:00Z">
              <w:r w:rsidRPr="00882F46">
                <w:rPr>
                  <w:sz w:val="20"/>
                  <w:szCs w:val="20"/>
                </w:rPr>
                <w:t xml:space="preserve">Не соответствует — Поставщик/ Участник закупки включен в Реестр. 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9978" w:author="Rinat Gub" w:date="2022-12-06T13:44:00Z"/>
                <w:sz w:val="20"/>
                <w:szCs w:val="20"/>
              </w:rPr>
            </w:pPr>
          </w:p>
          <w:p w:rsidR="00294D31" w:rsidRPr="00882F46" w:rsidRDefault="00294D31">
            <w:pPr>
              <w:ind w:firstLine="0"/>
              <w:jc w:val="left"/>
              <w:rPr>
                <w:ins w:id="9979" w:author="Rinat Gub" w:date="2022-12-06T13:44:00Z"/>
                <w:sz w:val="20"/>
                <w:szCs w:val="20"/>
              </w:rPr>
            </w:pPr>
            <w:ins w:id="9980" w:author="Rinat Gub" w:date="2022-12-06T13:44:00Z">
              <w:r w:rsidRPr="00882F46">
                <w:rPr>
                  <w:sz w:val="20"/>
                  <w:szCs w:val="20"/>
                </w:rPr>
                <w:t>Соответствует — Поставщик/ Участник закупки не включен в Реестр.</w:t>
              </w:r>
            </w:ins>
          </w:p>
        </w:tc>
      </w:tr>
      <w:tr w:rsidR="00294D31" w:rsidRPr="00D35D26" w:rsidTr="00C31074">
        <w:trPr>
          <w:ins w:id="9981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9982" w:author="Rinat Gub" w:date="2022-12-06T13:44:00Z"/>
              </w:rPr>
            </w:pPr>
          </w:p>
        </w:tc>
        <w:tc>
          <w:tcPr>
            <w:tcW w:w="4627" w:type="dxa"/>
          </w:tcPr>
          <w:p w:rsidR="008E7126" w:rsidRPr="00882F46" w:rsidRDefault="00294D31" w:rsidP="00CD0E4F">
            <w:pPr>
              <w:ind w:firstLine="0"/>
              <w:jc w:val="left"/>
              <w:rPr>
                <w:ins w:id="9983" w:author="Rinat Gub" w:date="2022-12-06T13:44:00Z"/>
                <w:sz w:val="20"/>
                <w:szCs w:val="20"/>
              </w:rPr>
            </w:pPr>
            <w:ins w:id="9984" w:author="Rinat Gub" w:date="2022-12-06T13:44:00Z">
              <w:r w:rsidRPr="00882F46">
                <w:rPr>
                  <w:sz w:val="20"/>
                  <w:szCs w:val="20"/>
                </w:rPr>
                <w:t xml:space="preserve">Непроведение ликвидации Поставщика/Участника закупки – юридического лица, отсутствие вступившего в законную силу судебного решения о признании Поставщика/Участника закупки – </w:t>
              </w:r>
              <w:r w:rsidRPr="00882F46">
                <w:rPr>
                  <w:sz w:val="20"/>
                  <w:szCs w:val="20"/>
                </w:rPr>
                <w:lastRenderedPageBreak/>
                <w:t xml:space="preserve">юридического лица несостоятельным (банкротом) и об открытии конкурсного производства, Поставщика/Участника закупки – индивидуального предпринимателя несостоятельным (банкротом) </w:t>
              </w:r>
              <w:r w:rsidR="00F25AFF">
                <w:rPr>
                  <w:color w:val="FF0000"/>
                  <w:sz w:val="20"/>
                  <w:szCs w:val="20"/>
                </w:rPr>
                <w:t>и введении процедуры реализации имущества гражданина,</w:t>
              </w:r>
              <w:r w:rsidR="00F25AFF">
                <w:rPr>
                  <w:sz w:val="20"/>
                  <w:szCs w:val="20"/>
                </w:rPr>
                <w:t xml:space="preserve"> </w:t>
              </w:r>
              <w:r w:rsidR="008E7126" w:rsidRPr="00882F46">
                <w:rPr>
                  <w:sz w:val="20"/>
                  <w:szCs w:val="20"/>
                </w:rPr>
                <w:t>и</w:t>
              </w:r>
              <w:r w:rsidR="00F25AFF">
                <w:rPr>
                  <w:sz w:val="20"/>
                  <w:szCs w:val="20"/>
                </w:rPr>
                <w:t>/или</w:t>
              </w:r>
              <w:r w:rsidR="008E7126" w:rsidRPr="00882F46">
                <w:rPr>
                  <w:sz w:val="20"/>
                  <w:szCs w:val="20"/>
                </w:rPr>
                <w:t xml:space="preserve"> отсутствие решения регистрирующего органа (ФНС РФ) о предстоящем исключении поставщика/Участника закупки из ЕГРЮЛ</w:t>
              </w:r>
              <w:r w:rsidR="00F25AFF">
                <w:rPr>
                  <w:sz w:val="20"/>
                  <w:szCs w:val="20"/>
                </w:rPr>
                <w:t>/ЕГРИП</w:t>
              </w:r>
              <w:r w:rsidR="00B62CE3">
                <w:rPr>
                  <w:sz w:val="20"/>
                  <w:szCs w:val="20"/>
                </w:rPr>
                <w:t>,</w:t>
              </w:r>
              <w:r w:rsidR="008E7126" w:rsidRPr="00882F46">
                <w:rPr>
                  <w:sz w:val="20"/>
                  <w:szCs w:val="20"/>
                </w:rPr>
                <w:t xml:space="preserve"> как недействующего юридического лица</w:t>
              </w:r>
              <w:r w:rsidR="00F25AFF">
                <w:rPr>
                  <w:color w:val="FF0000"/>
                  <w:sz w:val="20"/>
                  <w:szCs w:val="20"/>
                </w:rPr>
                <w:t>/индивидуального предпринимателя</w:t>
              </w:r>
              <w:r w:rsidR="008E7126" w:rsidRPr="00882F46">
                <w:rPr>
                  <w:sz w:val="20"/>
                  <w:szCs w:val="20"/>
                </w:rPr>
                <w:t>.</w:t>
              </w:r>
            </w:ins>
          </w:p>
          <w:p w:rsidR="00294D31" w:rsidRPr="00882F46" w:rsidRDefault="00294D31" w:rsidP="00CD0E4F">
            <w:pPr>
              <w:ind w:firstLine="0"/>
              <w:jc w:val="left"/>
              <w:rPr>
                <w:ins w:id="9985" w:author="Rinat Gub" w:date="2022-12-06T13:44:00Z"/>
                <w:sz w:val="20"/>
                <w:szCs w:val="20"/>
              </w:rPr>
            </w:pPr>
          </w:p>
        </w:tc>
        <w:tc>
          <w:tcPr>
            <w:tcW w:w="5386" w:type="dxa"/>
            <w:gridSpan w:val="2"/>
          </w:tcPr>
          <w:p w:rsidR="00294D31" w:rsidRPr="00882F46" w:rsidRDefault="00294D31">
            <w:pPr>
              <w:ind w:firstLine="0"/>
              <w:jc w:val="left"/>
              <w:rPr>
                <w:ins w:id="9986" w:author="Rinat Gub" w:date="2022-12-06T13:44:00Z"/>
                <w:sz w:val="20"/>
                <w:szCs w:val="20"/>
              </w:rPr>
            </w:pPr>
            <w:ins w:id="9987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Должно отсутствовать соответствующее решение либо иные документы, подтверждающие названные факты, в том числе по данным сайта в информационно-телекоммуникационной сети Интернет: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9988" w:author="Rinat Gub" w:date="2022-12-06T13:44:00Z"/>
                <w:sz w:val="20"/>
                <w:szCs w:val="20"/>
              </w:rPr>
            </w:pPr>
            <w:ins w:id="9989" w:author="Rinat Gub" w:date="2022-12-06T13:44:00Z">
              <w:r w:rsidRPr="00644F5C">
                <w:rPr>
                  <w:sz w:val="20"/>
                  <w:szCs w:val="20"/>
                </w:rPr>
                <w:lastRenderedPageBreak/>
                <w:t>(</w:t>
              </w:r>
              <w:r w:rsidR="000E5AC8">
                <w:fldChar w:fldCharType="begin"/>
              </w:r>
              <w:r w:rsidR="000E5AC8">
                <w:instrText xml:space="preserve"> HYPERLINK "http://www.vestnik-gosreg.ru/publ/vgr/"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http://www.vestnik-gosreg.ru/publ/vgr/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9990" w:author="Rinat Gub" w:date="2022-12-06T13:44:00Z"/>
                <w:color w:val="000000"/>
                <w:sz w:val="20"/>
                <w:szCs w:val="20"/>
              </w:rPr>
            </w:pPr>
            <w:ins w:id="9991" w:author="Rinat Gub" w:date="2022-12-06T13:44:00Z">
              <w:r w:rsidRPr="0057010B">
                <w:rPr>
                  <w:color w:val="000000"/>
                  <w:sz w:val="20"/>
                  <w:szCs w:val="20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"http://www.vestnik-gosreg.ru/publ/fz83/"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http://www.vestnik-gosreg.ru/publ/fz83/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color w:val="000000"/>
                  <w:sz w:val="20"/>
                  <w:szCs w:val="20"/>
                </w:rPr>
                <w:t>)</w:t>
              </w:r>
            </w:ins>
          </w:p>
          <w:p w:rsidR="00294D31" w:rsidRPr="0057010B" w:rsidRDefault="00294D31">
            <w:pPr>
              <w:ind w:firstLine="0"/>
              <w:jc w:val="left"/>
              <w:rPr>
                <w:ins w:id="9992" w:author="Rinat Gub" w:date="2022-12-06T13:44:00Z"/>
                <w:sz w:val="20"/>
                <w:szCs w:val="20"/>
              </w:rPr>
            </w:pPr>
            <w:ins w:id="9993" w:author="Rinat Gub" w:date="2022-12-06T13:44:00Z">
              <w:r w:rsidRPr="0057010B">
                <w:rPr>
                  <w:sz w:val="20"/>
                  <w:szCs w:val="20"/>
                </w:rPr>
                <w:t xml:space="preserve"> (</w:t>
              </w:r>
              <w:r w:rsidR="000E5AC8">
                <w:fldChar w:fldCharType="begin"/>
              </w:r>
              <w:r w:rsidR="000E5AC8">
                <w:instrText xml:space="preserve"> HYPERLINK "http://kad.arbitr.ru/"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882F46">
                <w:rPr>
                  <w:rStyle w:val="ac"/>
                  <w:sz w:val="20"/>
                  <w:szCs w:val="20"/>
                </w:rPr>
                <w:t>://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882F46">
                <w:rPr>
                  <w:rStyle w:val="ac"/>
                  <w:sz w:val="20"/>
                  <w:szCs w:val="20"/>
                </w:rPr>
                <w:t>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9994" w:author="Rinat Gub" w:date="2022-12-06T13:44:00Z"/>
                <w:sz w:val="20"/>
                <w:szCs w:val="20"/>
              </w:rPr>
            </w:pPr>
          </w:p>
          <w:p w:rsidR="00ED0B56" w:rsidRPr="00FA0AB6" w:rsidRDefault="008E7126">
            <w:pPr>
              <w:ind w:firstLine="0"/>
              <w:jc w:val="left"/>
              <w:rPr>
                <w:ins w:id="9995" w:author="Rinat Gub" w:date="2022-12-06T13:44:00Z"/>
                <w:sz w:val="20"/>
                <w:szCs w:val="20"/>
              </w:rPr>
            </w:pPr>
            <w:ins w:id="9996" w:author="Rinat Gub" w:date="2022-12-06T13:44:00Z">
              <w:r w:rsidRPr="00FA0AB6">
                <w:rPr>
                  <w:sz w:val="20"/>
                  <w:szCs w:val="20"/>
                </w:rPr>
                <w:t>Должно отсутствовать решение регистрирующего органа (ФНС РФ) о предстоящем исключении из ЕГРЮЛ</w:t>
              </w:r>
              <w:r w:rsidR="00F25AFF">
                <w:rPr>
                  <w:sz w:val="20"/>
                  <w:szCs w:val="20"/>
                </w:rPr>
                <w:t>/ЕГРИП</w:t>
              </w:r>
              <w:r w:rsidRPr="00FA0AB6">
                <w:rPr>
                  <w:sz w:val="20"/>
                  <w:szCs w:val="20"/>
                </w:rPr>
                <w:t xml:space="preserve"> как недействующего юридического лица</w:t>
              </w:r>
              <w:r w:rsidR="00F25AFF">
                <w:rPr>
                  <w:color w:val="FF0000"/>
                  <w:sz w:val="20"/>
                  <w:szCs w:val="20"/>
                </w:rPr>
                <w:t>/индивидуального предпринимателя</w:t>
              </w:r>
              <w:r w:rsidRPr="00FA0AB6">
                <w:rPr>
                  <w:sz w:val="20"/>
                  <w:szCs w:val="20"/>
                </w:rPr>
                <w:t xml:space="preserve">. 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  </w:r>
              <w:r w:rsidR="000E5AC8">
                <w:fldChar w:fldCharType="begin"/>
              </w:r>
              <w:r w:rsidR="000E5AC8">
                <w:instrText xml:space="preserve"> HYPERLINK "http://www.vestnik-gosreg.ru/publ/fz83" </w:instrText>
              </w:r>
              <w:r w:rsidR="000E5AC8">
                <w:fldChar w:fldCharType="separate"/>
              </w:r>
              <w:r w:rsidRPr="00FA0AB6">
                <w:rPr>
                  <w:rStyle w:val="ac"/>
                  <w:sz w:val="20"/>
                  <w:szCs w:val="20"/>
                </w:rPr>
                <w:t>http://www.vestnik-gosreg.ru/publ/fz83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FA0AB6">
                <w:rPr>
                  <w:sz w:val="20"/>
                  <w:szCs w:val="20"/>
                </w:rPr>
                <w:t>) и других открытых источниках.</w:t>
              </w:r>
            </w:ins>
          </w:p>
        </w:tc>
        <w:tc>
          <w:tcPr>
            <w:tcW w:w="4587" w:type="dxa"/>
          </w:tcPr>
          <w:p w:rsidR="00294D31" w:rsidRPr="00882F46" w:rsidRDefault="00294D31">
            <w:pPr>
              <w:ind w:firstLine="0"/>
              <w:jc w:val="left"/>
              <w:rPr>
                <w:ins w:id="9997" w:author="Rinat Gub" w:date="2022-12-06T13:44:00Z"/>
                <w:sz w:val="20"/>
                <w:szCs w:val="20"/>
              </w:rPr>
            </w:pPr>
            <w:ins w:id="9998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Не соответствует:</w:t>
              </w:r>
            </w:ins>
          </w:p>
          <w:p w:rsidR="00294D31" w:rsidRPr="00882F46" w:rsidRDefault="00294D3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9999" w:author="Rinat Gub" w:date="2022-12-06T13:44:00Z"/>
                <w:sz w:val="20"/>
                <w:szCs w:val="20"/>
              </w:rPr>
            </w:pPr>
            <w:ins w:id="10000" w:author="Rinat Gub" w:date="2022-12-06T13:44:00Z">
              <w:r w:rsidRPr="00882F46">
                <w:rPr>
                  <w:sz w:val="20"/>
                  <w:szCs w:val="20"/>
                </w:rPr>
                <w:t xml:space="preserve">юридическое лицо находится в процессе ликвидации / наличие вступившего в законную силу судебного решения о признании </w:t>
              </w:r>
              <w:r w:rsidRPr="00882F46">
                <w:rPr>
                  <w:sz w:val="20"/>
                  <w:szCs w:val="20"/>
                </w:rPr>
                <w:lastRenderedPageBreak/>
                <w:t>Поставщика/Участника закупки – юридического лица несостоятельным (банкротом) и об открытии конкурсного производства, Поставщика/Участника закупки – индивидуального предпринимателя несостоятельным (банкротом)</w:t>
              </w:r>
              <w:r w:rsidR="00F25AFF">
                <w:rPr>
                  <w:color w:val="FF0000"/>
                  <w:sz w:val="20"/>
                  <w:szCs w:val="20"/>
                </w:rPr>
                <w:t xml:space="preserve"> и введении процедуры реализации имущества гражданина</w:t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  <w:p w:rsidR="00ED0B56" w:rsidRDefault="008E7126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01" w:author="Rinat Gub" w:date="2022-12-06T13:44:00Z"/>
                <w:sz w:val="20"/>
                <w:szCs w:val="20"/>
              </w:rPr>
            </w:pPr>
            <w:ins w:id="10002" w:author="Rinat Gub" w:date="2022-12-06T13:44:00Z">
              <w:r w:rsidRPr="00882F46">
                <w:rPr>
                  <w:sz w:val="20"/>
                  <w:szCs w:val="20"/>
                </w:rPr>
                <w:t xml:space="preserve">в отношении Поставщика/Участника закупки </w:t>
              </w:r>
              <w:r w:rsidR="00F25AFF">
                <w:rPr>
                  <w:color w:val="FF0000"/>
                  <w:sz w:val="20"/>
                  <w:szCs w:val="20"/>
                </w:rPr>
                <w:t>-</w:t>
              </w:r>
              <w:r w:rsidR="00F25AFF">
                <w:rPr>
                  <w:sz w:val="20"/>
                  <w:szCs w:val="20"/>
                </w:rPr>
                <w:t xml:space="preserve"> </w:t>
              </w:r>
              <w:r w:rsidR="00F25AFF">
                <w:rPr>
                  <w:color w:val="FF0000"/>
                  <w:sz w:val="20"/>
                  <w:szCs w:val="20"/>
                </w:rPr>
                <w:t>юридического лица</w:t>
              </w:r>
              <w:r w:rsidR="00F25AF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имеется решение регистрирующего органа (ФНС РФ) о предстоящем исключении из ЕГРЮЛ как недействующего юридического лица</w:t>
              </w:r>
              <w:r w:rsidR="00ED0B56">
                <w:rPr>
                  <w:sz w:val="20"/>
                  <w:szCs w:val="20"/>
                </w:rPr>
                <w:t>;</w:t>
              </w:r>
            </w:ins>
          </w:p>
          <w:p w:rsidR="00F25AFF" w:rsidRPr="00AF736B" w:rsidRDefault="00F25AFF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03" w:author="Rinat Gub" w:date="2022-12-06T13:44:00Z"/>
                <w:sz w:val="20"/>
                <w:szCs w:val="20"/>
              </w:rPr>
            </w:pPr>
            <w:ins w:id="10004" w:author="Rinat Gub" w:date="2022-12-06T13:44:00Z">
              <w:r w:rsidRPr="00F25AFF">
                <w:rPr>
                  <w:sz w:val="20"/>
                  <w:szCs w:val="20"/>
                </w:rPr>
                <w:t>в отношении Поставщика/Участника закупки – индивидуального предпринимателя имеется решение регистрирующего органа (ФНС РФ) о предстоящем исключении из ЕГРИП</w:t>
              </w:r>
              <w:r>
                <w:rPr>
                  <w:sz w:val="20"/>
                  <w:szCs w:val="20"/>
                </w:rPr>
                <w:t>,</w:t>
              </w:r>
              <w:r w:rsidRPr="00F25AFF">
                <w:rPr>
                  <w:sz w:val="20"/>
                  <w:szCs w:val="20"/>
                </w:rPr>
                <w:t xml:space="preserve"> как недействующего индивидуального предпринимателя;</w:t>
              </w:r>
            </w:ins>
          </w:p>
          <w:p w:rsidR="00ED0B56" w:rsidRPr="00ED0B56" w:rsidRDefault="00ED0B56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05" w:author="Rinat Gub" w:date="2022-12-06T13:44:00Z"/>
                <w:sz w:val="20"/>
                <w:szCs w:val="20"/>
              </w:rPr>
            </w:pPr>
            <w:ins w:id="10006" w:author="Rinat Gub" w:date="2022-12-06T13:44:00Z">
              <w:r>
                <w:rPr>
                  <w:sz w:val="20"/>
                  <w:szCs w:val="20"/>
                </w:rPr>
                <w:t>н</w:t>
              </w:r>
              <w:r w:rsidRPr="00ED0B56">
                <w:rPr>
                  <w:sz w:val="20"/>
                  <w:szCs w:val="20"/>
                </w:rPr>
                <w:t>аличие вступившего в законную силу решения суда о прекращении деятельности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ED0B56">
                <w:rPr>
                  <w:sz w:val="20"/>
                  <w:szCs w:val="20"/>
                </w:rPr>
                <w:t>Поставщика/Участника закупки (физического лица) в качестве индивидуального предпринимателя в принудительном порядке;</w:t>
              </w:r>
            </w:ins>
          </w:p>
          <w:p w:rsidR="00F25AFF" w:rsidRDefault="00ED0B56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07" w:author="Rinat Gub" w:date="2022-12-06T13:44:00Z"/>
                <w:sz w:val="20"/>
                <w:szCs w:val="20"/>
              </w:rPr>
            </w:pPr>
            <w:ins w:id="10008" w:author="Rinat Gub" w:date="2022-12-06T13:44:00Z">
              <w:r>
                <w:rPr>
                  <w:sz w:val="20"/>
                  <w:szCs w:val="20"/>
                </w:rPr>
                <w:t>н</w:t>
              </w:r>
              <w:r w:rsidRPr="00ED0B56">
                <w:rPr>
                  <w:sz w:val="20"/>
                  <w:szCs w:val="20"/>
                </w:rPr>
                <w:t>аличие вступившего в законную силу приговора суда в отношении Поставщика/Участника закупки (индивидуального предпринимателя), которым ему назначено наказание в виде лишения права заниматься предпринимательской деятельностью на определенный срок</w:t>
              </w:r>
              <w:r w:rsidR="00F25AFF">
                <w:rPr>
                  <w:sz w:val="20"/>
                  <w:szCs w:val="20"/>
                </w:rPr>
                <w:t>;</w:t>
              </w:r>
            </w:ins>
          </w:p>
          <w:p w:rsidR="008E7126" w:rsidRPr="00882F46" w:rsidRDefault="00F25AFF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09" w:author="Rinat Gub" w:date="2022-12-06T13:44:00Z"/>
                <w:sz w:val="20"/>
                <w:szCs w:val="20"/>
              </w:rPr>
            </w:pPr>
            <w:ins w:id="10010" w:author="Rinat Gub" w:date="2022-12-06T13:44:00Z">
              <w:r>
                <w:rPr>
                  <w:color w:val="00B050"/>
                  <w:sz w:val="20"/>
                  <w:szCs w:val="20"/>
                </w:rPr>
                <w:t>наличие завершённой внесудебной процедуры банкротства в отношении Поставщика/Участника закупки (физического лица)</w:t>
              </w:r>
              <w:r w:rsidR="00ED0B56" w:rsidRPr="00ED0B56">
                <w:rPr>
                  <w:sz w:val="20"/>
                  <w:szCs w:val="20"/>
                </w:rPr>
                <w:t>.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10011" w:author="Rinat Gub" w:date="2022-12-06T13:44:00Z"/>
                <w:sz w:val="20"/>
                <w:szCs w:val="20"/>
              </w:rPr>
            </w:pPr>
          </w:p>
          <w:p w:rsidR="00294D31" w:rsidRPr="00882F46" w:rsidRDefault="00294D31">
            <w:pPr>
              <w:ind w:firstLine="0"/>
              <w:jc w:val="left"/>
              <w:rPr>
                <w:ins w:id="10012" w:author="Rinat Gub" w:date="2022-12-06T13:44:00Z"/>
                <w:sz w:val="20"/>
                <w:szCs w:val="20"/>
              </w:rPr>
            </w:pPr>
            <w:ins w:id="10013" w:author="Rinat Gub" w:date="2022-12-06T13:44:00Z">
              <w:r w:rsidRPr="00882F46">
                <w:rPr>
                  <w:sz w:val="20"/>
                  <w:szCs w:val="20"/>
                </w:rPr>
                <w:t>Соответствует:</w:t>
              </w:r>
            </w:ins>
          </w:p>
          <w:p w:rsidR="00294D31" w:rsidRPr="00882F46" w:rsidRDefault="00294D3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14" w:author="Rinat Gub" w:date="2022-12-06T13:44:00Z"/>
                <w:sz w:val="20"/>
                <w:szCs w:val="20"/>
              </w:rPr>
            </w:pPr>
            <w:ins w:id="10015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открытии конкурсного производства, Поставщика/Участника закупки – индивидуального предпринимателя несостоятельным (банкротом)</w:t>
              </w:r>
              <w:r w:rsidR="00F25AFF">
                <w:rPr>
                  <w:sz w:val="20"/>
                  <w:szCs w:val="20"/>
                </w:rPr>
                <w:t xml:space="preserve"> </w:t>
              </w:r>
              <w:r w:rsidR="00F25AFF">
                <w:rPr>
                  <w:color w:val="FF0000"/>
                  <w:sz w:val="20"/>
                  <w:szCs w:val="20"/>
                </w:rPr>
                <w:t>и введении процедуры реализации имущества гражданина</w:t>
              </w:r>
              <w:r w:rsidR="00047617">
                <w:rPr>
                  <w:sz w:val="20"/>
                  <w:szCs w:val="20"/>
                </w:rPr>
                <w:t>;</w:t>
              </w:r>
            </w:ins>
          </w:p>
          <w:p w:rsidR="00ED0B56" w:rsidRDefault="008E7126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16" w:author="Rinat Gub" w:date="2022-12-06T13:44:00Z"/>
                <w:sz w:val="20"/>
                <w:szCs w:val="20"/>
              </w:rPr>
            </w:pPr>
            <w:ins w:id="10017" w:author="Rinat Gub" w:date="2022-12-06T13:44:00Z">
              <w:r w:rsidRPr="00882F46">
                <w:rPr>
                  <w:sz w:val="20"/>
                  <w:szCs w:val="20"/>
                </w:rPr>
                <w:t>в отношении Поставщика/Участника закупки отсутствует решение регистрирующего органа (ФНС РФ) о предстоящем исключении из ЕГРЮЛ как недействующего юридического лица</w:t>
              </w:r>
              <w:r w:rsidR="00ED0B56">
                <w:rPr>
                  <w:sz w:val="20"/>
                  <w:szCs w:val="20"/>
                </w:rPr>
                <w:t>;</w:t>
              </w:r>
            </w:ins>
          </w:p>
          <w:p w:rsidR="00F25AFF" w:rsidRPr="00AF736B" w:rsidRDefault="00F25AFF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18" w:author="Rinat Gub" w:date="2022-12-06T13:44:00Z"/>
                <w:sz w:val="20"/>
                <w:szCs w:val="20"/>
              </w:rPr>
            </w:pPr>
            <w:ins w:id="10019" w:author="Rinat Gub" w:date="2022-12-06T13:44:00Z">
              <w:r w:rsidRPr="00F25AFF">
                <w:rPr>
                  <w:sz w:val="20"/>
                  <w:szCs w:val="20"/>
                </w:rPr>
                <w:t>в отношении Поставщика/Участника закупки – индивидуального предпринимателя отсутствует решение регистрирующего органа (ФНС РФ) о предстоящем исключении из ЕГРИП</w:t>
              </w:r>
              <w:r>
                <w:rPr>
                  <w:sz w:val="20"/>
                  <w:szCs w:val="20"/>
                </w:rPr>
                <w:t>,</w:t>
              </w:r>
              <w:r w:rsidRPr="00F25AFF">
                <w:rPr>
                  <w:sz w:val="20"/>
                  <w:szCs w:val="20"/>
                </w:rPr>
                <w:t xml:space="preserve"> как недействующего индивидуального предпринимателя;</w:t>
              </w:r>
            </w:ins>
          </w:p>
          <w:p w:rsidR="000B6091" w:rsidRPr="00ED0B56" w:rsidRDefault="000B60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20" w:author="Rinat Gub" w:date="2022-12-06T13:44:00Z"/>
                <w:sz w:val="20"/>
                <w:szCs w:val="20"/>
              </w:rPr>
            </w:pPr>
            <w:ins w:id="10021" w:author="Rinat Gub" w:date="2022-12-06T13:44:00Z">
              <w:r>
                <w:rPr>
                  <w:sz w:val="20"/>
                  <w:szCs w:val="20"/>
                </w:rPr>
                <w:t>отсутствуют</w:t>
              </w:r>
              <w:r w:rsidRPr="00ED0B56">
                <w:rPr>
                  <w:sz w:val="20"/>
                  <w:szCs w:val="20"/>
                </w:rPr>
                <w:t xml:space="preserve"> вступивш</w:t>
              </w:r>
              <w:r>
                <w:rPr>
                  <w:sz w:val="20"/>
                  <w:szCs w:val="20"/>
                </w:rPr>
                <w:t>ие</w:t>
              </w:r>
              <w:r w:rsidRPr="00ED0B56">
                <w:rPr>
                  <w:sz w:val="20"/>
                  <w:szCs w:val="20"/>
                </w:rPr>
                <w:t xml:space="preserve"> в законную силу решения суда о прекращении деятельности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ED0B56">
                <w:rPr>
                  <w:sz w:val="20"/>
                  <w:szCs w:val="20"/>
                </w:rPr>
                <w:t>Поставщика/Участника закупки (физического лица) в качестве индивидуального предпринимателя в принудительном порядке;</w:t>
              </w:r>
            </w:ins>
          </w:p>
          <w:p w:rsidR="00F25AFF" w:rsidRDefault="000B60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22" w:author="Rinat Gub" w:date="2022-12-06T13:44:00Z"/>
                <w:sz w:val="20"/>
                <w:szCs w:val="20"/>
              </w:rPr>
            </w:pPr>
            <w:ins w:id="10023" w:author="Rinat Gub" w:date="2022-12-06T13:44:00Z">
              <w:r>
                <w:rPr>
                  <w:sz w:val="20"/>
                  <w:szCs w:val="20"/>
                </w:rPr>
                <w:t xml:space="preserve">отсутствуют </w:t>
              </w:r>
              <w:r w:rsidRPr="00ED0B56">
                <w:rPr>
                  <w:sz w:val="20"/>
                  <w:szCs w:val="20"/>
                </w:rPr>
                <w:t>вступивш</w:t>
              </w:r>
              <w:r>
                <w:rPr>
                  <w:sz w:val="20"/>
                  <w:szCs w:val="20"/>
                </w:rPr>
                <w:t>ие</w:t>
              </w:r>
              <w:r w:rsidRPr="00ED0B56">
                <w:rPr>
                  <w:sz w:val="20"/>
                  <w:szCs w:val="20"/>
                </w:rPr>
                <w:t xml:space="preserve"> в законную силу приговора суда в отношении Поставщика/Участника закупки (индивидуального предпринимателя), которым ему назначено наказание в виде лишения права заниматься предпринимательской деятельностью на определенный срок</w:t>
              </w:r>
              <w:r w:rsidR="00F25AFF">
                <w:rPr>
                  <w:sz w:val="20"/>
                  <w:szCs w:val="20"/>
                </w:rPr>
                <w:t>;</w:t>
              </w:r>
            </w:ins>
          </w:p>
          <w:p w:rsidR="00294D31" w:rsidRPr="00882F46" w:rsidRDefault="00F25AFF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024" w:author="Rinat Gub" w:date="2022-12-06T13:44:00Z"/>
                <w:sz w:val="20"/>
                <w:szCs w:val="20"/>
              </w:rPr>
            </w:pPr>
            <w:ins w:id="10025" w:author="Rinat Gub" w:date="2022-12-06T13:44:00Z">
              <w:r>
                <w:rPr>
                  <w:color w:val="00B050"/>
                  <w:sz w:val="20"/>
                  <w:szCs w:val="20"/>
                </w:rPr>
                <w:t>отсутствует завершённая внесудебная процедура банкротства в отношении Поставщика/Участника закупки (физического лица)</w:t>
              </w:r>
              <w:r w:rsidR="00047617">
                <w:rPr>
                  <w:color w:val="00B050"/>
                  <w:sz w:val="20"/>
                  <w:szCs w:val="20"/>
                </w:rPr>
                <w:t>.</w:t>
              </w:r>
            </w:ins>
          </w:p>
        </w:tc>
      </w:tr>
      <w:tr w:rsidR="00294D31" w:rsidRPr="00D35D26" w:rsidTr="00C31074">
        <w:trPr>
          <w:ins w:id="10026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10027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D0E4F">
            <w:pPr>
              <w:ind w:firstLine="0"/>
              <w:jc w:val="left"/>
              <w:rPr>
                <w:ins w:id="10028" w:author="Rinat Gub" w:date="2022-12-06T13:44:00Z"/>
                <w:sz w:val="20"/>
                <w:szCs w:val="20"/>
              </w:rPr>
            </w:pPr>
            <w:ins w:id="10029" w:author="Rinat Gub" w:date="2022-12-06T13:44:00Z">
              <w:r w:rsidRPr="00882F46">
                <w:rPr>
                  <w:sz w:val="20"/>
                  <w:szCs w:val="20"/>
                </w:rPr>
  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  </w:r>
              <w:r w:rsidRPr="00882F46">
                <w:rPr>
                  <w:sz w:val="20"/>
                  <w:szCs w:val="20"/>
                  <w:vertAlign w:val="superscript"/>
                </w:rPr>
                <w:footnoteReference w:id="24"/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5386" w:type="dxa"/>
            <w:gridSpan w:val="2"/>
          </w:tcPr>
          <w:p w:rsidR="00294D31" w:rsidRPr="00882F46" w:rsidRDefault="00294D31">
            <w:pPr>
              <w:ind w:left="34" w:firstLine="0"/>
              <w:jc w:val="left"/>
              <w:rPr>
                <w:ins w:id="10034" w:author="Rinat Gub" w:date="2022-12-06T13:44:00Z"/>
                <w:sz w:val="20"/>
                <w:szCs w:val="20"/>
              </w:rPr>
            </w:pPr>
            <w:ins w:id="10035" w:author="Rinat Gub" w:date="2022-12-06T13:44:00Z">
              <w:r w:rsidRPr="00882F46">
                <w:rPr>
                  <w:sz w:val="20"/>
                  <w:szCs w:val="20"/>
                </w:rPr>
  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ПАО «НК «Роснефть» и/или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Обществом Группы.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10036" w:author="Rinat Gub" w:date="2022-12-06T13:44:00Z"/>
                <w:sz w:val="20"/>
                <w:szCs w:val="20"/>
              </w:rPr>
            </w:pPr>
            <w:ins w:id="10037" w:author="Rinat Gub" w:date="2022-12-06T13:44:00Z">
              <w:r w:rsidRPr="00882F46">
                <w:rPr>
                  <w:sz w:val="20"/>
                  <w:szCs w:val="20"/>
                </w:rPr>
  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и других открытых источниках.</w:t>
              </w:r>
            </w:ins>
          </w:p>
        </w:tc>
        <w:tc>
          <w:tcPr>
            <w:tcW w:w="4587" w:type="dxa"/>
          </w:tcPr>
          <w:p w:rsidR="00294D31" w:rsidRPr="00882F46" w:rsidRDefault="00294D31">
            <w:pPr>
              <w:ind w:firstLine="0"/>
              <w:jc w:val="left"/>
              <w:rPr>
                <w:ins w:id="10038" w:author="Rinat Gub" w:date="2022-12-06T13:44:00Z"/>
                <w:sz w:val="20"/>
                <w:szCs w:val="20"/>
              </w:rPr>
            </w:pPr>
            <w:ins w:id="10039" w:author="Rinat Gub" w:date="2022-12-06T13:44:00Z">
              <w:r w:rsidRPr="00882F46">
                <w:rPr>
                  <w:sz w:val="20"/>
                  <w:szCs w:val="20"/>
                </w:rPr>
  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  </w:r>
            </w:ins>
          </w:p>
          <w:p w:rsidR="00294D31" w:rsidRPr="00882F46" w:rsidRDefault="00294D31">
            <w:pPr>
              <w:jc w:val="left"/>
              <w:rPr>
                <w:ins w:id="10040" w:author="Rinat Gub" w:date="2022-12-06T13:44:00Z"/>
                <w:sz w:val="20"/>
                <w:szCs w:val="20"/>
              </w:rPr>
            </w:pPr>
          </w:p>
          <w:p w:rsidR="00294D31" w:rsidRPr="00882F46" w:rsidRDefault="00294D31">
            <w:pPr>
              <w:ind w:firstLine="0"/>
              <w:jc w:val="left"/>
              <w:rPr>
                <w:ins w:id="10041" w:author="Rinat Gub" w:date="2022-12-06T13:44:00Z"/>
                <w:sz w:val="20"/>
                <w:szCs w:val="20"/>
              </w:rPr>
            </w:pPr>
            <w:ins w:id="10042" w:author="Rinat Gub" w:date="2022-12-06T13:44:00Z">
              <w:r w:rsidRPr="00882F46">
                <w:rPr>
                  <w:sz w:val="20"/>
                  <w:szCs w:val="20"/>
                </w:rPr>
  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  </w:r>
            </w:ins>
          </w:p>
        </w:tc>
      </w:tr>
      <w:tr w:rsidR="00294D31" w:rsidRPr="00D35D26" w:rsidTr="00C31074">
        <w:trPr>
          <w:ins w:id="10043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10044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D0E4F">
            <w:pPr>
              <w:ind w:firstLine="0"/>
              <w:jc w:val="left"/>
              <w:rPr>
                <w:ins w:id="10045" w:author="Rinat Gub" w:date="2022-12-06T13:44:00Z"/>
                <w:sz w:val="20"/>
                <w:szCs w:val="20"/>
              </w:rPr>
            </w:pPr>
            <w:ins w:id="10046" w:author="Rinat Gub" w:date="2022-12-06T13:44:00Z">
              <w:r w:rsidRPr="00882F46">
                <w:rPr>
                  <w:sz w:val="20"/>
                  <w:szCs w:val="20"/>
                </w:rPr>
  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 в отношении: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47" w:author="Rinat Gub" w:date="2022-12-06T13:44:00Z"/>
                <w:sz w:val="20"/>
                <w:szCs w:val="20"/>
              </w:rPr>
            </w:pPr>
            <w:ins w:id="10048" w:author="Rinat Gub" w:date="2022-12-06T13:44:00Z">
              <w:r w:rsidRPr="00882F46">
                <w:rPr>
                  <w:sz w:val="20"/>
                  <w:szCs w:val="20"/>
                </w:rPr>
                <w:t xml:space="preserve">физического лица – собственника, включая конечных бенефициаров, имеющих право распоряжаться более чем </w:t>
              </w:r>
              <w:r w:rsidR="006B185C" w:rsidRPr="006B185C">
                <w:rPr>
                  <w:sz w:val="20"/>
                  <w:szCs w:val="20"/>
                </w:rPr>
                <w:t>5</w:t>
              </w:r>
              <w:r w:rsidR="006B185C" w:rsidRPr="00882F46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49" w:author="Rinat Gub" w:date="2022-12-06T13:44:00Z"/>
                <w:sz w:val="20"/>
                <w:szCs w:val="20"/>
              </w:rPr>
            </w:pPr>
            <w:ins w:id="10050" w:author="Rinat Gub" w:date="2022-12-06T13:44:00Z">
              <w:r w:rsidRPr="00882F46">
                <w:rPr>
                  <w:sz w:val="20"/>
                  <w:szCs w:val="20"/>
                </w:rPr>
                <w:t>единоличного исполнительного органа (генеральный директор, директор, президент и т.п.) Поставщика/Участника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51" w:author="Rinat Gub" w:date="2022-12-06T13:44:00Z"/>
                <w:sz w:val="20"/>
                <w:szCs w:val="20"/>
              </w:rPr>
            </w:pPr>
            <w:ins w:id="10052" w:author="Rinat Gub" w:date="2022-12-06T13:44:00Z">
              <w:r w:rsidRPr="00882F46">
                <w:rPr>
                  <w:sz w:val="20"/>
                  <w:szCs w:val="20"/>
                </w:rPr>
                <w:t>индивидуального предпринимателя.</w:t>
              </w:r>
            </w:ins>
          </w:p>
        </w:tc>
        <w:tc>
          <w:tcPr>
            <w:tcW w:w="5386" w:type="dxa"/>
            <w:gridSpan w:val="2"/>
          </w:tcPr>
          <w:p w:rsidR="008E7126" w:rsidRPr="00882F46" w:rsidRDefault="008E7126">
            <w:pPr>
              <w:pStyle w:val="Textbody"/>
              <w:widowControl/>
              <w:spacing w:after="0"/>
              <w:rPr>
                <w:ins w:id="10053" w:author="Rinat Gub" w:date="2022-12-06T13:44:00Z"/>
                <w:rFonts w:cs="Times New Roman"/>
                <w:sz w:val="20"/>
                <w:szCs w:val="20"/>
              </w:rPr>
            </w:pPr>
            <w:ins w:id="10054" w:author="Rinat Gub" w:date="2022-12-06T13:44:00Z">
              <w:r w:rsidRPr="00882F46">
                <w:rPr>
                  <w:rFonts w:cs="Times New Roman"/>
                  <w:sz w:val="20"/>
                  <w:szCs w:val="20"/>
                </w:rPr>
  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  </w:r>
            </w:ins>
          </w:p>
          <w:p w:rsidR="008E7126" w:rsidRPr="00882F46" w:rsidRDefault="008E7126">
            <w:pPr>
              <w:pStyle w:val="Textbody"/>
              <w:widowControl/>
              <w:spacing w:after="0"/>
              <w:rPr>
                <w:ins w:id="10055" w:author="Rinat Gub" w:date="2022-12-06T13:44:00Z"/>
                <w:rFonts w:cs="Times New Roman"/>
                <w:sz w:val="20"/>
                <w:szCs w:val="20"/>
              </w:rPr>
            </w:pPr>
          </w:p>
          <w:p w:rsidR="008E7126" w:rsidRPr="00882F46" w:rsidRDefault="008E7126">
            <w:pPr>
              <w:pStyle w:val="Textbody"/>
              <w:widowControl/>
              <w:numPr>
                <w:ilvl w:val="0"/>
                <w:numId w:val="234"/>
              </w:numPr>
              <w:spacing w:after="0"/>
              <w:rPr>
                <w:ins w:id="10056" w:author="Rinat Gub" w:date="2022-12-06T13:44:00Z"/>
                <w:rStyle w:val="ac"/>
                <w:kern w:val="0"/>
                <w:sz w:val="20"/>
                <w:szCs w:val="20"/>
                <w:lang w:eastAsia="ru-RU" w:bidi="ar-SA"/>
              </w:rPr>
            </w:pPr>
            <w:ins w:id="10057" w:author="Rinat Gub" w:date="2022-12-06T13:44:00Z">
              <w:r w:rsidRPr="002B1D4C">
                <w:rPr>
                  <w:rFonts w:cs="Times New Roman"/>
                  <w:sz w:val="20"/>
                  <w:szCs w:val="20"/>
                </w:rPr>
                <w:t>«</w:t>
              </w:r>
              <w:r w:rsidR="000E5AC8">
                <w:fldChar w:fldCharType="begin"/>
              </w:r>
              <w:r w:rsidR="000E5AC8">
                <w:instrText xml:space="preserve"> HYPERLINK "https://service.nalog.ru/disfind.do" \t "_blank" </w:instrText>
              </w:r>
              <w:r w:rsidR="000E5AC8">
                <w:fldChar w:fldCharType="separate"/>
              </w:r>
              <w:r w:rsidRPr="00882F46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  <w:r w:rsidR="000E5AC8">
                <w:rPr>
                  <w:rFonts w:cs="Times New Roman"/>
                  <w:sz w:val="20"/>
                  <w:szCs w:val="20"/>
                </w:rPr>
                <w:fldChar w:fldCharType="end"/>
              </w:r>
              <w:r w:rsidRPr="00882F46">
                <w:rPr>
                  <w:rFonts w:cs="Times New Roman"/>
                  <w:sz w:val="20"/>
                  <w:szCs w:val="20"/>
                </w:rPr>
                <w:t xml:space="preserve">» </w:t>
              </w:r>
              <w:r w:rsidRPr="00882F46">
                <w:rPr>
                  <w:rStyle w:val="ac"/>
                  <w:sz w:val="20"/>
                  <w:szCs w:val="20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"https://service.nalog.ru/disfind.do"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882F46">
                <w:rPr>
                  <w:rStyle w:val="ac"/>
                  <w:sz w:val="20"/>
                  <w:szCs w:val="20"/>
                </w:rPr>
                <w:t>://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882F46">
                <w:rPr>
                  <w:rStyle w:val="ac"/>
                  <w:sz w:val="20"/>
                  <w:szCs w:val="20"/>
                </w:rPr>
                <w:t>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do</w:t>
              </w:r>
              <w:r w:rsidR="000E5AC8">
                <w:rPr>
                  <w:rStyle w:val="ac"/>
                  <w:sz w:val="20"/>
                  <w:szCs w:val="20"/>
                  <w:lang w:val="en-US"/>
                </w:rPr>
                <w:fldChar w:fldCharType="end"/>
              </w:r>
              <w:r w:rsidRPr="00882F46">
                <w:rPr>
                  <w:rStyle w:val="ac"/>
                  <w:sz w:val="20"/>
                  <w:szCs w:val="20"/>
                </w:rPr>
                <w:t>)</w:t>
              </w:r>
            </w:ins>
          </w:p>
          <w:p w:rsidR="00294D31" w:rsidRPr="00882F46" w:rsidRDefault="008E7126">
            <w:pPr>
              <w:pStyle w:val="afa"/>
              <w:numPr>
                <w:ilvl w:val="0"/>
                <w:numId w:val="234"/>
              </w:numPr>
              <w:rPr>
                <w:ins w:id="10058" w:author="Rinat Gub" w:date="2022-12-06T13:44:00Z"/>
              </w:rPr>
            </w:pPr>
            <w:ins w:id="10059" w:author="Rinat Gub" w:date="2022-12-06T13:44:00Z">
              <w:r w:rsidRPr="00882F46" w:rsidDel="008E7126">
                <w:t xml:space="preserve"> </w:t>
              </w:r>
              <w:r w:rsidR="00294D31" w:rsidRPr="00882F46">
  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  </w:r>
              <w:r w:rsidR="00A9777F">
                <w:t xml:space="preserve"> </w:t>
              </w:r>
              <w:r w:rsidR="00294D31" w:rsidRPr="00882F46">
                <w:t>(</w:t>
              </w:r>
              <w:r w:rsidR="000E5AC8">
                <w:fldChar w:fldCharType="begin"/>
              </w:r>
              <w:r w:rsidR="000E5AC8">
                <w:instrText xml:space="preserve"> HYPERLINK "https://service.nalog.ru/svl.do" </w:instrText>
              </w:r>
              <w:r w:rsidR="000E5AC8">
                <w:fldChar w:fldCharType="separate"/>
              </w:r>
              <w:r w:rsidR="00294D31" w:rsidRPr="00882F46">
                <w:rPr>
                  <w:rStyle w:val="ac"/>
                </w:rPr>
                <w:t>https://service.nalog.ru/svl.do</w:t>
              </w:r>
              <w:r w:rsidR="000E5AC8">
                <w:rPr>
                  <w:rStyle w:val="ac"/>
                </w:rPr>
                <w:fldChar w:fldCharType="end"/>
              </w:r>
              <w:r w:rsidR="00294D31" w:rsidRPr="00882F46">
                <w:t>)</w:t>
              </w:r>
            </w:ins>
          </w:p>
          <w:p w:rsidR="00294D31" w:rsidRPr="0057010B" w:rsidRDefault="00294D31">
            <w:pPr>
              <w:ind w:firstLine="0"/>
              <w:jc w:val="left"/>
              <w:rPr>
                <w:ins w:id="10060" w:author="Rinat Gub" w:date="2022-12-06T13:44:00Z"/>
                <w:sz w:val="20"/>
                <w:szCs w:val="20"/>
              </w:rPr>
            </w:pPr>
            <w:ins w:id="10061" w:author="Rinat Gub" w:date="2022-12-06T13:44:00Z">
              <w:r w:rsidRPr="00882F46">
                <w:rPr>
                  <w:sz w:val="20"/>
                  <w:szCs w:val="20"/>
                </w:rPr>
                <w:t>Должны отсутствовать соответствующие судебные решения по данным сайта в информационно-телекоммуникационной сети Интернет(</w:t>
              </w:r>
              <w:r w:rsidR="000E5AC8">
                <w:fldChar w:fldCharType="begin"/>
              </w:r>
              <w:r w:rsidR="000E5AC8">
                <w:instrText xml:space="preserve"> HYPERLINK "http://kad.arbitr.ru/"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882F46">
                <w:rPr>
                  <w:rStyle w:val="ac"/>
                  <w:sz w:val="20"/>
                  <w:szCs w:val="20"/>
                </w:rPr>
                <w:t>://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882F46">
                <w:rPr>
                  <w:rStyle w:val="ac"/>
                  <w:sz w:val="20"/>
                  <w:szCs w:val="20"/>
                </w:rPr>
                <w:t>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</w:t>
              </w:r>
              <w:r w:rsidRPr="0057010B">
                <w:rPr>
                  <w:sz w:val="20"/>
                  <w:szCs w:val="20"/>
                </w:rPr>
                <w:t xml:space="preserve"> в отношении: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62" w:author="Rinat Gub" w:date="2022-12-06T13:44:00Z"/>
                <w:sz w:val="20"/>
                <w:szCs w:val="20"/>
              </w:rPr>
            </w:pPr>
            <w:ins w:id="10063" w:author="Rinat Gub" w:date="2022-12-06T13:44:00Z">
              <w:r w:rsidRPr="00882F46">
                <w:rPr>
                  <w:sz w:val="20"/>
                  <w:szCs w:val="20"/>
                </w:rPr>
                <w:t xml:space="preserve">физического лица – собственника, включая конечных бенефициаров, имеющих право распоряжаться более чем </w:t>
              </w:r>
              <w:r w:rsidR="006B185C" w:rsidRPr="000541A7">
                <w:rPr>
                  <w:sz w:val="20"/>
                  <w:szCs w:val="20"/>
                </w:rPr>
                <w:t>5</w:t>
              </w:r>
              <w:r w:rsidR="006B185C" w:rsidRPr="00882F46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процентами общего количества голосов, приходящихся на голосующие акции либо </w:t>
              </w:r>
              <w:r w:rsidRPr="00882F46">
                <w:rPr>
                  <w:sz w:val="20"/>
                  <w:szCs w:val="20"/>
                </w:rPr>
                <w:lastRenderedPageBreak/>
                <w:t>составляющие уставной или складочный капитал вклады, доли Поставщика / 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64" w:author="Rinat Gub" w:date="2022-12-06T13:44:00Z"/>
                <w:sz w:val="20"/>
                <w:szCs w:val="20"/>
              </w:rPr>
            </w:pPr>
            <w:ins w:id="10065" w:author="Rinat Gub" w:date="2022-12-06T13:44:00Z">
              <w:r w:rsidRPr="00882F46">
                <w:rPr>
                  <w:sz w:val="20"/>
                  <w:szCs w:val="20"/>
                </w:rPr>
                <w:t>единоличного исполнительного органа (генеральный директор, директор, президент и т.п.) Поставщика/Участника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66" w:author="Rinat Gub" w:date="2022-12-06T13:44:00Z"/>
                <w:sz w:val="20"/>
                <w:szCs w:val="20"/>
              </w:rPr>
            </w:pPr>
            <w:ins w:id="10067" w:author="Rinat Gub" w:date="2022-12-06T13:44:00Z">
              <w:r w:rsidRPr="00882F46">
                <w:rPr>
                  <w:sz w:val="20"/>
                  <w:szCs w:val="20"/>
                </w:rPr>
                <w:t>индивидуального предпринимателя.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10068" w:author="Rinat Gub" w:date="2022-12-06T13:44:00Z"/>
                <w:sz w:val="20"/>
                <w:szCs w:val="20"/>
              </w:rPr>
            </w:pPr>
            <w:ins w:id="10069" w:author="Rinat Gub" w:date="2022-12-06T13:44:00Z">
              <w:r w:rsidRPr="00882F46">
                <w:rPr>
                  <w:sz w:val="20"/>
                  <w:szCs w:val="20"/>
                </w:rPr>
                <w:t xml:space="preserve"> </w:t>
              </w:r>
            </w:ins>
          </w:p>
          <w:p w:rsidR="00294D31" w:rsidRPr="00882F46" w:rsidRDefault="00294D31">
            <w:pPr>
              <w:ind w:firstLine="0"/>
              <w:jc w:val="left"/>
              <w:rPr>
                <w:ins w:id="10070" w:author="Rinat Gub" w:date="2022-12-06T13:44:00Z"/>
                <w:sz w:val="20"/>
                <w:szCs w:val="20"/>
              </w:rPr>
            </w:pPr>
            <w:ins w:id="10071" w:author="Rinat Gub" w:date="2022-12-06T13:44:00Z">
              <w:r w:rsidRPr="00882F46">
                <w:rPr>
                  <w:sz w:val="20"/>
                  <w:szCs w:val="20"/>
                </w:rPr>
  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  </w:r>
            </w:ins>
          </w:p>
        </w:tc>
        <w:tc>
          <w:tcPr>
            <w:tcW w:w="4587" w:type="dxa"/>
          </w:tcPr>
          <w:p w:rsidR="00294D31" w:rsidRPr="00882F46" w:rsidRDefault="00294D31">
            <w:pPr>
              <w:tabs>
                <w:tab w:val="center" w:pos="4677"/>
                <w:tab w:val="right" w:pos="9355"/>
              </w:tabs>
              <w:ind w:firstLine="0"/>
              <w:jc w:val="left"/>
              <w:rPr>
                <w:ins w:id="10072" w:author="Rinat Gub" w:date="2022-12-06T13:44:00Z"/>
                <w:sz w:val="20"/>
                <w:szCs w:val="20"/>
              </w:rPr>
            </w:pPr>
            <w:ins w:id="10073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Не соответствует — имеются соответствующие судебные решения и/или Поставщик/Участник закупки включен в соответствующий реестр ФНС РФ в отношении: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74" w:author="Rinat Gub" w:date="2022-12-06T13:44:00Z"/>
                <w:sz w:val="20"/>
                <w:szCs w:val="20"/>
              </w:rPr>
            </w:pPr>
            <w:ins w:id="10075" w:author="Rinat Gub" w:date="2022-12-06T13:44:00Z">
              <w:r w:rsidRPr="00882F46">
                <w:rPr>
                  <w:sz w:val="20"/>
                  <w:szCs w:val="20"/>
                </w:rPr>
                <w:t xml:space="preserve">физического лица – собственника, включая конечных бенефициаров, имеющих право распоряжаться более чем </w:t>
              </w:r>
              <w:r w:rsidR="006B185C" w:rsidRPr="00FA0AB6">
                <w:rPr>
                  <w:sz w:val="20"/>
                  <w:szCs w:val="20"/>
                </w:rPr>
                <w:t>5</w:t>
              </w:r>
              <w:r w:rsidR="006B185C" w:rsidRPr="00882F46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76" w:author="Rinat Gub" w:date="2022-12-06T13:44:00Z"/>
                <w:sz w:val="20"/>
                <w:szCs w:val="20"/>
              </w:rPr>
            </w:pPr>
            <w:ins w:id="10077" w:author="Rinat Gub" w:date="2022-12-06T13:44:00Z">
              <w:r w:rsidRPr="00882F46">
                <w:rPr>
                  <w:sz w:val="20"/>
                  <w:szCs w:val="20"/>
                </w:rPr>
                <w:t>единоличного исполнительного органа (генеральный директор, директор, президент и т.п.) Поставщика/Участника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78" w:author="Rinat Gub" w:date="2022-12-06T13:44:00Z"/>
                <w:sz w:val="20"/>
                <w:szCs w:val="20"/>
              </w:rPr>
            </w:pPr>
            <w:ins w:id="10079" w:author="Rinat Gub" w:date="2022-12-06T13:44:00Z">
              <w:r w:rsidRPr="00882F46">
                <w:rPr>
                  <w:sz w:val="20"/>
                  <w:szCs w:val="20"/>
                </w:rPr>
                <w:t>индивидуального предпринимателя.</w:t>
              </w:r>
            </w:ins>
          </w:p>
          <w:p w:rsidR="00294D31" w:rsidRPr="002B1D4C" w:rsidRDefault="00294D31">
            <w:pPr>
              <w:tabs>
                <w:tab w:val="center" w:pos="4677"/>
                <w:tab w:val="right" w:pos="9355"/>
              </w:tabs>
              <w:ind w:firstLine="0"/>
              <w:jc w:val="left"/>
              <w:rPr>
                <w:ins w:id="10080" w:author="Rinat Gub" w:date="2022-12-06T13:44:00Z"/>
                <w:sz w:val="20"/>
                <w:szCs w:val="20"/>
              </w:rPr>
            </w:pPr>
          </w:p>
          <w:p w:rsidR="00294D31" w:rsidRPr="00882F46" w:rsidRDefault="00294D31">
            <w:pPr>
              <w:tabs>
                <w:tab w:val="center" w:pos="4677"/>
                <w:tab w:val="right" w:pos="9355"/>
              </w:tabs>
              <w:ind w:firstLine="0"/>
              <w:jc w:val="left"/>
              <w:rPr>
                <w:ins w:id="10081" w:author="Rinat Gub" w:date="2022-12-06T13:44:00Z"/>
                <w:sz w:val="20"/>
                <w:szCs w:val="20"/>
              </w:rPr>
            </w:pPr>
            <w:ins w:id="10082" w:author="Rinat Gub" w:date="2022-12-06T13:44:00Z">
              <w:r w:rsidRPr="00882F46">
                <w:rPr>
                  <w:sz w:val="20"/>
                  <w:szCs w:val="20"/>
                </w:rPr>
                <w:t>Соответствует —</w:t>
              </w:r>
              <w:r w:rsidRPr="0057010B">
                <w:rPr>
                  <w:sz w:val="20"/>
                  <w:szCs w:val="20"/>
                </w:rPr>
                <w:t xml:space="preserve"> отсутствуют соответствующие судебные решения, а также Поставщик/Участник </w:t>
              </w:r>
              <w:r w:rsidRPr="0057010B">
                <w:rPr>
                  <w:sz w:val="20"/>
                  <w:szCs w:val="20"/>
                </w:rPr>
                <w:lastRenderedPageBreak/>
                <w:t xml:space="preserve">закупки </w:t>
              </w:r>
              <w:r w:rsidRPr="00882F46">
                <w:rPr>
                  <w:sz w:val="20"/>
                  <w:szCs w:val="20"/>
                </w:rPr>
                <w:t>не включен в соответствующий реестр ФНС РФ в отношении: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83" w:author="Rinat Gub" w:date="2022-12-06T13:44:00Z"/>
                <w:sz w:val="20"/>
                <w:szCs w:val="20"/>
              </w:rPr>
            </w:pPr>
            <w:ins w:id="10084" w:author="Rinat Gub" w:date="2022-12-06T13:44:00Z">
              <w:r w:rsidRPr="00882F46">
                <w:rPr>
                  <w:sz w:val="20"/>
                  <w:szCs w:val="20"/>
                </w:rPr>
                <w:t xml:space="preserve">физического лица – собственника, включая конечных бенефициаров, имеющих право распоряжаться более чем </w:t>
              </w:r>
              <w:r w:rsidR="006B185C" w:rsidRPr="000541A7">
                <w:rPr>
                  <w:sz w:val="20"/>
                  <w:szCs w:val="20"/>
                </w:rPr>
                <w:t>5</w:t>
              </w:r>
              <w:r w:rsidR="006B185C" w:rsidRPr="00882F46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85" w:author="Rinat Gub" w:date="2022-12-06T13:44:00Z"/>
                <w:sz w:val="20"/>
                <w:szCs w:val="20"/>
              </w:rPr>
            </w:pPr>
            <w:ins w:id="10086" w:author="Rinat Gub" w:date="2022-12-06T13:44:00Z">
              <w:r w:rsidRPr="00882F46">
                <w:rPr>
                  <w:sz w:val="20"/>
                  <w:szCs w:val="20"/>
                </w:rPr>
                <w:t>единоличного исполнительного органа (генеральный директор, директор, президент и т.п.) Поставщика/Участника закупки;</w:t>
              </w:r>
            </w:ins>
          </w:p>
          <w:p w:rsidR="00294D31" w:rsidRPr="00882F46" w:rsidRDefault="00294D3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087" w:author="Rinat Gub" w:date="2022-12-06T13:44:00Z"/>
                <w:sz w:val="20"/>
                <w:szCs w:val="20"/>
              </w:rPr>
            </w:pPr>
            <w:ins w:id="10088" w:author="Rinat Gub" w:date="2022-12-06T13:44:00Z">
              <w:r w:rsidRPr="00882F46">
                <w:rPr>
                  <w:sz w:val="20"/>
                  <w:szCs w:val="20"/>
                </w:rPr>
                <w:t>индивидуального предпринимателя.</w:t>
              </w:r>
            </w:ins>
          </w:p>
        </w:tc>
      </w:tr>
      <w:tr w:rsidR="00294D31" w:rsidRPr="00D35D26" w:rsidTr="00C31074">
        <w:trPr>
          <w:ins w:id="10089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contextualSpacing w:val="0"/>
              <w:rPr>
                <w:ins w:id="10090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D0E4F">
            <w:pPr>
              <w:widowControl w:val="0"/>
              <w:ind w:firstLine="0"/>
              <w:jc w:val="left"/>
              <w:rPr>
                <w:ins w:id="10091" w:author="Rinat Gub" w:date="2022-12-06T13:44:00Z"/>
                <w:sz w:val="20"/>
                <w:szCs w:val="20"/>
              </w:rPr>
            </w:pPr>
            <w:ins w:id="10092" w:author="Rinat Gub" w:date="2022-12-06T13:44:00Z">
              <w:r w:rsidRPr="00882F46">
                <w:rPr>
                  <w:sz w:val="20"/>
                  <w:szCs w:val="20"/>
                </w:rPr>
                <w:t>Поставщик/ Участник закупки не должен являться организацией, более 50% имущества которой находится под арестом по решению суда</w:t>
              </w:r>
              <w:r w:rsidRPr="00882F46">
                <w:rPr>
                  <w:color w:val="000000" w:themeColor="text1"/>
                  <w:sz w:val="20"/>
                  <w:szCs w:val="20"/>
                </w:rPr>
                <w:t xml:space="preserve"> и/или постановлению судебного пристава.</w:t>
              </w:r>
            </w:ins>
          </w:p>
        </w:tc>
        <w:tc>
          <w:tcPr>
            <w:tcW w:w="5386" w:type="dxa"/>
            <w:gridSpan w:val="2"/>
          </w:tcPr>
          <w:p w:rsidR="00294D31" w:rsidRPr="00882F46" w:rsidRDefault="00294D31">
            <w:pPr>
              <w:widowControl w:val="0"/>
              <w:ind w:firstLine="0"/>
              <w:jc w:val="left"/>
              <w:rPr>
                <w:ins w:id="10093" w:author="Rinat Gub" w:date="2022-12-06T13:44:00Z"/>
                <w:sz w:val="20"/>
                <w:szCs w:val="20"/>
              </w:rPr>
            </w:pPr>
            <w:ins w:id="10094" w:author="Rinat Gub" w:date="2022-12-06T13:44:00Z">
              <w:r w:rsidRPr="00882F46">
                <w:rPr>
                  <w:sz w:val="20"/>
                  <w:szCs w:val="20"/>
                </w:rPr>
                <w:t>Должны отсутствовать соответствующие судебные решения и/или постановления судебного пристава.</w:t>
              </w:r>
            </w:ins>
          </w:p>
          <w:p w:rsidR="00294D31" w:rsidRPr="00882F46" w:rsidRDefault="00294D31">
            <w:pPr>
              <w:widowControl w:val="0"/>
              <w:ind w:firstLine="0"/>
              <w:jc w:val="left"/>
              <w:rPr>
                <w:ins w:id="10095" w:author="Rinat Gub" w:date="2022-12-06T13:44:00Z"/>
                <w:sz w:val="20"/>
                <w:szCs w:val="20"/>
              </w:rPr>
            </w:pPr>
            <w:ins w:id="10096" w:author="Rinat Gub" w:date="2022-12-06T13:44:00Z">
              <w:r w:rsidRPr="00882F46">
                <w:rPr>
                  <w:sz w:val="20"/>
                  <w:szCs w:val="20"/>
                </w:rPr>
  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  </w:r>
            </w:ins>
          </w:p>
        </w:tc>
        <w:tc>
          <w:tcPr>
            <w:tcW w:w="4587" w:type="dxa"/>
          </w:tcPr>
          <w:p w:rsidR="00294D31" w:rsidRPr="00882F46" w:rsidRDefault="00294D31">
            <w:pPr>
              <w:widowControl w:val="0"/>
              <w:ind w:firstLine="0"/>
              <w:jc w:val="left"/>
              <w:rPr>
                <w:ins w:id="10097" w:author="Rinat Gub" w:date="2022-12-06T13:44:00Z"/>
                <w:sz w:val="20"/>
                <w:szCs w:val="20"/>
              </w:rPr>
            </w:pPr>
            <w:ins w:id="10098" w:author="Rinat Gub" w:date="2022-12-06T13:44:00Z">
              <w:r w:rsidRPr="00882F46">
                <w:rPr>
                  <w:sz w:val="20"/>
                  <w:szCs w:val="20"/>
                </w:rPr>
  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  </w:r>
            </w:ins>
          </w:p>
          <w:p w:rsidR="00294D31" w:rsidRPr="00882F46" w:rsidRDefault="00294D31">
            <w:pPr>
              <w:widowControl w:val="0"/>
              <w:ind w:firstLine="0"/>
              <w:jc w:val="left"/>
              <w:rPr>
                <w:ins w:id="10099" w:author="Rinat Gub" w:date="2022-12-06T13:44:00Z"/>
                <w:sz w:val="20"/>
                <w:szCs w:val="20"/>
              </w:rPr>
            </w:pPr>
            <w:ins w:id="10100" w:author="Rinat Gub" w:date="2022-12-06T13:44:00Z">
              <w:r w:rsidRPr="00882F46">
                <w:rPr>
                  <w:sz w:val="20"/>
                  <w:szCs w:val="20"/>
                </w:rPr>
  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  </w:r>
            </w:ins>
          </w:p>
        </w:tc>
      </w:tr>
      <w:tr w:rsidR="00294D31" w:rsidRPr="00D35D26" w:rsidTr="00C31074">
        <w:trPr>
          <w:ins w:id="10101" w:author="Rinat Gub" w:date="2022-12-06T13:44:00Z"/>
        </w:trPr>
        <w:tc>
          <w:tcPr>
            <w:tcW w:w="709" w:type="dxa"/>
          </w:tcPr>
          <w:p w:rsidR="00294D31" w:rsidRPr="009B4D1E" w:rsidRDefault="00294D3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contextualSpacing w:val="0"/>
              <w:rPr>
                <w:ins w:id="10102" w:author="Rinat Gub" w:date="2022-12-06T13:44:00Z"/>
              </w:rPr>
            </w:pPr>
          </w:p>
        </w:tc>
        <w:tc>
          <w:tcPr>
            <w:tcW w:w="4627" w:type="dxa"/>
          </w:tcPr>
          <w:p w:rsidR="00294D31" w:rsidRPr="00882F46" w:rsidRDefault="00294D31" w:rsidP="00CD0E4F">
            <w:pPr>
              <w:widowControl w:val="0"/>
              <w:ind w:firstLine="0"/>
              <w:jc w:val="left"/>
              <w:rPr>
                <w:ins w:id="10103" w:author="Rinat Gub" w:date="2022-12-06T13:44:00Z"/>
                <w:sz w:val="20"/>
                <w:szCs w:val="20"/>
              </w:rPr>
            </w:pPr>
            <w:ins w:id="10104" w:author="Rinat Gub" w:date="2022-12-06T13:44:00Z">
              <w:r w:rsidRPr="00882F46">
                <w:rPr>
                  <w:sz w:val="20"/>
                  <w:szCs w:val="20"/>
                </w:rPr>
                <w:t>Поставщик/Участник закупки – физическое лицо или руководитель, член коллегиального исполнительного органа, собственник юридического лица –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Поставщика/Участника закупки не должен являться руководителем, членом коллегиального органа собственником организации-должника, имеющей перед ПАО «НК «Роснефть» и/или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Обществом Группы</w:t>
              </w:r>
              <w:r w:rsidRPr="00882F46" w:rsidDel="00EE4E24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</w:t>
              </w:r>
              <w:r w:rsidRPr="00882F46">
                <w:rPr>
                  <w:sz w:val="20"/>
                  <w:szCs w:val="20"/>
                </w:rPr>
                <w:lastRenderedPageBreak/>
                <w:t xml:space="preserve">задолженности) </w:t>
              </w:r>
            </w:ins>
          </w:p>
        </w:tc>
        <w:tc>
          <w:tcPr>
            <w:tcW w:w="5386" w:type="dxa"/>
            <w:gridSpan w:val="2"/>
          </w:tcPr>
          <w:p w:rsidR="00294D31" w:rsidRPr="00882F46" w:rsidRDefault="00294D31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05" w:author="Rinat Gub" w:date="2022-12-06T13:44:00Z"/>
                <w:sz w:val="20"/>
                <w:szCs w:val="20"/>
              </w:rPr>
            </w:pPr>
            <w:ins w:id="10106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Поставщик/Участник закупки – физическое лицо или руководитель, член коллегиального исполнительного органа, собственник юридического лица –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  </w:r>
              <w:r w:rsidR="000249A4">
                <w:rPr>
                  <w:sz w:val="20"/>
                  <w:szCs w:val="20"/>
                </w:rPr>
                <w:br/>
              </w:r>
              <w:r w:rsidRPr="00882F46">
                <w:rPr>
                  <w:sz w:val="20"/>
                  <w:szCs w:val="20"/>
                </w:rPr>
                <w:t>ПАО «НК «Роснефть» и/или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Обществом Группы</w:t>
              </w:r>
              <w:r w:rsidRPr="00882F46" w:rsidDel="00EE4E24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</w:t>
              </w:r>
              <w:r w:rsidR="00787929">
                <w:rPr>
                  <w:sz w:val="20"/>
                  <w:szCs w:val="20"/>
                </w:rPr>
                <w:t xml:space="preserve"> задолженности) </w:t>
              </w:r>
            </w:ins>
          </w:p>
        </w:tc>
        <w:tc>
          <w:tcPr>
            <w:tcW w:w="4587" w:type="dxa"/>
          </w:tcPr>
          <w:p w:rsidR="00294D31" w:rsidRPr="00882F46" w:rsidRDefault="00294D31">
            <w:pPr>
              <w:widowControl w:val="0"/>
              <w:ind w:firstLine="0"/>
              <w:jc w:val="left"/>
              <w:rPr>
                <w:ins w:id="10107" w:author="Rinat Gub" w:date="2022-12-06T13:44:00Z"/>
                <w:sz w:val="20"/>
                <w:szCs w:val="20"/>
              </w:rPr>
            </w:pPr>
            <w:ins w:id="10108" w:author="Rinat Gub" w:date="2022-12-06T13:44:00Z">
              <w:r w:rsidRPr="00882F46">
                <w:rPr>
                  <w:sz w:val="20"/>
                  <w:szCs w:val="20"/>
                </w:rPr>
                <w:t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Поставщика/Участника закупки является руководителем, членом коллегиального органа собственником организации-должника, имеющей перед ПАО «НК «Роснефть» и/или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Обществом Группы</w:t>
              </w:r>
              <w:r w:rsidRPr="00882F46" w:rsidDel="00EE4E24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</w:t>
              </w:r>
              <w:r w:rsidRPr="00882F46">
                <w:rPr>
                  <w:sz w:val="20"/>
                  <w:szCs w:val="20"/>
                </w:rPr>
                <w:lastRenderedPageBreak/>
                <w:t xml:space="preserve">задолженности) </w:t>
              </w:r>
            </w:ins>
          </w:p>
          <w:p w:rsidR="00294D31" w:rsidRPr="00882F46" w:rsidRDefault="00294D31">
            <w:pPr>
              <w:widowControl w:val="0"/>
              <w:ind w:firstLine="0"/>
              <w:jc w:val="left"/>
              <w:rPr>
                <w:ins w:id="10109" w:author="Rinat Gub" w:date="2022-12-06T13:44:00Z"/>
                <w:sz w:val="20"/>
                <w:szCs w:val="20"/>
              </w:rPr>
            </w:pPr>
          </w:p>
          <w:p w:rsidR="00294D31" w:rsidRPr="00882F46" w:rsidRDefault="00294D31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10" w:author="Rinat Gub" w:date="2022-12-06T13:44:00Z"/>
                <w:sz w:val="20"/>
                <w:szCs w:val="20"/>
              </w:rPr>
            </w:pPr>
            <w:ins w:id="10111" w:author="Rinat Gub" w:date="2022-12-06T13:44:00Z">
              <w:r w:rsidRPr="00882F46">
                <w:rPr>
                  <w:sz w:val="20"/>
                  <w:szCs w:val="20"/>
                </w:rPr>
                <w:t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Поставщика/Участника закупки не является руководителем, членом коллегиального органа собственником организации-должника, имеющей перед ПАО «НК «Роснефть» и/или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Обществом Группы</w:t>
              </w:r>
              <w:r w:rsidRPr="00882F46" w:rsidDel="00EE4E24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задолженности).</w:t>
              </w:r>
            </w:ins>
          </w:p>
        </w:tc>
      </w:tr>
      <w:tr w:rsidR="00AD2D91" w:rsidRPr="00D35D26" w:rsidTr="00C31074">
        <w:trPr>
          <w:ins w:id="10112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contextualSpacing w:val="0"/>
              <w:rPr>
                <w:ins w:id="10113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widowControl w:val="0"/>
              <w:ind w:firstLine="0"/>
              <w:jc w:val="left"/>
              <w:rPr>
                <w:ins w:id="10114" w:author="Rinat Gub" w:date="2022-12-06T13:44:00Z"/>
                <w:sz w:val="20"/>
                <w:szCs w:val="20"/>
              </w:rPr>
            </w:pPr>
            <w:ins w:id="10115" w:author="Rinat Gub" w:date="2022-12-06T13:44:00Z">
              <w:r w:rsidRPr="00882F46">
                <w:rPr>
                  <w:sz w:val="20"/>
                  <w:szCs w:val="20"/>
                </w:rPr>
                <w:t xml:space="preserve">Отсутствие </w:t>
              </w:r>
              <w:r w:rsidRPr="0057010B">
                <w:rPr>
                  <w:sz w:val="20"/>
                  <w:szCs w:val="20"/>
                </w:rPr>
                <w:t>сведений о паспорте руководителя</w:t>
              </w:r>
              <w:r w:rsidRPr="00882F46">
                <w:rPr>
                  <w:sz w:val="20"/>
                  <w:szCs w:val="20"/>
                </w:rPr>
                <w:t xml:space="preserve"> в списке не</w:t>
              </w:r>
              <w:r>
                <w:rPr>
                  <w:sz w:val="20"/>
                  <w:szCs w:val="20"/>
                </w:rPr>
                <w:t>действительных паспортов МВД РФ</w:t>
              </w:r>
            </w:ins>
          </w:p>
        </w:tc>
        <w:tc>
          <w:tcPr>
            <w:tcW w:w="5386" w:type="dxa"/>
            <w:gridSpan w:val="2"/>
          </w:tcPr>
          <w:p w:rsidR="00AD2D91" w:rsidRPr="00882F46" w:rsidRDefault="00AD2D91">
            <w:pPr>
              <w:widowControl w:val="0"/>
              <w:ind w:firstLine="0"/>
              <w:jc w:val="left"/>
              <w:rPr>
                <w:ins w:id="10116" w:author="Rinat Gub" w:date="2022-12-06T13:44:00Z"/>
                <w:sz w:val="20"/>
                <w:szCs w:val="20"/>
              </w:rPr>
            </w:pPr>
            <w:ins w:id="10117" w:author="Rinat Gub" w:date="2022-12-06T13:44:00Z">
              <w:r w:rsidRPr="00882F46">
                <w:rPr>
                  <w:sz w:val="20"/>
                  <w:szCs w:val="20"/>
                </w:rPr>
                <w:t>Должны отсутствовать сведения о паспорте руководителя</w:t>
              </w:r>
              <w:r>
                <w:rPr>
                  <w:sz w:val="20"/>
                  <w:szCs w:val="20"/>
                </w:rPr>
                <w:t xml:space="preserve"> юридического лица, индивидуального предпринимателя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в списке недействительных паспортов МВД РФ.</w:t>
              </w:r>
            </w:ins>
          </w:p>
          <w:p w:rsidR="00AD2D91" w:rsidRPr="0057010B" w:rsidRDefault="00AD2D91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18" w:author="Rinat Gub" w:date="2022-12-06T13:44:00Z"/>
                <w:sz w:val="20"/>
                <w:szCs w:val="20"/>
              </w:rPr>
            </w:pPr>
            <w:ins w:id="10119" w:author="Rinat Gub" w:date="2022-12-06T13:44:00Z">
              <w:r w:rsidRPr="00882F46">
                <w:rPr>
                  <w:sz w:val="20"/>
                  <w:szCs w:val="20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"http://services.fms.gov.ru/info-service.htm?sid=2000" </w:instrText>
              </w:r>
              <w:r w:rsidR="000E5AC8">
                <w:fldChar w:fldCharType="separate"/>
              </w:r>
              <w:r w:rsidRPr="0057010B">
                <w:rPr>
                  <w:rStyle w:val="ac"/>
                  <w:sz w:val="20"/>
                  <w:szCs w:val="20"/>
                  <w:lang w:eastAsia="en-US"/>
                </w:rPr>
                <w:t>http://services.fms.gov.ru/info-service.htm?sid=2000</w:t>
              </w:r>
              <w:r w:rsidR="000E5AC8">
                <w:rPr>
                  <w:rStyle w:val="ac"/>
                  <w:sz w:val="20"/>
                  <w:szCs w:val="20"/>
                  <w:lang w:eastAsia="en-US"/>
                </w:rPr>
                <w:fldChar w:fldCharType="end"/>
              </w:r>
              <w:r w:rsidRPr="00882F46">
                <w:rPr>
                  <w:sz w:val="20"/>
                  <w:szCs w:val="20"/>
                  <w:lang w:eastAsia="en-US"/>
                </w:rPr>
                <w:t>)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ind w:firstLine="0"/>
              <w:jc w:val="left"/>
              <w:rPr>
                <w:ins w:id="10120" w:author="Rinat Gub" w:date="2022-12-06T13:44:00Z"/>
                <w:sz w:val="20"/>
                <w:szCs w:val="20"/>
              </w:rPr>
            </w:pPr>
            <w:ins w:id="10121" w:author="Rinat Gub" w:date="2022-12-06T13:44:00Z">
              <w:r w:rsidRPr="00882F46">
                <w:rPr>
                  <w:sz w:val="20"/>
                  <w:szCs w:val="20"/>
                </w:rPr>
                <w:t>Не соответствует — имеются сведения о нахождении паспорта в списке недействительных паспортов МВД РФ.</w:t>
              </w:r>
            </w:ins>
          </w:p>
          <w:p w:rsidR="00AD2D91" w:rsidRPr="00882F46" w:rsidRDefault="00AD2D91">
            <w:pPr>
              <w:ind w:firstLine="0"/>
              <w:jc w:val="left"/>
              <w:rPr>
                <w:ins w:id="10122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widowControl w:val="0"/>
              <w:ind w:firstLine="0"/>
              <w:jc w:val="left"/>
              <w:rPr>
                <w:ins w:id="10123" w:author="Rinat Gub" w:date="2022-12-06T13:44:00Z"/>
                <w:sz w:val="20"/>
                <w:szCs w:val="20"/>
              </w:rPr>
            </w:pPr>
            <w:ins w:id="10124" w:author="Rinat Gub" w:date="2022-12-06T13:44:00Z">
              <w:r w:rsidRPr="00882F46">
                <w:rPr>
                  <w:sz w:val="20"/>
                  <w:szCs w:val="20"/>
                </w:rPr>
                <w:t>Соответствует — паспорт в списке недействительных паспортов МВД РФ не значится.</w:t>
              </w:r>
            </w:ins>
          </w:p>
        </w:tc>
      </w:tr>
      <w:tr w:rsidR="00AD2D91" w:rsidRPr="00D35D26" w:rsidTr="00C31074">
        <w:trPr>
          <w:ins w:id="10125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contextualSpacing w:val="0"/>
              <w:rPr>
                <w:ins w:id="10126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widowControl w:val="0"/>
              <w:ind w:firstLine="0"/>
              <w:jc w:val="left"/>
              <w:rPr>
                <w:ins w:id="10127" w:author="Rinat Gub" w:date="2022-12-06T13:44:00Z"/>
                <w:sz w:val="20"/>
                <w:szCs w:val="20"/>
              </w:rPr>
            </w:pPr>
            <w:ins w:id="10128" w:author="Rinat Gub" w:date="2022-12-06T13:44:00Z">
              <w:r w:rsidRPr="00882F46">
                <w:rPr>
                  <w:sz w:val="20"/>
                  <w:szCs w:val="20"/>
                </w:rPr>
                <w:t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</w:t>
              </w:r>
            </w:ins>
          </w:p>
        </w:tc>
        <w:tc>
          <w:tcPr>
            <w:tcW w:w="5386" w:type="dxa"/>
            <w:gridSpan w:val="2"/>
          </w:tcPr>
          <w:p w:rsidR="00AD2D91" w:rsidRPr="00882F46" w:rsidRDefault="00AD2D91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29" w:author="Rinat Gub" w:date="2022-12-06T13:44:00Z"/>
                <w:sz w:val="20"/>
                <w:szCs w:val="20"/>
              </w:rPr>
            </w:pPr>
            <w:ins w:id="10130" w:author="Rinat Gub" w:date="2022-12-06T13:44:00Z">
              <w:r w:rsidRPr="00882F46">
                <w:rPr>
                  <w:sz w:val="20"/>
                  <w:szCs w:val="20"/>
                </w:rPr>
                <w:t>Должны отсутствовать записи о недостоверности сведений или имеется запись в ЕГРЮЛ о внесении изменений, устраняющих выявленный ранее факт недостоверности сведений в ЕГРЮЛ.</w:t>
              </w:r>
            </w:ins>
          </w:p>
          <w:p w:rsidR="00AD2D91" w:rsidRPr="00882F46" w:rsidRDefault="00AD2D91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31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32" w:author="Rinat Gub" w:date="2022-12-06T13:44:00Z"/>
                <w:sz w:val="20"/>
                <w:szCs w:val="20"/>
              </w:rPr>
            </w:pPr>
            <w:ins w:id="10133" w:author="Rinat Gub" w:date="2022-12-06T13:44:00Z">
              <w:r w:rsidRPr="00882F46">
                <w:rPr>
                  <w:sz w:val="20"/>
                  <w:szCs w:val="20"/>
                </w:rPr>
                <w:t>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в административном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и/или судебном порядке и решение по такому заявлению на момент проверки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не принято.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ind w:firstLine="0"/>
              <w:jc w:val="left"/>
              <w:rPr>
                <w:ins w:id="10134" w:author="Rinat Gub" w:date="2022-12-06T13:44:00Z"/>
                <w:sz w:val="20"/>
                <w:szCs w:val="20"/>
              </w:rPr>
            </w:pPr>
            <w:ins w:id="10135" w:author="Rinat Gub" w:date="2022-12-06T13:44:00Z">
              <w:r w:rsidRPr="00882F46">
                <w:rPr>
                  <w:sz w:val="20"/>
                  <w:szCs w:val="20"/>
                </w:rPr>
                <w:t>Не соответствует — имеется действующая запись в ЕГРЮЛ о недостоверности сведений по результатам проверки ФНС России</w:t>
              </w:r>
            </w:ins>
          </w:p>
          <w:p w:rsidR="00AD2D91" w:rsidRPr="00882F46" w:rsidRDefault="00AD2D91">
            <w:pPr>
              <w:ind w:firstLine="0"/>
              <w:jc w:val="left"/>
              <w:rPr>
                <w:ins w:id="10136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ind w:firstLine="0"/>
              <w:jc w:val="left"/>
              <w:rPr>
                <w:ins w:id="10137" w:author="Rinat Gub" w:date="2022-12-06T13:44:00Z"/>
                <w:sz w:val="20"/>
                <w:szCs w:val="20"/>
              </w:rPr>
            </w:pPr>
            <w:ins w:id="10138" w:author="Rinat Gub" w:date="2022-12-06T13:44:00Z">
              <w:r w:rsidRPr="00882F46">
                <w:rPr>
                  <w:sz w:val="20"/>
                  <w:szCs w:val="20"/>
                </w:rPr>
                <w:t>Соответствует — 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</w:t>
              </w:r>
            </w:ins>
          </w:p>
        </w:tc>
      </w:tr>
      <w:tr w:rsidR="00A35318" w:rsidRPr="00D35D26" w:rsidTr="00C31074">
        <w:trPr>
          <w:ins w:id="10139" w:author="Rinat Gub" w:date="2022-12-06T13:44:00Z"/>
        </w:trPr>
        <w:tc>
          <w:tcPr>
            <w:tcW w:w="709" w:type="dxa"/>
          </w:tcPr>
          <w:p w:rsidR="00A35318" w:rsidRPr="009B4D1E" w:rsidRDefault="00A35318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contextualSpacing w:val="0"/>
              <w:rPr>
                <w:ins w:id="10140" w:author="Rinat Gub" w:date="2022-12-06T13:44:00Z"/>
              </w:rPr>
            </w:pPr>
          </w:p>
        </w:tc>
        <w:tc>
          <w:tcPr>
            <w:tcW w:w="4627" w:type="dxa"/>
          </w:tcPr>
          <w:p w:rsidR="00A35318" w:rsidRPr="00882F46" w:rsidRDefault="00A35318" w:rsidP="00CD0E4F">
            <w:pPr>
              <w:widowControl w:val="0"/>
              <w:ind w:firstLine="0"/>
              <w:jc w:val="left"/>
              <w:rPr>
                <w:ins w:id="10141" w:author="Rinat Gub" w:date="2022-12-06T13:44:00Z"/>
                <w:sz w:val="20"/>
                <w:szCs w:val="20"/>
              </w:rPr>
            </w:pPr>
            <w:ins w:id="10142" w:author="Rinat Gub" w:date="2022-12-06T13:44:00Z">
              <w:r>
                <w:rPr>
                  <w:sz w:val="20"/>
                  <w:szCs w:val="20"/>
                </w:rPr>
                <w:t>Предоставление (раскрытие) и актуальность (достоверность)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>
                <w:rPr>
                  <w:sz w:val="20"/>
                  <w:szCs w:val="20"/>
                </w:rPr>
                <w:t>сведений о контактной информации (телефонные номера).</w:t>
              </w:r>
            </w:ins>
          </w:p>
        </w:tc>
        <w:tc>
          <w:tcPr>
            <w:tcW w:w="5386" w:type="dxa"/>
            <w:gridSpan w:val="2"/>
          </w:tcPr>
          <w:p w:rsidR="00A35318" w:rsidRDefault="00A35318">
            <w:pPr>
              <w:spacing w:line="276" w:lineRule="auto"/>
              <w:ind w:firstLine="0"/>
              <w:jc w:val="left"/>
              <w:rPr>
                <w:ins w:id="10143" w:author="Rinat Gub" w:date="2022-12-06T13:44:00Z"/>
                <w:rFonts w:ascii="Calibri" w:eastAsiaTheme="minorHAnsi" w:hAnsi="Calibri"/>
                <w:sz w:val="20"/>
                <w:szCs w:val="20"/>
                <w:lang w:eastAsia="en-US"/>
              </w:rPr>
            </w:pPr>
            <w:ins w:id="10144" w:author="Rinat Gub" w:date="2022-12-06T13:44:00Z">
              <w:r>
                <w:rPr>
                  <w:sz w:val="20"/>
                  <w:szCs w:val="20"/>
                </w:rPr>
                <w:t>В Анкете Поставщика/Участника закупки указаны актуальные (достоверные) сведения о контактной информации (телефонные номера).</w:t>
              </w:r>
            </w:ins>
          </w:p>
          <w:p w:rsidR="00A35318" w:rsidRPr="00882F46" w:rsidRDefault="00A353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45" w:author="Rinat Gub" w:date="2022-12-06T13:44:00Z"/>
                <w:sz w:val="20"/>
                <w:szCs w:val="20"/>
              </w:rPr>
            </w:pPr>
            <w:ins w:id="10146" w:author="Rinat Gub" w:date="2022-12-06T13:44:00Z">
              <w:r>
                <w:rPr>
                  <w:sz w:val="20"/>
                  <w:szCs w:val="20"/>
                </w:rPr>
                <w:t>Заказчик вправе провести проверку предоставленных сведений, в том числе, путем обзвона указанных телефонных номеров.</w:t>
              </w:r>
            </w:ins>
          </w:p>
        </w:tc>
        <w:tc>
          <w:tcPr>
            <w:tcW w:w="4587" w:type="dxa"/>
          </w:tcPr>
          <w:p w:rsidR="00A35318" w:rsidRDefault="00A35318">
            <w:pPr>
              <w:tabs>
                <w:tab w:val="clear" w:pos="1134"/>
              </w:tabs>
              <w:ind w:firstLine="0"/>
              <w:jc w:val="left"/>
              <w:rPr>
                <w:ins w:id="10147" w:author="Rinat Gub" w:date="2022-12-06T13:44:00Z"/>
                <w:rFonts w:ascii="Calibri" w:eastAsiaTheme="minorHAnsi" w:hAnsi="Calibri"/>
                <w:sz w:val="20"/>
                <w:szCs w:val="20"/>
                <w:lang w:eastAsia="en-US"/>
              </w:rPr>
            </w:pPr>
            <w:ins w:id="10148" w:author="Rinat Gub" w:date="2022-12-06T13:44:00Z">
              <w:r>
                <w:rPr>
                  <w:sz w:val="20"/>
                  <w:szCs w:val="20"/>
                </w:rPr>
                <w:t>Не соответствует — сведения не предоставлены (не раскрыты) и/или представлены неактуальные (недостоверные) сведения о контактной информации (телефонные номера).</w:t>
              </w:r>
            </w:ins>
          </w:p>
          <w:p w:rsidR="00A35318" w:rsidRDefault="00A35318">
            <w:pPr>
              <w:tabs>
                <w:tab w:val="clear" w:pos="1134"/>
              </w:tabs>
              <w:ind w:firstLine="0"/>
              <w:jc w:val="left"/>
              <w:rPr>
                <w:ins w:id="10149" w:author="Rinat Gub" w:date="2022-12-06T13:44:00Z"/>
                <w:sz w:val="20"/>
                <w:szCs w:val="20"/>
              </w:rPr>
            </w:pPr>
          </w:p>
          <w:p w:rsidR="00A35318" w:rsidRPr="00882F46" w:rsidRDefault="00A35318">
            <w:pPr>
              <w:tabs>
                <w:tab w:val="clear" w:pos="1134"/>
              </w:tabs>
              <w:ind w:firstLine="0"/>
              <w:jc w:val="left"/>
              <w:rPr>
                <w:ins w:id="10150" w:author="Rinat Gub" w:date="2022-12-06T13:44:00Z"/>
                <w:sz w:val="20"/>
                <w:szCs w:val="20"/>
              </w:rPr>
            </w:pPr>
            <w:ins w:id="10151" w:author="Rinat Gub" w:date="2022-12-06T13:44:00Z">
              <w:r>
                <w:rPr>
                  <w:sz w:val="20"/>
                  <w:szCs w:val="20"/>
                </w:rPr>
                <w:t>Соответствует — представлены актуальные (достоверные) сведения о контактной информации (телефонные номера).</w:t>
              </w:r>
            </w:ins>
          </w:p>
        </w:tc>
      </w:tr>
      <w:tr w:rsidR="00A35318" w:rsidRPr="00D35D26" w:rsidTr="00C31074">
        <w:trPr>
          <w:ins w:id="10152" w:author="Rinat Gub" w:date="2022-12-06T13:44:00Z"/>
        </w:trPr>
        <w:tc>
          <w:tcPr>
            <w:tcW w:w="709" w:type="dxa"/>
          </w:tcPr>
          <w:p w:rsidR="00A35318" w:rsidRPr="009B4D1E" w:rsidRDefault="00A35318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contextualSpacing w:val="0"/>
              <w:rPr>
                <w:ins w:id="10153" w:author="Rinat Gub" w:date="2022-12-06T13:44:00Z"/>
              </w:rPr>
            </w:pPr>
          </w:p>
        </w:tc>
        <w:tc>
          <w:tcPr>
            <w:tcW w:w="4627" w:type="dxa"/>
          </w:tcPr>
          <w:p w:rsidR="00A35318" w:rsidRPr="00882F46" w:rsidRDefault="00A35318" w:rsidP="00CD0E4F">
            <w:pPr>
              <w:widowControl w:val="0"/>
              <w:ind w:firstLine="0"/>
              <w:jc w:val="left"/>
              <w:rPr>
                <w:ins w:id="10154" w:author="Rinat Gub" w:date="2022-12-06T13:44:00Z"/>
                <w:sz w:val="20"/>
                <w:szCs w:val="20"/>
              </w:rPr>
            </w:pPr>
            <w:ins w:id="10155" w:author="Rinat Gub" w:date="2022-12-06T13:44:00Z">
              <w:r>
                <w:rPr>
                  <w:sz w:val="20"/>
                  <w:szCs w:val="20"/>
                </w:rPr>
                <w:t>Предоставление (раскрытие) и актуальность (достоверность) сведений о фактическом месте нахождения.</w:t>
              </w:r>
            </w:ins>
          </w:p>
        </w:tc>
        <w:tc>
          <w:tcPr>
            <w:tcW w:w="5386" w:type="dxa"/>
            <w:gridSpan w:val="2"/>
          </w:tcPr>
          <w:p w:rsidR="00A35318" w:rsidRDefault="00A35318">
            <w:pPr>
              <w:ind w:firstLine="0"/>
              <w:jc w:val="left"/>
              <w:rPr>
                <w:ins w:id="10156" w:author="Rinat Gub" w:date="2022-12-06T13:44:00Z"/>
                <w:rFonts w:ascii="Calibri" w:eastAsiaTheme="minorHAnsi" w:hAnsi="Calibri"/>
                <w:sz w:val="20"/>
                <w:szCs w:val="20"/>
                <w:lang w:eastAsia="en-US"/>
              </w:rPr>
            </w:pPr>
            <w:ins w:id="10157" w:author="Rinat Gub" w:date="2022-12-06T13:44:00Z">
              <w:r>
                <w:rPr>
                  <w:sz w:val="20"/>
                  <w:szCs w:val="20"/>
                </w:rPr>
                <w:t>В Анкете Поставщика/Участника закупки указаны актуальные (достоверные) сведения о фактическом месте нахождения и в составе заявки представлены документы, подтверждающие принадлежность имущества на праве собственности или ином законном праве, по фактическому месту нахождения Поставщика/Участника закупки.</w:t>
              </w:r>
            </w:ins>
          </w:p>
          <w:p w:rsidR="00A35318" w:rsidRPr="00882F46" w:rsidRDefault="00A353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158" w:author="Rinat Gub" w:date="2022-12-06T13:44:00Z"/>
                <w:sz w:val="20"/>
                <w:szCs w:val="20"/>
              </w:rPr>
            </w:pPr>
            <w:ins w:id="10159" w:author="Rinat Gub" w:date="2022-12-06T13:44:00Z">
              <w:r>
                <w:rPr>
                  <w:sz w:val="20"/>
                  <w:szCs w:val="20"/>
                </w:rPr>
                <w:t xml:space="preserve">Заказчик вправе провести проверку предоставленных сведений, в том числе, выездную проверку сведений и документов по фактическому местонахождению, представленных Поставщиком/ Участником закупки. </w:t>
              </w:r>
            </w:ins>
          </w:p>
        </w:tc>
        <w:tc>
          <w:tcPr>
            <w:tcW w:w="4587" w:type="dxa"/>
          </w:tcPr>
          <w:p w:rsidR="00A35318" w:rsidRDefault="00A35318">
            <w:pPr>
              <w:ind w:firstLine="0"/>
              <w:jc w:val="left"/>
              <w:rPr>
                <w:ins w:id="10160" w:author="Rinat Gub" w:date="2022-12-06T13:44:00Z"/>
                <w:rFonts w:ascii="Calibri" w:eastAsiaTheme="minorHAnsi" w:hAnsi="Calibri"/>
                <w:sz w:val="20"/>
                <w:szCs w:val="20"/>
                <w:lang w:eastAsia="en-US"/>
              </w:rPr>
            </w:pPr>
            <w:ins w:id="10161" w:author="Rinat Gub" w:date="2022-12-06T13:44:00Z">
              <w:r>
                <w:rPr>
                  <w:sz w:val="20"/>
                  <w:szCs w:val="20"/>
                </w:rPr>
                <w:t>Не соответствует — сведения не предоставлены (не раскрыты) и/или представлены неактуальные (недостоверные) сведения, подтверждающие фактическое место нахождения Поставщика/ Участника закупки.</w:t>
              </w:r>
            </w:ins>
          </w:p>
          <w:p w:rsidR="00A35318" w:rsidRDefault="00A35318">
            <w:pPr>
              <w:ind w:firstLine="0"/>
              <w:jc w:val="left"/>
              <w:rPr>
                <w:ins w:id="10162" w:author="Rinat Gub" w:date="2022-12-06T13:44:00Z"/>
                <w:sz w:val="20"/>
                <w:szCs w:val="20"/>
              </w:rPr>
            </w:pPr>
          </w:p>
          <w:p w:rsidR="00A35318" w:rsidRPr="00882F46" w:rsidRDefault="00A35318">
            <w:pPr>
              <w:ind w:firstLine="0"/>
              <w:jc w:val="left"/>
              <w:rPr>
                <w:ins w:id="10163" w:author="Rinat Gub" w:date="2022-12-06T13:44:00Z"/>
                <w:sz w:val="20"/>
                <w:szCs w:val="20"/>
              </w:rPr>
            </w:pPr>
            <w:ins w:id="10164" w:author="Rinat Gub" w:date="2022-12-06T13:44:00Z">
              <w:r>
                <w:rPr>
                  <w:sz w:val="20"/>
                  <w:szCs w:val="20"/>
                </w:rPr>
                <w:t>Соответствует — представлены актуальные (достоверные) сведения, подтверждающие фактическое место нахождения Поставщика/ Участника закупки.</w:t>
              </w:r>
            </w:ins>
          </w:p>
        </w:tc>
      </w:tr>
      <w:tr w:rsidR="00AD2D91" w:rsidRPr="00487874" w:rsidTr="00C31074">
        <w:trPr>
          <w:ins w:id="10165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10166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ind w:firstLine="0"/>
              <w:jc w:val="left"/>
              <w:rPr>
                <w:ins w:id="10167" w:author="Rinat Gub" w:date="2022-12-06T13:44:00Z"/>
                <w:sz w:val="20"/>
                <w:szCs w:val="20"/>
              </w:rPr>
            </w:pPr>
            <w:ins w:id="10168" w:author="Rinat Gub" w:date="2022-12-06T13:44:00Z">
              <w:r w:rsidRPr="00882F46">
                <w:rPr>
                  <w:sz w:val="20"/>
                  <w:szCs w:val="20"/>
                </w:rPr>
                <w:t>Отсутствие в деятельнос</w:t>
              </w:r>
              <w:r w:rsidRPr="0057010B">
                <w:rPr>
                  <w:sz w:val="20"/>
                  <w:szCs w:val="20"/>
                </w:rPr>
                <w:t>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</w:t>
              </w:r>
              <w:r w:rsidRPr="00882F46">
                <w:rPr>
                  <w:sz w:val="20"/>
                  <w:szCs w:val="20"/>
                </w:rPr>
                <w:t>ичеству: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69" w:author="Rinat Gub" w:date="2022-12-06T13:44:00Z"/>
                <w:sz w:val="20"/>
                <w:szCs w:val="20"/>
              </w:rPr>
            </w:pPr>
            <w:ins w:id="10170" w:author="Rinat Gub" w:date="2022-12-06T13:44:00Z">
              <w:r w:rsidRPr="00882F46">
                <w:rPr>
                  <w:sz w:val="20"/>
                  <w:szCs w:val="20"/>
                </w:rPr>
  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71" w:author="Rinat Gub" w:date="2022-12-06T13:44:00Z"/>
                <w:sz w:val="20"/>
                <w:szCs w:val="20"/>
              </w:rPr>
            </w:pPr>
            <w:ins w:id="10172" w:author="Rinat Gub" w:date="2022-12-06T13:44:00Z">
              <w:r w:rsidRPr="00882F46">
                <w:rPr>
                  <w:sz w:val="20"/>
                  <w:szCs w:val="20"/>
                </w:rPr>
                <w:t xml:space="preserve">Конвенция об уголовной ответственности за коррупцию (заключена в г. Страсбурге 27.01.1999 ETS №173, ратифицирована </w:t>
              </w:r>
              <w:r w:rsidRPr="00882F46">
                <w:rPr>
                  <w:sz w:val="20"/>
                  <w:szCs w:val="20"/>
                </w:rPr>
                <w:lastRenderedPageBreak/>
                <w:t xml:space="preserve">Федеральным законом от 25.07.2006 </w:t>
              </w:r>
              <w:r w:rsidR="000249A4">
                <w:rPr>
                  <w:sz w:val="20"/>
                  <w:szCs w:val="20"/>
                </w:rPr>
                <w:br/>
              </w:r>
              <w:r w:rsidRPr="00882F46">
                <w:rPr>
                  <w:sz w:val="20"/>
                  <w:szCs w:val="20"/>
                </w:rPr>
                <w:t>№ 125-ФЗ);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73" w:author="Rinat Gub" w:date="2022-12-06T13:44:00Z"/>
                <w:sz w:val="20"/>
                <w:szCs w:val="20"/>
              </w:rPr>
            </w:pPr>
            <w:ins w:id="10174" w:author="Rinat Gub" w:date="2022-12-06T13:44:00Z">
              <w:r w:rsidRPr="00882F46">
                <w:rPr>
                  <w:sz w:val="20"/>
                  <w:szCs w:val="20"/>
                </w:rPr>
                <w:t xml:space="preserve">Уголовный кодекс Российской Федерации; 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75" w:author="Rinat Gub" w:date="2022-12-06T13:44:00Z"/>
                <w:sz w:val="20"/>
                <w:szCs w:val="20"/>
              </w:rPr>
            </w:pPr>
            <w:ins w:id="10176" w:author="Rinat Gub" w:date="2022-12-06T13:44:00Z">
              <w:r w:rsidRPr="00882F46">
                <w:rPr>
                  <w:sz w:val="20"/>
                  <w:szCs w:val="20"/>
                </w:rPr>
                <w:t>Федеральный закон от 25.12.2008 № 273-ФЗ «О противодействии коррупции»;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77" w:author="Rinat Gub" w:date="2022-12-06T13:44:00Z"/>
                <w:sz w:val="20"/>
                <w:szCs w:val="20"/>
              </w:rPr>
            </w:pPr>
            <w:ins w:id="10178" w:author="Rinat Gub" w:date="2022-12-06T13:44:00Z">
              <w:r w:rsidRPr="00882F46">
                <w:rPr>
                  <w:sz w:val="20"/>
                  <w:szCs w:val="20"/>
                </w:rPr>
  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79" w:author="Rinat Gub" w:date="2022-12-06T13:44:00Z"/>
                <w:sz w:val="20"/>
                <w:szCs w:val="20"/>
              </w:rPr>
            </w:pPr>
            <w:ins w:id="10180" w:author="Rinat Gub" w:date="2022-12-06T13:44:00Z">
              <w:r w:rsidRPr="00882F46">
                <w:rPr>
                  <w:sz w:val="20"/>
                  <w:szCs w:val="20"/>
                </w:rPr>
                <w:t xml:space="preserve"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</w:t>
              </w:r>
              <w:r w:rsidR="000249A4">
                <w:rPr>
                  <w:sz w:val="20"/>
                  <w:szCs w:val="20"/>
                </w:rPr>
                <w:br/>
              </w:r>
              <w:r w:rsidRPr="00882F46">
                <w:rPr>
                  <w:sz w:val="20"/>
                  <w:szCs w:val="20"/>
                </w:rPr>
                <w:t>2010-2011 годы»;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81" w:author="Rinat Gub" w:date="2022-12-06T13:44:00Z"/>
                <w:sz w:val="20"/>
                <w:szCs w:val="20"/>
              </w:rPr>
            </w:pPr>
            <w:ins w:id="10182" w:author="Rinat Gub" w:date="2022-12-06T13:44:00Z">
              <w:r w:rsidRPr="00882F46">
                <w:rPr>
                  <w:sz w:val="20"/>
                  <w:szCs w:val="20"/>
                </w:rPr>
  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  </w:r>
            </w:ins>
          </w:p>
          <w:p w:rsidR="00AD2D91" w:rsidRPr="002B1D4C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83" w:author="Rinat Gub" w:date="2022-12-06T13:44:00Z"/>
                <w:sz w:val="20"/>
                <w:szCs w:val="20"/>
              </w:rPr>
            </w:pPr>
            <w:ins w:id="10184" w:author="Rinat Gub" w:date="2022-12-06T13:44:00Z">
              <w:r w:rsidRPr="00882F46">
                <w:rPr>
                  <w:sz w:val="20"/>
                  <w:szCs w:val="20"/>
                </w:rPr>
                <w:t>требования иных законодательных и нормативных актов в сфере противодействия коррупционной деятельности и мошенничеству.</w:t>
              </w:r>
            </w:ins>
          </w:p>
        </w:tc>
        <w:tc>
          <w:tcPr>
            <w:tcW w:w="5386" w:type="dxa"/>
            <w:gridSpan w:val="2"/>
          </w:tcPr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85" w:author="Rinat Gub" w:date="2022-12-06T13:44:00Z"/>
                <w:sz w:val="20"/>
                <w:szCs w:val="20"/>
              </w:rPr>
            </w:pPr>
            <w:ins w:id="10186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</w:t>
              </w:r>
              <w:r w:rsidR="002E6BAC">
                <w:rPr>
                  <w:sz w:val="20"/>
                  <w:szCs w:val="20"/>
                </w:rPr>
                <w:t xml:space="preserve">ет вести деятельность, а также </w:t>
              </w:r>
              <w:r w:rsidRPr="00882F46">
                <w:rPr>
                  <w:sz w:val="20"/>
                  <w:szCs w:val="20"/>
                </w:rPr>
                <w:t>Политики Компании в области противодействия корпоративному мошенничеству и вовлечению в коррупционную деятельность</w:t>
              </w:r>
              <w:r w:rsidRPr="00C9221A" w:rsidDel="00502945">
                <w:rPr>
                  <w:sz w:val="20"/>
                  <w:szCs w:val="20"/>
                </w:rPr>
                <w:t xml:space="preserve"> </w:t>
              </w:r>
              <w:r w:rsidR="002E6BAC">
                <w:rPr>
                  <w:sz w:val="20"/>
                  <w:szCs w:val="20"/>
                </w:rPr>
                <w:br/>
              </w:r>
              <w:r w:rsidR="00E24E4F" w:rsidRPr="00BC7AE3">
                <w:rPr>
                  <w:sz w:val="20"/>
                  <w:szCs w:val="20"/>
                </w:rPr>
                <w:t>№ П3-11.03 П-04</w:t>
              </w:r>
              <w:r w:rsidR="00E24E4F" w:rsidRPr="005B2A36">
                <w:rPr>
                  <w:sz w:val="20"/>
                  <w:szCs w:val="20"/>
                </w:rPr>
                <w:t xml:space="preserve"> </w:t>
              </w:r>
              <w:r w:rsidRPr="005B2A36">
                <w:rPr>
                  <w:sz w:val="20"/>
                  <w:szCs w:val="20"/>
                </w:rPr>
                <w:t>(</w:t>
              </w:r>
              <w:r w:rsidRPr="00882F46">
                <w:rPr>
                  <w:sz w:val="20"/>
                  <w:szCs w:val="20"/>
                </w:rPr>
                <w:t xml:space="preserve">размещена на сайте в информационно-телекоммуникационной сети Интернет </w:t>
              </w:r>
              <w:r w:rsidR="000E5AC8">
                <w:fldChar w:fldCharType="begin"/>
              </w:r>
              <w:r w:rsidR="000E5AC8">
                <w:instrText xml:space="preserve"> HYPERLINK "https://www.rosneft.ru/Investors/corpgov/"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https://www.rosneft.ru/Investors/corpgov/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87" w:author="Rinat Gub" w:date="2022-12-06T13:44:00Z"/>
                <w:sz w:val="20"/>
                <w:szCs w:val="20"/>
              </w:rPr>
            </w:pPr>
            <w:ins w:id="10188" w:author="Rinat Gub" w:date="2022-12-06T13:44:00Z">
              <w:r w:rsidRPr="00882F46">
                <w:rPr>
                  <w:sz w:val="20"/>
                  <w:szCs w:val="20"/>
                </w:rPr>
                <w:t xml:space="preserve"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</w:t>
              </w:r>
              <w:r w:rsidRPr="00882F46">
                <w:rPr>
                  <w:sz w:val="20"/>
                  <w:szCs w:val="20"/>
                </w:rPr>
                <w:lastRenderedPageBreak/>
                <w:t xml:space="preserve">преступным путем, и финансированию терроризма» (размещен на сайте в информационно-телекоммуникационной сети Интернет </w:t>
              </w:r>
              <w:r w:rsidR="000E5AC8">
                <w:fldChar w:fldCharType="begin"/>
              </w:r>
              <w:r w:rsidR="000E5AC8">
                <w:instrText xml:space="preserve"> HYPERLINK "http://www.fedsfm.ru/documents/terr-list/"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http://www.fedsfm.ru/documents/terr-list/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</w:t>
              </w:r>
              <w:r w:rsidRPr="0057010B">
                <w:rPr>
                  <w:sz w:val="20"/>
                  <w:szCs w:val="20"/>
                </w:rPr>
                <w:t>, в том числе Поставщик/ Участник закупки не должен иметь трудовых отношений с вышеуказанными ли</w:t>
              </w:r>
              <w:r w:rsidRPr="00882F46">
                <w:rPr>
                  <w:sz w:val="20"/>
                  <w:szCs w:val="20"/>
                </w:rPr>
                <w:t xml:space="preserve">цами. 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189" w:author="Rinat Gub" w:date="2022-12-06T13:44:00Z"/>
                <w:sz w:val="20"/>
                <w:szCs w:val="20"/>
              </w:rPr>
            </w:pPr>
            <w:ins w:id="10190" w:author="Rinat Gub" w:date="2022-12-06T13:44:00Z">
              <w:r w:rsidRPr="00882F46">
                <w:rPr>
                  <w:sz w:val="20"/>
                  <w:szCs w:val="20"/>
                </w:rPr>
                <w:t>Должны отсутствовать процессуальные решения правоохранительных органов в отношении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>
                <w:rPr>
                  <w:sz w:val="20"/>
                  <w:szCs w:val="20"/>
                </w:rPr>
                <w:t xml:space="preserve">Участника закупки (индивидуального предпринимателя) </w:t>
              </w:r>
              <w:r w:rsidRPr="00882F46">
                <w:rPr>
                  <w:sz w:val="20"/>
                  <w:szCs w:val="20"/>
                </w:rPr>
                <w:t>руководителя/</w:t>
              </w:r>
              <w:r>
                <w:rPr>
                  <w:sz w:val="20"/>
                  <w:szCs w:val="20"/>
                </w:rPr>
                <w:t>собственника Поставщика/Участника закупки</w:t>
              </w:r>
              <w:r w:rsidRPr="00882F46">
                <w:rPr>
                  <w:sz w:val="20"/>
                  <w:szCs w:val="20"/>
                </w:rPr>
                <w:t xml:space="preserve"> </w:t>
              </w:r>
              <w:r>
                <w:rPr>
                  <w:sz w:val="20"/>
                  <w:szCs w:val="20"/>
                </w:rPr>
                <w:t xml:space="preserve">(юридического лица) </w:t>
              </w:r>
              <w:r w:rsidRPr="00882F46">
                <w:rPr>
                  <w:sz w:val="20"/>
                  <w:szCs w:val="20"/>
                </w:rPr>
                <w:t xml:space="preserve">(в том числе судебные решения либо решения органа дознания/ следователя/прокурора о прекращении уголовного преследования на основании ст. 25, </w:t>
              </w:r>
              <w:r w:rsidR="008F20E9">
                <w:rPr>
                  <w:sz w:val="20"/>
                  <w:szCs w:val="20"/>
                </w:rPr>
                <w:t xml:space="preserve">25.1, </w:t>
              </w:r>
              <w:r w:rsidRPr="00882F46">
                <w:rPr>
                  <w:sz w:val="20"/>
                  <w:szCs w:val="20"/>
                </w:rPr>
                <w:t>27 ч. 1 п. 3, 28, 28.1 Уголовно-процессуального кодекса Российской Федерации</w:t>
              </w:r>
              <w:r w:rsidRPr="00C31074">
                <w:rPr>
                  <w:sz w:val="20"/>
                  <w:szCs w:val="20"/>
                  <w:highlight w:val="yellow"/>
                </w:rPr>
                <w:t>) и</w:t>
              </w:r>
              <w:r w:rsidR="00563F50" w:rsidRPr="00C31074">
                <w:rPr>
                  <w:sz w:val="20"/>
                  <w:szCs w:val="20"/>
                  <w:highlight w:val="yellow"/>
                </w:rPr>
                <w:t>/или</w:t>
              </w:r>
              <w:r w:rsidRPr="00C31074">
                <w:rPr>
                  <w:sz w:val="20"/>
                  <w:szCs w:val="20"/>
                  <w:highlight w:val="yellow"/>
                </w:rPr>
                <w:t xml:space="preserve"> судимости</w:t>
              </w:r>
              <w:r w:rsidRPr="00882F46">
                <w:rPr>
                  <w:sz w:val="20"/>
                  <w:szCs w:val="20"/>
                </w:rPr>
                <w:t xml:space="preserve"> за преступления в сфере эк</w:t>
              </w:r>
              <w:r w:rsidR="00E90CD3">
                <w:rPr>
                  <w:sz w:val="20"/>
                  <w:szCs w:val="20"/>
                </w:rPr>
                <w:t>ономики.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0"/>
                <w:numId w:val="98"/>
              </w:numPr>
              <w:tabs>
                <w:tab w:val="clear" w:pos="1134"/>
              </w:tabs>
              <w:ind w:left="538" w:hanging="357"/>
              <w:contextualSpacing w:val="0"/>
              <w:rPr>
                <w:ins w:id="10191" w:author="Rinat Gub" w:date="2022-12-06T13:44:00Z"/>
              </w:rPr>
            </w:pPr>
            <w:ins w:id="10192" w:author="Rinat Gub" w:date="2022-12-06T13:44:00Z">
              <w:r w:rsidRPr="00882F46">
                <w:t xml:space="preserve">Должны отсутствовать судимости у </w:t>
              </w:r>
              <w:r w:rsidR="00050A1B">
                <w:t xml:space="preserve">Участника закупки (индивидуального предпринимателя), </w:t>
              </w:r>
              <w:r w:rsidRPr="00882F46">
                <w:t>руководителя, собственника Поставщика / Участника закупки</w:t>
              </w:r>
              <w:r>
                <w:t xml:space="preserve"> </w:t>
              </w:r>
              <w:r w:rsidR="00050A1B">
                <w:t>(</w:t>
              </w:r>
              <w:r>
                <w:t>юридического лица</w:t>
              </w:r>
              <w:r w:rsidR="00050A1B">
                <w:t>)</w:t>
              </w:r>
              <w:r>
                <w:t>,</w:t>
              </w:r>
              <w:r w:rsidRPr="00882F46">
                <w:t xml:space="preserve">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</w:t>
              </w:r>
              <w:r w:rsidRPr="00882F46">
                <w:lastRenderedPageBreak/>
                <w:t>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0"/>
                <w:numId w:val="98"/>
              </w:numPr>
              <w:tabs>
                <w:tab w:val="clear" w:pos="1134"/>
              </w:tabs>
              <w:ind w:left="538" w:hanging="357"/>
              <w:contextualSpacing w:val="0"/>
              <w:rPr>
                <w:ins w:id="10193" w:author="Rinat Gub" w:date="2022-12-06T13:44:00Z"/>
              </w:rPr>
            </w:pPr>
            <w:ins w:id="10194" w:author="Rinat Gub" w:date="2022-12-06T13:44:00Z">
              <w:r w:rsidRPr="00882F46">
                <w:t xml:space="preserve">Должны отсутствовать у </w:t>
              </w:r>
              <w:r w:rsidR="00050A1B">
                <w:t xml:space="preserve">Участника закупки (физического лица) </w:t>
              </w:r>
              <w:r w:rsidRPr="00882F46">
                <w:t>руководителя, собственника Поставщика / Участника закупки</w:t>
              </w:r>
              <w:r>
                <w:t xml:space="preserve"> </w:t>
              </w:r>
              <w:r w:rsidR="00050A1B">
                <w:t>(</w:t>
              </w:r>
              <w:r>
                <w:t>юридического лица</w:t>
              </w:r>
              <w:r w:rsidR="00050A1B">
                <w:t>)</w:t>
              </w:r>
              <w:r w:rsidRPr="00882F46">
                <w:t xml:space="preserve">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291.1 (посредничество во взяточничестве) УК РФ. 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0"/>
                <w:numId w:val="98"/>
              </w:numPr>
              <w:tabs>
                <w:tab w:val="clear" w:pos="1134"/>
              </w:tabs>
              <w:ind w:left="538" w:hanging="357"/>
              <w:contextualSpacing w:val="0"/>
              <w:rPr>
                <w:ins w:id="10195" w:author="Rinat Gub" w:date="2022-12-06T13:44:00Z"/>
              </w:rPr>
            </w:pPr>
            <w:ins w:id="10196" w:author="Rinat Gub" w:date="2022-12-06T13:44:00Z">
              <w:r w:rsidRPr="00882F46">
                <w:t xml:space="preserve">Должен отсутствовать факт привлечения </w:t>
              </w:r>
              <w:r w:rsidRPr="00FB312D">
                <w:t>юридического лица</w:t>
              </w:r>
              <w:r w:rsidRPr="00882F46">
                <w:t xml:space="preserve">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0"/>
                <w:numId w:val="98"/>
              </w:numPr>
              <w:tabs>
                <w:tab w:val="clear" w:pos="1134"/>
              </w:tabs>
              <w:ind w:left="538" w:hanging="357"/>
              <w:contextualSpacing w:val="0"/>
              <w:rPr>
                <w:ins w:id="10197" w:author="Rinat Gub" w:date="2022-12-06T13:44:00Z"/>
              </w:rPr>
            </w:pPr>
            <w:ins w:id="10198" w:author="Rinat Gub" w:date="2022-12-06T13:44:00Z">
              <w:r w:rsidRPr="00882F46">
                <w:t>Для нерезидентов Российской Федерации также должны отсутствовать решения правоохранительных и контролирующих органов за аналогичные преступления.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ind w:firstLine="0"/>
              <w:jc w:val="left"/>
              <w:rPr>
                <w:ins w:id="10199" w:author="Rinat Gub" w:date="2022-12-06T13:44:00Z"/>
                <w:sz w:val="20"/>
                <w:szCs w:val="20"/>
              </w:rPr>
            </w:pPr>
            <w:ins w:id="10200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Не соответствует: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01" w:author="Rinat Gub" w:date="2022-12-06T13:44:00Z"/>
                <w:color w:val="000000" w:themeColor="text1"/>
                <w:sz w:val="20"/>
                <w:szCs w:val="20"/>
              </w:rPr>
            </w:pPr>
            <w:ins w:id="10202" w:author="Rinat Gub" w:date="2022-12-06T13:44:00Z">
              <w:r w:rsidRPr="00882F46">
                <w:rPr>
                  <w:color w:val="000000" w:themeColor="text1"/>
                  <w:sz w:val="20"/>
                  <w:szCs w:val="20"/>
                </w:rPr>
                <w:t>установлены признаки коррупционных действий.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03" w:author="Rinat Gub" w:date="2022-12-06T13:44:00Z"/>
                <w:sz w:val="20"/>
                <w:szCs w:val="20"/>
              </w:rPr>
            </w:pPr>
            <w:ins w:id="10204" w:author="Rinat Gub" w:date="2022-12-06T13:44:00Z">
              <w:r w:rsidRPr="00882F46">
                <w:rPr>
                  <w:sz w:val="20"/>
                  <w:szCs w:val="20"/>
                </w:rPr>
  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05" w:author="Rinat Gub" w:date="2022-12-06T13:44:00Z"/>
                <w:sz w:val="20"/>
                <w:szCs w:val="20"/>
              </w:rPr>
            </w:pPr>
            <w:ins w:id="10206" w:author="Rinat Gub" w:date="2022-12-06T13:44:00Z">
              <w:r w:rsidRPr="00882F46">
                <w:rPr>
                  <w:sz w:val="20"/>
                  <w:szCs w:val="20"/>
                </w:rPr>
                <w:t xml:space="preserve"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 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</w:t>
              </w:r>
              <w:r w:rsidRPr="00882F46">
                <w:rPr>
                  <w:sz w:val="20"/>
                  <w:szCs w:val="20"/>
                </w:rPr>
                <w:lastRenderedPageBreak/>
                <w:t xml:space="preserve">течение последний 2-х лет (24 календарных месяца до момента осуществления проверки), либо судимость за преступление не погашена или не снята. </w:t>
              </w:r>
            </w:ins>
          </w:p>
          <w:p w:rsidR="00AD2D91" w:rsidRPr="00882F46" w:rsidRDefault="00AD2D91">
            <w:pPr>
              <w:jc w:val="left"/>
              <w:rPr>
                <w:ins w:id="10207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ind w:firstLine="0"/>
              <w:jc w:val="left"/>
              <w:rPr>
                <w:ins w:id="10208" w:author="Rinat Gub" w:date="2022-12-06T13:44:00Z"/>
                <w:sz w:val="20"/>
                <w:szCs w:val="20"/>
              </w:rPr>
            </w:pPr>
            <w:ins w:id="10209" w:author="Rinat Gub" w:date="2022-12-06T13:44:00Z">
              <w:r w:rsidRPr="00882F46">
                <w:rPr>
                  <w:sz w:val="20"/>
                  <w:szCs w:val="20"/>
                </w:rPr>
                <w:t xml:space="preserve">Соответствует: 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10" w:author="Rinat Gub" w:date="2022-12-06T13:44:00Z"/>
                <w:sz w:val="20"/>
                <w:szCs w:val="20"/>
              </w:rPr>
            </w:pPr>
            <w:ins w:id="10211" w:author="Rinat Gub" w:date="2022-12-06T13:44:00Z">
              <w:r w:rsidRPr="00882F46">
                <w:rPr>
                  <w:sz w:val="20"/>
                  <w:szCs w:val="20"/>
                </w:rPr>
                <w:t>отсутствуют признаки коррупционных действий;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12" w:author="Rinat Gub" w:date="2022-12-06T13:44:00Z"/>
                <w:sz w:val="20"/>
                <w:szCs w:val="20"/>
              </w:rPr>
            </w:pPr>
            <w:ins w:id="10213" w:author="Rinat Gub" w:date="2022-12-06T13:44:00Z">
              <w:r w:rsidRPr="00882F46">
                <w:rPr>
                  <w:sz w:val="20"/>
                  <w:szCs w:val="20"/>
                </w:rPr>
  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14" w:author="Rinat Gub" w:date="2022-12-06T13:44:00Z"/>
                <w:sz w:val="20"/>
                <w:szCs w:val="20"/>
              </w:rPr>
            </w:pPr>
            <w:ins w:id="10215" w:author="Rinat Gub" w:date="2022-12-06T13:44:00Z">
              <w:r w:rsidRPr="00882F46">
                <w:rPr>
                  <w:sz w:val="20"/>
                  <w:szCs w:val="20"/>
                </w:rPr>
  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 противодействии легализации (отмыванию) доходов, полученных преступным путем, и финансированию терроризма»;</w:t>
              </w:r>
            </w:ins>
          </w:p>
          <w:p w:rsidR="00AD2D91" w:rsidRPr="00882F46" w:rsidRDefault="00AD2D91">
            <w:pPr>
              <w:numPr>
                <w:ilvl w:val="0"/>
                <w:numId w:val="97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16" w:author="Rinat Gub" w:date="2022-12-06T13:44:00Z"/>
                <w:sz w:val="20"/>
                <w:szCs w:val="20"/>
              </w:rPr>
            </w:pPr>
            <w:ins w:id="10217" w:author="Rinat Gub" w:date="2022-12-06T13:44:00Z">
              <w:r w:rsidRPr="00882F46">
                <w:rPr>
                  <w:sz w:val="20"/>
                  <w:szCs w:val="20"/>
                </w:rPr>
  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 календарных месяца до момента осуществления проверки), либо судимость за преступление погашена или снята.</w:t>
              </w:r>
            </w:ins>
          </w:p>
        </w:tc>
      </w:tr>
      <w:tr w:rsidR="00AD2D91" w:rsidRPr="00D35D26" w:rsidTr="00C31074">
        <w:trPr>
          <w:ins w:id="10218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0"/>
                <w:numId w:val="235"/>
              </w:numPr>
              <w:tabs>
                <w:tab w:val="clear" w:pos="1134"/>
              </w:tabs>
              <w:spacing w:before="0"/>
              <w:ind w:left="0" w:firstLine="0"/>
              <w:rPr>
                <w:ins w:id="10219" w:author="Rinat Gub" w:date="2022-12-06T13:44:00Z"/>
              </w:rPr>
            </w:pPr>
            <w:bookmarkStart w:id="10220" w:name="_Ref395520586"/>
          </w:p>
        </w:tc>
        <w:bookmarkEnd w:id="10220"/>
        <w:tc>
          <w:tcPr>
            <w:tcW w:w="4627" w:type="dxa"/>
          </w:tcPr>
          <w:p w:rsidR="00AD2D91" w:rsidRPr="00882F46" w:rsidRDefault="00AD2D91" w:rsidP="00CD0E4F">
            <w:pPr>
              <w:ind w:firstLine="0"/>
              <w:jc w:val="left"/>
              <w:rPr>
                <w:ins w:id="10221" w:author="Rinat Gub" w:date="2022-12-06T13:44:00Z"/>
                <w:sz w:val="20"/>
                <w:szCs w:val="20"/>
              </w:rPr>
            </w:pPr>
            <w:ins w:id="10222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Поставщика/ Участника закупки в рамках проявления должной осмотрительности и осторожности, в том числе, в соответствии с </w:t>
              </w:r>
              <w:r w:rsidRPr="00882F46">
                <w:rPr>
                  <w:sz w:val="20"/>
                  <w:szCs w:val="20"/>
                </w:rPr>
                <w:lastRenderedPageBreak/>
                <w:t>требованиями Министерства финансов Российской Федерации</w:t>
              </w:r>
              <w:r w:rsidRPr="00882F46">
                <w:rPr>
                  <w:rStyle w:val="afc"/>
                  <w:szCs w:val="20"/>
                </w:rPr>
                <w:footnoteReference w:id="25"/>
              </w:r>
              <w:r w:rsidRPr="00882F46">
                <w:rPr>
                  <w:sz w:val="20"/>
                  <w:szCs w:val="20"/>
                </w:rPr>
                <w:t xml:space="preserve"> и Федеральной налоговой службы</w:t>
              </w:r>
              <w:r w:rsidRPr="00882F46">
                <w:rPr>
                  <w:rStyle w:val="afc"/>
                  <w:szCs w:val="20"/>
                </w:rPr>
                <w:footnoteReference w:id="26"/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5386" w:type="dxa"/>
            <w:gridSpan w:val="2"/>
          </w:tcPr>
          <w:p w:rsidR="00AD2D91" w:rsidRPr="00882F46" w:rsidRDefault="00AD2D91" w:rsidP="007245AF">
            <w:pPr>
              <w:ind w:firstLine="0"/>
              <w:jc w:val="left"/>
              <w:rPr>
                <w:ins w:id="10255" w:author="Rinat Gub" w:date="2022-12-06T13:44:00Z"/>
                <w:sz w:val="20"/>
                <w:szCs w:val="20"/>
              </w:rPr>
            </w:pPr>
          </w:p>
        </w:tc>
        <w:tc>
          <w:tcPr>
            <w:tcW w:w="4587" w:type="dxa"/>
          </w:tcPr>
          <w:p w:rsidR="00AD2D91" w:rsidRPr="00882F46" w:rsidRDefault="00AD2D91">
            <w:pPr>
              <w:ind w:firstLine="0"/>
              <w:jc w:val="left"/>
              <w:rPr>
                <w:ins w:id="10256" w:author="Rinat Gub" w:date="2022-12-06T13:44:00Z"/>
                <w:sz w:val="20"/>
                <w:szCs w:val="20"/>
              </w:rPr>
            </w:pPr>
            <w:ins w:id="10257" w:author="Rinat Gub" w:date="2022-12-06T13:44:00Z">
              <w:r w:rsidRPr="00882F46">
                <w:rPr>
                  <w:sz w:val="20"/>
                  <w:szCs w:val="20"/>
                </w:rPr>
                <w:t>Не соответствует:</w:t>
              </w:r>
            </w:ins>
          </w:p>
          <w:p w:rsidR="00AD2D91" w:rsidRPr="00882F46" w:rsidRDefault="00D6287C">
            <w:pPr>
              <w:numPr>
                <w:ilvl w:val="0"/>
                <w:numId w:val="96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58" w:author="Rinat Gub" w:date="2022-12-06T13:44:00Z"/>
                <w:sz w:val="20"/>
                <w:szCs w:val="20"/>
              </w:rPr>
            </w:pPr>
            <w:ins w:id="10259" w:author="Rinat Gub" w:date="2022-12-06T13:44:00Z">
              <w:r>
                <w:rPr>
                  <w:sz w:val="20"/>
                  <w:szCs w:val="20"/>
                </w:rPr>
                <w:t xml:space="preserve">Поставщик/Участник закупки </w:t>
              </w:r>
              <w:r w:rsidRPr="00F76751">
                <w:rPr>
                  <w:sz w:val="20"/>
                  <w:szCs w:val="20"/>
                </w:rPr>
                <w:t>(</w:t>
              </w:r>
              <w:r>
                <w:rPr>
                  <w:sz w:val="20"/>
                  <w:szCs w:val="20"/>
                </w:rPr>
                <w:t xml:space="preserve">юридическое лицо - </w:t>
              </w:r>
              <w:r w:rsidR="00AD2D91" w:rsidRPr="00882F46">
                <w:rPr>
                  <w:sz w:val="20"/>
                  <w:szCs w:val="20"/>
                </w:rPr>
                <w:t xml:space="preserve">резидент Российской Федерации, а также резидент государства – участника Содружества Независимых Государств (СНГ) набрала </w:t>
              </w:r>
              <w:r w:rsidR="00AD2D91" w:rsidRPr="00882F46">
                <w:rPr>
                  <w:sz w:val="20"/>
                  <w:szCs w:val="20"/>
                  <w:u w:val="single"/>
                </w:rPr>
                <w:t>5 и более баллов</w:t>
              </w:r>
              <w:r w:rsidR="00AD2D91" w:rsidRPr="00882F46">
                <w:rPr>
                  <w:sz w:val="20"/>
                  <w:szCs w:val="20"/>
                </w:rPr>
                <w:t>;</w:t>
              </w:r>
            </w:ins>
          </w:p>
          <w:p w:rsidR="00AD2D91" w:rsidRPr="00882F46" w:rsidRDefault="00D6287C">
            <w:pPr>
              <w:numPr>
                <w:ilvl w:val="0"/>
                <w:numId w:val="96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60" w:author="Rinat Gub" w:date="2022-12-06T13:44:00Z"/>
                <w:sz w:val="20"/>
                <w:szCs w:val="20"/>
              </w:rPr>
            </w:pPr>
            <w:ins w:id="10261" w:author="Rinat Gub" w:date="2022-12-06T13:44:00Z">
              <w:r>
                <w:rPr>
                  <w:sz w:val="20"/>
                  <w:szCs w:val="20"/>
                </w:rPr>
                <w:lastRenderedPageBreak/>
                <w:t xml:space="preserve">Поставщик/Участник закупки </w:t>
              </w:r>
              <w:r w:rsidRPr="00F76751">
                <w:rPr>
                  <w:sz w:val="20"/>
                  <w:szCs w:val="20"/>
                </w:rPr>
                <w:t>(</w:t>
              </w:r>
              <w:r>
                <w:rPr>
                  <w:sz w:val="20"/>
                  <w:szCs w:val="20"/>
                </w:rPr>
                <w:t xml:space="preserve">юридическое лицо - </w:t>
              </w:r>
              <w:r w:rsidR="00AD2D91" w:rsidRPr="00882F46">
                <w:rPr>
                  <w:sz w:val="20"/>
                  <w:szCs w:val="20"/>
                </w:rPr>
                <w:t>нерезидент Российской Федерации за исключением нерезидентов Российской Федерации, являющихся резидентами государств – участников СНГ), индивидуальный предприниматель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="00AD2D91" w:rsidRPr="00882F46">
                <w:rPr>
                  <w:sz w:val="20"/>
                  <w:szCs w:val="20"/>
                </w:rPr>
                <w:t xml:space="preserve">набрала </w:t>
              </w:r>
              <w:r w:rsidR="00AD2D91" w:rsidRPr="00882F46">
                <w:rPr>
                  <w:sz w:val="20"/>
                  <w:szCs w:val="20"/>
                  <w:u w:val="single"/>
                </w:rPr>
                <w:t>4 и более баллов;</w:t>
              </w:r>
            </w:ins>
          </w:p>
          <w:p w:rsidR="00AD2D91" w:rsidRPr="00882F46" w:rsidRDefault="00AD2D91">
            <w:pPr>
              <w:numPr>
                <w:ilvl w:val="0"/>
                <w:numId w:val="96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62" w:author="Rinat Gub" w:date="2022-12-06T13:44:00Z"/>
                <w:sz w:val="20"/>
                <w:szCs w:val="20"/>
              </w:rPr>
            </w:pPr>
            <w:ins w:id="10263" w:author="Rinat Gub" w:date="2022-12-06T13:44:00Z">
              <w:r w:rsidRPr="00882F46">
                <w:rPr>
                  <w:sz w:val="20"/>
                  <w:szCs w:val="20"/>
                </w:rPr>
                <w:t>представлена недостоверная информация.</w:t>
              </w:r>
            </w:ins>
          </w:p>
          <w:p w:rsidR="00AD2D91" w:rsidRPr="00882F46" w:rsidRDefault="00AD2D91">
            <w:pPr>
              <w:ind w:firstLine="0"/>
              <w:jc w:val="left"/>
              <w:rPr>
                <w:ins w:id="10264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ind w:firstLine="0"/>
              <w:jc w:val="left"/>
              <w:rPr>
                <w:ins w:id="10265" w:author="Rinat Gub" w:date="2022-12-06T13:44:00Z"/>
                <w:sz w:val="20"/>
                <w:szCs w:val="20"/>
              </w:rPr>
            </w:pPr>
            <w:ins w:id="10266" w:author="Rinat Gub" w:date="2022-12-06T13:44:00Z">
              <w:r w:rsidRPr="00882F46">
                <w:rPr>
                  <w:sz w:val="20"/>
                  <w:szCs w:val="20"/>
                </w:rPr>
                <w:t>Соответствует:</w:t>
              </w:r>
            </w:ins>
          </w:p>
          <w:p w:rsidR="00AD2D91" w:rsidRPr="00882F46" w:rsidRDefault="00D6287C">
            <w:pPr>
              <w:numPr>
                <w:ilvl w:val="0"/>
                <w:numId w:val="96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67" w:author="Rinat Gub" w:date="2022-12-06T13:44:00Z"/>
                <w:sz w:val="20"/>
                <w:szCs w:val="20"/>
              </w:rPr>
            </w:pPr>
            <w:ins w:id="10268" w:author="Rinat Gub" w:date="2022-12-06T13:44:00Z">
              <w:r>
                <w:rPr>
                  <w:sz w:val="20"/>
                  <w:szCs w:val="20"/>
                </w:rPr>
                <w:t>Поставщик/Участник закупки</w:t>
              </w:r>
              <w:r w:rsidR="00AD2D91" w:rsidRPr="00882F46">
                <w:rPr>
                  <w:sz w:val="20"/>
                  <w:szCs w:val="20"/>
                </w:rPr>
                <w:t xml:space="preserve"> (резидент Российской Федерации, а также резидент государства – участника СНГ) набрал </w:t>
              </w:r>
              <w:r w:rsidR="00AD2D91" w:rsidRPr="00882F46">
                <w:rPr>
                  <w:sz w:val="20"/>
                  <w:szCs w:val="20"/>
                  <w:u w:val="single"/>
                </w:rPr>
                <w:t>менее 5 баллов</w:t>
              </w:r>
              <w:r w:rsidR="00AD2D91" w:rsidRPr="00882F46">
                <w:rPr>
                  <w:sz w:val="20"/>
                  <w:szCs w:val="20"/>
                </w:rPr>
                <w:t>;</w:t>
              </w:r>
            </w:ins>
          </w:p>
          <w:p w:rsidR="00AD2D91" w:rsidRPr="00882F46" w:rsidRDefault="00D6287C">
            <w:pPr>
              <w:numPr>
                <w:ilvl w:val="0"/>
                <w:numId w:val="96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jc w:val="left"/>
              <w:rPr>
                <w:ins w:id="10269" w:author="Rinat Gub" w:date="2022-12-06T13:44:00Z"/>
                <w:sz w:val="20"/>
                <w:szCs w:val="20"/>
              </w:rPr>
            </w:pPr>
            <w:ins w:id="10270" w:author="Rinat Gub" w:date="2022-12-06T13:44:00Z">
              <w:r>
                <w:rPr>
                  <w:sz w:val="20"/>
                  <w:szCs w:val="20"/>
                </w:rPr>
                <w:t>Поставщик/Участник закупки</w:t>
              </w:r>
              <w:r w:rsidR="00AD2D91" w:rsidRPr="00882F46">
                <w:rPr>
                  <w:sz w:val="20"/>
                  <w:szCs w:val="20"/>
                </w:rPr>
                <w:t xml:space="preserve"> (нерезидент Российской Федерации за исключением нерезидентов Российской Федерации, являющихся резидентами государств – </w:t>
              </w:r>
              <w:r w:rsidR="00AD2D91" w:rsidRPr="00882F46">
                <w:rPr>
                  <w:sz w:val="20"/>
                  <w:szCs w:val="20"/>
                </w:rPr>
                <w:lastRenderedPageBreak/>
                <w:t xml:space="preserve">участников СНГ), индивидуальный предприниматель набрал </w:t>
              </w:r>
              <w:r w:rsidR="00AD2D91" w:rsidRPr="00882F46">
                <w:rPr>
                  <w:sz w:val="20"/>
                  <w:szCs w:val="20"/>
                  <w:u w:val="single"/>
                </w:rPr>
                <w:t>менее 4 баллов</w:t>
              </w:r>
              <w:r w:rsidR="00AD2D91" w:rsidRPr="00882F46">
                <w:rPr>
                  <w:sz w:val="20"/>
                  <w:szCs w:val="20"/>
                </w:rPr>
                <w:t>.</w:t>
              </w:r>
            </w:ins>
          </w:p>
          <w:p w:rsidR="00AD2D91" w:rsidRPr="00882F46" w:rsidRDefault="00AD2D91">
            <w:pPr>
              <w:ind w:firstLine="0"/>
              <w:jc w:val="left"/>
              <w:rPr>
                <w:ins w:id="10271" w:author="Rinat Gub" w:date="2022-12-06T13:44:00Z"/>
                <w:sz w:val="20"/>
                <w:szCs w:val="20"/>
                <w:u w:val="single"/>
              </w:rPr>
            </w:pPr>
          </w:p>
          <w:p w:rsidR="00AD2D91" w:rsidRPr="00882F46" w:rsidRDefault="00AD2D91">
            <w:pPr>
              <w:ind w:firstLine="0"/>
              <w:jc w:val="left"/>
              <w:rPr>
                <w:ins w:id="10272" w:author="Rinat Gub" w:date="2022-12-06T13:44:00Z"/>
                <w:sz w:val="20"/>
                <w:szCs w:val="20"/>
              </w:rPr>
            </w:pPr>
            <w:ins w:id="10273" w:author="Rinat Gub" w:date="2022-12-06T13:44:00Z">
              <w:r w:rsidRPr="00882F46">
                <w:rPr>
                  <w:sz w:val="20"/>
                  <w:szCs w:val="20"/>
                </w:rPr>
                <w:t xml:space="preserve">При проведении проверки </w:t>
              </w:r>
              <w:r w:rsidR="00D6287C">
                <w:rPr>
                  <w:sz w:val="20"/>
                  <w:szCs w:val="20"/>
                </w:rPr>
                <w:t>Поставщика/Участника закупки</w:t>
              </w:r>
              <w:r w:rsidRPr="00882F46">
                <w:rPr>
                  <w:sz w:val="20"/>
                  <w:szCs w:val="20"/>
                </w:rPr>
                <w:t xml:space="preserve">, существующих менее 2-х лет (на момент осуществления проверки) по требованиям, установленным в п.15.6, п. 15.7,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  </w:r>
            </w:ins>
          </w:p>
        </w:tc>
      </w:tr>
      <w:tr w:rsidR="00AD2D91" w:rsidRPr="00D35D26" w:rsidTr="00C31074">
        <w:trPr>
          <w:ins w:id="10274" w:author="Rinat Gub" w:date="2022-12-06T13:44:00Z"/>
        </w:trPr>
        <w:tc>
          <w:tcPr>
            <w:tcW w:w="709" w:type="dxa"/>
          </w:tcPr>
          <w:p w:rsidR="00AD2D91" w:rsidRPr="009B4D1E" w:rsidRDefault="00AD2D91" w:rsidP="00C31074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275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rPr>
                <w:ins w:id="10276" w:author="Rinat Gub" w:date="2022-12-06T13:44:00Z"/>
              </w:rPr>
            </w:pPr>
            <w:ins w:id="10277" w:author="Rinat Gub" w:date="2022-12-06T13:44:00Z">
              <w:r w:rsidRPr="00882F46">
                <w:t>Массовый учредитель /руководитель.</w:t>
              </w:r>
            </w:ins>
          </w:p>
          <w:p w:rsidR="00AD2D91" w:rsidRPr="00882F46" w:rsidRDefault="00AD2D91" w:rsidP="00CD0E4F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rPr>
                <w:ins w:id="10278" w:author="Rinat Gub" w:date="2022-12-06T13:44:00Z"/>
              </w:rPr>
            </w:pPr>
          </w:p>
          <w:p w:rsidR="00AD2D91" w:rsidRPr="00882F46" w:rsidRDefault="00AD2D91" w:rsidP="007245AF">
            <w:pPr>
              <w:tabs>
                <w:tab w:val="clear" w:pos="1134"/>
                <w:tab w:val="left" w:pos="462"/>
                <w:tab w:val="left" w:pos="510"/>
              </w:tabs>
              <w:ind w:firstLine="0"/>
              <w:jc w:val="left"/>
              <w:rPr>
                <w:ins w:id="10279" w:author="Rinat Gub" w:date="2022-12-06T13:44:00Z"/>
                <w:sz w:val="20"/>
                <w:szCs w:val="20"/>
              </w:rPr>
            </w:pPr>
          </w:p>
        </w:tc>
        <w:tc>
          <w:tcPr>
            <w:tcW w:w="4678" w:type="dxa"/>
          </w:tcPr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280" w:author="Rinat Gub" w:date="2022-12-06T13:44:00Z"/>
                <w:sz w:val="20"/>
                <w:szCs w:val="20"/>
              </w:rPr>
            </w:pPr>
            <w:ins w:id="10281" w:author="Rinat Gub" w:date="2022-12-06T13:44:00Z">
              <w:r w:rsidRPr="00882F46">
                <w:rPr>
                  <w:sz w:val="20"/>
                  <w:szCs w:val="20"/>
                </w:rPr>
                <w:t>физическое лицо является учредителем / руководителем 50 и более организаций — «2»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282" w:author="Rinat Gub" w:date="2022-12-06T13:44:00Z"/>
                <w:sz w:val="20"/>
                <w:szCs w:val="20"/>
              </w:rPr>
            </w:pPr>
            <w:ins w:id="10283" w:author="Rinat Gub" w:date="2022-12-06T13:44:00Z">
              <w:r w:rsidRPr="00882F46">
                <w:rPr>
                  <w:sz w:val="20"/>
                  <w:szCs w:val="20"/>
                </w:rPr>
                <w:t>физическое лицо является учредителем / руководителем от 10 до 49 организаций — «1»</w:t>
              </w:r>
            </w:ins>
          </w:p>
          <w:p w:rsidR="00AD2D91" w:rsidRPr="00882F46" w:rsidRDefault="00AD2D91">
            <w:pPr>
              <w:numPr>
                <w:ilvl w:val="0"/>
                <w:numId w:val="95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jc w:val="left"/>
              <w:rPr>
                <w:ins w:id="10284" w:author="Rinat Gub" w:date="2022-12-06T13:44:00Z"/>
                <w:sz w:val="20"/>
                <w:szCs w:val="20"/>
              </w:rPr>
            </w:pPr>
            <w:ins w:id="10285" w:author="Rinat Gub" w:date="2022-12-06T13:44:00Z">
              <w:r w:rsidRPr="00882F46">
                <w:rPr>
                  <w:sz w:val="20"/>
                  <w:szCs w:val="20"/>
                </w:rPr>
                <w:t>физическое лицо не является учредителем / руководителем 9 и более организаций — «0»</w:t>
              </w:r>
            </w:ins>
          </w:p>
          <w:p w:rsidR="00AD2D91" w:rsidRPr="00882F46" w:rsidRDefault="00AD2D91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rPr>
                <w:ins w:id="10286" w:author="Rinat Gub" w:date="2022-12-06T13:44:00Z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287" w:author="Rinat Gub" w:date="2022-12-06T13:44:00Z"/>
                <w:sz w:val="20"/>
                <w:szCs w:val="20"/>
              </w:rPr>
            </w:pPr>
            <w:ins w:id="10288" w:author="Rinat Gub" w:date="2022-12-06T13:44:00Z">
              <w:r w:rsidRPr="00882F46">
                <w:rPr>
                  <w:sz w:val="20"/>
                  <w:szCs w:val="20"/>
                </w:rPr>
  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289" w:author="Rinat Gub" w:date="2022-12-06T13:44:00Z"/>
                <w:sz w:val="20"/>
                <w:szCs w:val="20"/>
              </w:rPr>
            </w:pPr>
            <w:ins w:id="10290" w:author="Rinat Gub" w:date="2022-12-06T13:44:00Z">
              <w:r w:rsidRPr="00882F46">
                <w:rPr>
                  <w:sz w:val="20"/>
                  <w:szCs w:val="20"/>
                </w:rPr>
                <w:t>«Сведения о физических лицах, являющихся руководителями или учредителями (участниками) нескольких юридических лиц»</w:t>
              </w:r>
            </w:ins>
          </w:p>
          <w:p w:rsidR="00AD2D91" w:rsidRPr="00882F46" w:rsidRDefault="00AD2D91">
            <w:pPr>
              <w:pStyle w:val="afa"/>
              <w:widowControl/>
              <w:tabs>
                <w:tab w:val="clear" w:pos="1134"/>
              </w:tabs>
              <w:spacing w:before="0"/>
              <w:ind w:left="0"/>
              <w:rPr>
                <w:ins w:id="10291" w:author="Rinat Gub" w:date="2022-12-06T13:44:00Z"/>
                <w:color w:val="FF0000"/>
              </w:rPr>
            </w:pPr>
            <w:ins w:id="10292" w:author="Rinat Gub" w:date="2022-12-06T13:44:00Z">
              <w:r w:rsidRPr="00882F46">
                <w:rPr>
                  <w:rStyle w:val="ac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"https://service.nalog.ru/mru.do" </w:instrText>
              </w:r>
              <w:r w:rsidR="000E5AC8">
                <w:fldChar w:fldCharType="separate"/>
              </w:r>
              <w:r w:rsidRPr="00882F46">
                <w:rPr>
                  <w:rStyle w:val="ac"/>
                  <w:lang w:val="en-US"/>
                </w:rPr>
                <w:t>https</w:t>
              </w:r>
              <w:r w:rsidRPr="00882F46">
                <w:rPr>
                  <w:rStyle w:val="ac"/>
                </w:rPr>
                <w:t>://</w:t>
              </w:r>
              <w:r w:rsidRPr="00882F46">
                <w:rPr>
                  <w:rStyle w:val="ac"/>
                  <w:lang w:val="en-US"/>
                </w:rPr>
                <w:t>service</w:t>
              </w:r>
              <w:r w:rsidRPr="00882F46">
                <w:rPr>
                  <w:rStyle w:val="ac"/>
                </w:rPr>
                <w:t>.</w:t>
              </w:r>
              <w:r w:rsidRPr="00882F46">
                <w:rPr>
                  <w:rStyle w:val="ac"/>
                  <w:lang w:val="en-US"/>
                </w:rPr>
                <w:t>nalog</w:t>
              </w:r>
              <w:r w:rsidRPr="00882F46">
                <w:rPr>
                  <w:rStyle w:val="ac"/>
                </w:rPr>
                <w:t>.</w:t>
              </w:r>
              <w:r w:rsidRPr="00882F46">
                <w:rPr>
                  <w:rStyle w:val="ac"/>
                  <w:lang w:val="en-US"/>
                </w:rPr>
                <w:t>ru</w:t>
              </w:r>
              <w:r w:rsidRPr="00882F46">
                <w:rPr>
                  <w:rStyle w:val="ac"/>
                </w:rPr>
                <w:t>/</w:t>
              </w:r>
              <w:r w:rsidRPr="00882F46">
                <w:rPr>
                  <w:rStyle w:val="ac"/>
                  <w:lang w:val="en-US"/>
                </w:rPr>
                <w:t>mru</w:t>
              </w:r>
              <w:r w:rsidRPr="00882F46">
                <w:rPr>
                  <w:rStyle w:val="ac"/>
                </w:rPr>
                <w:t>.</w:t>
              </w:r>
              <w:r w:rsidRPr="00882F46">
                <w:rPr>
                  <w:rStyle w:val="ac"/>
                  <w:lang w:val="en-US"/>
                </w:rPr>
                <w:t>do</w:t>
              </w:r>
              <w:r w:rsidR="000E5AC8">
                <w:rPr>
                  <w:rStyle w:val="ac"/>
                  <w:lang w:val="en-US"/>
                </w:rPr>
                <w:fldChar w:fldCharType="end"/>
              </w:r>
              <w:r w:rsidRPr="00882F46">
                <w:rPr>
                  <w:rStyle w:val="ac"/>
                </w:rPr>
                <w:t>)</w:t>
              </w:r>
              <w:r w:rsidRPr="00882F46">
                <w:rPr>
                  <w:color w:val="FF0000"/>
                </w:rPr>
                <w:t xml:space="preserve"> 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293" w:author="Rinat Gub" w:date="2022-12-06T13:44:00Z"/>
                <w:sz w:val="20"/>
                <w:szCs w:val="20"/>
              </w:rPr>
            </w:pPr>
            <w:ins w:id="10294" w:author="Rinat Gub" w:date="2022-12-06T13:44:00Z">
              <w:r w:rsidRPr="00882F46">
                <w:rPr>
                  <w:sz w:val="20"/>
                  <w:szCs w:val="20"/>
                </w:rPr>
                <w:t>0 / 1 / 2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295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296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297" w:author="Rinat Gub" w:date="2022-12-06T13:44:00Z"/>
              </w:rPr>
            </w:pPr>
          </w:p>
        </w:tc>
        <w:tc>
          <w:tcPr>
            <w:tcW w:w="4627" w:type="dxa"/>
          </w:tcPr>
          <w:p w:rsidR="00AD2D91" w:rsidRPr="0057010B" w:rsidRDefault="00AD2D91" w:rsidP="00CD0E4F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rPr>
                <w:ins w:id="10298" w:author="Rinat Gub" w:date="2022-12-06T13:44:00Z"/>
              </w:rPr>
            </w:pPr>
            <w:ins w:id="10299" w:author="Rinat Gub" w:date="2022-12-06T13:44:00Z">
              <w:r w:rsidRPr="00882F46">
                <w:t>Совмещение собстве</w:t>
              </w:r>
              <w:r w:rsidRPr="0057010B">
                <w:t>нником должности руководителя и/или главного бухгалтера, а также совмещение одним лицом должности руководителя и главного бухгалтера.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00" w:author="Rinat Gub" w:date="2022-12-06T13:44:00Z"/>
              </w:rPr>
            </w:pPr>
            <w:ins w:id="10301" w:author="Rinat Gub" w:date="2022-12-06T13:44:00Z">
              <w:r w:rsidRPr="00882F46">
                <w:t>имеется факт совмещения должностей 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02" w:author="Rinat Gub" w:date="2022-12-06T13:44:00Z"/>
              </w:rPr>
            </w:pPr>
            <w:ins w:id="10303" w:author="Rinat Gub" w:date="2022-12-06T13:44:00Z">
              <w:r w:rsidRPr="00882F46">
                <w:t>нет факта совмещения должностей — «0»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04" w:author="Rinat Gub" w:date="2022-12-06T13:44:00Z"/>
                <w:sz w:val="20"/>
                <w:szCs w:val="20"/>
              </w:rPr>
            </w:pPr>
            <w:ins w:id="10305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06" w:author="Rinat Gub" w:date="2022-12-06T13:44:00Z"/>
                <w:sz w:val="20"/>
                <w:szCs w:val="20"/>
              </w:rPr>
            </w:pPr>
          </w:p>
        </w:tc>
        <w:tc>
          <w:tcPr>
            <w:tcW w:w="4587" w:type="dxa"/>
            <w:vMerge w:val="restart"/>
          </w:tcPr>
          <w:p w:rsidR="00AD2D91" w:rsidRPr="00882F46" w:rsidRDefault="00AD2D91">
            <w:pPr>
              <w:jc w:val="left"/>
              <w:rPr>
                <w:ins w:id="10307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308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309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</w:tabs>
              <w:ind w:firstLine="0"/>
              <w:jc w:val="left"/>
              <w:rPr>
                <w:ins w:id="10310" w:author="Rinat Gub" w:date="2022-12-06T13:44:00Z"/>
                <w:sz w:val="20"/>
                <w:szCs w:val="20"/>
              </w:rPr>
            </w:pPr>
            <w:ins w:id="10311" w:author="Rinat Gub" w:date="2022-12-06T13:44:00Z">
              <w:r w:rsidRPr="00E24E4F">
                <w:rPr>
                  <w:sz w:val="20"/>
                </w:rPr>
                <w:t xml:space="preserve">Юридический адрес Поставщика/Участника закупки указан при государственной регистрации в </w:t>
              </w:r>
              <w:r w:rsidRPr="00E24E4F">
                <w:rPr>
                  <w:sz w:val="20"/>
                </w:rPr>
                <w:lastRenderedPageBreak/>
                <w:t>качестве места нахождения несколькими юридическими лицами</w:t>
              </w:r>
              <w:r w:rsidRPr="0057010B">
                <w:t xml:space="preserve"> </w:t>
              </w:r>
              <w:r w:rsidRPr="0057010B">
                <w:rPr>
                  <w:rStyle w:val="afc"/>
                </w:rPr>
                <w:footnoteReference w:id="27"/>
              </w:r>
              <w:r w:rsidRPr="0057010B">
                <w:t>.</w:t>
              </w:r>
            </w:ins>
          </w:p>
        </w:tc>
        <w:tc>
          <w:tcPr>
            <w:tcW w:w="4678" w:type="dxa"/>
          </w:tcPr>
          <w:p w:rsidR="00AD2D91" w:rsidRPr="0057010B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14" w:author="Rinat Gub" w:date="2022-12-06T13:44:00Z"/>
              </w:rPr>
            </w:pPr>
            <w:ins w:id="10315" w:author="Rinat Gub" w:date="2022-12-06T13:44:00Z">
              <w:r>
                <w:lastRenderedPageBreak/>
                <w:t xml:space="preserve">в </w:t>
              </w:r>
              <w:r w:rsidRPr="0057010B">
                <w:t>адрес</w:t>
              </w:r>
              <w:r>
                <w:t>е</w:t>
              </w:r>
              <w:r w:rsidR="00A9777F">
                <w:t xml:space="preserve"> </w:t>
              </w:r>
              <w:r w:rsidRPr="0057010B">
                <w:t>регистрации 50 и более юридических лиц — «2»</w:t>
              </w:r>
            </w:ins>
          </w:p>
          <w:p w:rsidR="00AD2D91" w:rsidRPr="0057010B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16" w:author="Rinat Gub" w:date="2022-12-06T13:44:00Z"/>
              </w:rPr>
            </w:pPr>
            <w:ins w:id="10317" w:author="Rinat Gub" w:date="2022-12-06T13:44:00Z">
              <w:r>
                <w:lastRenderedPageBreak/>
                <w:t xml:space="preserve">в </w:t>
              </w:r>
              <w:r w:rsidRPr="0057010B">
                <w:t>адрес</w:t>
              </w:r>
              <w:r>
                <w:t>е</w:t>
              </w:r>
              <w:r w:rsidR="00A9777F">
                <w:t xml:space="preserve"> </w:t>
              </w:r>
              <w:r w:rsidRPr="0057010B">
                <w:t>регистрации от 10 до 49 юридических лиц 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18" w:author="Rinat Gub" w:date="2022-12-06T13:44:00Z"/>
              </w:rPr>
            </w:pPr>
            <w:ins w:id="10319" w:author="Rinat Gub" w:date="2022-12-06T13:44:00Z">
              <w:r w:rsidRPr="00882F46">
                <w:t>обратное — «0»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320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321" w:author="Rinat Gub" w:date="2022-12-06T13:44:00Z"/>
                <w:sz w:val="20"/>
                <w:szCs w:val="20"/>
              </w:rPr>
            </w:pPr>
            <w:ins w:id="10322" w:author="Rinat Gub" w:date="2022-12-06T13:44:00Z">
              <w:r w:rsidRPr="00882F46">
                <w:rPr>
                  <w:sz w:val="20"/>
                  <w:szCs w:val="20"/>
                </w:rPr>
                <w:t>Проверка проводится по данным, размещенным на сайте Федеральной налоговой службы</w:t>
              </w:r>
              <w:r w:rsidRPr="00882F46">
                <w:rPr>
                  <w:color w:val="000000"/>
                  <w:sz w:val="20"/>
                  <w:szCs w:val="20"/>
                </w:rPr>
                <w:t xml:space="preserve"> России </w:t>
              </w:r>
              <w:r w:rsidRPr="00882F46">
                <w:rPr>
                  <w:sz w:val="20"/>
                  <w:szCs w:val="20"/>
                </w:rPr>
                <w:t>в информационно-телекоммуникационной сети Интернет</w:t>
              </w:r>
            </w:ins>
          </w:p>
          <w:p w:rsidR="00AD2D91" w:rsidRPr="0057010B" w:rsidRDefault="00AD2D91">
            <w:pPr>
              <w:tabs>
                <w:tab w:val="clear" w:pos="1134"/>
              </w:tabs>
              <w:ind w:firstLine="0"/>
              <w:jc w:val="left"/>
              <w:rPr>
                <w:ins w:id="10323" w:author="Rinat Gub" w:date="2022-12-06T13:44:00Z"/>
                <w:color w:val="000000"/>
                <w:sz w:val="20"/>
                <w:szCs w:val="20"/>
              </w:rPr>
            </w:pPr>
            <w:ins w:id="10324" w:author="Rinat Gub" w:date="2022-12-06T13:44:00Z">
              <w:r w:rsidRPr="0057010B">
                <w:rPr>
                  <w:color w:val="000000"/>
                  <w:sz w:val="20"/>
                  <w:szCs w:val="20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"https://service.nalog.ru/addrfind.do"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882F46">
                <w:rPr>
                  <w:rStyle w:val="ac"/>
                  <w:sz w:val="20"/>
                  <w:szCs w:val="20"/>
                </w:rPr>
                <w:t>://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882F46">
                <w:rPr>
                  <w:rStyle w:val="ac"/>
                  <w:sz w:val="20"/>
                  <w:szCs w:val="20"/>
                </w:rPr>
                <w:t>/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r w:rsidRPr="00882F46">
                <w:rPr>
                  <w:rStyle w:val="ac"/>
                  <w:sz w:val="20"/>
                  <w:szCs w:val="20"/>
                </w:rPr>
                <w:t>.</w:t>
              </w:r>
              <w:r w:rsidRPr="00882F46">
                <w:rPr>
                  <w:rStyle w:val="ac"/>
                  <w:sz w:val="20"/>
                  <w:szCs w:val="20"/>
                  <w:lang w:val="en-US"/>
                </w:rPr>
                <w:t>do</w:t>
              </w:r>
              <w:r w:rsidR="000E5AC8">
                <w:rPr>
                  <w:rStyle w:val="ac"/>
                  <w:sz w:val="20"/>
                  <w:szCs w:val="20"/>
                  <w:lang w:val="en-US"/>
                </w:rPr>
                <w:fldChar w:fldCharType="end"/>
              </w:r>
              <w:r w:rsidRPr="00882F46">
                <w:rPr>
                  <w:color w:val="000000"/>
                  <w:sz w:val="20"/>
                  <w:szCs w:val="20"/>
                </w:rPr>
                <w:t>)</w:t>
              </w:r>
              <w:r w:rsidRPr="0057010B">
                <w:rPr>
                  <w:color w:val="000000"/>
                  <w:sz w:val="20"/>
                  <w:szCs w:val="20"/>
                </w:rPr>
                <w:t>.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325" w:author="Rinat Gub" w:date="2022-12-06T13:44:00Z"/>
                <w:sz w:val="20"/>
                <w:szCs w:val="20"/>
              </w:rPr>
            </w:pPr>
            <w:ins w:id="10326" w:author="Rinat Gub" w:date="2022-12-06T13:44:00Z">
              <w:r w:rsidRPr="0057010B">
                <w:rPr>
                  <w:sz w:val="20"/>
                  <w:szCs w:val="20"/>
                </w:rPr>
                <w:t>Проверка осуществляется по адресу</w:t>
              </w:r>
              <w:r w:rsidRPr="002B1D4C">
                <w:rPr>
                  <w:sz w:val="20"/>
                  <w:szCs w:val="20"/>
                </w:rPr>
                <w:t xml:space="preserve"> регистрации Поставщика / Участника</w:t>
              </w:r>
              <w:r w:rsidRPr="00882F46">
                <w:rPr>
                  <w:sz w:val="20"/>
                  <w:szCs w:val="20"/>
                </w:rPr>
                <w:t xml:space="preserve"> с детализацией до номера дома.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27" w:author="Rinat Gub" w:date="2022-12-06T13:44:00Z"/>
                <w:sz w:val="20"/>
                <w:szCs w:val="20"/>
              </w:rPr>
            </w:pPr>
            <w:ins w:id="10328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 / 2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329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330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331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rPr>
                <w:ins w:id="10332" w:author="Rinat Gub" w:date="2022-12-06T13:44:00Z"/>
              </w:rPr>
            </w:pPr>
            <w:ins w:id="10333" w:author="Rinat Gub" w:date="2022-12-06T13:44:00Z">
              <w:r w:rsidRPr="00882F46">
                <w:t>Непродолжительный срок существования Поставщика/Участника закупки (государственная регистрация</w:t>
              </w:r>
              <w:r w:rsidR="00A9777F">
                <w:t xml:space="preserve"> </w:t>
              </w:r>
              <w:r w:rsidRPr="00882F46">
                <w:t>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34" w:author="Rinat Gub" w:date="2022-12-06T13:44:00Z"/>
              </w:rPr>
            </w:pPr>
            <w:ins w:id="10335" w:author="Rinat Gub" w:date="2022-12-06T13:44:00Z">
              <w:r w:rsidRPr="00882F46">
                <w:t>срок существования менее 1 года (государственная регистрация</w:t>
              </w:r>
              <w:r w:rsidR="00A9777F">
                <w:t xml:space="preserve"> </w:t>
              </w:r>
              <w:r w:rsidRPr="00882F46">
                <w:t>юридического лица или физического лица в качестве индивидуального предпринимателя осуществлена менее, чем за 12 календарных месяцев до момента осуществления проверки) — «2»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36" w:author="Rinat Gub" w:date="2022-12-06T13:44:00Z"/>
              </w:rPr>
            </w:pPr>
            <w:ins w:id="10337" w:author="Rinat Gub" w:date="2022-12-06T13:44:00Z">
              <w:r w:rsidRPr="00882F46">
                <w:t>срок существования от 1-го до 2-х лет (государственная регистрация</w:t>
              </w:r>
              <w:r w:rsidR="00A9777F">
                <w:t xml:space="preserve"> </w:t>
              </w:r>
              <w:r w:rsidRPr="00882F46">
                <w:t>юридического лица или физического лица в качестве индивидуального предпринимателя осуществлена более, чем за 12 и менее, чем за 24 календарных месяца до момента осуществления проверки) — «1»;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338" w:author="Rinat Gub" w:date="2022-12-06T13:44:00Z"/>
              </w:rPr>
            </w:pPr>
            <w:ins w:id="10339" w:author="Rinat Gub" w:date="2022-12-06T13:44:00Z">
              <w:r w:rsidRPr="00882F46">
                <w:t>срок существования более 2-х лет (государственная регистрация</w:t>
              </w:r>
              <w:r w:rsidR="00A9777F">
                <w:t xml:space="preserve"> </w:t>
              </w:r>
              <w:r w:rsidRPr="00882F46">
                <w:t xml:space="preserve">юридического лица или физического лица в качестве индивидуального предпринимателя осуществлена ранее, чем за 24 календарных </w:t>
              </w:r>
              <w:r w:rsidRPr="00882F46">
                <w:lastRenderedPageBreak/>
                <w:t xml:space="preserve">месяца до момента осуществления проверки) — «0» 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40" w:author="Rinat Gub" w:date="2022-12-06T13:44:00Z"/>
                <w:sz w:val="20"/>
                <w:szCs w:val="20"/>
              </w:rPr>
            </w:pPr>
            <w:ins w:id="10341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 / 2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342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343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344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rPr>
                <w:ins w:id="10345" w:author="Rinat Gub" w:date="2022-12-06T13:44:00Z"/>
              </w:rPr>
            </w:pPr>
            <w:ins w:id="10346" w:author="Rinat Gub" w:date="2022-12-06T13:44:00Z">
              <w:r w:rsidRPr="00882F46">
  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47" w:author="Rinat Gub" w:date="2022-12-06T13:44:00Z"/>
              </w:rPr>
            </w:pPr>
            <w:ins w:id="10348" w:author="Rinat Gub" w:date="2022-12-06T13:44:00Z">
              <w:r w:rsidRPr="00882F46">
                <w:t>численность персонала 5 и менее человек или отсутствие кадрового состава — «2»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49" w:author="Rinat Gub" w:date="2022-12-06T13:44:00Z"/>
              </w:rPr>
            </w:pPr>
            <w:ins w:id="10350" w:author="Rinat Gub" w:date="2022-12-06T13:44:00Z">
              <w:r w:rsidRPr="00882F46">
                <w:t>численность персонала от 6 до 10 человек 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51" w:author="Rinat Gub" w:date="2022-12-06T13:44:00Z"/>
              </w:rPr>
            </w:pPr>
            <w:ins w:id="10352" w:author="Rinat Gub" w:date="2022-12-06T13:44:00Z">
              <w:r w:rsidRPr="00882F46">
                <w:t>численность персонала более 10 человек — «0»</w:t>
              </w:r>
            </w:ins>
          </w:p>
          <w:p w:rsidR="00AD2D91" w:rsidRPr="002B1D4C" w:rsidRDefault="00AD2D91">
            <w:pPr>
              <w:tabs>
                <w:tab w:val="clear" w:pos="1134"/>
              </w:tabs>
              <w:ind w:firstLine="0"/>
              <w:jc w:val="left"/>
              <w:rPr>
                <w:ins w:id="10353" w:author="Rinat Gub" w:date="2022-12-06T13:44:00Z"/>
                <w:sz w:val="20"/>
                <w:szCs w:val="20"/>
              </w:rPr>
            </w:pPr>
          </w:p>
          <w:p w:rsidR="00AD2D91" w:rsidRPr="002B1D4C" w:rsidRDefault="00AD2D91">
            <w:pPr>
              <w:tabs>
                <w:tab w:val="clear" w:pos="1134"/>
              </w:tabs>
              <w:ind w:firstLine="0"/>
              <w:jc w:val="left"/>
              <w:rPr>
                <w:ins w:id="10354" w:author="Rinat Gub" w:date="2022-12-06T13:44:00Z"/>
                <w:sz w:val="20"/>
                <w:szCs w:val="20"/>
              </w:rPr>
            </w:pPr>
            <w:ins w:id="10355" w:author="Rinat Gub" w:date="2022-12-06T13:44:00Z">
              <w:r w:rsidRPr="00882F46">
                <w:rPr>
                  <w:sz w:val="20"/>
                  <w:szCs w:val="20"/>
                </w:rPr>
                <w:t>Проверка проводится по данным</w:t>
              </w:r>
              <w:r w:rsidRPr="0057010B">
                <w:rPr>
                  <w:sz w:val="20"/>
                  <w:szCs w:val="20"/>
                </w:rPr>
                <w:t xml:space="preserve"> о среднесписочной численности работников за предшествующий проверке год</w:t>
              </w:r>
              <w:r w:rsidRPr="00882F46">
                <w:rPr>
                  <w:sz w:val="20"/>
                  <w:szCs w:val="20"/>
                </w:rPr>
                <w:t>, размещенным на сайте Федеральной налоговой службы</w:t>
              </w:r>
              <w:r w:rsidRPr="00882F46">
                <w:rPr>
                  <w:color w:val="000000"/>
                  <w:sz w:val="20"/>
                  <w:szCs w:val="20"/>
                </w:rPr>
                <w:t xml:space="preserve"> России </w:t>
              </w:r>
              <w:r w:rsidRPr="00882F46">
                <w:rPr>
                  <w:sz w:val="20"/>
                  <w:szCs w:val="20"/>
                </w:rPr>
                <w:t>в информационно-телекоммуникационной сети Интернет</w:t>
              </w:r>
              <w:r>
                <w:rPr>
                  <w:sz w:val="20"/>
                  <w:szCs w:val="20"/>
                </w:rPr>
                <w:t xml:space="preserve"> (</w:t>
              </w:r>
              <w:r w:rsidR="000E5AC8">
                <w:fldChar w:fldCharType="begin"/>
              </w:r>
              <w:r w:rsidR="000E5AC8">
                <w:instrText xml:space="preserve"> HYPERLINK "https://www.nalog.ru/opendata/" </w:instrText>
              </w:r>
              <w:r w:rsidR="000E5AC8">
                <w:fldChar w:fldCharType="separate"/>
              </w:r>
              <w:r w:rsidRPr="007630D6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7630D6">
                <w:rPr>
                  <w:rStyle w:val="ac"/>
                  <w:sz w:val="20"/>
                  <w:szCs w:val="20"/>
                </w:rPr>
                <w:t>://</w:t>
              </w:r>
              <w:r w:rsidRPr="007630D6">
                <w:rPr>
                  <w:rStyle w:val="ac"/>
                  <w:sz w:val="20"/>
                  <w:szCs w:val="20"/>
                  <w:lang w:val="en-US"/>
                </w:rPr>
                <w:t>www</w:t>
              </w:r>
              <w:r w:rsidRPr="007630D6">
                <w:rPr>
                  <w:rStyle w:val="ac"/>
                  <w:sz w:val="20"/>
                  <w:szCs w:val="20"/>
                </w:rPr>
                <w:t>.</w:t>
              </w:r>
              <w:r w:rsidRPr="007630D6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7630D6">
                <w:rPr>
                  <w:rStyle w:val="ac"/>
                  <w:sz w:val="20"/>
                  <w:szCs w:val="20"/>
                </w:rPr>
                <w:t>.</w:t>
              </w:r>
              <w:r w:rsidRPr="007630D6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7630D6">
                <w:rPr>
                  <w:rStyle w:val="ac"/>
                  <w:sz w:val="20"/>
                  <w:szCs w:val="20"/>
                </w:rPr>
                <w:t>/</w:t>
              </w:r>
              <w:r w:rsidRPr="007630D6">
                <w:rPr>
                  <w:rStyle w:val="ac"/>
                  <w:sz w:val="20"/>
                  <w:szCs w:val="20"/>
                  <w:lang w:val="en-US"/>
                </w:rPr>
                <w:t>opendata</w:t>
              </w:r>
              <w:r w:rsidRPr="007630D6">
                <w:rPr>
                  <w:rStyle w:val="ac"/>
                  <w:sz w:val="20"/>
                  <w:szCs w:val="20"/>
                </w:rPr>
                <w:t>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>
                <w:rPr>
                  <w:sz w:val="20"/>
                  <w:szCs w:val="20"/>
                </w:rPr>
                <w:t>)</w:t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56" w:author="Rinat Gub" w:date="2022-12-06T13:44:00Z"/>
                <w:sz w:val="20"/>
                <w:szCs w:val="20"/>
              </w:rPr>
            </w:pPr>
            <w:ins w:id="10357" w:author="Rinat Gub" w:date="2022-12-06T13:44:00Z">
              <w:r w:rsidRPr="00882F46">
                <w:rPr>
                  <w:sz w:val="20"/>
                  <w:szCs w:val="20"/>
                </w:rPr>
                <w:t>0 / 1 / 2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358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359" w:author="Rinat Gub" w:date="2022-12-06T13:44:00Z"/>
        </w:trPr>
        <w:tc>
          <w:tcPr>
            <w:tcW w:w="709" w:type="dxa"/>
          </w:tcPr>
          <w:p w:rsidR="00AD2D91" w:rsidRPr="003C1FE7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360" w:author="Rinat Gub" w:date="2022-12-06T13:44:00Z"/>
                <w:lang w:val="en-US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ind w:firstLine="0"/>
              <w:jc w:val="left"/>
              <w:rPr>
                <w:ins w:id="10361" w:author="Rinat Gub" w:date="2022-12-06T13:44:00Z"/>
                <w:sz w:val="20"/>
                <w:szCs w:val="20"/>
              </w:rPr>
            </w:pPr>
            <w:ins w:id="10362" w:author="Rinat Gub" w:date="2022-12-06T13:44:00Z">
              <w:r w:rsidRPr="00882F46">
                <w:rPr>
                  <w:sz w:val="20"/>
                  <w:szCs w:val="20"/>
                </w:rPr>
                <w:t>Получение Поставщиком/Участником закупки по итогам последнего отчетного календарного года, предшествующего году подачи документов на аккредитацию, финансового результата в виде убытка или равного «0»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в соответствии с применяющимися бухгалтерскими стандартами (РСБУ, МФСО</w:t>
              </w:r>
              <w:r w:rsidR="00FB0711" w:rsidRPr="00E24E4F">
                <w:rPr>
                  <w:sz w:val="20"/>
                  <w:szCs w:val="20"/>
                </w:rPr>
                <w:t xml:space="preserve"> (</w:t>
              </w:r>
              <w:r w:rsidR="00FB0711">
                <w:rPr>
                  <w:sz w:val="20"/>
                  <w:szCs w:val="20"/>
                  <w:lang w:val="en-US"/>
                </w:rPr>
                <w:t>IAS</w:t>
              </w:r>
              <w:r w:rsidR="00FB0711" w:rsidRPr="00E24E4F">
                <w:rPr>
                  <w:sz w:val="20"/>
                  <w:szCs w:val="20"/>
                </w:rPr>
                <w:t>)</w:t>
              </w:r>
              <w:r w:rsidRPr="00882F46">
                <w:rPr>
                  <w:sz w:val="20"/>
                  <w:szCs w:val="20"/>
                </w:rPr>
                <w:t>).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63" w:author="Rinat Gub" w:date="2022-12-06T13:44:00Z"/>
              </w:rPr>
            </w:pPr>
            <w:ins w:id="10364" w:author="Rinat Gub" w:date="2022-12-06T13:44:00Z">
              <w:r w:rsidRPr="00882F46">
                <w:t>по итогам отчетного периода - убыток и/или финансовый результат равен «0»</w:t>
              </w:r>
              <w:r w:rsidR="00A9777F">
                <w:t xml:space="preserve"> </w:t>
              </w:r>
              <w:r w:rsidRPr="00882F46">
                <w:t>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65" w:author="Rinat Gub" w:date="2022-12-06T13:44:00Z"/>
              </w:rPr>
            </w:pPr>
            <w:ins w:id="10366" w:author="Rinat Gub" w:date="2022-12-06T13:44:00Z">
              <w:r w:rsidRPr="00882F46">
                <w:t>отсутствие убытка по итогам отчетного периода и/или финансовый результат более</w:t>
              </w:r>
              <w:r w:rsidR="00A9777F">
                <w:t xml:space="preserve"> </w:t>
              </w:r>
              <w:r w:rsidRPr="00882F46">
                <w:t>«0» — «0»</w:t>
              </w:r>
            </w:ins>
          </w:p>
          <w:p w:rsidR="00AD2D91" w:rsidRPr="00E24E4F" w:rsidRDefault="00AD2D91">
            <w:pPr>
              <w:tabs>
                <w:tab w:val="clear" w:pos="1134"/>
                <w:tab w:val="left" w:pos="539"/>
              </w:tabs>
              <w:ind w:firstLine="0"/>
              <w:jc w:val="left"/>
              <w:rPr>
                <w:ins w:id="10367" w:author="Rinat Gub" w:date="2022-12-06T13:44:00Z"/>
                <w:sz w:val="20"/>
              </w:rPr>
            </w:pPr>
          </w:p>
          <w:p w:rsidR="00AD2D91" w:rsidRPr="00882F46" w:rsidDel="001B649A" w:rsidRDefault="00AD2D91">
            <w:pPr>
              <w:tabs>
                <w:tab w:val="clear" w:pos="1134"/>
              </w:tabs>
              <w:ind w:firstLine="0"/>
              <w:jc w:val="left"/>
              <w:rPr>
                <w:ins w:id="10368" w:author="Rinat Gub" w:date="2022-12-06T13:44:00Z"/>
              </w:rPr>
            </w:pPr>
            <w:ins w:id="10369" w:author="Rinat Gub" w:date="2022-12-06T13:44:00Z">
              <w:r w:rsidRPr="007630D6">
                <w:rPr>
                  <w:sz w:val="20"/>
                </w:rPr>
                <w:t xml:space="preserve">Проверка проводится по данным, опубликованным Федеральной </w:t>
              </w:r>
              <w:r w:rsidR="008F20E9">
                <w:rPr>
                  <w:sz w:val="20"/>
                </w:rPr>
                <w:t xml:space="preserve">налоговой </w:t>
              </w:r>
              <w:r w:rsidRPr="007630D6">
                <w:rPr>
                  <w:sz w:val="20"/>
                </w:rPr>
                <w:t xml:space="preserve">службой </w:t>
              </w:r>
              <w:r w:rsidR="008F20E9">
                <w:rPr>
                  <w:sz w:val="20"/>
                </w:rPr>
                <w:t xml:space="preserve">РФ </w:t>
              </w:r>
              <w:r w:rsidRPr="007630D6">
                <w:rPr>
                  <w:sz w:val="20"/>
                </w:rPr>
                <w:t>(</w:t>
              </w:r>
              <w:r w:rsidR="008F20E9">
                <w:rPr>
                  <w:sz w:val="20"/>
                </w:rPr>
                <w:t xml:space="preserve">ФНС РФ </w:t>
              </w:r>
              <w:r w:rsidRPr="007630D6">
                <w:rPr>
                  <w:sz w:val="20"/>
                </w:rPr>
                <w:t xml:space="preserve">- </w:t>
              </w:r>
              <w:r w:rsidR="000E5AC8">
                <w:fldChar w:fldCharType="begin"/>
              </w:r>
              <w:r w:rsidR="000E5AC8">
                <w:instrText xml:space="preserve"> HYPERLINK "https://bo.nalog.ru/" </w:instrText>
              </w:r>
              <w:r w:rsidR="000E5AC8">
                <w:fldChar w:fldCharType="separate"/>
              </w:r>
              <w:r w:rsidR="00D82640" w:rsidRPr="00D82640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="00D82640" w:rsidRPr="00D82640">
                <w:rPr>
                  <w:rStyle w:val="ac"/>
                  <w:sz w:val="20"/>
                  <w:szCs w:val="20"/>
                </w:rPr>
                <w:t>:/</w:t>
              </w:r>
              <w:r w:rsidR="00D82640" w:rsidRPr="006C6A31">
                <w:rPr>
                  <w:rStyle w:val="ac"/>
                  <w:sz w:val="20"/>
                  <w:szCs w:val="20"/>
                </w:rPr>
                <w:t>/</w:t>
              </w:r>
              <w:r w:rsidR="00D82640" w:rsidRPr="006C6A31">
                <w:rPr>
                  <w:rStyle w:val="ac"/>
                  <w:sz w:val="20"/>
                  <w:szCs w:val="20"/>
                  <w:lang w:val="en-US"/>
                </w:rPr>
                <w:t>bo</w:t>
              </w:r>
              <w:r w:rsidR="00D82640" w:rsidRPr="006C6A31">
                <w:rPr>
                  <w:rStyle w:val="ac"/>
                  <w:sz w:val="20"/>
                  <w:szCs w:val="20"/>
                </w:rPr>
                <w:t>.</w:t>
              </w:r>
              <w:r w:rsidR="00D82640" w:rsidRPr="009B6BDA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="00D82640" w:rsidRPr="009B6BDA">
                <w:rPr>
                  <w:rStyle w:val="ac"/>
                  <w:sz w:val="20"/>
                  <w:szCs w:val="20"/>
                </w:rPr>
                <w:t>.</w:t>
              </w:r>
              <w:r w:rsidR="00D82640" w:rsidRPr="009B6BDA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D82640" w:rsidRPr="009B6BDA">
                <w:rPr>
                  <w:rStyle w:val="ac"/>
                  <w:sz w:val="20"/>
                  <w:szCs w:val="20"/>
                </w:rPr>
                <w:t>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7630D6">
                <w:rPr>
                  <w:sz w:val="20"/>
                </w:rPr>
                <w:t xml:space="preserve">). При отсутствии таких данных – на основании </w:t>
              </w:r>
              <w:r>
                <w:rPr>
                  <w:sz w:val="20"/>
                </w:rPr>
                <w:t>финансовой отчетности,</w:t>
              </w:r>
              <w:r w:rsidR="00A9777F">
                <w:rPr>
                  <w:sz w:val="20"/>
                </w:rPr>
                <w:t xml:space="preserve"> </w:t>
              </w:r>
              <w:r>
                <w:rPr>
                  <w:sz w:val="20"/>
                </w:rPr>
                <w:t xml:space="preserve">предоставленной </w:t>
              </w:r>
              <w:r w:rsidRPr="007630D6">
                <w:rPr>
                  <w:sz w:val="20"/>
                </w:rPr>
                <w:t>Поставщиком/Участником</w:t>
              </w:r>
              <w:r>
                <w:rPr>
                  <w:sz w:val="20"/>
                </w:rPr>
                <w:t xml:space="preserve"> закупки в составе заявки на проверку соответствия минимальным требованиям для прохождения аккредитации. В случае, если Поставщик/Участник закупки является резидентом РФ, предоставляемая отчетность должна </w:t>
              </w:r>
              <w:r w:rsidR="00B13CF8">
                <w:rPr>
                  <w:sz w:val="20"/>
                </w:rPr>
                <w:t xml:space="preserve">иметь подтверждение предоставления ее в </w:t>
              </w:r>
              <w:r w:rsidR="00FD2E39">
                <w:rPr>
                  <w:sz w:val="20"/>
                </w:rPr>
                <w:t>налоговый орган</w:t>
              </w:r>
              <w:r w:rsidR="00B13CF8">
                <w:rPr>
                  <w:sz w:val="20"/>
                </w:rPr>
                <w:t xml:space="preserve"> в соответствии с требованиями законодательства РФ (</w:t>
              </w:r>
              <w:r>
                <w:rPr>
                  <w:sz w:val="20"/>
                </w:rPr>
                <w:t xml:space="preserve">быть </w:t>
              </w:r>
              <w:r w:rsidRPr="007630D6">
                <w:rPr>
                  <w:sz w:val="20"/>
                </w:rPr>
                <w:t>заверен</w:t>
              </w:r>
              <w:r>
                <w:rPr>
                  <w:sz w:val="20"/>
                </w:rPr>
                <w:t>а</w:t>
              </w:r>
              <w:r w:rsidRPr="007630D6">
                <w:rPr>
                  <w:sz w:val="20"/>
                </w:rPr>
                <w:t xml:space="preserve"> оригинальной печатью и подписью сотрудника ФНС РФ</w:t>
              </w:r>
              <w:r w:rsidR="00B13CF8">
                <w:rPr>
                  <w:sz w:val="20"/>
                </w:rPr>
                <w:t xml:space="preserve">, </w:t>
              </w:r>
              <w:r w:rsidR="00040B57">
                <w:rPr>
                  <w:sz w:val="20"/>
                </w:rPr>
                <w:t xml:space="preserve">сопровождаться квитанцией об отправке в налоговый орган почтового отправления с описью вложения, содержащего </w:t>
              </w:r>
              <w:r w:rsidR="00041E9A">
                <w:rPr>
                  <w:sz w:val="20"/>
                </w:rPr>
                <w:lastRenderedPageBreak/>
                <w:t>отчетность</w:t>
              </w:r>
              <w:r w:rsidR="00040B57">
                <w:rPr>
                  <w:sz w:val="20"/>
                </w:rPr>
                <w:t>, сопровождаться подписанной усиленной квалифицированной электронной подписью налогового органа квитанцией о приеме отчетности)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70" w:author="Rinat Gub" w:date="2022-12-06T13:44:00Z"/>
                <w:sz w:val="20"/>
                <w:szCs w:val="20"/>
              </w:rPr>
            </w:pPr>
            <w:ins w:id="10371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372" w:author="Rinat Gub" w:date="2022-12-06T13:44:00Z"/>
                <w:sz w:val="20"/>
                <w:szCs w:val="20"/>
                <w:highlight w:val="lightGray"/>
              </w:rPr>
            </w:pPr>
          </w:p>
        </w:tc>
      </w:tr>
      <w:tr w:rsidR="00AD2D91" w:rsidRPr="00D35D26" w:rsidTr="00C31074">
        <w:trPr>
          <w:ins w:id="10373" w:author="Rinat Gub" w:date="2022-12-06T13:44:00Z"/>
        </w:trPr>
        <w:tc>
          <w:tcPr>
            <w:tcW w:w="709" w:type="dxa"/>
          </w:tcPr>
          <w:p w:rsidR="00AD2D91" w:rsidRPr="002B1D4C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374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rPr>
                <w:ins w:id="10375" w:author="Rinat Gub" w:date="2022-12-06T13:44:00Z"/>
              </w:rPr>
            </w:pPr>
            <w:ins w:id="10376" w:author="Rinat Gub" w:date="2022-12-06T13:44:00Z">
              <w:r w:rsidRPr="00882F46">
                <w:t>Получение Поставщиком/Участником закупки по итог</w:t>
              </w:r>
              <w:r w:rsidRPr="0057010B">
                <w:t>ам года, предшествующе</w:t>
              </w:r>
              <w:r w:rsidRPr="00882F46">
                <w:t xml:space="preserve">го </w:t>
              </w:r>
              <w:r w:rsidRPr="002B1D4C">
                <w:t>предыдущему</w:t>
              </w:r>
              <w:r w:rsidRPr="00882F46">
                <w:t xml:space="preserve"> году подачи документов на аккредитацию, финансового результата в виде убытка и/или равного «0» в соответствии с применяющимися бухгалтерскими стандартами (РСБУ, МФСО</w:t>
              </w:r>
              <w:r w:rsidR="00FB0711" w:rsidRPr="00C87BB7">
                <w:t xml:space="preserve"> (</w:t>
              </w:r>
              <w:r w:rsidR="00FB0711">
                <w:rPr>
                  <w:lang w:val="en-US"/>
                </w:rPr>
                <w:t>IAS</w:t>
              </w:r>
              <w:r w:rsidR="00FB0711" w:rsidRPr="00C87BB7">
                <w:t>)</w:t>
              </w:r>
              <w:r w:rsidRPr="00882F46">
                <w:t>).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77" w:author="Rinat Gub" w:date="2022-12-06T13:44:00Z"/>
              </w:rPr>
            </w:pPr>
            <w:ins w:id="10378" w:author="Rinat Gub" w:date="2022-12-06T13:44:00Z">
              <w:r w:rsidRPr="00882F46">
                <w:t>по итогам отчетного периода - убыток и/или финансовый результат равен «0»</w:t>
              </w:r>
              <w:r w:rsidR="00A9777F">
                <w:t xml:space="preserve"> </w:t>
              </w:r>
              <w:r w:rsidRPr="00882F46">
                <w:t>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79" w:author="Rinat Gub" w:date="2022-12-06T13:44:00Z"/>
              </w:rPr>
            </w:pPr>
            <w:ins w:id="10380" w:author="Rinat Gub" w:date="2022-12-06T13:44:00Z">
              <w:r w:rsidRPr="00882F46">
                <w:t>отсутствие убытка по итогам отчетного периода и/или финансовый результат более</w:t>
              </w:r>
              <w:r w:rsidR="00A9777F">
                <w:t xml:space="preserve"> </w:t>
              </w:r>
              <w:r w:rsidRPr="00882F46">
                <w:t>«0» — «0»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381" w:author="Rinat Gub" w:date="2022-12-06T13:44:00Z"/>
                <w:sz w:val="20"/>
                <w:szCs w:val="20"/>
              </w:rPr>
            </w:pPr>
          </w:p>
          <w:p w:rsidR="00AD2D91" w:rsidRPr="002B1D4C" w:rsidRDefault="00AD2D91">
            <w:pPr>
              <w:tabs>
                <w:tab w:val="clear" w:pos="1134"/>
              </w:tabs>
              <w:ind w:firstLine="0"/>
              <w:jc w:val="left"/>
              <w:rPr>
                <w:ins w:id="10382" w:author="Rinat Gub" w:date="2022-12-06T13:44:00Z"/>
                <w:sz w:val="20"/>
                <w:szCs w:val="20"/>
              </w:rPr>
            </w:pPr>
            <w:ins w:id="10383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проводится по данным, опубликованным Федеральной </w:t>
              </w:r>
              <w:r w:rsidR="008F20E9">
                <w:rPr>
                  <w:sz w:val="20"/>
                  <w:szCs w:val="20"/>
                </w:rPr>
                <w:t xml:space="preserve">налоговой </w:t>
              </w:r>
              <w:r w:rsidRPr="00882F46">
                <w:rPr>
                  <w:sz w:val="20"/>
                  <w:szCs w:val="20"/>
                </w:rPr>
                <w:t>службой (</w:t>
              </w:r>
              <w:r w:rsidR="008F20E9">
                <w:rPr>
                  <w:sz w:val="20"/>
                  <w:szCs w:val="20"/>
                </w:rPr>
                <w:t xml:space="preserve">ФНС РФ </w:t>
              </w:r>
              <w:r w:rsidRPr="00882F46">
                <w:rPr>
                  <w:sz w:val="20"/>
                  <w:szCs w:val="20"/>
                </w:rPr>
                <w:t>-</w:t>
              </w:r>
              <w:r w:rsidR="008F20E9">
                <w:rPr>
                  <w:sz w:val="20"/>
                </w:rPr>
                <w:t xml:space="preserve"> </w:t>
              </w:r>
              <w:r w:rsidR="000E5AC8">
                <w:fldChar w:fldCharType="begin"/>
              </w:r>
              <w:r w:rsidR="000E5AC8">
                <w:instrText xml:space="preserve"> HYPERLINK "https://bo.nalog.ru/" </w:instrText>
              </w:r>
              <w:r w:rsidR="000E5AC8">
                <w:fldChar w:fldCharType="separate"/>
              </w:r>
              <w:r w:rsidR="006C6A31" w:rsidRPr="006C6A31">
                <w:rPr>
                  <w:rStyle w:val="ac"/>
                  <w:sz w:val="20"/>
                </w:rPr>
                <w:t>https://bo.nalog.ru/</w:t>
              </w:r>
              <w:r w:rsidR="000E5AC8">
                <w:rPr>
                  <w:rStyle w:val="ac"/>
                  <w:sz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</w:t>
              </w:r>
              <w:r w:rsidRPr="0057010B">
                <w:rPr>
                  <w:sz w:val="20"/>
                  <w:szCs w:val="20"/>
                </w:rPr>
                <w:t>.</w:t>
              </w:r>
              <w:r w:rsidRPr="00882F46">
                <w:rPr>
                  <w:sz w:val="20"/>
                  <w:szCs w:val="20"/>
                </w:rPr>
                <w:t xml:space="preserve"> При отсутствии таких данных – на основании </w:t>
              </w:r>
              <w:r>
                <w:rPr>
                  <w:sz w:val="20"/>
                  <w:szCs w:val="20"/>
                </w:rPr>
                <w:t xml:space="preserve">финансовой отчетности, </w:t>
              </w:r>
              <w:r w:rsidRPr="00882F46">
                <w:rPr>
                  <w:sz w:val="20"/>
                  <w:szCs w:val="20"/>
                </w:rPr>
                <w:t xml:space="preserve">предоставленной Поставщиком/Участником </w:t>
              </w:r>
              <w:r>
                <w:rPr>
                  <w:sz w:val="20"/>
                  <w:szCs w:val="20"/>
                </w:rPr>
                <w:t>закупки в составе заявки</w:t>
              </w:r>
              <w:r>
                <w:t xml:space="preserve"> </w:t>
              </w:r>
              <w:r w:rsidRPr="006B2179">
                <w:rPr>
                  <w:sz w:val="20"/>
                  <w:szCs w:val="20"/>
                </w:rPr>
                <w:t xml:space="preserve">на проверку </w:t>
              </w:r>
              <w:r>
                <w:rPr>
                  <w:sz w:val="20"/>
                  <w:szCs w:val="20"/>
                </w:rPr>
                <w:t xml:space="preserve">соответствия </w:t>
              </w:r>
              <w:r w:rsidRPr="006B2179">
                <w:rPr>
                  <w:sz w:val="20"/>
                  <w:szCs w:val="20"/>
                </w:rPr>
                <w:t>минимальным требованиям для прохождения аккредитации</w:t>
              </w:r>
              <w:r>
                <w:rPr>
                  <w:sz w:val="20"/>
                  <w:szCs w:val="20"/>
                </w:rPr>
                <w:t>. В случае, если Поставщик/Участник закупки является резидентом РФ, предоставляемая отчетность должна</w:t>
              </w:r>
              <w:r w:rsidR="00AC4576">
                <w:rPr>
                  <w:sz w:val="20"/>
                </w:rPr>
                <w:t xml:space="preserve"> иметь подтверждение предоставления ее в налоговый ор</w:t>
              </w:r>
              <w:r w:rsidR="00FD2E39">
                <w:rPr>
                  <w:sz w:val="20"/>
                </w:rPr>
                <w:t>ган</w:t>
              </w:r>
              <w:r w:rsidR="00AC4576">
                <w:rPr>
                  <w:sz w:val="20"/>
                </w:rPr>
                <w:t xml:space="preserve"> в соответствии с требованиями законодательства РФ (</w:t>
              </w:r>
              <w:r>
                <w:rPr>
                  <w:sz w:val="20"/>
                  <w:szCs w:val="20"/>
                </w:rPr>
                <w:t>быть</w:t>
              </w:r>
              <w:r w:rsidRPr="00882F46">
                <w:rPr>
                  <w:sz w:val="20"/>
                  <w:szCs w:val="20"/>
                </w:rPr>
                <w:t xml:space="preserve"> заверен</w:t>
              </w:r>
              <w:r>
                <w:rPr>
                  <w:sz w:val="20"/>
                  <w:szCs w:val="20"/>
                </w:rPr>
                <w:t>а</w:t>
              </w:r>
              <w:r w:rsidRPr="00882F46">
                <w:rPr>
                  <w:sz w:val="20"/>
                  <w:szCs w:val="20"/>
                </w:rPr>
                <w:t xml:space="preserve"> оригинальной печатью и подписью сотрудника ФНС РФ</w:t>
              </w:r>
              <w:r w:rsidR="00AC4576">
                <w:rPr>
                  <w:sz w:val="20"/>
                </w:rPr>
                <w:t>, сопровождаться квитанцией об отправке в налоговый орган почтового отправления с описью вложения</w:t>
              </w:r>
              <w:r w:rsidR="00040B57">
                <w:rPr>
                  <w:sz w:val="20"/>
                </w:rPr>
                <w:t>,</w:t>
              </w:r>
              <w:r w:rsidR="00545367">
                <w:rPr>
                  <w:sz w:val="20"/>
                </w:rPr>
                <w:t xml:space="preserve"> содержащего отчетность,</w:t>
              </w:r>
              <w:r w:rsidR="00AC4576">
                <w:rPr>
                  <w:sz w:val="20"/>
                </w:rPr>
                <w:t xml:space="preserve"> сопровождаться </w:t>
              </w:r>
              <w:r w:rsidR="00040B57">
                <w:rPr>
                  <w:sz w:val="20"/>
                </w:rPr>
                <w:t xml:space="preserve">подписанной усиленной квалифицированной электронной подписью налогового органа </w:t>
              </w:r>
              <w:r w:rsidR="00AC4576">
                <w:rPr>
                  <w:sz w:val="20"/>
                </w:rPr>
                <w:t>квитанцией о приеме</w:t>
              </w:r>
              <w:r w:rsidR="00040B57">
                <w:rPr>
                  <w:sz w:val="20"/>
                </w:rPr>
                <w:t xml:space="preserve"> отчетности</w:t>
              </w:r>
              <w:r w:rsidR="00AC4576">
                <w:rPr>
                  <w:sz w:val="20"/>
                </w:rPr>
                <w:t>)</w:t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384" w:author="Rinat Gub" w:date="2022-12-06T13:44:00Z"/>
                <w:sz w:val="20"/>
                <w:szCs w:val="20"/>
              </w:rPr>
            </w:pPr>
            <w:ins w:id="10385" w:author="Rinat Gub" w:date="2022-12-06T13:44:00Z">
              <w:r w:rsidRPr="00882F46">
                <w:rPr>
                  <w:sz w:val="20"/>
                  <w:szCs w:val="20"/>
                </w:rPr>
                <w:t>0 /1</w:t>
              </w:r>
            </w:ins>
          </w:p>
        </w:tc>
        <w:tc>
          <w:tcPr>
            <w:tcW w:w="4587" w:type="dxa"/>
            <w:vMerge w:val="restart"/>
          </w:tcPr>
          <w:p w:rsidR="00AD2D91" w:rsidRPr="00882F46" w:rsidRDefault="00AD2D91">
            <w:pPr>
              <w:jc w:val="left"/>
              <w:rPr>
                <w:ins w:id="10386" w:author="Rinat Gub" w:date="2022-12-06T13:44:00Z"/>
                <w:sz w:val="20"/>
                <w:szCs w:val="20"/>
                <w:highlight w:val="lightGray"/>
              </w:rPr>
            </w:pPr>
          </w:p>
        </w:tc>
      </w:tr>
      <w:tr w:rsidR="00AD2D91" w:rsidRPr="00D35D26" w:rsidTr="00C31074">
        <w:trPr>
          <w:ins w:id="10387" w:author="Rinat Gub" w:date="2022-12-06T13:44:00Z"/>
        </w:trPr>
        <w:tc>
          <w:tcPr>
            <w:tcW w:w="709" w:type="dxa"/>
          </w:tcPr>
          <w:p w:rsidR="00AD2D91" w:rsidRPr="00C87BB7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388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pStyle w:val="afa"/>
              <w:tabs>
                <w:tab w:val="clear" w:pos="1134"/>
                <w:tab w:val="left" w:pos="462"/>
              </w:tabs>
              <w:spacing w:before="0"/>
              <w:ind w:left="0"/>
              <w:contextualSpacing w:val="0"/>
              <w:rPr>
                <w:ins w:id="10389" w:author="Rinat Gub" w:date="2022-12-06T13:44:00Z"/>
              </w:rPr>
            </w:pPr>
            <w:ins w:id="10390" w:author="Rinat Gub" w:date="2022-12-06T13:44:00Z">
              <w:r w:rsidRPr="00882F46">
  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  </w:r>
              <w:r w:rsidR="000E5AC8">
                <w:fldChar w:fldCharType="begin"/>
              </w:r>
              <w:r w:rsidR="000E5AC8">
                <w:instrText xml:space="preserve"> HYPERLINK "consultantplus://offline/ref=D5153D08D7C2715BDD4425DA827E97C2B793BA1313735B48C598F47C4483D13788E38FA4D26Em8k4N" </w:instrText>
              </w:r>
              <w:r w:rsidR="000E5AC8">
                <w:fldChar w:fldCharType="separate"/>
              </w:r>
              <w:r w:rsidRPr="00882F46">
                <w:t>законодательством</w:t>
              </w:r>
              <w:r w:rsidR="000E5AC8">
                <w:fldChar w:fldCharType="end"/>
              </w:r>
              <w:r w:rsidRPr="00882F46">
                <w:t xml:space="preserve"> </w:t>
              </w:r>
              <w:r w:rsidRPr="00882F46">
                <w:lastRenderedPageBreak/>
                <w:t xml:space="preserve">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  </w:r>
              <w:r w:rsidR="000E5AC8">
                <w:fldChar w:fldCharType="begin"/>
              </w:r>
              <w:r w:rsidR="000E5AC8">
                <w:instrText xml:space="preserve"> HYPERLINK "consultantplus://offline/ref=D5153D08D7C2715BDD4425DA827E97C2B793BA1313735B48C598F47C4483D13788E38FA4D26Cm8k3N" </w:instrText>
              </w:r>
              <w:r w:rsidR="000E5AC8">
                <w:fldChar w:fldCharType="separate"/>
              </w:r>
              <w:r w:rsidRPr="00882F46">
                <w:t>законодательством</w:t>
              </w:r>
              <w:r w:rsidR="000E5AC8">
                <w:fldChar w:fldCharType="end"/>
              </w:r>
              <w:r w:rsidRPr="00882F46">
                <w:t xml:space="preserve"> Российской Федерации о налогах и сборах)</w:t>
              </w:r>
              <w:r w:rsidR="00C87BB7">
                <w:t>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91" w:author="Rinat Gub" w:date="2022-12-06T13:44:00Z"/>
              </w:rPr>
            </w:pPr>
            <w:ins w:id="10392" w:author="Rinat Gub" w:date="2022-12-06T13:44:00Z">
              <w:r w:rsidRPr="00882F46">
                <w:lastRenderedPageBreak/>
                <w:t>имеется неисполненная задолженность перед бюджетом 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393" w:author="Rinat Gub" w:date="2022-12-06T13:44:00Z"/>
              </w:rPr>
            </w:pPr>
            <w:ins w:id="10394" w:author="Rinat Gub" w:date="2022-12-06T13:44:00Z">
              <w:r w:rsidRPr="00882F46">
                <w:t>нет неисполненной задолженности перед бюджетом — «0»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rPr>
                <w:ins w:id="10395" w:author="Rinat Gub" w:date="2022-12-06T13:44:00Z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396" w:author="Rinat Gub" w:date="2022-12-06T13:44:00Z"/>
                <w:sz w:val="20"/>
                <w:szCs w:val="20"/>
              </w:rPr>
            </w:pPr>
            <w:ins w:id="10397" w:author="Rinat Gub" w:date="2022-12-06T13:44:00Z">
              <w:r w:rsidRPr="00882F46">
                <w:rPr>
                  <w:sz w:val="20"/>
                  <w:szCs w:val="20"/>
                </w:rPr>
                <w:t xml:space="preserve">Информация о поставщике не должна содержаться в информационной базе «Сведения о юридических </w:t>
              </w:r>
              <w:r w:rsidRPr="00882F46">
                <w:rPr>
                  <w:sz w:val="20"/>
                  <w:szCs w:val="20"/>
                </w:rPr>
                <w:lastRenderedPageBreak/>
                <w:t>лицах, имеющих задолженность по уплате налогов (более 1000 рублей) и/или не представляющих налоговую отчетность более года».</w:t>
              </w:r>
            </w:ins>
          </w:p>
          <w:p w:rsidR="00AD2D91" w:rsidRPr="002B1D4C" w:rsidRDefault="00AD2D91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rPr>
                <w:ins w:id="10398" w:author="Rinat Gub" w:date="2022-12-06T13:44:00Z"/>
                <w:rStyle w:val="ac"/>
              </w:rPr>
            </w:pPr>
            <w:ins w:id="10399" w:author="Rinat Gub" w:date="2022-12-06T13:44:00Z">
              <w:r w:rsidRPr="002B1D4C">
                <w:t>(</w:t>
              </w:r>
              <w:r w:rsidR="000E5AC8">
                <w:fldChar w:fldCharType="begin"/>
              </w:r>
              <w:r w:rsidR="000E5AC8">
                <w:instrText xml:space="preserve"> HYPERLINK "https://service.nalog.ru/zd.do" </w:instrText>
              </w:r>
              <w:r w:rsidR="000E5AC8">
                <w:fldChar w:fldCharType="separate"/>
              </w:r>
              <w:r w:rsidRPr="00882F46">
                <w:rPr>
                  <w:rStyle w:val="ac"/>
                  <w:lang w:val="en-US"/>
                </w:rPr>
                <w:t>https</w:t>
              </w:r>
              <w:r w:rsidRPr="00882F46">
                <w:rPr>
                  <w:rStyle w:val="ac"/>
                </w:rPr>
                <w:t>://</w:t>
              </w:r>
              <w:r w:rsidRPr="00882F46">
                <w:rPr>
                  <w:rStyle w:val="ac"/>
                  <w:lang w:val="en-US"/>
                </w:rPr>
                <w:t>service</w:t>
              </w:r>
              <w:r w:rsidRPr="00882F46">
                <w:rPr>
                  <w:rStyle w:val="ac"/>
                </w:rPr>
                <w:t>.</w:t>
              </w:r>
              <w:r w:rsidRPr="00882F46">
                <w:rPr>
                  <w:rStyle w:val="ac"/>
                  <w:lang w:val="en-US"/>
                </w:rPr>
                <w:t>nalog</w:t>
              </w:r>
              <w:r w:rsidRPr="00882F46">
                <w:rPr>
                  <w:rStyle w:val="ac"/>
                </w:rPr>
                <w:t>.</w:t>
              </w:r>
              <w:r w:rsidRPr="00882F46">
                <w:rPr>
                  <w:rStyle w:val="ac"/>
                  <w:lang w:val="en-US"/>
                </w:rPr>
                <w:t>ru</w:t>
              </w:r>
              <w:r w:rsidRPr="00882F46">
                <w:rPr>
                  <w:rStyle w:val="ac"/>
                </w:rPr>
                <w:t>/</w:t>
              </w:r>
              <w:r w:rsidRPr="00882F46">
                <w:rPr>
                  <w:rStyle w:val="ac"/>
                  <w:lang w:val="en-US"/>
                </w:rPr>
                <w:t>zd</w:t>
              </w:r>
              <w:r w:rsidRPr="00882F46">
                <w:rPr>
                  <w:rStyle w:val="ac"/>
                </w:rPr>
                <w:t>.</w:t>
              </w:r>
              <w:r w:rsidRPr="00882F46">
                <w:rPr>
                  <w:rStyle w:val="ac"/>
                  <w:lang w:val="en-US"/>
                </w:rPr>
                <w:t>do</w:t>
              </w:r>
              <w:r w:rsidR="000E5AC8">
                <w:rPr>
                  <w:rStyle w:val="ac"/>
                  <w:lang w:val="en-US"/>
                </w:rPr>
                <w:fldChar w:fldCharType="end"/>
              </w:r>
              <w:r w:rsidRPr="00882F46">
                <w:rPr>
                  <w:rStyle w:val="ac"/>
                </w:rPr>
                <w:t>)</w:t>
              </w:r>
            </w:ins>
          </w:p>
          <w:p w:rsidR="00AD2D91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400" w:author="Rinat Gub" w:date="2022-12-06T13:44:00Z"/>
                <w:sz w:val="20"/>
                <w:szCs w:val="20"/>
              </w:rPr>
            </w:pPr>
            <w:ins w:id="10401" w:author="Rinat Gub" w:date="2022-12-06T13:44:00Z">
              <w:r w:rsidRPr="00882F46">
                <w:rPr>
                  <w:sz w:val="20"/>
                  <w:szCs w:val="20"/>
                </w:rPr>
                <w:t xml:space="preserve"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</w:t>
              </w:r>
              <w:r w:rsidR="00C87BB7">
                <w:rPr>
                  <w:sz w:val="20"/>
                  <w:szCs w:val="20"/>
                </w:rPr>
                <w:t>законодательством РФ)</w:t>
              </w:r>
              <w:r w:rsidR="00524FEB">
                <w:rPr>
                  <w:sz w:val="20"/>
                  <w:szCs w:val="20"/>
                </w:rPr>
                <w:t>.</w:t>
              </w:r>
            </w:ins>
          </w:p>
          <w:p w:rsidR="00AD2D91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402" w:author="Rinat Gub" w:date="2022-12-06T13:44:00Z"/>
                <w:sz w:val="20"/>
                <w:szCs w:val="20"/>
              </w:rPr>
            </w:pPr>
            <w:ins w:id="10403" w:author="Rinat Gub" w:date="2022-12-06T13:44:00Z">
              <w:r w:rsidRPr="00882F46">
                <w:rPr>
                  <w:sz w:val="20"/>
                  <w:szCs w:val="20"/>
                </w:rPr>
                <w:t>Отсутствие исполнительных производств по взысканию налогов и сборов, включая пени.</w:t>
              </w:r>
            </w:ins>
          </w:p>
          <w:p w:rsidR="00AD2D91" w:rsidRPr="00882F46" w:rsidRDefault="00AD2D91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rPr>
                <w:ins w:id="10404" w:author="Rinat Gub" w:date="2022-12-06T13:44:00Z"/>
              </w:rPr>
            </w:pPr>
            <w:ins w:id="10405" w:author="Rinat Gub" w:date="2022-12-06T13:44:00Z">
              <w:r w:rsidRPr="00882F46">
  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недоимки, задолженности, решение по такому заявлению на момент осуществления проверки не принято и Поставщик/Участник предоставил документы, подтверждающие подачу данного заявления;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06" w:author="Rinat Gub" w:date="2022-12-06T13:44:00Z"/>
                <w:sz w:val="20"/>
                <w:szCs w:val="20"/>
              </w:rPr>
            </w:pPr>
            <w:ins w:id="10407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408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09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10" w:author="Rinat Gub" w:date="2022-12-06T13:44:00Z"/>
                <w:lang w:val="en-US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411" w:author="Rinat Gub" w:date="2022-12-06T13:44:00Z"/>
                <w:sz w:val="20"/>
                <w:szCs w:val="20"/>
              </w:rPr>
            </w:pPr>
            <w:ins w:id="10412" w:author="Rinat Gub" w:date="2022-12-06T13:44:00Z">
              <w:r w:rsidRPr="00882F46">
                <w:rPr>
                  <w:sz w:val="20"/>
                  <w:szCs w:val="20"/>
                </w:rPr>
  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413" w:author="Rinat Gub" w:date="2022-12-06T13:44:00Z"/>
              </w:rPr>
            </w:pPr>
            <w:ins w:id="10414" w:author="Rinat Gub" w:date="2022-12-06T13:44:00Z">
              <w:r w:rsidRPr="00882F46">
  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415" w:author="Rinat Gub" w:date="2022-12-06T13:44:00Z"/>
              </w:rPr>
            </w:pPr>
            <w:ins w:id="10416" w:author="Rinat Gub" w:date="2022-12-06T13:44:00Z">
              <w:r w:rsidRPr="00882F46">
                <w:t xml:space="preserve"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</w:t>
              </w:r>
              <w:r w:rsidRPr="00882F46">
                <w:lastRenderedPageBreak/>
                <w:t>Финансов Российской Федерации № 108н от 13.11. 2007г.) — «0».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17" w:author="Rinat Gub" w:date="2022-12-06T13:44:00Z"/>
                <w:sz w:val="20"/>
                <w:szCs w:val="20"/>
              </w:rPr>
            </w:pPr>
            <w:ins w:id="10418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419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20" w:author="Rinat Gub" w:date="2022-12-06T13:44:00Z"/>
        </w:trPr>
        <w:tc>
          <w:tcPr>
            <w:tcW w:w="709" w:type="dxa"/>
          </w:tcPr>
          <w:p w:rsidR="00AD2D91" w:rsidRPr="00AD4BFC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21" w:author="Rinat Gub" w:date="2022-12-06T13:44:00Z"/>
                <w:lang w:val="en-US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422" w:author="Rinat Gub" w:date="2022-12-06T13:44:00Z"/>
                <w:sz w:val="20"/>
                <w:szCs w:val="20"/>
              </w:rPr>
            </w:pPr>
            <w:ins w:id="10423" w:author="Rinat Gub" w:date="2022-12-06T13:44:00Z">
              <w:r w:rsidRPr="00882F46">
                <w:rPr>
                  <w:sz w:val="20"/>
                  <w:szCs w:val="20"/>
                </w:rPr>
                <w:t>Не превышение валюты баланса за последний отчетный год над размером уставного капитал</w:t>
              </w:r>
              <w:r w:rsidR="00421E7B">
                <w:rPr>
                  <w:sz w:val="20"/>
                  <w:szCs w:val="20"/>
                </w:rPr>
                <w:t>а</w:t>
              </w:r>
              <w:r w:rsidRPr="00882F46">
                <w:rPr>
                  <w:sz w:val="20"/>
                  <w:szCs w:val="20"/>
                </w:rPr>
                <w:t xml:space="preserve"> (признак нулевой отчетности)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numPr>
                <w:ilvl w:val="1"/>
                <w:numId w:val="163"/>
              </w:numPr>
              <w:tabs>
                <w:tab w:val="left" w:pos="539"/>
              </w:tabs>
              <w:ind w:left="538" w:hanging="357"/>
              <w:rPr>
                <w:ins w:id="10424" w:author="Rinat Gub" w:date="2022-12-06T13:44:00Z"/>
              </w:rPr>
            </w:pPr>
            <w:ins w:id="10425" w:author="Rinat Gub" w:date="2022-12-06T13:44:00Z">
              <w:r w:rsidRPr="00882F46">
                <w:t>Валюта баланса не превышает размер уставного капитала – «1».</w:t>
              </w:r>
            </w:ins>
          </w:p>
          <w:p w:rsidR="00AD2D91" w:rsidRPr="00882F46" w:rsidRDefault="00AD2D91">
            <w:pPr>
              <w:pStyle w:val="afa"/>
              <w:numPr>
                <w:ilvl w:val="1"/>
                <w:numId w:val="163"/>
              </w:numPr>
              <w:tabs>
                <w:tab w:val="left" w:pos="539"/>
              </w:tabs>
              <w:ind w:left="538" w:hanging="357"/>
              <w:rPr>
                <w:ins w:id="10426" w:author="Rinat Gub" w:date="2022-12-06T13:44:00Z"/>
              </w:rPr>
            </w:pPr>
            <w:ins w:id="10427" w:author="Rinat Gub" w:date="2022-12-06T13:44:00Z">
              <w:r w:rsidRPr="00882F46">
                <w:t>Валюта баланса превышает размер уставного капитала – «0».</w:t>
              </w:r>
            </w:ins>
          </w:p>
          <w:p w:rsidR="00AD2D91" w:rsidRPr="00C87BB7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428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429" w:author="Rinat Gub" w:date="2022-12-06T13:44:00Z"/>
              </w:rPr>
            </w:pPr>
            <w:ins w:id="10430" w:author="Rinat Gub" w:date="2022-12-06T13:44:00Z">
              <w:r w:rsidRPr="00C87BB7">
                <w:rPr>
                  <w:sz w:val="20"/>
                  <w:szCs w:val="20"/>
                </w:rPr>
                <w:t xml:space="preserve">Проверка проводится по данным, опубликованным Федеральной </w:t>
              </w:r>
              <w:r w:rsidR="00232DA9">
                <w:rPr>
                  <w:sz w:val="20"/>
                  <w:szCs w:val="20"/>
                </w:rPr>
                <w:t xml:space="preserve">налоговой </w:t>
              </w:r>
              <w:r w:rsidRPr="00C87BB7">
                <w:rPr>
                  <w:sz w:val="20"/>
                  <w:szCs w:val="20"/>
                </w:rPr>
                <w:t xml:space="preserve">службой </w:t>
              </w:r>
              <w:r w:rsidR="00232DA9">
                <w:rPr>
                  <w:sz w:val="20"/>
                  <w:szCs w:val="20"/>
                </w:rPr>
                <w:t>РФ</w:t>
              </w:r>
              <w:r w:rsidRPr="00C87BB7">
                <w:rPr>
                  <w:sz w:val="20"/>
                  <w:szCs w:val="20"/>
                </w:rPr>
                <w:t xml:space="preserve"> (</w:t>
              </w:r>
              <w:r w:rsidR="00232DA9">
                <w:rPr>
                  <w:sz w:val="20"/>
                  <w:szCs w:val="20"/>
                </w:rPr>
                <w:t xml:space="preserve">ФНС РФ </w:t>
              </w:r>
              <w:r w:rsidRPr="00C87BB7">
                <w:rPr>
                  <w:sz w:val="20"/>
                  <w:szCs w:val="20"/>
                </w:rPr>
                <w:t>-</w:t>
              </w:r>
              <w:r w:rsidR="00232DA9">
                <w:rPr>
                  <w:sz w:val="20"/>
                  <w:szCs w:val="20"/>
                </w:rPr>
                <w:t xml:space="preserve"> </w:t>
              </w:r>
              <w:r w:rsidR="00232DA9">
                <w:rPr>
                  <w:sz w:val="20"/>
                </w:rPr>
                <w:t xml:space="preserve">РФ </w:t>
              </w:r>
              <w:r w:rsidR="000E5AC8">
                <w:fldChar w:fldCharType="begin"/>
              </w:r>
              <w:r w:rsidR="000E5AC8">
                <w:instrText xml:space="preserve"> HYPERLINK "https://bo.nalog.ru/" </w:instrText>
              </w:r>
              <w:r w:rsidR="000E5AC8">
                <w:fldChar w:fldCharType="separate"/>
              </w:r>
              <w:r w:rsidR="006C6A31" w:rsidRPr="006C6A31">
                <w:rPr>
                  <w:rStyle w:val="ac"/>
                  <w:sz w:val="20"/>
                </w:rPr>
                <w:t>https://bo.nalog.ru/</w:t>
              </w:r>
              <w:r w:rsidR="000E5AC8">
                <w:rPr>
                  <w:rStyle w:val="ac"/>
                  <w:sz w:val="20"/>
                </w:rPr>
                <w:fldChar w:fldCharType="end"/>
              </w:r>
              <w:r w:rsidRPr="00C87BB7">
                <w:rPr>
                  <w:sz w:val="20"/>
                  <w:szCs w:val="20"/>
                </w:rPr>
                <w:t>).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31" w:author="Rinat Gub" w:date="2022-12-06T13:44:00Z"/>
                <w:sz w:val="20"/>
                <w:szCs w:val="20"/>
              </w:rPr>
            </w:pPr>
            <w:ins w:id="10432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433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34" w:author="Rinat Gub" w:date="2022-12-06T13:44:00Z"/>
        </w:trPr>
        <w:tc>
          <w:tcPr>
            <w:tcW w:w="709" w:type="dxa"/>
          </w:tcPr>
          <w:p w:rsidR="00AD2D91" w:rsidRPr="002B1D4C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35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436" w:author="Rinat Gub" w:date="2022-12-06T13:44:00Z"/>
                <w:sz w:val="20"/>
                <w:szCs w:val="20"/>
              </w:rPr>
            </w:pPr>
            <w:ins w:id="10437" w:author="Rinat Gub" w:date="2022-12-06T13:44:00Z">
              <w:r w:rsidRPr="00882F46">
                <w:rPr>
                  <w:sz w:val="20"/>
                  <w:szCs w:val="20"/>
                </w:rPr>
                <w:t>Отсутствие расхождений в предоставленных данных об объеме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выручки за последний отчетный год с данными Федеральной </w:t>
              </w:r>
              <w:r w:rsidR="00232DA9">
                <w:rPr>
                  <w:sz w:val="20"/>
                  <w:szCs w:val="20"/>
                </w:rPr>
                <w:t xml:space="preserve">налоговой </w:t>
              </w:r>
              <w:r w:rsidRPr="00882F46">
                <w:rPr>
                  <w:sz w:val="20"/>
                  <w:szCs w:val="20"/>
                </w:rPr>
                <w:t xml:space="preserve">службы </w:t>
              </w:r>
              <w:r w:rsidR="00232DA9">
                <w:rPr>
                  <w:sz w:val="20"/>
                  <w:szCs w:val="20"/>
                </w:rPr>
                <w:t xml:space="preserve">РФ </w:t>
              </w:r>
              <w:r w:rsidRPr="00882F46">
                <w:rPr>
                  <w:sz w:val="20"/>
                  <w:szCs w:val="20"/>
                </w:rPr>
                <w:t>(</w:t>
              </w:r>
              <w:r w:rsidR="00232DA9">
                <w:rPr>
                  <w:sz w:val="20"/>
                  <w:szCs w:val="20"/>
                </w:rPr>
                <w:t xml:space="preserve">ФНС </w:t>
              </w:r>
              <w:r w:rsidRPr="00882F46">
                <w:rPr>
                  <w:sz w:val="20"/>
                  <w:szCs w:val="20"/>
                </w:rPr>
                <w:t>Р</w:t>
              </w:r>
              <w:r w:rsidR="00232DA9">
                <w:rPr>
                  <w:sz w:val="20"/>
                  <w:szCs w:val="20"/>
                </w:rPr>
                <w:t>Ф</w:t>
              </w:r>
              <w:r w:rsidRPr="00882F46">
                <w:rPr>
                  <w:sz w:val="20"/>
                  <w:szCs w:val="20"/>
                </w:rPr>
                <w:t>)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numPr>
                <w:ilvl w:val="1"/>
                <w:numId w:val="163"/>
              </w:numPr>
              <w:tabs>
                <w:tab w:val="left" w:pos="539"/>
              </w:tabs>
              <w:ind w:left="538" w:hanging="357"/>
              <w:rPr>
                <w:ins w:id="10438" w:author="Rinat Gub" w:date="2022-12-06T13:44:00Z"/>
              </w:rPr>
            </w:pPr>
            <w:ins w:id="10439" w:author="Rinat Gub" w:date="2022-12-06T13:44:00Z">
              <w:r w:rsidRPr="00882F46">
                <w:t xml:space="preserve">Расхождения в предоставленных данных об объеме выручки отличаются от данных </w:t>
              </w:r>
              <w:r w:rsidR="00686EED">
                <w:t xml:space="preserve">ФНС РФ </w:t>
              </w:r>
              <w:r w:rsidRPr="00882F46">
                <w:t>более чем на 1 млн руб. – «1».</w:t>
              </w:r>
            </w:ins>
          </w:p>
          <w:p w:rsidR="00AD2D91" w:rsidRPr="00882F46" w:rsidRDefault="00AD2D91">
            <w:pPr>
              <w:pStyle w:val="afa"/>
              <w:numPr>
                <w:ilvl w:val="1"/>
                <w:numId w:val="163"/>
              </w:numPr>
              <w:tabs>
                <w:tab w:val="left" w:pos="539"/>
              </w:tabs>
              <w:ind w:left="538" w:hanging="357"/>
              <w:rPr>
                <w:ins w:id="10440" w:author="Rinat Gub" w:date="2022-12-06T13:44:00Z"/>
              </w:rPr>
            </w:pPr>
            <w:ins w:id="10441" w:author="Rinat Gub" w:date="2022-12-06T13:44:00Z">
              <w:r w:rsidRPr="00882F46">
                <w:t xml:space="preserve">Расхождения предоставленных данных об объеме выручки не отличаются или менее 1 млн руб. данных </w:t>
              </w:r>
              <w:r w:rsidR="00686EED">
                <w:t>ФНС РФ</w:t>
              </w:r>
              <w:r w:rsidRPr="00882F46">
                <w:t xml:space="preserve"> – «0».</w:t>
              </w:r>
            </w:ins>
          </w:p>
          <w:p w:rsidR="00AD2D91" w:rsidRPr="00C87BB7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442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left="85" w:firstLine="0"/>
              <w:jc w:val="left"/>
              <w:rPr>
                <w:ins w:id="10443" w:author="Rinat Gub" w:date="2022-12-06T13:44:00Z"/>
              </w:rPr>
            </w:pPr>
            <w:ins w:id="10444" w:author="Rinat Gub" w:date="2022-12-06T13:44:00Z">
              <w:r w:rsidRPr="00C87BB7">
                <w:rPr>
                  <w:sz w:val="20"/>
                  <w:szCs w:val="20"/>
                </w:rPr>
                <w:t xml:space="preserve">Проверка проводится по данным, опубликованным Федеральной </w:t>
              </w:r>
              <w:r w:rsidR="00232DA9">
                <w:rPr>
                  <w:sz w:val="20"/>
                  <w:szCs w:val="20"/>
                </w:rPr>
                <w:t xml:space="preserve">налоговой </w:t>
              </w:r>
              <w:r w:rsidRPr="00C87BB7">
                <w:rPr>
                  <w:sz w:val="20"/>
                  <w:szCs w:val="20"/>
                </w:rPr>
                <w:t xml:space="preserve">службой </w:t>
              </w:r>
              <w:r w:rsidR="00232DA9">
                <w:rPr>
                  <w:sz w:val="20"/>
                  <w:szCs w:val="20"/>
                </w:rPr>
                <w:t>РФ</w:t>
              </w:r>
              <w:r w:rsidRPr="00C87BB7">
                <w:rPr>
                  <w:sz w:val="20"/>
                  <w:szCs w:val="20"/>
                </w:rPr>
                <w:t xml:space="preserve"> (</w:t>
              </w:r>
              <w:r w:rsidR="00232DA9">
                <w:rPr>
                  <w:sz w:val="20"/>
                  <w:szCs w:val="20"/>
                </w:rPr>
                <w:t>Ф</w:t>
              </w:r>
              <w:r w:rsidR="002E2933">
                <w:rPr>
                  <w:sz w:val="20"/>
                  <w:szCs w:val="20"/>
                </w:rPr>
                <w:t>Н</w:t>
              </w:r>
              <w:r w:rsidR="00232DA9">
                <w:rPr>
                  <w:sz w:val="20"/>
                  <w:szCs w:val="20"/>
                </w:rPr>
                <w:t xml:space="preserve">С </w:t>
              </w:r>
              <w:r w:rsidRPr="00C87BB7">
                <w:rPr>
                  <w:sz w:val="20"/>
                  <w:szCs w:val="20"/>
                </w:rPr>
                <w:t>Р</w:t>
              </w:r>
              <w:r w:rsidR="00232DA9">
                <w:rPr>
                  <w:sz w:val="20"/>
                  <w:szCs w:val="20"/>
                </w:rPr>
                <w:t>Ф</w:t>
              </w:r>
              <w:r w:rsidRPr="00C87BB7">
                <w:rPr>
                  <w:sz w:val="20"/>
                  <w:szCs w:val="20"/>
                </w:rPr>
                <w:t xml:space="preserve"> -</w:t>
              </w:r>
              <w:r w:rsidR="00232DA9">
                <w:rPr>
                  <w:sz w:val="20"/>
                </w:rPr>
                <w:t xml:space="preserve"> </w:t>
              </w:r>
              <w:r w:rsidR="000E5AC8">
                <w:fldChar w:fldCharType="begin"/>
              </w:r>
              <w:r w:rsidR="000E5AC8">
                <w:instrText xml:space="preserve"> HYPERLINK "https://bo.nalog.ru" </w:instrText>
              </w:r>
              <w:r w:rsidR="000E5AC8">
                <w:fldChar w:fldCharType="separate"/>
              </w:r>
              <w:r w:rsidR="006C6A31" w:rsidRPr="006C6A31">
                <w:rPr>
                  <w:rStyle w:val="ac"/>
                  <w:sz w:val="20"/>
                </w:rPr>
                <w:t>https://bo.nalog.ru</w:t>
              </w:r>
              <w:r w:rsidR="000E5AC8">
                <w:rPr>
                  <w:rStyle w:val="ac"/>
                  <w:sz w:val="20"/>
                </w:rPr>
                <w:fldChar w:fldCharType="end"/>
              </w:r>
              <w:r w:rsidRPr="00C87BB7">
                <w:rPr>
                  <w:sz w:val="20"/>
                  <w:szCs w:val="20"/>
                </w:rPr>
                <w:t>).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45" w:author="Rinat Gub" w:date="2022-12-06T13:44:00Z"/>
                <w:sz w:val="20"/>
                <w:szCs w:val="20"/>
              </w:rPr>
            </w:pPr>
            <w:ins w:id="10446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447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48" w:author="Rinat Gub" w:date="2022-12-06T13:44:00Z"/>
        </w:trPr>
        <w:tc>
          <w:tcPr>
            <w:tcW w:w="709" w:type="dxa"/>
          </w:tcPr>
          <w:p w:rsidR="00AD2D91" w:rsidRPr="002B1D4C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49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450" w:author="Rinat Gub" w:date="2022-12-06T13:44:00Z"/>
                <w:sz w:val="20"/>
                <w:szCs w:val="20"/>
              </w:rPr>
            </w:pPr>
            <w:ins w:id="10451" w:author="Rinat Gub" w:date="2022-12-06T13:44:00Z">
              <w:r w:rsidRPr="00882F46">
                <w:rPr>
                  <w:sz w:val="20"/>
                  <w:szCs w:val="20"/>
                </w:rPr>
                <w:t>Неоднократное снятие с учета и постановка на учет в налоговых органах налогоплательщика («миграция» между налоговыми органами). Проверке подлежат данные за последние 60 календарных месяцев до момента осуществления проверки.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452" w:author="Rinat Gub" w:date="2022-12-06T13:44:00Z"/>
              </w:rPr>
            </w:pPr>
            <w:ins w:id="10453" w:author="Rinat Gub" w:date="2022-12-06T13:44:00Z">
              <w:r w:rsidRPr="00882F46">
  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454" w:author="Rinat Gub" w:date="2022-12-06T13:44:00Z"/>
              </w:rPr>
            </w:pPr>
            <w:ins w:id="10455" w:author="Rinat Gub" w:date="2022-12-06T13:44:00Z">
              <w:r w:rsidRPr="00882F46">
  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56" w:author="Rinat Gub" w:date="2022-12-06T13:44:00Z"/>
                <w:sz w:val="20"/>
                <w:szCs w:val="20"/>
              </w:rPr>
            </w:pPr>
            <w:ins w:id="10457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458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59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60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ind w:firstLine="0"/>
              <w:jc w:val="left"/>
              <w:rPr>
                <w:ins w:id="10461" w:author="Rinat Gub" w:date="2022-12-06T13:44:00Z"/>
                <w:sz w:val="20"/>
                <w:szCs w:val="20"/>
              </w:rPr>
            </w:pPr>
            <w:ins w:id="10462" w:author="Rinat Gub" w:date="2022-12-06T13:44:00Z">
              <w:r w:rsidRPr="00882F46">
                <w:rPr>
                  <w:rFonts w:eastAsia="Calibri"/>
                  <w:color w:val="000000"/>
                  <w:sz w:val="20"/>
                  <w:szCs w:val="20"/>
                  <w:lang w:eastAsia="en-US"/>
                </w:rPr>
                <w:t xml:space="preserve">Отсутствие </w:t>
              </w:r>
              <w:r w:rsidRPr="00882F46">
                <w:rPr>
                  <w:sz w:val="20"/>
                  <w:szCs w:val="20"/>
                </w:rPr>
                <w:t>исполнительных производств в отношении Поставщика/Участника закупки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463" w:author="Rinat Gub" w:date="2022-12-06T13:44:00Z"/>
              </w:rPr>
            </w:pPr>
            <w:ins w:id="10464" w:author="Rinat Gub" w:date="2022-12-06T13:44:00Z">
              <w:r w:rsidRPr="00882F46">
                <w:t xml:space="preserve">Имеется непогашенная </w:t>
              </w:r>
              <w:r w:rsidRPr="00D40348">
                <w:t xml:space="preserve">задолженность </w:t>
              </w:r>
              <w:r w:rsidR="00BE2227" w:rsidRPr="00C31074">
                <w:t>в размере более 10 000 руб</w:t>
              </w:r>
              <w:r w:rsidR="00BE2227">
                <w:rPr>
                  <w:sz w:val="18"/>
                  <w:szCs w:val="18"/>
                </w:rPr>
                <w:t xml:space="preserve">. </w:t>
              </w:r>
              <w:r w:rsidRPr="00882F46">
                <w:t>по исполнительным производствам на момент проверки</w:t>
              </w:r>
              <w:r>
                <w:t xml:space="preserve">, за исключением исполнительных </w:t>
              </w:r>
              <w:r>
                <w:lastRenderedPageBreak/>
                <w:t>производств по взысканию налогов и сборов, включая пени</w:t>
              </w:r>
              <w:r w:rsidRPr="00882F46">
                <w:t xml:space="preserve"> — «1»</w:t>
              </w:r>
            </w:ins>
          </w:p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rPr>
                <w:ins w:id="10465" w:author="Rinat Gub" w:date="2022-12-06T13:44:00Z"/>
              </w:rPr>
            </w:pPr>
            <w:ins w:id="10466" w:author="Rinat Gub" w:date="2022-12-06T13:44:00Z">
              <w:r w:rsidRPr="00882F46">
                <w:t xml:space="preserve">Отсутствует </w:t>
              </w:r>
              <w:r w:rsidR="00BE2227" w:rsidRPr="00C31074">
                <w:rPr>
                  <w:szCs w:val="18"/>
                </w:rPr>
                <w:t xml:space="preserve">или имеется в размере не более 10 000 руб. </w:t>
              </w:r>
              <w:r w:rsidRPr="00882F46">
                <w:t>непогашенная задолженность по исполнительным производствам на момент проверки</w:t>
              </w:r>
              <w:r>
                <w:t>, за исключением исполнительных производств по взысканию налогов и сборов, включая пени</w:t>
              </w:r>
              <w:r w:rsidRPr="00882F46">
                <w:t xml:space="preserve"> — «0»</w:t>
              </w:r>
            </w:ins>
          </w:p>
          <w:p w:rsidR="00AD2D91" w:rsidRPr="00882F46" w:rsidRDefault="00AD2D91">
            <w:pPr>
              <w:pStyle w:val="afa"/>
              <w:widowControl/>
              <w:tabs>
                <w:tab w:val="clear" w:pos="1134"/>
              </w:tabs>
              <w:spacing w:before="0"/>
              <w:rPr>
                <w:ins w:id="10467" w:author="Rinat Gub" w:date="2022-12-06T13:44:00Z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468" w:author="Rinat Gub" w:date="2022-12-06T13:44:00Z"/>
                <w:sz w:val="20"/>
                <w:szCs w:val="20"/>
              </w:rPr>
            </w:pPr>
            <w:ins w:id="10469" w:author="Rinat Gub" w:date="2022-12-06T13:44:00Z">
              <w:r w:rsidRPr="00882F46">
                <w:rPr>
                  <w:sz w:val="20"/>
                  <w:szCs w:val="20"/>
                </w:rPr>
  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  </w:r>
              <w:r w:rsidR="000E5AC8">
                <w:fldChar w:fldCharType="begin"/>
              </w:r>
              <w:r w:rsidR="000E5AC8">
                <w:instrText xml:space="preserve"> HYPERLINK "http://fssprus.ru"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http://fssprus.ru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 и других открытых источниках</w:t>
              </w:r>
              <w:r>
                <w:rPr>
                  <w:sz w:val="20"/>
                  <w:szCs w:val="20"/>
                </w:rPr>
                <w:t>)</w:t>
              </w:r>
              <w:r w:rsidRPr="00882F46">
                <w:rPr>
                  <w:sz w:val="20"/>
                  <w:szCs w:val="20"/>
                </w:rPr>
                <w:t xml:space="preserve">. 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70" w:author="Rinat Gub" w:date="2022-12-06T13:44:00Z"/>
                <w:sz w:val="20"/>
                <w:szCs w:val="20"/>
              </w:rPr>
            </w:pPr>
            <w:ins w:id="10471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</w:t>
              </w:r>
            </w:ins>
          </w:p>
        </w:tc>
        <w:tc>
          <w:tcPr>
            <w:tcW w:w="4587" w:type="dxa"/>
            <w:vMerge/>
          </w:tcPr>
          <w:p w:rsidR="00AD2D91" w:rsidRPr="00882F46" w:rsidRDefault="00AD2D91">
            <w:pPr>
              <w:jc w:val="left"/>
              <w:rPr>
                <w:ins w:id="10472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73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74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475" w:author="Rinat Gub" w:date="2022-12-06T13:44:00Z"/>
                <w:sz w:val="20"/>
                <w:szCs w:val="20"/>
              </w:rPr>
            </w:pPr>
            <w:ins w:id="10476" w:author="Rinat Gub" w:date="2022-12-06T13:44:00Z">
              <w:r w:rsidRPr="00882F46">
                <w:rPr>
                  <w:sz w:val="20"/>
                  <w:szCs w:val="20"/>
                </w:rPr>
                <w:t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в том числе, по следующим обязательствам (при наличии вступившего законную силу судебного решения):</w:t>
              </w:r>
            </w:ins>
          </w:p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77" w:author="Rinat Gub" w:date="2022-12-06T13:44:00Z"/>
              </w:rPr>
            </w:pPr>
            <w:ins w:id="10478" w:author="Rinat Gub" w:date="2022-12-06T13:44:00Z">
              <w:r w:rsidRPr="00882F46">
                <w:t>по уплате налогов, сборов, задолженности по иным обязательным платежам в бюджеты бюджетной системы Российской Федерации;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79" w:author="Rinat Gub" w:date="2022-12-06T13:44:00Z"/>
              </w:rPr>
            </w:pPr>
            <w:ins w:id="10480" w:author="Rinat Gub" w:date="2022-12-06T13:44:00Z">
              <w:r w:rsidRPr="00882F46">
                <w:t>по своевременной и полной выплате работникам заработной платы;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81" w:author="Rinat Gub" w:date="2022-12-06T13:44:00Z"/>
              </w:rPr>
            </w:pPr>
            <w:ins w:id="10482" w:author="Rinat Gub" w:date="2022-12-06T13:44:00Z">
              <w:r w:rsidRPr="00882F46">
                <w:t>по уплате в пользу третьих лиц сумм за аренду помещений (оборудования), пользование электроэнергией (теплом).</w:t>
              </w:r>
            </w:ins>
          </w:p>
        </w:tc>
        <w:tc>
          <w:tcPr>
            <w:tcW w:w="4678" w:type="dxa"/>
          </w:tcPr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83" w:author="Rinat Gub" w:date="2022-12-06T13:44:00Z"/>
              </w:rPr>
            </w:pPr>
            <w:ins w:id="10484" w:author="Rinat Gub" w:date="2022-12-06T13:44:00Z">
              <w:r w:rsidRPr="00882F46">
                <w:t>Имеется непогашенная задолженность,</w:t>
              </w:r>
              <w:r w:rsidR="00A9777F">
                <w:t xml:space="preserve"> </w:t>
              </w:r>
              <w:r w:rsidRPr="00882F46">
                <w:t>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85" w:author="Rinat Gub" w:date="2022-12-06T13:44:00Z"/>
              </w:rPr>
            </w:pPr>
            <w:ins w:id="10486" w:author="Rinat Gub" w:date="2022-12-06T13:44:00Z">
              <w:r w:rsidRPr="00882F46">
                <w:t>Отсутствует непогашенная задолженность,</w:t>
              </w:r>
              <w:r w:rsidR="00A9777F">
                <w:t xml:space="preserve"> </w:t>
              </w:r>
              <w:r w:rsidRPr="00882F46">
                <w:t>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  </w:r>
            </w:ins>
          </w:p>
          <w:p w:rsidR="00AD2D91" w:rsidRPr="00882F46" w:rsidRDefault="00AD2D91">
            <w:pPr>
              <w:contextualSpacing/>
              <w:jc w:val="left"/>
              <w:rPr>
                <w:ins w:id="10487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ind w:left="85" w:firstLine="0"/>
              <w:contextualSpacing/>
              <w:jc w:val="left"/>
              <w:rPr>
                <w:ins w:id="10488" w:author="Rinat Gub" w:date="2022-12-06T13:44:00Z"/>
                <w:sz w:val="20"/>
                <w:szCs w:val="20"/>
              </w:rPr>
            </w:pPr>
            <w:ins w:id="10489" w:author="Rinat Gub" w:date="2022-12-06T13:44:00Z">
              <w:r w:rsidRPr="00882F46">
                <w:rPr>
                  <w:sz w:val="20"/>
                  <w:szCs w:val="20"/>
                </w:rPr>
  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490" w:author="Rinat Gub" w:date="2022-12-06T13:44:00Z"/>
                <w:sz w:val="20"/>
                <w:szCs w:val="20"/>
              </w:rPr>
            </w:pPr>
            <w:ins w:id="10491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492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493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494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495" w:author="Rinat Gub" w:date="2022-12-06T13:44:00Z"/>
                <w:sz w:val="20"/>
                <w:szCs w:val="20"/>
              </w:rPr>
            </w:pPr>
            <w:ins w:id="10496" w:author="Rinat Gub" w:date="2022-12-06T13:44:00Z">
              <w:r w:rsidRPr="00882F46">
                <w:rPr>
                  <w:sz w:val="20"/>
                  <w:szCs w:val="20"/>
                </w:rPr>
                <w:t>Поставщик/ Участник закупки не сдает финансовую отчетность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в органы государственной</w:t>
              </w:r>
              <w:r w:rsidRPr="00882F46" w:rsidDel="006D0FDB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статистики (форма 1 - баланс, форма 2 - отчет о финансовых результатах).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97" w:author="Rinat Gub" w:date="2022-12-06T13:44:00Z"/>
              </w:rPr>
            </w:pPr>
            <w:ins w:id="10498" w:author="Rinat Gub" w:date="2022-12-06T13:44:00Z">
              <w:r w:rsidRPr="00882F46">
                <w:t>Поставщик/ Участник закупки не сдает финансовую отчетность в органы государственной</w:t>
              </w:r>
              <w:r w:rsidRPr="00882F46" w:rsidDel="006D0FDB">
                <w:t xml:space="preserve"> </w:t>
              </w:r>
              <w:r w:rsidRPr="00882F46">
                <w:t>статистики (сдал менее одного раза за последние 24 календарных месяца до момента осуществления проверки) — «1».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499" w:author="Rinat Gub" w:date="2022-12-06T13:44:00Z"/>
              </w:rPr>
            </w:pPr>
            <w:ins w:id="10500" w:author="Rinat Gub" w:date="2022-12-06T13:44:00Z">
              <w:r w:rsidRPr="00882F46">
                <w:t>Поставщик/ Участник закупки сдает финансовую отчетность в органы государственной</w:t>
              </w:r>
              <w:r w:rsidRPr="00882F46" w:rsidDel="006D0FDB">
                <w:t xml:space="preserve"> </w:t>
              </w:r>
              <w:r w:rsidRPr="00882F46">
                <w:t>статистики (сдал один и более раз за последние 24 календарных месяца до момента осуществления проверки) — «0».</w:t>
              </w:r>
            </w:ins>
          </w:p>
          <w:p w:rsidR="00AD2D91" w:rsidRPr="00882F46" w:rsidRDefault="00AD2D91">
            <w:pPr>
              <w:ind w:firstLine="0"/>
              <w:jc w:val="left"/>
              <w:rPr>
                <w:ins w:id="10501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ind w:firstLine="0"/>
              <w:jc w:val="left"/>
              <w:rPr>
                <w:ins w:id="10502" w:author="Rinat Gub" w:date="2022-12-06T13:44:00Z"/>
                <w:sz w:val="20"/>
                <w:szCs w:val="20"/>
              </w:rPr>
            </w:pPr>
            <w:ins w:id="10503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  </w:r>
              <w:r w:rsidR="000E5AC8">
                <w:fldChar w:fldCharType="begin"/>
              </w:r>
              <w:r w:rsidR="000E5AC8">
                <w:instrText xml:space="preserve"> HYPERLINK "http://service.nalog.ru/zd.do"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http://service.nalog.ru/zd.do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rStyle w:val="ac"/>
                  <w:sz w:val="20"/>
                  <w:szCs w:val="20"/>
                </w:rPr>
                <w:t>)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 и других открытых источниках.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504" w:author="Rinat Gub" w:date="2022-12-06T13:44:00Z"/>
                <w:sz w:val="20"/>
                <w:szCs w:val="20"/>
              </w:rPr>
            </w:pPr>
            <w:ins w:id="10505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506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507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508" w:author="Rinat Gub" w:date="2022-12-06T13:44:00Z"/>
                <w:lang w:val="en-US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09" w:author="Rinat Gub" w:date="2022-12-06T13:44:00Z"/>
                <w:sz w:val="20"/>
                <w:szCs w:val="20"/>
              </w:rPr>
            </w:pPr>
            <w:ins w:id="10510" w:author="Rinat Gub" w:date="2022-12-06T13:44:00Z">
              <w:r w:rsidRPr="00882F46">
                <w:rPr>
                  <w:sz w:val="20"/>
                  <w:szCs w:val="20"/>
                </w:rPr>
                <w:t xml:space="preserve">Стоимость чистых активов Поставщика/ Участника закупки по итогам </w:t>
              </w:r>
              <w:r w:rsidRPr="00882F46">
                <w:rPr>
                  <w:sz w:val="20"/>
                  <w:szCs w:val="20"/>
                  <w:u w:val="single"/>
                </w:rPr>
                <w:t>двух</w:t>
              </w:r>
              <w:r w:rsidRPr="00882F46">
                <w:rPr>
                  <w:sz w:val="20"/>
                  <w:szCs w:val="20"/>
                </w:rPr>
                <w:t xml:space="preserve"> отчетных периодов (календарный год) не должна быть ни</w:t>
              </w:r>
              <w:r w:rsidR="003D033B">
                <w:rPr>
                  <w:sz w:val="20"/>
                  <w:szCs w:val="20"/>
                </w:rPr>
                <w:t>же величины уставного капитала.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511" w:author="Rinat Gub" w:date="2022-12-06T13:44:00Z"/>
              </w:rPr>
            </w:pPr>
            <w:ins w:id="10512" w:author="Rinat Gub" w:date="2022-12-06T13:44:00Z">
              <w:r w:rsidRPr="00882F46">
                <w:t>Стоимость чистых активов Поставщика/ Участника закупки в течение 2-х лет ниже величины уставного капитала – «1»</w:t>
              </w:r>
            </w:ins>
          </w:p>
          <w:p w:rsidR="00AD2D91" w:rsidRPr="00882F46" w:rsidRDefault="00AD2D91">
            <w:pPr>
              <w:pStyle w:val="afa"/>
              <w:widowControl/>
              <w:numPr>
                <w:ilvl w:val="1"/>
                <w:numId w:val="94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rPr>
                <w:ins w:id="10513" w:author="Rinat Gub" w:date="2022-12-06T13:44:00Z"/>
              </w:rPr>
            </w:pPr>
            <w:ins w:id="10514" w:author="Rinat Gub" w:date="2022-12-06T13:44:00Z">
              <w:r w:rsidRPr="00882F46">
                <w:t>Стоимость чистых активов Поставщика/ Участника закупки в течение 2-х лет не ниже величины уставного капитала – «0»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515" w:author="Rinat Gub" w:date="2022-12-06T13:44:00Z"/>
                <w:sz w:val="20"/>
                <w:szCs w:val="20"/>
              </w:rPr>
            </w:pPr>
          </w:p>
          <w:p w:rsidR="003D033B" w:rsidRDefault="00AD2D91">
            <w:pPr>
              <w:pStyle w:val="af0"/>
              <w:spacing w:before="0" w:after="0"/>
              <w:ind w:left="85" w:right="0"/>
              <w:jc w:val="both"/>
              <w:rPr>
                <w:ins w:id="10516" w:author="Rinat Gub" w:date="2022-12-06T13:44:00Z"/>
                <w:sz w:val="20"/>
                <w:szCs w:val="20"/>
              </w:rPr>
            </w:pPr>
            <w:ins w:id="10517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проводится по данным, опубликованным Федеральной </w:t>
              </w:r>
              <w:r w:rsidR="00232DA9">
                <w:rPr>
                  <w:sz w:val="20"/>
                  <w:szCs w:val="20"/>
                </w:rPr>
                <w:t xml:space="preserve">налоговой </w:t>
              </w:r>
              <w:r w:rsidRPr="00882F46">
                <w:rPr>
                  <w:sz w:val="20"/>
                  <w:szCs w:val="20"/>
                </w:rPr>
                <w:t xml:space="preserve">службой </w:t>
              </w:r>
              <w:r w:rsidR="00232DA9">
                <w:rPr>
                  <w:sz w:val="20"/>
                  <w:szCs w:val="20"/>
                </w:rPr>
                <w:t xml:space="preserve">РФ </w:t>
              </w:r>
              <w:r w:rsidRPr="00882F46">
                <w:rPr>
                  <w:sz w:val="20"/>
                  <w:szCs w:val="20"/>
                </w:rPr>
                <w:t>(</w:t>
              </w:r>
              <w:r w:rsidR="00232DA9">
                <w:rPr>
                  <w:sz w:val="20"/>
                  <w:szCs w:val="20"/>
                </w:rPr>
                <w:t xml:space="preserve">ФНС </w:t>
              </w:r>
              <w:r w:rsidRPr="00882F46">
                <w:rPr>
                  <w:sz w:val="20"/>
                  <w:szCs w:val="20"/>
                </w:rPr>
                <w:t>Р</w:t>
              </w:r>
              <w:r w:rsidR="00232DA9">
                <w:rPr>
                  <w:sz w:val="20"/>
                  <w:szCs w:val="20"/>
                </w:rPr>
                <w:t>Ф</w:t>
              </w:r>
              <w:r w:rsidR="00610357">
                <w:rPr>
                  <w:sz w:val="20"/>
                  <w:szCs w:val="20"/>
                </w:rPr>
                <w:t xml:space="preserve"> -</w:t>
              </w:r>
              <w:r w:rsidR="00232DA9">
                <w:rPr>
                  <w:sz w:val="20"/>
                </w:rPr>
                <w:t xml:space="preserve"> </w:t>
              </w:r>
              <w:r w:rsidR="000E5AC8">
                <w:fldChar w:fldCharType="begin"/>
              </w:r>
              <w:r w:rsidR="000E5AC8">
                <w:instrText xml:space="preserve"> HYPERLINK "https://bo.nalog.ru/" </w:instrText>
              </w:r>
              <w:r w:rsidR="000E5AC8">
                <w:fldChar w:fldCharType="separate"/>
              </w:r>
              <w:r w:rsidR="00D82640" w:rsidRPr="00D82640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="00D82640" w:rsidRPr="006C6A31">
                <w:rPr>
                  <w:rStyle w:val="ac"/>
                  <w:sz w:val="20"/>
                  <w:szCs w:val="20"/>
                </w:rPr>
                <w:t>://</w:t>
              </w:r>
              <w:r w:rsidR="00D82640" w:rsidRPr="00C36A4D">
                <w:rPr>
                  <w:rStyle w:val="ac"/>
                  <w:sz w:val="20"/>
                  <w:szCs w:val="20"/>
                  <w:lang w:val="en-US"/>
                </w:rPr>
                <w:t>bo</w:t>
              </w:r>
              <w:r w:rsidR="00D82640" w:rsidRPr="009B6BDA">
                <w:rPr>
                  <w:rStyle w:val="ac"/>
                  <w:sz w:val="20"/>
                  <w:szCs w:val="20"/>
                </w:rPr>
                <w:t>.</w:t>
              </w:r>
              <w:r w:rsidR="00D82640" w:rsidRPr="009B6BDA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="00D82640" w:rsidRPr="009B6BDA">
                <w:rPr>
                  <w:rStyle w:val="ac"/>
                  <w:sz w:val="20"/>
                  <w:szCs w:val="20"/>
                </w:rPr>
                <w:t>.</w:t>
              </w:r>
              <w:r w:rsidR="00D82640" w:rsidRPr="009B6BDA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D82640" w:rsidRPr="009B6BDA">
                <w:rPr>
                  <w:rStyle w:val="ac"/>
                  <w:sz w:val="20"/>
                  <w:szCs w:val="20"/>
                </w:rPr>
                <w:t>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882F46">
                <w:rPr>
                  <w:sz w:val="20"/>
                  <w:szCs w:val="20"/>
                </w:rPr>
                <w:t>).</w:t>
              </w:r>
            </w:ins>
          </w:p>
          <w:p w:rsidR="003D033B" w:rsidRDefault="003D033B">
            <w:pPr>
              <w:pStyle w:val="af0"/>
              <w:spacing w:before="0" w:after="0"/>
              <w:ind w:left="85" w:right="0"/>
              <w:jc w:val="both"/>
              <w:rPr>
                <w:ins w:id="10518" w:author="Rinat Gub" w:date="2022-12-06T13:44:00Z"/>
                <w:sz w:val="20"/>
                <w:szCs w:val="20"/>
              </w:rPr>
            </w:pPr>
          </w:p>
          <w:p w:rsidR="00545367" w:rsidRPr="002B1D4C" w:rsidRDefault="00AD2D91">
            <w:pPr>
              <w:pStyle w:val="af0"/>
              <w:spacing w:before="0" w:after="0"/>
              <w:ind w:left="85" w:right="0"/>
              <w:jc w:val="both"/>
              <w:rPr>
                <w:ins w:id="10519" w:author="Rinat Gub" w:date="2022-12-06T13:44:00Z"/>
                <w:sz w:val="20"/>
                <w:szCs w:val="20"/>
              </w:rPr>
            </w:pPr>
            <w:ins w:id="10520" w:author="Rinat Gub" w:date="2022-12-06T13:44:00Z">
              <w:r w:rsidRPr="00882F46">
                <w:rPr>
                  <w:sz w:val="20"/>
                  <w:szCs w:val="20"/>
                </w:rPr>
                <w:t>При отсутствии таких данных – на основании предоставленной Поставщиком/Участником финансовой отчетности,</w:t>
              </w:r>
              <w:r w:rsidR="00473436">
                <w:rPr>
                  <w:sz w:val="20"/>
                  <w:szCs w:val="20"/>
                </w:rPr>
                <w:t xml:space="preserve"> имеющей подтверждение</w:t>
              </w:r>
              <w:r w:rsidR="00545367">
                <w:rPr>
                  <w:sz w:val="20"/>
                  <w:szCs w:val="20"/>
                </w:rPr>
                <w:t xml:space="preserve"> предоставления ее в налоговые органы в соответствии с требованиями законодательства РФ </w:t>
              </w:r>
              <w:r w:rsidR="00E73513">
                <w:rPr>
                  <w:sz w:val="20"/>
                  <w:szCs w:val="20"/>
                </w:rPr>
                <w:t xml:space="preserve"> </w:t>
              </w:r>
              <w:r w:rsidR="00E73513">
                <w:rPr>
                  <w:sz w:val="20"/>
                  <w:szCs w:val="20"/>
                </w:rPr>
                <w:lastRenderedPageBreak/>
                <w:t>(</w:t>
              </w:r>
              <w:r w:rsidR="00E73513" w:rsidRPr="00270C2A">
                <w:rPr>
                  <w:sz w:val="20"/>
                  <w:szCs w:val="20"/>
                </w:rPr>
                <w:t>заверенной оригинальной печатью и подписью сотрудника ФНС РФ</w:t>
              </w:r>
              <w:r w:rsidR="00E73513">
                <w:rPr>
                  <w:sz w:val="20"/>
                  <w:szCs w:val="20"/>
                </w:rPr>
                <w:t xml:space="preserve">, </w:t>
              </w:r>
              <w:r w:rsidR="00E73513" w:rsidRPr="00270C2A">
                <w:rPr>
                  <w:sz w:val="20"/>
                  <w:szCs w:val="20"/>
                </w:rPr>
                <w:t>сопровождае</w:t>
              </w:r>
              <w:r w:rsidR="00E73513">
                <w:rPr>
                  <w:sz w:val="20"/>
                  <w:szCs w:val="20"/>
                </w:rPr>
                <w:t>мой</w:t>
              </w:r>
              <w:r w:rsidR="00E73513" w:rsidRPr="00270C2A">
                <w:rPr>
                  <w:sz w:val="20"/>
                  <w:szCs w:val="20"/>
                </w:rPr>
                <w:t xml:space="preserve"> квитанцией об отправке в налоговый орган почтового отправления с описью вложения, содержащего отчетность, сопровождае</w:t>
              </w:r>
              <w:r w:rsidR="00E73513">
                <w:rPr>
                  <w:sz w:val="20"/>
                  <w:szCs w:val="20"/>
                </w:rPr>
                <w:t>мой</w:t>
              </w:r>
              <w:r w:rsidR="00E73513" w:rsidRPr="00270C2A">
                <w:rPr>
                  <w:sz w:val="20"/>
                  <w:szCs w:val="20"/>
                </w:rPr>
                <w:t xml:space="preserve"> подписанной усиленной квалифицированной электронной подписью налогового органа квитанцией о приеме отчетности).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521" w:author="Rinat Gub" w:date="2022-12-06T13:44:00Z"/>
                <w:sz w:val="20"/>
                <w:szCs w:val="20"/>
              </w:rPr>
            </w:pPr>
            <w:ins w:id="10522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 xml:space="preserve">0 </w:t>
              </w:r>
              <w:r w:rsidRPr="00012881">
                <w:rPr>
                  <w:sz w:val="20"/>
                  <w:szCs w:val="20"/>
                </w:rPr>
                <w:t>/</w:t>
              </w:r>
              <w:r w:rsidRPr="00882F46">
                <w:rPr>
                  <w:sz w:val="20"/>
                  <w:szCs w:val="20"/>
                </w:rPr>
                <w:t>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523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524" w:author="Rinat Gub" w:date="2022-12-06T13:44:00Z"/>
        </w:trPr>
        <w:tc>
          <w:tcPr>
            <w:tcW w:w="709" w:type="dxa"/>
          </w:tcPr>
          <w:p w:rsidR="00AD2D91" w:rsidRPr="00E73513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525" w:author="Rinat Gub" w:date="2022-12-06T13:44:00Z"/>
                <w:lang w:val="en-US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26" w:author="Rinat Gub" w:date="2022-12-06T13:44:00Z"/>
                <w:sz w:val="20"/>
                <w:szCs w:val="20"/>
              </w:rPr>
            </w:pPr>
            <w:ins w:id="10527" w:author="Rinat Gub" w:date="2022-12-06T13:44:00Z">
              <w:r w:rsidRPr="00882F46">
                <w:rPr>
                  <w:sz w:val="20"/>
                  <w:szCs w:val="20"/>
                </w:rPr>
                <w:t>Отсутствие вступившего в законную силу судебного решения в отношении руководителя, члена коллегиального исполнительного органа, собственника Поставщика/Участника закупки – юридического лица о признании гражданина и/или индивидуального предпринимателя</w:t>
              </w:r>
              <w:r w:rsidR="00A9777F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>несостоятельным (банкротом)</w:t>
              </w:r>
              <w:r w:rsidR="00F02930">
                <w:rPr>
                  <w:sz w:val="20"/>
                  <w:szCs w:val="20"/>
                </w:rPr>
                <w:t xml:space="preserve"> </w:t>
              </w:r>
              <w:r w:rsidR="00F02930" w:rsidRPr="00787A4A">
                <w:rPr>
                  <w:sz w:val="20"/>
                  <w:szCs w:val="20"/>
                </w:rPr>
                <w:t xml:space="preserve">либо </w:t>
              </w:r>
              <w:r w:rsidR="00F24271">
                <w:rPr>
                  <w:sz w:val="20"/>
                  <w:szCs w:val="20"/>
                </w:rPr>
                <w:t xml:space="preserve">проводимой/завершенной процедуры  внесудебного </w:t>
              </w:r>
              <w:r w:rsidR="00F02930" w:rsidRPr="00787A4A">
                <w:rPr>
                  <w:sz w:val="20"/>
                  <w:szCs w:val="20"/>
                </w:rPr>
                <w:t>банкротства по заявлению гражданина (руководителя, члена коллегиального исполнительного органа, собственника)</w:t>
              </w:r>
              <w:r w:rsidRPr="00787A4A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528" w:author="Rinat Gub" w:date="2022-12-06T13:44:00Z"/>
              </w:rPr>
            </w:pPr>
            <w:ins w:id="10529" w:author="Rinat Gub" w:date="2022-12-06T13:44:00Z">
              <w:r w:rsidRPr="00882F46">
                <w:t xml:space="preserve">Имеются судебные решения о признании гражданина </w:t>
              </w:r>
              <w:r w:rsidR="00F24271">
                <w:t>и/ил</w:t>
              </w:r>
              <w:r w:rsidR="004C34B6">
                <w:t>и</w:t>
              </w:r>
              <w:r w:rsidR="00F24271">
                <w:t xml:space="preserve"> </w:t>
              </w:r>
              <w:r w:rsidR="00C52D0E">
                <w:t>индивидуального предпринимателя</w:t>
              </w:r>
              <w:r w:rsidR="00F24271">
                <w:t xml:space="preserve"> и/или юридического лица </w:t>
              </w:r>
              <w:r w:rsidRPr="00882F46">
                <w:t xml:space="preserve">несостоятельным (банкротом) </w:t>
              </w:r>
              <w:r w:rsidR="00F02930" w:rsidRPr="00787A4A">
                <w:t xml:space="preserve">либо </w:t>
              </w:r>
              <w:r w:rsidR="00F24271">
                <w:t xml:space="preserve">ведется или завершена </w:t>
              </w:r>
              <w:r w:rsidR="00F02930" w:rsidRPr="00787A4A">
                <w:t>процедура внесудебного банкротства по заявлению гражданина</w:t>
              </w:r>
              <w:r w:rsidR="00F02930">
                <w:t xml:space="preserve"> </w:t>
              </w:r>
              <w:r w:rsidRPr="00882F46">
                <w:t>– «1».</w:t>
              </w:r>
            </w:ins>
          </w:p>
          <w:p w:rsidR="00AD2D91" w:rsidRPr="00882F46" w:rsidRDefault="00AD2D91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530" w:author="Rinat Gub" w:date="2022-12-06T13:44:00Z"/>
              </w:rPr>
            </w:pPr>
            <w:ins w:id="10531" w:author="Rinat Gub" w:date="2022-12-06T13:44:00Z">
              <w:r w:rsidRPr="00882F46">
                <w:t>Отсутствуют судебные решения о признании гражданина</w:t>
              </w:r>
              <w:r w:rsidR="00F24271">
                <w:t xml:space="preserve"> и/или индивидуального предпринимателя и/или юридического лица </w:t>
              </w:r>
              <w:r w:rsidRPr="00882F46">
                <w:t xml:space="preserve"> несостоятельным (</w:t>
              </w:r>
              <w:r w:rsidRPr="00F24271">
                <w:t>банкротом)</w:t>
              </w:r>
              <w:r w:rsidR="004C34B6">
                <w:t>,</w:t>
              </w:r>
              <w:r w:rsidR="00F02930" w:rsidRPr="00F24271">
                <w:t xml:space="preserve"> либо</w:t>
              </w:r>
              <w:r w:rsidR="00F02930" w:rsidRPr="00787A4A">
                <w:t xml:space="preserve"> </w:t>
              </w:r>
              <w:r w:rsidR="00F24271">
                <w:t xml:space="preserve">проводимая/завершенная </w:t>
              </w:r>
              <w:r w:rsidR="00F02930" w:rsidRPr="00787A4A">
                <w:t>процедура внесудебного банкротства по заявлению гражданина</w:t>
              </w:r>
              <w:r w:rsidRPr="00787A4A">
                <w:t xml:space="preserve"> –</w:t>
              </w:r>
              <w:r w:rsidRPr="00882F46">
                <w:t xml:space="preserve"> «0»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532" w:author="Rinat Gub" w:date="2022-12-06T13:44:00Z"/>
                <w:sz w:val="20"/>
                <w:szCs w:val="20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533" w:author="Rinat Gub" w:date="2022-12-06T13:44:00Z"/>
                <w:sz w:val="20"/>
                <w:szCs w:val="20"/>
              </w:rPr>
            </w:pPr>
            <w:ins w:id="10534" w:author="Rinat Gub" w:date="2022-12-06T13:44:00Z">
              <w:r w:rsidRPr="00882F46">
                <w:rPr>
                  <w:sz w:val="20"/>
                  <w:szCs w:val="20"/>
                </w:rPr>
                <w:t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собственника) процедуры реализации имущества принято</w:t>
              </w:r>
              <w:r w:rsidR="004B2FB3">
                <w:rPr>
                  <w:sz w:val="20"/>
                  <w:szCs w:val="20"/>
                </w:rPr>
                <w:t>,</w:t>
              </w:r>
              <w:r w:rsidRPr="00882F46">
                <w:rPr>
                  <w:sz w:val="20"/>
                  <w:szCs w:val="20"/>
                </w:rPr>
                <w:t xml:space="preserve"> </w:t>
              </w:r>
              <w:r w:rsidR="00787A4A" w:rsidRPr="002B2401">
                <w:rPr>
                  <w:sz w:val="20"/>
                  <w:szCs w:val="20"/>
                </w:rPr>
                <w:t>либо процедура внесудебного банкротства гражданина (руководителя, члена коллегиального исполнительного органа, собственника)  завершена</w:t>
              </w:r>
              <w:r w:rsidR="00787A4A">
                <w:rPr>
                  <w:sz w:val="20"/>
                  <w:szCs w:val="20"/>
                </w:rPr>
                <w:t xml:space="preserve"> </w:t>
              </w:r>
              <w:r w:rsidRPr="00882F46">
                <w:rPr>
                  <w:sz w:val="20"/>
                  <w:szCs w:val="20"/>
                </w:rPr>
                <w:t xml:space="preserve">ранее </w:t>
              </w:r>
              <w:r w:rsidR="005B660E">
                <w:rPr>
                  <w:sz w:val="20"/>
                  <w:szCs w:val="20"/>
                </w:rPr>
                <w:t>60 календарных месяцев</w:t>
              </w:r>
              <w:r w:rsidRPr="00882F46">
                <w:rPr>
                  <w:sz w:val="20"/>
                  <w:szCs w:val="20"/>
                </w:rPr>
                <w:t xml:space="preserve"> до момента проведения проверки 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535" w:author="Rinat Gub" w:date="2022-12-06T13:44:00Z"/>
                <w:sz w:val="20"/>
                <w:szCs w:val="20"/>
              </w:rPr>
            </w:pPr>
            <w:ins w:id="10536" w:author="Rinat Gub" w:date="2022-12-06T13:44:00Z">
              <w:r w:rsidRPr="00882F46">
                <w:rPr>
                  <w:sz w:val="20"/>
                  <w:szCs w:val="20"/>
                </w:rPr>
                <w:t>0 / 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537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538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539" w:author="Rinat Gub" w:date="2022-12-06T13:44:00Z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40" w:author="Rinat Gub" w:date="2022-12-06T13:44:00Z"/>
                <w:sz w:val="20"/>
                <w:szCs w:val="20"/>
              </w:rPr>
            </w:pPr>
            <w:ins w:id="10541" w:author="Rinat Gub" w:date="2022-12-06T13:44:00Z">
              <w:r w:rsidRPr="00882F46">
                <w:rPr>
                  <w:sz w:val="20"/>
                  <w:szCs w:val="20"/>
                </w:rPr>
                <w:t xml:space="preserve">Отсутствие </w:t>
              </w:r>
              <w:r>
                <w:rPr>
                  <w:sz w:val="20"/>
                  <w:szCs w:val="20"/>
                </w:rPr>
                <w:t xml:space="preserve">фактов </w:t>
              </w:r>
              <w:r w:rsidRPr="00882F46">
                <w:rPr>
                  <w:sz w:val="20"/>
                  <w:szCs w:val="20"/>
                </w:rPr>
                <w:t>неоднократн</w:t>
              </w:r>
              <w:r>
                <w:rPr>
                  <w:sz w:val="20"/>
                  <w:szCs w:val="20"/>
                </w:rPr>
                <w:t>ого</w:t>
              </w:r>
              <w:r w:rsidRPr="00882F46">
                <w:rPr>
                  <w:sz w:val="20"/>
                  <w:szCs w:val="20"/>
                </w:rPr>
                <w:t xml:space="preserve"> (два и более раза) </w:t>
              </w:r>
              <w:r>
                <w:rPr>
                  <w:sz w:val="20"/>
                  <w:szCs w:val="20"/>
                </w:rPr>
                <w:t xml:space="preserve">привлечения к административной ответственности за </w:t>
              </w:r>
              <w:r w:rsidRPr="00882F46">
                <w:rPr>
                  <w:sz w:val="20"/>
                  <w:szCs w:val="20"/>
                </w:rPr>
                <w:t>нарушени</w:t>
              </w:r>
              <w:r>
                <w:rPr>
                  <w:sz w:val="20"/>
                  <w:szCs w:val="20"/>
                </w:rPr>
                <w:t>я</w:t>
              </w:r>
              <w:r w:rsidRPr="00882F46">
                <w:rPr>
                  <w:sz w:val="20"/>
                  <w:szCs w:val="20"/>
                </w:rPr>
                <w:t xml:space="preserve"> налогового </w:t>
              </w:r>
              <w:r w:rsidRPr="00882F46">
                <w:rPr>
                  <w:sz w:val="20"/>
                  <w:szCs w:val="20"/>
                </w:rPr>
                <w:lastRenderedPageBreak/>
                <w:t>законодательства</w:t>
              </w:r>
              <w:r>
                <w:rPr>
                  <w:sz w:val="20"/>
                  <w:szCs w:val="20"/>
                </w:rPr>
                <w:t xml:space="preserve"> в течение 24 месяцев, предшествующих проверке</w:t>
              </w:r>
              <w:r w:rsidRPr="00882F46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4678" w:type="dxa"/>
          </w:tcPr>
          <w:p w:rsidR="00AD2D91" w:rsidRPr="00B83079" w:rsidRDefault="00AD2D91" w:rsidP="007245AF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542" w:author="Rinat Gub" w:date="2022-12-06T13:44:00Z"/>
                <w:szCs w:val="18"/>
              </w:rPr>
            </w:pPr>
            <w:ins w:id="10543" w:author="Rinat Gub" w:date="2022-12-06T13:44:00Z">
              <w:r w:rsidRPr="00B83079">
                <w:rPr>
                  <w:szCs w:val="18"/>
                </w:rPr>
                <w:lastRenderedPageBreak/>
                <w:t xml:space="preserve">Имеются </w:t>
              </w:r>
              <w:r w:rsidR="00C772C6" w:rsidRPr="00B83079">
                <w:rPr>
                  <w:szCs w:val="18"/>
                </w:rPr>
                <w:t xml:space="preserve">вступившие в законную силу решения суда о </w:t>
              </w:r>
              <w:r w:rsidRPr="00B83079">
                <w:rPr>
                  <w:szCs w:val="18"/>
                </w:rPr>
                <w:t>неоднократно</w:t>
              </w:r>
              <w:r w:rsidR="00C772C6" w:rsidRPr="00B83079">
                <w:rPr>
                  <w:szCs w:val="18"/>
                </w:rPr>
                <w:t>м</w:t>
              </w:r>
              <w:r w:rsidRPr="00B83079">
                <w:rPr>
                  <w:szCs w:val="18"/>
                </w:rPr>
                <w:t xml:space="preserve"> (два и более </w:t>
              </w:r>
              <w:r w:rsidRPr="00B83079">
                <w:rPr>
                  <w:szCs w:val="18"/>
                </w:rPr>
                <w:lastRenderedPageBreak/>
                <w:t>раза) привлечени</w:t>
              </w:r>
              <w:r w:rsidR="00C772C6" w:rsidRPr="00B83079">
                <w:rPr>
                  <w:szCs w:val="18"/>
                </w:rPr>
                <w:t>и</w:t>
              </w:r>
              <w:r w:rsidRPr="00B83079">
                <w:rPr>
                  <w:szCs w:val="18"/>
                </w:rPr>
                <w:t xml:space="preserve"> к административной ответственности за нарушения налогового законодательства в течение последних 24 календарных месяцев до момента осуществления проверки – «1»</w:t>
              </w:r>
            </w:ins>
          </w:p>
          <w:p w:rsidR="00AD2D91" w:rsidRPr="00B83079" w:rsidRDefault="00AD2D91" w:rsidP="007245AF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544" w:author="Rinat Gub" w:date="2022-12-06T13:44:00Z"/>
                <w:szCs w:val="18"/>
              </w:rPr>
            </w:pPr>
            <w:ins w:id="10545" w:author="Rinat Gub" w:date="2022-12-06T13:44:00Z">
              <w:r w:rsidRPr="00B83079">
                <w:rPr>
                  <w:szCs w:val="18"/>
                </w:rPr>
                <w:t>Отсутствуют факты неоднократные (два и более раза) привлечения к административной ответственности за нарушения налогового законодательства в течение последних 24 календарных месяцев до момента осуществления проверки – «0»</w:t>
              </w:r>
            </w:ins>
          </w:p>
          <w:p w:rsidR="00AD2D91" w:rsidRPr="00565301" w:rsidRDefault="00AD2D91">
            <w:pPr>
              <w:pStyle w:val="afa"/>
              <w:tabs>
                <w:tab w:val="clear" w:pos="1134"/>
              </w:tabs>
              <w:spacing w:before="0"/>
              <w:ind w:left="368"/>
              <w:rPr>
                <w:ins w:id="10546" w:author="Rinat Gub" w:date="2022-12-06T13:44:00Z"/>
              </w:rPr>
            </w:pPr>
          </w:p>
          <w:p w:rsidR="00443BEF" w:rsidRPr="00443BEF" w:rsidRDefault="00443BEF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jc w:val="left"/>
              <w:rPr>
                <w:ins w:id="10547" w:author="Rinat Gub" w:date="2022-12-06T13:44:00Z"/>
                <w:sz w:val="20"/>
                <w:szCs w:val="20"/>
              </w:rPr>
            </w:pPr>
            <w:ins w:id="10548" w:author="Rinat Gub" w:date="2022-12-06T13:44:00Z">
              <w:r w:rsidRPr="00443BEF">
                <w:rPr>
                  <w:sz w:val="20"/>
                  <w:szCs w:val="20"/>
                </w:rPr>
  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  </w:r>
            </w:ins>
          </w:p>
          <w:p w:rsidR="00443BEF" w:rsidRPr="00443BEF" w:rsidRDefault="00443BEF">
            <w:pPr>
              <w:ind w:firstLine="0"/>
              <w:jc w:val="left"/>
              <w:rPr>
                <w:ins w:id="10549" w:author="Rinat Gub" w:date="2022-12-06T13:44:00Z"/>
                <w:sz w:val="20"/>
                <w:szCs w:val="20"/>
              </w:rPr>
            </w:pPr>
          </w:p>
          <w:p w:rsidR="00AD2D91" w:rsidRPr="00443BEF" w:rsidRDefault="00AD2D91">
            <w:pPr>
              <w:ind w:firstLine="0"/>
              <w:jc w:val="left"/>
              <w:rPr>
                <w:ins w:id="10550" w:author="Rinat Gub" w:date="2022-12-06T13:44:00Z"/>
                <w:sz w:val="20"/>
                <w:szCs w:val="20"/>
              </w:rPr>
            </w:pPr>
            <w:ins w:id="10551" w:author="Rinat Gub" w:date="2022-12-06T13:44:00Z">
              <w:r w:rsidRPr="00565301">
                <w:rPr>
                  <w:sz w:val="20"/>
                  <w:szCs w:val="20"/>
                </w:rPr>
  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</w:t>
              </w:r>
              <w:r w:rsidRPr="00443BEF">
                <w:rPr>
                  <w:sz w:val="20"/>
                  <w:szCs w:val="20"/>
                </w:rPr>
                <w:t>ет и других открытых источниках.</w:t>
              </w:r>
            </w:ins>
          </w:p>
          <w:p w:rsidR="00AD2D91" w:rsidRPr="003D033B" w:rsidRDefault="00AD2D91">
            <w:pPr>
              <w:ind w:firstLine="0"/>
              <w:jc w:val="left"/>
              <w:rPr>
                <w:ins w:id="10552" w:author="Rinat Gub" w:date="2022-12-06T13:44:00Z"/>
                <w:color w:val="FF0000"/>
                <w:sz w:val="20"/>
                <w:szCs w:val="20"/>
              </w:rPr>
            </w:pPr>
            <w:ins w:id="10553" w:author="Rinat Gub" w:date="2022-12-06T13:44:00Z">
              <w:r w:rsidRPr="00443BEF">
                <w:rPr>
                  <w:sz w:val="20"/>
                  <w:szCs w:val="20"/>
                  <w:lang w:val="en-US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"http://kad.arbitr.ru/" </w:instrText>
              </w:r>
              <w:r w:rsidR="000E5AC8">
                <w:fldChar w:fldCharType="separate"/>
              </w:r>
              <w:r w:rsidRPr="00443BEF">
                <w:rPr>
                  <w:rStyle w:val="ac"/>
                  <w:sz w:val="20"/>
                  <w:szCs w:val="20"/>
                </w:rPr>
                <w:t>http://kad.arbitr.ru/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443BEF">
                <w:rPr>
                  <w:rStyle w:val="ac"/>
                  <w:sz w:val="20"/>
                  <w:szCs w:val="20"/>
                </w:rPr>
                <w:t>)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554" w:author="Rinat Gub" w:date="2022-12-06T13:44:00Z"/>
                <w:sz w:val="20"/>
                <w:szCs w:val="20"/>
              </w:rPr>
            </w:pPr>
            <w:ins w:id="10555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556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557" w:author="Rinat Gub" w:date="2022-12-06T13:44:00Z"/>
        </w:trPr>
        <w:tc>
          <w:tcPr>
            <w:tcW w:w="709" w:type="dxa"/>
          </w:tcPr>
          <w:p w:rsidR="00AD2D91" w:rsidRPr="009B4D1E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558" w:author="Rinat Gub" w:date="2022-12-06T13:44:00Z"/>
                <w:lang w:val="en-US"/>
              </w:rPr>
            </w:pPr>
          </w:p>
        </w:tc>
        <w:tc>
          <w:tcPr>
            <w:tcW w:w="4627" w:type="dxa"/>
          </w:tcPr>
          <w:p w:rsidR="00AD2D91" w:rsidRPr="00882F46" w:rsidRDefault="00AD2D91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59" w:author="Rinat Gub" w:date="2022-12-06T13:44:00Z"/>
                <w:sz w:val="20"/>
                <w:szCs w:val="20"/>
              </w:rPr>
            </w:pPr>
            <w:ins w:id="10560" w:author="Rinat Gub" w:date="2022-12-06T13:44:00Z">
              <w:r w:rsidRPr="00882F46">
                <w:rPr>
                  <w:sz w:val="20"/>
                  <w:szCs w:val="20"/>
                </w:rPr>
                <w:t>Уменьшение Поставщико</w:t>
              </w:r>
              <w:r w:rsidR="003D033B">
                <w:rPr>
                  <w:sz w:val="20"/>
                  <w:szCs w:val="20"/>
                </w:rPr>
                <w:t>м/Участником уставного капитала.</w:t>
              </w:r>
            </w:ins>
          </w:p>
        </w:tc>
        <w:tc>
          <w:tcPr>
            <w:tcW w:w="4678" w:type="dxa"/>
          </w:tcPr>
          <w:p w:rsidR="00AD2D91" w:rsidRPr="00882F46" w:rsidRDefault="00AD2D91" w:rsidP="007245AF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561" w:author="Rinat Gub" w:date="2022-12-06T13:44:00Z"/>
              </w:rPr>
            </w:pPr>
            <w:ins w:id="10562" w:author="Rinat Gub" w:date="2022-12-06T13:44:00Z">
              <w:r w:rsidRPr="00882F46">
                <w:t>Сведения об уменьшении УК – «1».</w:t>
              </w:r>
            </w:ins>
          </w:p>
          <w:p w:rsidR="00AD2D91" w:rsidRPr="00882F46" w:rsidRDefault="00AD2D91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563" w:author="Rinat Gub" w:date="2022-12-06T13:44:00Z"/>
              </w:rPr>
            </w:pPr>
            <w:ins w:id="10564" w:author="Rinat Gub" w:date="2022-12-06T13:44:00Z">
              <w:r w:rsidRPr="00882F46">
                <w:t xml:space="preserve">Отсутствуют сведения об уменьшении </w:t>
              </w:r>
              <w:r w:rsidR="00A74FCF">
                <w:br/>
              </w:r>
              <w:r w:rsidRPr="00882F46">
                <w:t>УК – «0».</w:t>
              </w:r>
            </w:ins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565" w:author="Rinat Gub" w:date="2022-12-06T13:44:00Z"/>
                <w:color w:val="000000"/>
                <w:sz w:val="20"/>
                <w:szCs w:val="20"/>
              </w:rPr>
            </w:pPr>
          </w:p>
          <w:p w:rsidR="00AD2D91" w:rsidRPr="00882F46" w:rsidRDefault="00AD2D91">
            <w:pPr>
              <w:tabs>
                <w:tab w:val="clear" w:pos="1134"/>
              </w:tabs>
              <w:ind w:firstLine="0"/>
              <w:jc w:val="left"/>
              <w:rPr>
                <w:ins w:id="10566" w:author="Rinat Gub" w:date="2022-12-06T13:44:00Z"/>
                <w:color w:val="000000"/>
                <w:sz w:val="20"/>
                <w:szCs w:val="20"/>
              </w:rPr>
            </w:pPr>
            <w:ins w:id="10567" w:author="Rinat Gub" w:date="2022-12-06T13:44:00Z">
              <w:r w:rsidRPr="00882F46">
                <w:rPr>
                  <w:sz w:val="20"/>
                  <w:szCs w:val="20"/>
                </w:rPr>
                <w:t>Проверка проводится по данным за последние 60 календарных месяцев до момента осуществления проверки, размещенным на сайте</w:t>
              </w:r>
              <w:r w:rsidRPr="00882F46" w:rsidDel="005B6493">
                <w:rPr>
                  <w:color w:val="000000"/>
                  <w:sz w:val="20"/>
                  <w:szCs w:val="20"/>
                </w:rPr>
                <w:t xml:space="preserve"> </w:t>
              </w:r>
              <w:r w:rsidRPr="00882F46">
                <w:rPr>
                  <w:color w:val="000000"/>
                  <w:sz w:val="20"/>
                  <w:szCs w:val="20"/>
                </w:rPr>
                <w:t xml:space="preserve">журнала «Вестник государственной регистрации» в </w:t>
              </w:r>
              <w:r w:rsidRPr="00882F46">
                <w:rPr>
                  <w:sz w:val="20"/>
                  <w:szCs w:val="20"/>
                </w:rPr>
                <w:t>информационно-коммуникационной сети Интернет</w:t>
              </w:r>
              <w:r w:rsidRPr="00882F46">
                <w:rPr>
                  <w:color w:val="000000"/>
                  <w:sz w:val="20"/>
                  <w:szCs w:val="20"/>
                </w:rPr>
                <w:t xml:space="preserve">: </w:t>
              </w:r>
            </w:ins>
          </w:p>
          <w:p w:rsidR="00AD2D91" w:rsidRPr="00A74FCF" w:rsidRDefault="00AD2D91">
            <w:pPr>
              <w:tabs>
                <w:tab w:val="clear" w:pos="1134"/>
              </w:tabs>
              <w:ind w:firstLine="0"/>
              <w:jc w:val="left"/>
              <w:rPr>
                <w:ins w:id="10568" w:author="Rinat Gub" w:date="2022-12-06T13:44:00Z"/>
                <w:i/>
                <w:color w:val="0000FF"/>
                <w:sz w:val="20"/>
                <w:szCs w:val="20"/>
                <w:u w:val="single"/>
              </w:rPr>
            </w:pPr>
            <w:ins w:id="10569" w:author="Rinat Gub" w:date="2022-12-06T13:44:00Z">
              <w:r w:rsidRPr="00882F46">
                <w:rPr>
                  <w:rStyle w:val="ac"/>
                  <w:sz w:val="20"/>
                  <w:szCs w:val="20"/>
                </w:rPr>
                <w:lastRenderedPageBreak/>
                <w:t>(</w:t>
              </w:r>
              <w:r w:rsidR="000E5AC8">
                <w:fldChar w:fldCharType="begin"/>
              </w:r>
              <w:r w:rsidR="000E5AC8">
                <w:instrText xml:space="preserve"> HYPERLINK "http://www.vestnik-gosreg.ru/publ/vgr/" </w:instrText>
              </w:r>
              <w:r w:rsidR="000E5AC8">
                <w:fldChar w:fldCharType="separate"/>
              </w:r>
              <w:r w:rsidRPr="00882F46">
                <w:rPr>
                  <w:rStyle w:val="ac"/>
                  <w:sz w:val="20"/>
                  <w:szCs w:val="20"/>
                </w:rPr>
                <w:t>http://www.vestnik-gosreg.ru/publ/vgr/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="00A74FCF">
                <w:rPr>
                  <w:rStyle w:val="ac"/>
                  <w:sz w:val="20"/>
                  <w:szCs w:val="20"/>
                </w:rPr>
                <w:t>)</w:t>
              </w:r>
            </w:ins>
          </w:p>
        </w:tc>
        <w:tc>
          <w:tcPr>
            <w:tcW w:w="708" w:type="dxa"/>
          </w:tcPr>
          <w:p w:rsidR="00AD2D91" w:rsidRPr="00882F46" w:rsidRDefault="00AD2D91">
            <w:pPr>
              <w:tabs>
                <w:tab w:val="clear" w:pos="1134"/>
              </w:tabs>
              <w:ind w:left="-170" w:right="-57" w:firstLine="85"/>
              <w:jc w:val="left"/>
              <w:rPr>
                <w:ins w:id="10570" w:author="Rinat Gub" w:date="2022-12-06T13:44:00Z"/>
                <w:sz w:val="20"/>
                <w:szCs w:val="20"/>
              </w:rPr>
            </w:pPr>
            <w:ins w:id="10571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</w:t>
              </w:r>
            </w:ins>
          </w:p>
        </w:tc>
        <w:tc>
          <w:tcPr>
            <w:tcW w:w="4587" w:type="dxa"/>
          </w:tcPr>
          <w:p w:rsidR="00AD2D91" w:rsidRPr="00882F46" w:rsidRDefault="00AD2D91">
            <w:pPr>
              <w:jc w:val="left"/>
              <w:rPr>
                <w:ins w:id="10572" w:author="Rinat Gub" w:date="2022-12-06T13:44:00Z"/>
                <w:sz w:val="20"/>
                <w:szCs w:val="20"/>
              </w:rPr>
            </w:pPr>
          </w:p>
        </w:tc>
      </w:tr>
      <w:tr w:rsidR="00AD2D91" w:rsidRPr="00D35D26" w:rsidTr="00C31074">
        <w:trPr>
          <w:ins w:id="10573" w:author="Rinat Gub" w:date="2022-12-06T13:44:00Z"/>
        </w:trPr>
        <w:tc>
          <w:tcPr>
            <w:tcW w:w="709" w:type="dxa"/>
          </w:tcPr>
          <w:p w:rsidR="00AD2D91" w:rsidRPr="003C1FE7" w:rsidRDefault="00AD2D91" w:rsidP="00CD0E4F">
            <w:pPr>
              <w:pStyle w:val="afa"/>
              <w:numPr>
                <w:ilvl w:val="1"/>
                <w:numId w:val="235"/>
              </w:numPr>
              <w:spacing w:before="0"/>
              <w:ind w:left="0" w:firstLine="0"/>
              <w:rPr>
                <w:ins w:id="10574" w:author="Rinat Gub" w:date="2022-12-06T13:44:00Z"/>
              </w:rPr>
            </w:pPr>
          </w:p>
        </w:tc>
        <w:tc>
          <w:tcPr>
            <w:tcW w:w="4627" w:type="dxa"/>
          </w:tcPr>
          <w:p w:rsidR="00AF736B" w:rsidRDefault="00B83079" w:rsidP="00CD0E4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75" w:author="Rinat Gub" w:date="2022-12-06T13:44:00Z"/>
                <w:sz w:val="20"/>
                <w:szCs w:val="20"/>
              </w:rPr>
            </w:pPr>
            <w:ins w:id="10576" w:author="Rinat Gub" w:date="2022-12-06T13:44:00Z">
              <w:r w:rsidRPr="00882F46">
                <w:rPr>
                  <w:sz w:val="20"/>
                  <w:szCs w:val="20"/>
                </w:rPr>
                <w:t>Отсутствие</w:t>
              </w:r>
              <w:r w:rsidR="00AF736B">
                <w:rPr>
                  <w:sz w:val="20"/>
                  <w:szCs w:val="20"/>
                </w:rPr>
                <w:t>:</w:t>
              </w:r>
            </w:ins>
          </w:p>
          <w:p w:rsidR="00AF736B" w:rsidRPr="001C7413" w:rsidRDefault="00AF736B" w:rsidP="007245AF">
            <w:pPr>
              <w:pStyle w:val="afa"/>
              <w:numPr>
                <w:ilvl w:val="0"/>
                <w:numId w:val="258"/>
              </w:numPr>
              <w:tabs>
                <w:tab w:val="clear" w:pos="1134"/>
              </w:tabs>
              <w:ind w:left="478"/>
              <w:rPr>
                <w:ins w:id="10577" w:author="Rinat Gub" w:date="2022-12-06T13:44:00Z"/>
              </w:rPr>
            </w:pPr>
            <w:ins w:id="10578" w:author="Rinat Gub" w:date="2022-12-06T13:44:00Z">
              <w:r w:rsidRPr="001C7413">
                <w:t>поданного в Арбитражный суд заявления о признании Поставщика/Участника закупки несостоятельным (банкротом), в том числе заявления, поданного самим Поставщиком/Участником закупки</w:t>
              </w:r>
              <w:r>
                <w:t xml:space="preserve"> за последние 12 календарных месяцев до момента проверки</w:t>
              </w:r>
            </w:ins>
          </w:p>
          <w:p w:rsidR="00AF736B" w:rsidRPr="001C7413" w:rsidRDefault="00AF736B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79" w:author="Rinat Gub" w:date="2022-12-06T13:44:00Z"/>
                <w:sz w:val="20"/>
                <w:szCs w:val="20"/>
              </w:rPr>
            </w:pPr>
            <w:ins w:id="10580" w:author="Rinat Gub" w:date="2022-12-06T13:44:00Z">
              <w:r w:rsidRPr="001C7413">
                <w:rPr>
                  <w:sz w:val="20"/>
                  <w:szCs w:val="20"/>
                </w:rPr>
                <w:t xml:space="preserve">или </w:t>
              </w:r>
            </w:ins>
          </w:p>
          <w:p w:rsidR="00AF736B" w:rsidRDefault="00B83079" w:rsidP="00C31074">
            <w:pPr>
              <w:pStyle w:val="afa"/>
              <w:numPr>
                <w:ilvl w:val="0"/>
                <w:numId w:val="258"/>
              </w:numPr>
              <w:tabs>
                <w:tab w:val="clear" w:pos="1134"/>
              </w:tabs>
              <w:ind w:left="478"/>
              <w:rPr>
                <w:ins w:id="10581" w:author="Rinat Gub" w:date="2022-12-06T13:44:00Z"/>
              </w:rPr>
            </w:pPr>
            <w:ins w:id="10582" w:author="Rinat Gub" w:date="2022-12-06T13:44:00Z">
              <w:r w:rsidRPr="00882F46">
                <w:t xml:space="preserve"> </w:t>
              </w:r>
              <w:r>
                <w:t xml:space="preserve">введенной судом в отношении Поставщика/Участника закупки </w:t>
              </w:r>
              <w:r w:rsidR="00AF736B" w:rsidRPr="001C7413">
                <w:t xml:space="preserve">юридического лица </w:t>
              </w:r>
              <w:r>
                <w:t xml:space="preserve">процедуры </w:t>
              </w:r>
              <w:r w:rsidRPr="00882F46">
                <w:t>наблюдения</w:t>
              </w:r>
              <w:r w:rsidR="004C34B6">
                <w:t>,</w:t>
              </w:r>
              <w:r w:rsidRPr="00882F46">
                <w:t xml:space="preserve"> </w:t>
              </w:r>
              <w:r w:rsidR="00787A4A">
                <w:t>финансового оздоровления, внешнего управления</w:t>
              </w:r>
              <w:r w:rsidR="00AF736B">
                <w:t>;</w:t>
              </w:r>
            </w:ins>
          </w:p>
          <w:p w:rsidR="00AF736B" w:rsidRPr="001C7413" w:rsidRDefault="00AF736B" w:rsidP="00CD0E4F">
            <w:pPr>
              <w:pStyle w:val="afa"/>
              <w:numPr>
                <w:ilvl w:val="0"/>
                <w:numId w:val="258"/>
              </w:numPr>
              <w:tabs>
                <w:tab w:val="clear" w:pos="1134"/>
              </w:tabs>
              <w:ind w:left="478"/>
              <w:rPr>
                <w:ins w:id="10583" w:author="Rinat Gub" w:date="2022-12-06T13:44:00Z"/>
              </w:rPr>
            </w:pPr>
            <w:ins w:id="10584" w:author="Rinat Gub" w:date="2022-12-06T13:44:00Z">
              <w:r w:rsidRPr="001C7413">
                <w:t xml:space="preserve">введенной судом процедуры реструктуризации долгов </w:t>
              </w:r>
              <w:r>
                <w:t>в отношении</w:t>
              </w:r>
              <w:r w:rsidRPr="001C7413">
                <w:t xml:space="preserve"> Поставщика/Участника закупки – индивидуального предпринимателя</w:t>
              </w:r>
              <w:r w:rsidR="009D4C0B">
                <w:t>;</w:t>
              </w:r>
            </w:ins>
          </w:p>
          <w:p w:rsidR="00AF736B" w:rsidRDefault="00787A4A" w:rsidP="00CD0E4F">
            <w:pPr>
              <w:pStyle w:val="afa"/>
              <w:numPr>
                <w:ilvl w:val="0"/>
                <w:numId w:val="258"/>
              </w:numPr>
              <w:tabs>
                <w:tab w:val="clear" w:pos="1134"/>
              </w:tabs>
              <w:ind w:left="478"/>
              <w:rPr>
                <w:ins w:id="10585" w:author="Rinat Gub" w:date="2022-12-06T13:44:00Z"/>
              </w:rPr>
            </w:pPr>
            <w:ins w:id="10586" w:author="Rinat Gub" w:date="2022-12-06T13:44:00Z">
              <w:r>
                <w:t xml:space="preserve">проводимой внесудебной процедуры банкротства Поставщика/Участника закупки – гражданина </w:t>
              </w:r>
            </w:ins>
          </w:p>
          <w:p w:rsidR="00AD2D91" w:rsidRPr="00882F46" w:rsidRDefault="00B83079" w:rsidP="007245AF">
            <w:pPr>
              <w:tabs>
                <w:tab w:val="clear" w:pos="1134"/>
                <w:tab w:val="left" w:pos="462"/>
              </w:tabs>
              <w:ind w:firstLine="0"/>
              <w:jc w:val="left"/>
              <w:rPr>
                <w:ins w:id="10587" w:author="Rinat Gub" w:date="2022-12-06T13:44:00Z"/>
              </w:rPr>
            </w:pPr>
            <w:ins w:id="10588" w:author="Rinat Gub" w:date="2022-12-06T13:44:00Z">
              <w:r w:rsidRPr="00AF736B">
                <w:rPr>
                  <w:sz w:val="20"/>
                  <w:szCs w:val="20"/>
                </w:rPr>
                <w:t>в соответствии с Федеральным законом от 26.10.20</w:t>
              </w:r>
              <w:r w:rsidR="00DB2F8D" w:rsidRPr="00AF736B">
                <w:rPr>
                  <w:sz w:val="20"/>
                  <w:szCs w:val="20"/>
                </w:rPr>
                <w:t>0</w:t>
              </w:r>
              <w:r w:rsidRPr="00AF736B">
                <w:rPr>
                  <w:sz w:val="20"/>
                  <w:szCs w:val="20"/>
                </w:rPr>
                <w:t>2 №127-ФЗ «О несостоятельности (банкротстве)»</w:t>
              </w:r>
              <w:r w:rsidR="003D033B" w:rsidRPr="00AF736B">
                <w:rPr>
                  <w:sz w:val="20"/>
                  <w:szCs w:val="20"/>
                </w:rPr>
                <w:t>.</w:t>
              </w:r>
            </w:ins>
          </w:p>
        </w:tc>
        <w:tc>
          <w:tcPr>
            <w:tcW w:w="4678" w:type="dxa"/>
          </w:tcPr>
          <w:p w:rsidR="00AD2D91" w:rsidRPr="00882F46" w:rsidRDefault="00AD2D91" w:rsidP="00C31074">
            <w:pPr>
              <w:pStyle w:val="afa"/>
              <w:numPr>
                <w:ilvl w:val="1"/>
                <w:numId w:val="94"/>
              </w:numPr>
              <w:tabs>
                <w:tab w:val="clear" w:pos="1134"/>
              </w:tabs>
              <w:ind w:left="244" w:hanging="244"/>
              <w:contextualSpacing w:val="0"/>
              <w:rPr>
                <w:ins w:id="10589" w:author="Rinat Gub" w:date="2022-12-06T13:44:00Z"/>
              </w:rPr>
            </w:pPr>
            <w:ins w:id="10590" w:author="Rinat Gub" w:date="2022-12-06T13:44:00Z">
              <w:r w:rsidRPr="00882F46">
                <w:t xml:space="preserve">Имеется </w:t>
              </w:r>
              <w:r w:rsidR="00B83079">
                <w:t xml:space="preserve">вступившее в законную силу </w:t>
              </w:r>
              <w:r w:rsidR="00AF736B" w:rsidRPr="001C7413">
                <w:t xml:space="preserve">в отношении Поставщика/Участника закупки – юридического лица </w:t>
              </w:r>
              <w:r w:rsidRPr="00882F46">
                <w:t>определение Арбитражного суда о введении наблюдения</w:t>
              </w:r>
              <w:r w:rsidR="004C34B6">
                <w:t>,</w:t>
              </w:r>
              <w:r w:rsidRPr="00882F46">
                <w:t xml:space="preserve"> </w:t>
              </w:r>
              <w:r w:rsidR="00787A4A" w:rsidRPr="00787A4A">
                <w:t xml:space="preserve">финансового оздоровления, внешнего управления либо </w:t>
              </w:r>
              <w:r w:rsidR="00AF736B" w:rsidRPr="001C7413">
                <w:t xml:space="preserve">в отношении Поставщика/Участника закупки – </w:t>
              </w:r>
              <w:r w:rsidR="00AF736B" w:rsidRPr="00721BAC">
                <w:t xml:space="preserve">гражданина </w:t>
              </w:r>
              <w:r w:rsidR="00787A4A" w:rsidRPr="00787A4A">
                <w:t xml:space="preserve">проводится внесудебная процедура банкротства </w:t>
              </w:r>
              <w:r w:rsidR="00AF736B" w:rsidRPr="00721BAC">
                <w:t>или Арбитражным судом вынесено определени</w:t>
              </w:r>
              <w:r w:rsidR="00AF736B">
                <w:t>е</w:t>
              </w:r>
              <w:r w:rsidR="00AF736B" w:rsidRPr="00721BAC">
                <w:t xml:space="preserve"> о признании гражданина банкротом и введени</w:t>
              </w:r>
              <w:r w:rsidR="00AF736B">
                <w:t>и</w:t>
              </w:r>
              <w:r w:rsidR="00AF736B" w:rsidRPr="00721BAC">
                <w:t xml:space="preserve"> реструктуризации его долгов </w:t>
              </w:r>
              <w:r w:rsidRPr="00882F46">
                <w:t>– «</w:t>
              </w:r>
              <w:r w:rsidR="00AF736B">
                <w:t>2</w:t>
              </w:r>
              <w:r w:rsidRPr="00882F46">
                <w:t>».</w:t>
              </w:r>
            </w:ins>
          </w:p>
          <w:p w:rsidR="00AF736B" w:rsidRDefault="00AF736B" w:rsidP="00C31074">
            <w:pPr>
              <w:pStyle w:val="afa"/>
              <w:numPr>
                <w:ilvl w:val="1"/>
                <w:numId w:val="94"/>
              </w:numPr>
              <w:tabs>
                <w:tab w:val="clear" w:pos="1134"/>
              </w:tabs>
              <w:ind w:left="244" w:hanging="244"/>
              <w:contextualSpacing w:val="0"/>
              <w:rPr>
                <w:ins w:id="10591" w:author="Rinat Gub" w:date="2022-12-06T13:44:00Z"/>
              </w:rPr>
            </w:pPr>
            <w:ins w:id="10592" w:author="Rinat Gub" w:date="2022-12-06T13:44:00Z">
              <w:r>
                <w:t>Имеются принятые к рассмотрению Арбитражным судом заявления в отношении Поставщика/Участника закупки, поданные за последние 12 месяцев до проведения проверки,</w:t>
              </w:r>
              <w:r w:rsidRPr="001C7413">
                <w:t xml:space="preserve"> в том числе заявления, поданн</w:t>
              </w:r>
              <w:r>
                <w:t>ые</w:t>
              </w:r>
              <w:r w:rsidRPr="001C7413">
                <w:t xml:space="preserve"> самим Поставщиком/Участником закупки</w:t>
              </w:r>
              <w:r>
                <w:t>, за исключением заявлений, по которым были вынесены указанные выше судебные акты, по которым начисляются «2» балла</w:t>
              </w:r>
              <w:r w:rsidRPr="00E9511D">
                <w:t xml:space="preserve"> </w:t>
              </w:r>
              <w:r>
                <w:t>–</w:t>
              </w:r>
              <w:r w:rsidRPr="00E9511D">
                <w:t xml:space="preserve"> </w:t>
              </w:r>
              <w:r>
                <w:t>«1»</w:t>
              </w:r>
            </w:ins>
          </w:p>
          <w:p w:rsidR="00AF736B" w:rsidRDefault="00AD2D91" w:rsidP="00C31074">
            <w:pPr>
              <w:pStyle w:val="afa"/>
              <w:numPr>
                <w:ilvl w:val="1"/>
                <w:numId w:val="94"/>
              </w:numPr>
              <w:tabs>
                <w:tab w:val="clear" w:pos="1134"/>
              </w:tabs>
              <w:ind w:left="244" w:hanging="244"/>
              <w:contextualSpacing w:val="0"/>
              <w:rPr>
                <w:ins w:id="10593" w:author="Rinat Gub" w:date="2022-12-06T13:44:00Z"/>
              </w:rPr>
            </w:pPr>
            <w:ins w:id="10594" w:author="Rinat Gub" w:date="2022-12-06T13:44:00Z">
              <w:r w:rsidRPr="00882F46">
                <w:t>Отсутствует</w:t>
              </w:r>
              <w:r w:rsidR="00AF736B">
                <w:t>:</w:t>
              </w:r>
            </w:ins>
          </w:p>
          <w:p w:rsidR="00AF736B" w:rsidRDefault="00B83079" w:rsidP="00C31074">
            <w:pPr>
              <w:pStyle w:val="afa"/>
              <w:numPr>
                <w:ilvl w:val="1"/>
                <w:numId w:val="259"/>
              </w:numPr>
              <w:tabs>
                <w:tab w:val="clear" w:pos="1134"/>
              </w:tabs>
              <w:ind w:left="670" w:hanging="425"/>
              <w:contextualSpacing w:val="0"/>
              <w:rPr>
                <w:ins w:id="10595" w:author="Rinat Gub" w:date="2022-12-06T13:44:00Z"/>
              </w:rPr>
            </w:pPr>
            <w:ins w:id="10596" w:author="Rinat Gub" w:date="2022-12-06T13:44:00Z">
              <w:r>
                <w:t xml:space="preserve">вступившее в законную силу </w:t>
              </w:r>
              <w:r w:rsidR="00AD2D91" w:rsidRPr="00882F46">
                <w:t xml:space="preserve">определение Арбитражного суда </w:t>
              </w:r>
              <w:r w:rsidR="00AF736B" w:rsidRPr="001C7413">
                <w:t>в отношении Поставщика/Участника закупки – юридического лица</w:t>
              </w:r>
              <w:r w:rsidR="00AF736B" w:rsidRPr="00882F46">
                <w:t xml:space="preserve"> </w:t>
              </w:r>
              <w:r w:rsidR="00AD2D91" w:rsidRPr="00882F46">
                <w:t>о введении наблюдения</w:t>
              </w:r>
              <w:r w:rsidR="00787A4A">
                <w:t xml:space="preserve">, финансового оздоровления, внешнего </w:t>
              </w:r>
              <w:r w:rsidR="00787A4A" w:rsidRPr="00787A4A">
                <w:t>управления</w:t>
              </w:r>
              <w:r w:rsidR="00AF736B">
                <w:t>;</w:t>
              </w:r>
            </w:ins>
          </w:p>
          <w:p w:rsidR="00AF736B" w:rsidRDefault="00787A4A" w:rsidP="00C31074">
            <w:pPr>
              <w:pStyle w:val="afa"/>
              <w:numPr>
                <w:ilvl w:val="1"/>
                <w:numId w:val="259"/>
              </w:numPr>
              <w:tabs>
                <w:tab w:val="clear" w:pos="1134"/>
              </w:tabs>
              <w:ind w:left="670" w:hanging="425"/>
              <w:contextualSpacing w:val="0"/>
              <w:rPr>
                <w:ins w:id="10597" w:author="Rinat Gub" w:date="2022-12-06T13:44:00Z"/>
              </w:rPr>
            </w:pPr>
            <w:ins w:id="10598" w:author="Rinat Gub" w:date="2022-12-06T13:44:00Z">
              <w:r w:rsidRPr="00787A4A">
                <w:t xml:space="preserve">проводимая </w:t>
              </w:r>
              <w:r w:rsidR="00AF736B" w:rsidRPr="001C7413">
                <w:t>в отношении Поставщика/Участника закупки – гражданина</w:t>
              </w:r>
              <w:r w:rsidR="00AF736B" w:rsidRPr="00787A4A">
                <w:t xml:space="preserve"> </w:t>
              </w:r>
              <w:r w:rsidRPr="00787A4A">
                <w:t xml:space="preserve">внесудебная процедура банкротства </w:t>
              </w:r>
              <w:r w:rsidR="00AF736B" w:rsidRPr="00DB7213">
                <w:t>и/или вынесенное Арбитражным судом определение о признании гражданина банкротом и введении реструктуризации его долгов</w:t>
              </w:r>
              <w:r w:rsidR="00AF736B">
                <w:t>;</w:t>
              </w:r>
            </w:ins>
          </w:p>
          <w:p w:rsidR="00AF736B" w:rsidRPr="00AF736B" w:rsidRDefault="00AF736B" w:rsidP="00C31074">
            <w:pPr>
              <w:pStyle w:val="afa"/>
              <w:numPr>
                <w:ilvl w:val="1"/>
                <w:numId w:val="259"/>
              </w:numPr>
              <w:tabs>
                <w:tab w:val="clear" w:pos="1134"/>
              </w:tabs>
              <w:ind w:left="670" w:hanging="425"/>
              <w:contextualSpacing w:val="0"/>
              <w:rPr>
                <w:ins w:id="10599" w:author="Rinat Gub" w:date="2022-12-06T13:44:00Z"/>
              </w:rPr>
            </w:pPr>
            <w:ins w:id="10600" w:author="Rinat Gub" w:date="2022-12-06T13:44:00Z">
              <w:r w:rsidRPr="00AF736B">
                <w:lastRenderedPageBreak/>
                <w:t>принятые Арбитражным судом заявления в отношении Поставщика/Участника закупки, поданные за последние 12 месяцев до проведения проверки, за исключением заявлений, по которым были вынесены судебные акты, по которым начисляются «2» балла.</w:t>
              </w:r>
            </w:ins>
          </w:p>
          <w:p w:rsidR="00AD2D91" w:rsidRPr="00047617" w:rsidRDefault="00D53056" w:rsidP="00C31074">
            <w:pPr>
              <w:tabs>
                <w:tab w:val="clear" w:pos="1134"/>
              </w:tabs>
              <w:ind w:firstLine="0"/>
              <w:rPr>
                <w:ins w:id="10601" w:author="Rinat Gub" w:date="2022-12-06T13:44:00Z"/>
              </w:rPr>
            </w:pPr>
            <w:ins w:id="10602" w:author="Rinat Gub" w:date="2022-12-06T13:44:00Z">
              <w:r w:rsidRPr="00047617">
                <w:rPr>
                  <w:sz w:val="20"/>
                  <w:szCs w:val="20"/>
                </w:rPr>
                <w:t xml:space="preserve">начисляется </w:t>
              </w:r>
              <w:r w:rsidR="00AD2D91" w:rsidRPr="00047617">
                <w:rPr>
                  <w:sz w:val="20"/>
                  <w:szCs w:val="20"/>
                </w:rPr>
                <w:t>«0»</w:t>
              </w:r>
              <w:r w:rsidRPr="00047617">
                <w:rPr>
                  <w:sz w:val="20"/>
                  <w:szCs w:val="20"/>
                </w:rPr>
                <w:t xml:space="preserve"> баллов</w:t>
              </w:r>
              <w:r w:rsidR="00AD2D91" w:rsidRPr="00047617">
                <w:rPr>
                  <w:sz w:val="20"/>
                  <w:szCs w:val="20"/>
                </w:rPr>
                <w:t>.</w:t>
              </w:r>
            </w:ins>
          </w:p>
          <w:p w:rsidR="00047617" w:rsidRDefault="00047617" w:rsidP="00CD0E4F">
            <w:pPr>
              <w:tabs>
                <w:tab w:val="clear" w:pos="1134"/>
              </w:tabs>
              <w:ind w:firstLine="0"/>
              <w:jc w:val="left"/>
              <w:rPr>
                <w:ins w:id="10603" w:author="Rinat Gub" w:date="2022-12-06T13:44:00Z"/>
                <w:sz w:val="20"/>
                <w:szCs w:val="20"/>
              </w:rPr>
            </w:pPr>
          </w:p>
          <w:p w:rsidR="00AD2D91" w:rsidRPr="00882F46" w:rsidRDefault="00AD2D91" w:rsidP="00CD0E4F">
            <w:pPr>
              <w:tabs>
                <w:tab w:val="clear" w:pos="1134"/>
              </w:tabs>
              <w:ind w:firstLine="0"/>
              <w:jc w:val="left"/>
              <w:rPr>
                <w:ins w:id="10604" w:author="Rinat Gub" w:date="2022-12-06T13:44:00Z"/>
                <w:color w:val="000000"/>
                <w:sz w:val="20"/>
                <w:szCs w:val="20"/>
              </w:rPr>
            </w:pPr>
            <w:ins w:id="10605" w:author="Rinat Gub" w:date="2022-12-06T13:44:00Z">
              <w:r w:rsidRPr="00882F46">
                <w:rPr>
                  <w:sz w:val="20"/>
                  <w:szCs w:val="20"/>
                </w:rPr>
                <w:t xml:space="preserve">Проверка проводится по данным, размещенным </w:t>
              </w:r>
              <w:r w:rsidRPr="00882F46">
                <w:rPr>
                  <w:color w:val="000000"/>
                  <w:sz w:val="20"/>
                  <w:szCs w:val="20"/>
                </w:rPr>
                <w:t xml:space="preserve">в </w:t>
              </w:r>
              <w:r w:rsidRPr="00882F46">
                <w:rPr>
                  <w:sz w:val="20"/>
                  <w:szCs w:val="20"/>
                </w:rPr>
                <w:t>информационно-коммуникационной сети Интернет</w:t>
              </w:r>
              <w:r w:rsidRPr="00882F46">
                <w:rPr>
                  <w:color w:val="000000"/>
                  <w:sz w:val="20"/>
                  <w:szCs w:val="20"/>
                </w:rPr>
                <w:t xml:space="preserve">: </w:t>
              </w:r>
            </w:ins>
          </w:p>
          <w:p w:rsidR="00D53056" w:rsidRPr="0067776B" w:rsidRDefault="00D53056" w:rsidP="00CD0E4F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606" w:author="Rinat Gub" w:date="2022-12-06T13:44:00Z"/>
                <w:szCs w:val="18"/>
              </w:rPr>
            </w:pPr>
            <w:ins w:id="10607" w:author="Rinat Gub" w:date="2022-12-06T13:44:00Z">
              <w:r w:rsidRPr="0067776B">
                <w:rPr>
                  <w:szCs w:val="18"/>
                </w:rPr>
                <w:t>сайт Картотеки арбитражных дел</w:t>
              </w:r>
            </w:ins>
          </w:p>
          <w:p w:rsidR="00D53056" w:rsidRDefault="00D53056" w:rsidP="007245AF">
            <w:pPr>
              <w:tabs>
                <w:tab w:val="clear" w:pos="1134"/>
              </w:tabs>
              <w:ind w:left="670" w:firstLine="0"/>
              <w:jc w:val="left"/>
              <w:rPr>
                <w:ins w:id="10608" w:author="Rinat Gub" w:date="2022-12-06T13:44:00Z"/>
                <w:rStyle w:val="ac"/>
                <w:sz w:val="20"/>
                <w:szCs w:val="20"/>
              </w:rPr>
            </w:pPr>
            <w:ins w:id="10609" w:author="Rinat Gub" w:date="2022-12-06T13:44:00Z">
              <w:r w:rsidRPr="00DB7213">
                <w:rPr>
                  <w:sz w:val="20"/>
                  <w:szCs w:val="18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"http://kad.arbitr.ru" </w:instrText>
              </w:r>
              <w:r w:rsidR="000E5AC8">
                <w:fldChar w:fldCharType="separate"/>
              </w:r>
              <w:r w:rsidRPr="00651266">
                <w:rPr>
                  <w:rStyle w:val="ac"/>
                  <w:sz w:val="20"/>
                  <w:szCs w:val="20"/>
                </w:rPr>
                <w:t>http://kad.arbitr.ru</w:t>
              </w:r>
              <w:r w:rsidR="000E5AC8">
                <w:rPr>
                  <w:rStyle w:val="ac"/>
                  <w:sz w:val="20"/>
                  <w:szCs w:val="20"/>
                </w:rPr>
                <w:fldChar w:fldCharType="end"/>
              </w:r>
              <w:r w:rsidRPr="00DB7213">
                <w:rPr>
                  <w:sz w:val="20"/>
                  <w:szCs w:val="18"/>
                </w:rPr>
                <w:t>)</w:t>
              </w:r>
            </w:ins>
          </w:p>
          <w:p w:rsidR="00D53056" w:rsidRPr="00F02930" w:rsidRDefault="00D53056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610" w:author="Rinat Gub" w:date="2022-12-06T13:44:00Z"/>
                <w:szCs w:val="18"/>
              </w:rPr>
            </w:pPr>
            <w:ins w:id="10611" w:author="Rinat Gub" w:date="2022-12-06T13:44:00Z">
              <w:r>
                <w:rPr>
                  <w:szCs w:val="18"/>
                </w:rPr>
                <w:t xml:space="preserve">сайт </w:t>
              </w:r>
              <w:r w:rsidRPr="00F02930">
                <w:rPr>
                  <w:szCs w:val="18"/>
                </w:rPr>
                <w:t>Един</w:t>
              </w:r>
              <w:r w:rsidRPr="00E03FB8">
                <w:rPr>
                  <w:szCs w:val="18"/>
                </w:rPr>
                <w:t>ого</w:t>
              </w:r>
              <w:r w:rsidRPr="00F02930">
                <w:rPr>
                  <w:szCs w:val="18"/>
                </w:rPr>
                <w:t xml:space="preserve"> федеральн</w:t>
              </w:r>
              <w:r w:rsidRPr="00E03FB8">
                <w:rPr>
                  <w:szCs w:val="18"/>
                </w:rPr>
                <w:t xml:space="preserve">ого </w:t>
              </w:r>
              <w:r w:rsidRPr="00F02930">
                <w:rPr>
                  <w:szCs w:val="18"/>
                </w:rPr>
                <w:t>реестр</w:t>
              </w:r>
              <w:r w:rsidRPr="00E03FB8">
                <w:rPr>
                  <w:szCs w:val="18"/>
                </w:rPr>
                <w:t>а</w:t>
              </w:r>
              <w:r w:rsidRPr="00F02930">
                <w:rPr>
                  <w:szCs w:val="18"/>
                </w:rPr>
                <w:t xml:space="preserve"> сведений о фактах деятельности юридических лиц </w:t>
              </w:r>
              <w:r w:rsidRPr="00E03FB8">
                <w:rPr>
                  <w:szCs w:val="18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"http://www.fedresurs.ru" </w:instrText>
              </w:r>
              <w:r w:rsidR="000E5AC8">
                <w:fldChar w:fldCharType="separate"/>
              </w:r>
              <w:r w:rsidRPr="00F02930">
                <w:rPr>
                  <w:rStyle w:val="ac"/>
                </w:rPr>
                <w:t>http://www.fedresurs.ru</w:t>
              </w:r>
              <w:r w:rsidR="000E5AC8">
                <w:rPr>
                  <w:rStyle w:val="ac"/>
                </w:rPr>
                <w:fldChar w:fldCharType="end"/>
              </w:r>
              <w:r w:rsidRPr="00F02930">
                <w:rPr>
                  <w:szCs w:val="18"/>
                </w:rPr>
                <w:t>);</w:t>
              </w:r>
            </w:ins>
          </w:p>
          <w:p w:rsidR="00D53056" w:rsidRPr="00B62CE3" w:rsidRDefault="00D53056" w:rsidP="00C31074">
            <w:pPr>
              <w:pStyle w:val="afa"/>
              <w:numPr>
                <w:ilvl w:val="1"/>
                <w:numId w:val="94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rPr>
                <w:ins w:id="10612" w:author="Rinat Gub" w:date="2022-12-06T13:44:00Z"/>
                <w:szCs w:val="18"/>
              </w:rPr>
            </w:pPr>
            <w:ins w:id="10613" w:author="Rinat Gub" w:date="2022-12-06T13:44:00Z">
              <w:r w:rsidRPr="00B270AE">
                <w:rPr>
                  <w:szCs w:val="18"/>
                </w:rPr>
                <w:t>сайт Единого федерального реестра сведений о банкротстве</w:t>
              </w:r>
              <w:r w:rsidRPr="00B62CE3">
                <w:rPr>
                  <w:szCs w:val="18"/>
                </w:rPr>
                <w:t xml:space="preserve"> </w:t>
              </w:r>
            </w:ins>
          </w:p>
          <w:p w:rsidR="00AD2D91" w:rsidRPr="00C31074" w:rsidRDefault="00D53056" w:rsidP="00C31074">
            <w:pPr>
              <w:pStyle w:val="afa"/>
              <w:tabs>
                <w:tab w:val="clear" w:pos="1134"/>
              </w:tabs>
              <w:ind w:left="529"/>
              <w:rPr>
                <w:ins w:id="10614" w:author="Rinat Gub" w:date="2022-12-06T13:44:00Z"/>
                <w:i/>
                <w:color w:val="0000FF"/>
                <w:u w:val="single"/>
              </w:rPr>
            </w:pPr>
            <w:ins w:id="10615" w:author="Rinat Gub" w:date="2022-12-06T13:44:00Z">
              <w:r w:rsidRPr="00B62CE3">
                <w:rPr>
                  <w:szCs w:val="18"/>
                </w:rPr>
                <w:t>(</w:t>
              </w:r>
              <w:r w:rsidR="000E5AC8">
                <w:fldChar w:fldCharType="begin"/>
              </w:r>
              <w:r w:rsidR="000E5AC8">
                <w:instrText xml:space="preserve"> HYPERLINK "http://bankrot.fedresurs.ru" </w:instrText>
              </w:r>
              <w:r w:rsidR="000E5AC8">
                <w:fldChar w:fldCharType="separate"/>
              </w:r>
              <w:r w:rsidRPr="00D53056">
                <w:rPr>
                  <w:rStyle w:val="ac"/>
                </w:rPr>
                <w:t>http://bankrot.fedresurs.ru</w:t>
              </w:r>
              <w:r w:rsidR="000E5AC8">
                <w:rPr>
                  <w:rStyle w:val="ac"/>
                </w:rPr>
                <w:fldChar w:fldCharType="end"/>
              </w:r>
              <w:r w:rsidRPr="00E40752">
                <w:rPr>
                  <w:szCs w:val="18"/>
                </w:rPr>
                <w:t>).</w:t>
              </w:r>
            </w:ins>
          </w:p>
        </w:tc>
        <w:tc>
          <w:tcPr>
            <w:tcW w:w="708" w:type="dxa"/>
          </w:tcPr>
          <w:p w:rsidR="00AD2D91" w:rsidRPr="00882F46" w:rsidRDefault="00AD2D91" w:rsidP="00CD0E4F">
            <w:pPr>
              <w:tabs>
                <w:tab w:val="clear" w:pos="1134"/>
              </w:tabs>
              <w:ind w:left="-170" w:right="-57" w:firstLine="85"/>
              <w:jc w:val="left"/>
              <w:rPr>
                <w:ins w:id="10616" w:author="Rinat Gub" w:date="2022-12-06T13:44:00Z"/>
                <w:sz w:val="20"/>
                <w:szCs w:val="20"/>
                <w:lang w:val="en-US"/>
              </w:rPr>
            </w:pPr>
            <w:ins w:id="10617" w:author="Rinat Gub" w:date="2022-12-06T13:44:00Z">
              <w:r w:rsidRPr="00882F46">
                <w:rPr>
                  <w:sz w:val="20"/>
                  <w:szCs w:val="20"/>
                </w:rPr>
                <w:lastRenderedPageBreak/>
                <w:t>0 / 1</w:t>
              </w:r>
              <w:r w:rsidR="00B270AE">
                <w:rPr>
                  <w:sz w:val="20"/>
                  <w:szCs w:val="20"/>
                </w:rPr>
                <w:t xml:space="preserve"> / 2</w:t>
              </w:r>
            </w:ins>
          </w:p>
        </w:tc>
        <w:tc>
          <w:tcPr>
            <w:tcW w:w="4587" w:type="dxa"/>
          </w:tcPr>
          <w:p w:rsidR="00AD2D91" w:rsidRPr="00882F46" w:rsidRDefault="00AD2D91" w:rsidP="00CD0E4F">
            <w:pPr>
              <w:jc w:val="left"/>
              <w:rPr>
                <w:ins w:id="10618" w:author="Rinat Gub" w:date="2022-12-06T13:44:00Z"/>
                <w:sz w:val="20"/>
                <w:szCs w:val="20"/>
              </w:rPr>
            </w:pPr>
          </w:p>
        </w:tc>
      </w:tr>
    </w:tbl>
    <w:p w:rsidR="003703EF" w:rsidRPr="00651266" w:rsidRDefault="003703EF" w:rsidP="00CD0E4F">
      <w:pPr>
        <w:ind w:firstLine="0"/>
        <w:rPr>
          <w:ins w:id="10619" w:author="Rinat Gub" w:date="2022-12-06T13:44:00Z"/>
        </w:rPr>
      </w:pPr>
    </w:p>
    <w:p w:rsidR="00294D31" w:rsidRDefault="00294D31" w:rsidP="001A283D">
      <w:pPr>
        <w:ind w:right="312" w:firstLine="0"/>
        <w:rPr>
          <w:ins w:id="10620" w:author="Rinat Gub" w:date="2022-12-06T13:44:00Z"/>
        </w:rPr>
      </w:pPr>
      <w:ins w:id="10621" w:author="Rinat Gub" w:date="2022-12-06T13:44:00Z">
        <w:r>
          <w:t xml:space="preserve">По результатам проверки на соответствие минимальным требованиям Поставщику/Участнику направляется </w:t>
        </w:r>
        <w:r w:rsidRPr="00BF6D9D">
          <w:t xml:space="preserve">письменное свидетельство </w:t>
        </w:r>
        <w:r w:rsidR="008873CC">
          <w:br/>
        </w:r>
        <w:r w:rsidRPr="00BF6D9D">
          <w:t>ПАО «НК «РОСНЕФТЬ» /Общества группы ПАО «НК «РОСНЕФТЬ» действительно в течение у</w:t>
        </w:r>
        <w:r>
          <w:t>казанного</w:t>
        </w:r>
        <w:r w:rsidRPr="00BF6D9D">
          <w:t xml:space="preserve"> в нем срока</w:t>
        </w:r>
        <w:r>
          <w:t>, который определяется согласно представленной ниже методике.</w:t>
        </w:r>
      </w:ins>
    </w:p>
    <w:p w:rsidR="005B2A36" w:rsidRDefault="005B2A36" w:rsidP="00294D31">
      <w:pPr>
        <w:rPr>
          <w:ins w:id="10622" w:author="Rinat Gub" w:date="2022-12-06T13:44:00Z"/>
        </w:rPr>
      </w:pPr>
    </w:p>
    <w:tbl>
      <w:tblPr>
        <w:tblW w:w="4912" w:type="pct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66"/>
        <w:gridCol w:w="3492"/>
        <w:gridCol w:w="3492"/>
        <w:gridCol w:w="3770"/>
        <w:gridCol w:w="2546"/>
      </w:tblGrid>
      <w:tr w:rsidR="005B2A36" w:rsidRPr="002F0982" w:rsidTr="00A74FCF">
        <w:trPr>
          <w:trHeight w:val="20"/>
          <w:tblHeader/>
          <w:ins w:id="10623" w:author="Rinat Gub" w:date="2022-12-06T13:44:00Z"/>
        </w:trPr>
        <w:tc>
          <w:tcPr>
            <w:tcW w:w="586" w:type="pct"/>
            <w:tcBorders>
              <w:bottom w:val="single" w:sz="6" w:space="0" w:color="auto"/>
            </w:tcBorders>
            <w:shd w:val="clear" w:color="auto" w:fill="FFD200"/>
            <w:vAlign w:val="center"/>
          </w:tcPr>
          <w:p w:rsidR="005B2A36" w:rsidRPr="008873CC" w:rsidRDefault="008873CC" w:rsidP="008873CC">
            <w:pPr>
              <w:tabs>
                <w:tab w:val="clear" w:pos="1134"/>
              </w:tabs>
              <w:ind w:firstLine="0"/>
              <w:jc w:val="center"/>
              <w:rPr>
                <w:ins w:id="10624" w:author="Rinat Gub" w:date="2022-12-06T13:44:00Z"/>
                <w:rFonts w:ascii="Arial" w:hAnsi="Arial" w:cs="Arial"/>
                <w:b/>
                <w:sz w:val="16"/>
                <w:szCs w:val="20"/>
              </w:rPr>
            </w:pPr>
            <w:ins w:id="10625" w:author="Rinat Gub" w:date="2022-12-06T13:44:00Z">
              <w:r w:rsidRPr="008873CC">
                <w:rPr>
                  <w:rFonts w:ascii="Arial" w:hAnsi="Arial" w:cs="Arial"/>
                  <w:b/>
                  <w:sz w:val="16"/>
                  <w:szCs w:val="20"/>
                </w:rPr>
                <w:t>СТАТУС АККРЕДИТАЦИИ</w:t>
              </w:r>
            </w:ins>
          </w:p>
        </w:tc>
        <w:tc>
          <w:tcPr>
            <w:tcW w:w="3568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vAlign w:val="center"/>
          </w:tcPr>
          <w:p w:rsidR="005B2A36" w:rsidRPr="008873CC" w:rsidRDefault="008873CC" w:rsidP="008873CC">
            <w:pPr>
              <w:ind w:firstLine="0"/>
              <w:jc w:val="center"/>
              <w:rPr>
                <w:ins w:id="10626" w:author="Rinat Gub" w:date="2022-12-06T13:44:00Z"/>
                <w:rFonts w:ascii="Arial" w:hAnsi="Arial" w:cs="Arial"/>
                <w:b/>
                <w:bCs/>
                <w:sz w:val="16"/>
                <w:szCs w:val="20"/>
              </w:rPr>
            </w:pPr>
            <w:ins w:id="10627" w:author="Rinat Gub" w:date="2022-12-06T13:44:00Z">
              <w:r w:rsidRPr="008873CC">
                <w:rPr>
                  <w:rFonts w:ascii="Arial" w:hAnsi="Arial" w:cs="Arial"/>
                  <w:b/>
                  <w:bCs/>
                  <w:sz w:val="16"/>
                  <w:szCs w:val="20"/>
                </w:rPr>
                <w:t>АККРЕДИТОВАН</w:t>
              </w:r>
            </w:ins>
          </w:p>
          <w:p w:rsidR="005B2A36" w:rsidRPr="008873CC" w:rsidRDefault="008873CC" w:rsidP="008873CC">
            <w:pPr>
              <w:ind w:firstLine="0"/>
              <w:jc w:val="center"/>
              <w:rPr>
                <w:ins w:id="10628" w:author="Rinat Gub" w:date="2022-12-06T13:44:00Z"/>
                <w:rFonts w:ascii="Arial" w:hAnsi="Arial" w:cs="Arial"/>
                <w:b/>
                <w:bCs/>
                <w:sz w:val="16"/>
                <w:szCs w:val="20"/>
              </w:rPr>
            </w:pPr>
            <w:ins w:id="10629" w:author="Rinat Gub" w:date="2022-12-06T13:44:00Z">
              <w:r w:rsidRPr="008873CC">
                <w:rPr>
                  <w:rFonts w:ascii="Arial" w:hAnsi="Arial" w:cs="Arial"/>
                  <w:b/>
                  <w:bCs/>
                  <w:sz w:val="16"/>
                  <w:szCs w:val="20"/>
                </w:rPr>
                <w:t>(ПОЛОЖИТЕЛЬНОЕ РЕШЕНИЕ ПО АККРЕДИТАЦИИ)</w:t>
              </w:r>
            </w:ins>
          </w:p>
        </w:tc>
        <w:tc>
          <w:tcPr>
            <w:tcW w:w="846" w:type="pct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vAlign w:val="center"/>
          </w:tcPr>
          <w:p w:rsidR="005B2A36" w:rsidRPr="008873CC" w:rsidRDefault="008873CC" w:rsidP="008873CC">
            <w:pPr>
              <w:ind w:firstLine="0"/>
              <w:jc w:val="center"/>
              <w:rPr>
                <w:ins w:id="10630" w:author="Rinat Gub" w:date="2022-12-06T13:44:00Z"/>
                <w:rFonts w:ascii="Arial" w:hAnsi="Arial" w:cs="Arial"/>
                <w:b/>
                <w:bCs/>
                <w:sz w:val="16"/>
                <w:szCs w:val="20"/>
              </w:rPr>
            </w:pPr>
            <w:ins w:id="10631" w:author="Rinat Gub" w:date="2022-12-06T13:44:00Z">
              <w:r w:rsidRPr="008873CC">
                <w:rPr>
                  <w:rFonts w:ascii="Arial" w:hAnsi="Arial" w:cs="Arial"/>
                  <w:b/>
                  <w:bCs/>
                  <w:sz w:val="16"/>
                  <w:szCs w:val="20"/>
                </w:rPr>
                <w:t>НЕ АККРЕДИТОВАН</w:t>
              </w:r>
            </w:ins>
          </w:p>
          <w:p w:rsidR="005B2A36" w:rsidRPr="008873CC" w:rsidRDefault="008873CC" w:rsidP="008873CC">
            <w:pPr>
              <w:ind w:firstLine="0"/>
              <w:jc w:val="center"/>
              <w:rPr>
                <w:ins w:id="10632" w:author="Rinat Gub" w:date="2022-12-06T13:44:00Z"/>
                <w:rFonts w:ascii="Arial" w:hAnsi="Arial" w:cs="Arial"/>
                <w:b/>
                <w:bCs/>
                <w:sz w:val="16"/>
                <w:szCs w:val="20"/>
              </w:rPr>
            </w:pPr>
            <w:ins w:id="10633" w:author="Rinat Gub" w:date="2022-12-06T13:44:00Z">
              <w:r w:rsidRPr="008873CC">
                <w:rPr>
                  <w:rFonts w:ascii="Arial" w:hAnsi="Arial" w:cs="Arial"/>
                  <w:b/>
                  <w:bCs/>
                  <w:sz w:val="16"/>
                  <w:szCs w:val="20"/>
                </w:rPr>
                <w:t>(ОТРИЦАТЕЛЬНОЕ РЕШЕНИЕ ПО АККРЕДИТАЦИИ)</w:t>
              </w:r>
            </w:ins>
          </w:p>
        </w:tc>
      </w:tr>
      <w:tr w:rsidR="005B2A36" w:rsidRPr="002F0982" w:rsidTr="00A74FCF">
        <w:trPr>
          <w:trHeight w:val="20"/>
          <w:tblHeader/>
          <w:ins w:id="10634" w:author="Rinat Gub" w:date="2022-12-06T13:44:00Z"/>
        </w:trPr>
        <w:tc>
          <w:tcPr>
            <w:tcW w:w="586" w:type="pct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  <w:hideMark/>
          </w:tcPr>
          <w:p w:rsidR="005B2A36" w:rsidRPr="008873CC" w:rsidRDefault="008873CC" w:rsidP="008873CC">
            <w:pPr>
              <w:ind w:firstLine="0"/>
              <w:jc w:val="center"/>
              <w:rPr>
                <w:ins w:id="10635" w:author="Rinat Gub" w:date="2022-12-06T13:44:00Z"/>
                <w:rFonts w:ascii="Arial" w:hAnsi="Arial" w:cs="Arial"/>
                <w:b/>
                <w:sz w:val="20"/>
                <w:szCs w:val="20"/>
              </w:rPr>
            </w:pPr>
            <w:ins w:id="10636" w:author="Rinat Gub" w:date="2022-12-06T13:44:00Z">
              <w:r w:rsidRPr="008873CC">
                <w:rPr>
                  <w:rFonts w:ascii="Arial" w:hAnsi="Arial" w:cs="Arial"/>
                  <w:b/>
                  <w:sz w:val="16"/>
                  <w:szCs w:val="20"/>
                </w:rPr>
                <w:t>СРОК ДЕЙСТВИЯ АККРЕДИТАЦИИ</w:t>
              </w:r>
            </w:ins>
          </w:p>
        </w:tc>
        <w:tc>
          <w:tcPr>
            <w:tcW w:w="1159" w:type="pct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  <w:hideMark/>
          </w:tcPr>
          <w:p w:rsidR="005B2A36" w:rsidRPr="008873CC" w:rsidRDefault="008873CC" w:rsidP="008873CC">
            <w:pPr>
              <w:ind w:firstLine="0"/>
              <w:jc w:val="center"/>
              <w:rPr>
                <w:ins w:id="10637" w:author="Rinat Gub" w:date="2022-12-06T13:44:00Z"/>
                <w:rFonts w:ascii="Arial" w:hAnsi="Arial" w:cs="Arial"/>
                <w:b/>
                <w:bCs/>
                <w:sz w:val="14"/>
                <w:szCs w:val="14"/>
              </w:rPr>
            </w:pPr>
            <w:ins w:id="10638" w:author="Rinat Gub" w:date="2022-12-06T13:44:00Z">
              <w:r w:rsidRPr="008873CC">
                <w:rPr>
                  <w:rFonts w:ascii="Arial" w:hAnsi="Arial" w:cs="Arial"/>
                  <w:b/>
                  <w:bCs/>
                  <w:sz w:val="14"/>
                  <w:szCs w:val="14"/>
                </w:rPr>
                <w:t>6 МЕСЯЦЕВ</w:t>
              </w:r>
            </w:ins>
          </w:p>
        </w:tc>
        <w:tc>
          <w:tcPr>
            <w:tcW w:w="1159" w:type="pct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  <w:hideMark/>
          </w:tcPr>
          <w:p w:rsidR="005B2A36" w:rsidRPr="008873CC" w:rsidRDefault="008873CC" w:rsidP="008873CC">
            <w:pPr>
              <w:ind w:firstLine="0"/>
              <w:jc w:val="center"/>
              <w:rPr>
                <w:ins w:id="10639" w:author="Rinat Gub" w:date="2022-12-06T13:44:00Z"/>
                <w:rFonts w:ascii="Arial" w:hAnsi="Arial" w:cs="Arial"/>
                <w:b/>
                <w:bCs/>
                <w:sz w:val="14"/>
                <w:szCs w:val="14"/>
              </w:rPr>
            </w:pPr>
            <w:ins w:id="10640" w:author="Rinat Gub" w:date="2022-12-06T13:44:00Z">
              <w:r w:rsidRPr="008873CC">
                <w:rPr>
                  <w:rFonts w:ascii="Arial" w:hAnsi="Arial" w:cs="Arial"/>
                  <w:b/>
                  <w:bCs/>
                  <w:sz w:val="14"/>
                  <w:szCs w:val="14"/>
                </w:rPr>
                <w:t>12 МЕСЯЦЕВ</w:t>
              </w:r>
            </w:ins>
          </w:p>
        </w:tc>
        <w:tc>
          <w:tcPr>
            <w:tcW w:w="1251" w:type="pct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  <w:hideMark/>
          </w:tcPr>
          <w:p w:rsidR="005B2A36" w:rsidRPr="008873CC" w:rsidRDefault="008873CC" w:rsidP="008873CC">
            <w:pPr>
              <w:ind w:firstLine="0"/>
              <w:jc w:val="center"/>
              <w:rPr>
                <w:ins w:id="10641" w:author="Rinat Gub" w:date="2022-12-06T13:44:00Z"/>
                <w:rFonts w:ascii="Arial" w:hAnsi="Arial" w:cs="Arial"/>
                <w:b/>
                <w:bCs/>
                <w:sz w:val="14"/>
                <w:szCs w:val="14"/>
              </w:rPr>
            </w:pPr>
            <w:ins w:id="10642" w:author="Rinat Gub" w:date="2022-12-06T13:44:00Z">
              <w:r w:rsidRPr="008873CC">
                <w:rPr>
                  <w:rFonts w:ascii="Arial" w:hAnsi="Arial" w:cs="Arial"/>
                  <w:b/>
                  <w:bCs/>
                  <w:sz w:val="14"/>
                  <w:szCs w:val="14"/>
                </w:rPr>
                <w:t>18 МЕСЯЦЕВ</w:t>
              </w:r>
            </w:ins>
          </w:p>
        </w:tc>
        <w:tc>
          <w:tcPr>
            <w:tcW w:w="846" w:type="pct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5B2A36" w:rsidRPr="002B1D4C" w:rsidRDefault="005B2A36" w:rsidP="008873CC">
            <w:pPr>
              <w:ind w:firstLine="0"/>
              <w:jc w:val="center"/>
              <w:rPr>
                <w:ins w:id="10643" w:author="Rinat Gub" w:date="2022-12-06T13:44:00Z"/>
                <w:bCs/>
                <w:sz w:val="20"/>
                <w:szCs w:val="20"/>
              </w:rPr>
            </w:pPr>
          </w:p>
        </w:tc>
      </w:tr>
      <w:tr w:rsidR="005B2A36" w:rsidRPr="002F0982" w:rsidTr="00A74FCF">
        <w:trPr>
          <w:trHeight w:val="20"/>
          <w:ins w:id="10644" w:author="Rinat Gub" w:date="2022-12-06T13:44:00Z"/>
        </w:trPr>
        <w:tc>
          <w:tcPr>
            <w:tcW w:w="586" w:type="pct"/>
            <w:tcBorders>
              <w:top w:val="single" w:sz="12" w:space="0" w:color="auto"/>
            </w:tcBorders>
            <w:shd w:val="clear" w:color="auto" w:fill="auto"/>
          </w:tcPr>
          <w:p w:rsidR="005B2A36" w:rsidRPr="00620ED3" w:rsidRDefault="005B2A36" w:rsidP="003D44B5">
            <w:pPr>
              <w:pStyle w:val="afa"/>
              <w:spacing w:before="0"/>
              <w:ind w:left="0"/>
              <w:rPr>
                <w:ins w:id="10645" w:author="Rinat Gub" w:date="2022-12-06T13:44:00Z"/>
              </w:rPr>
            </w:pPr>
            <w:ins w:id="10646" w:author="Rinat Gub" w:date="2022-12-06T13:44:00Z">
              <w:r w:rsidRPr="00620ED3">
                <w:t xml:space="preserve">Условия применения </w:t>
              </w:r>
            </w:ins>
          </w:p>
          <w:p w:rsidR="005B2A36" w:rsidRPr="00620ED3" w:rsidRDefault="005B2A36" w:rsidP="003D44B5">
            <w:pPr>
              <w:pStyle w:val="afa"/>
              <w:spacing w:before="0"/>
              <w:ind w:left="0"/>
              <w:rPr>
                <w:ins w:id="10647" w:author="Rinat Gub" w:date="2022-12-06T13:44:00Z"/>
              </w:rPr>
            </w:pPr>
            <w:ins w:id="10648" w:author="Rinat Gub" w:date="2022-12-06T13:44:00Z">
              <w:r w:rsidRPr="00620ED3">
                <w:t>срока действия аккредитации</w:t>
              </w:r>
            </w:ins>
          </w:p>
        </w:tc>
        <w:tc>
          <w:tcPr>
            <w:tcW w:w="1159" w:type="pct"/>
            <w:tcBorders>
              <w:top w:val="single" w:sz="12" w:space="0" w:color="auto"/>
            </w:tcBorders>
            <w:shd w:val="clear" w:color="auto" w:fill="auto"/>
          </w:tcPr>
          <w:p w:rsidR="005B2A36" w:rsidRPr="00620ED3" w:rsidRDefault="005B2A36" w:rsidP="003D44B5">
            <w:pPr>
              <w:pStyle w:val="afa"/>
              <w:tabs>
                <w:tab w:val="clear" w:pos="1134"/>
              </w:tabs>
              <w:ind w:left="0"/>
              <w:rPr>
                <w:ins w:id="10649" w:author="Rinat Gub" w:date="2022-12-06T13:44:00Z"/>
              </w:rPr>
            </w:pPr>
            <w:ins w:id="10650" w:author="Rinat Gub" w:date="2022-12-06T13:44:00Z">
              <w:r w:rsidRPr="00620ED3">
                <w:t xml:space="preserve">Поставщик соответствует всем пунктам Минимальных требований для прохождения аккредитации, </w:t>
              </w:r>
              <w:r>
                <w:t xml:space="preserve">но при этом </w:t>
              </w:r>
              <w:r w:rsidRPr="0026588A">
                <w:t>соответствует хотя бы одному из перечисленных признаков</w:t>
              </w:r>
              <w:r w:rsidRPr="00620ED3">
                <w:t>:</w:t>
              </w:r>
            </w:ins>
          </w:p>
          <w:p w:rsidR="005B2A36" w:rsidRPr="00412009" w:rsidRDefault="005B2A36" w:rsidP="003D44B5">
            <w:pPr>
              <w:pStyle w:val="afa"/>
              <w:tabs>
                <w:tab w:val="clear" w:pos="1134"/>
              </w:tabs>
              <w:ind w:left="0"/>
              <w:rPr>
                <w:ins w:id="10651" w:author="Rinat Gub" w:date="2022-12-06T13:44:00Z"/>
              </w:rPr>
            </w:pPr>
            <w:ins w:id="10652" w:author="Rinat Gub" w:date="2022-12-06T13:44:00Z">
              <w:r w:rsidRPr="00B16ECB">
                <w:lastRenderedPageBreak/>
                <w:t>1. На момент проведения проверки срок существования Поставщика составляет менее 1 года</w:t>
              </w:r>
              <w:r w:rsidRPr="00B16ECB">
                <w:rPr>
                  <w:rStyle w:val="afc"/>
                </w:rPr>
                <w:footnoteReference w:id="28"/>
              </w:r>
              <w:r w:rsidRPr="00412009">
                <w:t>;</w:t>
              </w:r>
            </w:ins>
          </w:p>
          <w:p w:rsidR="00B270AE" w:rsidRDefault="005B2A36" w:rsidP="00E03FB8">
            <w:pPr>
              <w:pStyle w:val="afa"/>
              <w:tabs>
                <w:tab w:val="clear" w:pos="1134"/>
              </w:tabs>
              <w:ind w:left="0"/>
              <w:rPr>
                <w:ins w:id="10655" w:author="Rinat Gub" w:date="2022-12-06T13:44:00Z"/>
              </w:rPr>
            </w:pPr>
            <w:ins w:id="10656" w:author="Rinat Gub" w:date="2022-12-06T13:44:00Z">
              <w:r w:rsidRPr="00182B10">
                <w:t xml:space="preserve">2. По результатам проведения проверки Поставщик набрал </w:t>
              </w:r>
              <w:r w:rsidR="00E03FB8">
                <w:t xml:space="preserve">менее 5 </w:t>
              </w:r>
              <w:r w:rsidRPr="00182B10">
                <w:t xml:space="preserve">баллов </w:t>
              </w:r>
              <w:r w:rsidR="00E03FB8">
                <w:t xml:space="preserve">и ему установлены баллы хотя бы </w:t>
              </w:r>
              <w:r w:rsidRPr="00182B10">
                <w:t xml:space="preserve">по </w:t>
              </w:r>
              <w:r w:rsidR="00E03FB8">
                <w:t xml:space="preserve">одному из </w:t>
              </w:r>
              <w:r w:rsidRPr="00182B10">
                <w:t>следующи</w:t>
              </w:r>
              <w:r w:rsidR="00E03FB8">
                <w:t>х</w:t>
              </w:r>
              <w:r w:rsidRPr="00182B10">
                <w:t xml:space="preserve"> подпункт</w:t>
              </w:r>
              <w:r w:rsidR="00E03FB8">
                <w:t>ов</w:t>
              </w:r>
              <w:r w:rsidR="00B4578B">
                <w:t xml:space="preserve"> </w:t>
              </w:r>
              <w:r w:rsidRPr="007E31A6">
                <w:t xml:space="preserve">пункта 15 Минимальных требований для прохождения аккредитации: </w:t>
              </w:r>
            </w:ins>
          </w:p>
          <w:p w:rsidR="00B270AE" w:rsidRDefault="005B2A36" w:rsidP="00C31074">
            <w:pPr>
              <w:pStyle w:val="afa"/>
              <w:numPr>
                <w:ilvl w:val="0"/>
                <w:numId w:val="114"/>
              </w:numPr>
              <w:tabs>
                <w:tab w:val="clear" w:pos="1134"/>
              </w:tabs>
              <w:ind w:left="413"/>
              <w:rPr>
                <w:ins w:id="10657" w:author="Rinat Gub" w:date="2022-12-06T13:44:00Z"/>
              </w:rPr>
            </w:pPr>
            <w:ins w:id="10658" w:author="Rinat Gub" w:date="2022-12-06T13:44:00Z">
              <w:r w:rsidRPr="007E31A6">
                <w:t>15.1</w:t>
              </w:r>
              <w:r w:rsidR="00E03FB8">
                <w:t>4</w:t>
              </w:r>
              <w:r w:rsidRPr="007E31A6">
                <w:t>, 15.17</w:t>
              </w:r>
              <w:r w:rsidR="00B270AE">
                <w:t>;</w:t>
              </w:r>
            </w:ins>
          </w:p>
          <w:p w:rsidR="005B2A36" w:rsidRPr="007E31A6" w:rsidRDefault="005B2A36" w:rsidP="00C31074">
            <w:pPr>
              <w:pStyle w:val="afa"/>
              <w:numPr>
                <w:ilvl w:val="0"/>
                <w:numId w:val="114"/>
              </w:numPr>
              <w:tabs>
                <w:tab w:val="clear" w:pos="1134"/>
              </w:tabs>
              <w:ind w:left="413"/>
              <w:rPr>
                <w:ins w:id="10659" w:author="Rinat Gub" w:date="2022-12-06T13:44:00Z"/>
              </w:rPr>
            </w:pPr>
            <w:ins w:id="10660" w:author="Rinat Gub" w:date="2022-12-06T13:44:00Z">
              <w:r w:rsidRPr="007E31A6">
                <w:t>15.20</w:t>
              </w:r>
              <w:r w:rsidR="00B270AE">
                <w:t xml:space="preserve"> и установлено, что и</w:t>
              </w:r>
              <w:r w:rsidR="00B270AE" w:rsidRPr="001C7413">
                <w:t xml:space="preserve">меется вступившее в законную силу в отношении Поставщика/Участника закупки – юридического лица определение Арбитражного суда о введении наблюдения, финансового оздоровления, внешнего управления либо в отношении Поставщика/Участника закупки – </w:t>
              </w:r>
              <w:r w:rsidR="00B270AE" w:rsidRPr="00721BAC">
                <w:t xml:space="preserve">гражданина проводится внесудебная процедура банкротства или Арбитражным судом вынесено определении о признании гражданина банкротом и введения </w:t>
              </w:r>
              <w:r w:rsidR="00B270AE" w:rsidRPr="00721BAC">
                <w:lastRenderedPageBreak/>
                <w:t>реструктуризации его долгов</w:t>
              </w:r>
              <w:r w:rsidRPr="007E31A6">
                <w:t>.</w:t>
              </w:r>
            </w:ins>
          </w:p>
        </w:tc>
        <w:tc>
          <w:tcPr>
            <w:tcW w:w="1159" w:type="pct"/>
            <w:tcBorders>
              <w:top w:val="single" w:sz="12" w:space="0" w:color="auto"/>
            </w:tcBorders>
            <w:shd w:val="clear" w:color="auto" w:fill="auto"/>
          </w:tcPr>
          <w:p w:rsidR="005B2A36" w:rsidRPr="007E31A6" w:rsidRDefault="005B2A36" w:rsidP="003D44B5">
            <w:pPr>
              <w:pStyle w:val="afa"/>
              <w:tabs>
                <w:tab w:val="clear" w:pos="1134"/>
              </w:tabs>
              <w:ind w:left="0"/>
              <w:rPr>
                <w:ins w:id="10661" w:author="Rinat Gub" w:date="2022-12-06T13:44:00Z"/>
              </w:rPr>
            </w:pPr>
            <w:ins w:id="10662" w:author="Rinat Gub" w:date="2022-12-06T13:44:00Z">
              <w:r w:rsidRPr="007E31A6">
                <w:lastRenderedPageBreak/>
                <w:t xml:space="preserve">Поставщик соответствует всем пунктам Минимальных требований для прохождения аккредитации, </w:t>
              </w:r>
              <w:r>
                <w:t xml:space="preserve">но при этом </w:t>
              </w:r>
              <w:r w:rsidRPr="0026588A">
                <w:t>соответствует хотя бы одному из перечисленных признаков</w:t>
              </w:r>
              <w:r w:rsidRPr="007E31A6">
                <w:t>:</w:t>
              </w:r>
            </w:ins>
          </w:p>
          <w:p w:rsidR="005B2A36" w:rsidRPr="007E31A6" w:rsidRDefault="005B2A36" w:rsidP="003D44B5">
            <w:pPr>
              <w:pStyle w:val="afa"/>
              <w:tabs>
                <w:tab w:val="clear" w:pos="1134"/>
              </w:tabs>
              <w:ind w:left="0"/>
              <w:rPr>
                <w:ins w:id="10663" w:author="Rinat Gub" w:date="2022-12-06T13:44:00Z"/>
              </w:rPr>
            </w:pPr>
            <w:ins w:id="10664" w:author="Rinat Gub" w:date="2022-12-06T13:44:00Z">
              <w:r w:rsidRPr="007E31A6">
                <w:lastRenderedPageBreak/>
                <w:t>1. На момент проведения проверки срок существования Поставщика от 1 года до 2 лет</w:t>
              </w:r>
              <w:r w:rsidRPr="007E31A6">
                <w:rPr>
                  <w:rStyle w:val="afc"/>
                </w:rPr>
                <w:footnoteReference w:id="29"/>
              </w:r>
              <w:r w:rsidRPr="007E31A6">
                <w:rPr>
                  <w:i/>
                </w:rPr>
                <w:t>;</w:t>
              </w:r>
            </w:ins>
          </w:p>
          <w:p w:rsidR="00B270AE" w:rsidRDefault="005B2A36" w:rsidP="006A6773">
            <w:pPr>
              <w:pStyle w:val="afa"/>
              <w:tabs>
                <w:tab w:val="clear" w:pos="1134"/>
              </w:tabs>
              <w:ind w:left="0"/>
              <w:rPr>
                <w:ins w:id="10667" w:author="Rinat Gub" w:date="2022-12-06T13:44:00Z"/>
              </w:rPr>
            </w:pPr>
            <w:ins w:id="10668" w:author="Rinat Gub" w:date="2022-12-06T13:44:00Z">
              <w:r w:rsidRPr="007E31A6">
                <w:t xml:space="preserve">2. По результатам проведения проверки Поставщик набрал </w:t>
              </w:r>
              <w:r w:rsidR="009E54E0">
                <w:t xml:space="preserve">менее 5 </w:t>
              </w:r>
              <w:r w:rsidRPr="007E31A6">
                <w:t xml:space="preserve">баллов </w:t>
              </w:r>
              <w:r w:rsidR="009E54E0">
                <w:t xml:space="preserve">и ему установлены баллы хотя бы </w:t>
              </w:r>
              <w:r w:rsidRPr="007E31A6">
                <w:t xml:space="preserve">по </w:t>
              </w:r>
              <w:r w:rsidR="009E54E0">
                <w:t xml:space="preserve">одному из </w:t>
              </w:r>
              <w:r w:rsidRPr="007E31A6">
                <w:t>следующи</w:t>
              </w:r>
              <w:r w:rsidR="009E54E0">
                <w:t>х</w:t>
              </w:r>
              <w:r w:rsidRPr="007E31A6">
                <w:t xml:space="preserve"> подпункт</w:t>
              </w:r>
              <w:r w:rsidR="009E54E0">
                <w:t>ов</w:t>
              </w:r>
              <w:r w:rsidRPr="007E31A6">
                <w:t xml:space="preserve"> пункта 15 Минимальных требований для прохождения аккредитации: </w:t>
              </w:r>
            </w:ins>
          </w:p>
          <w:p w:rsidR="00B270AE" w:rsidRDefault="005B2A36" w:rsidP="00C31074">
            <w:pPr>
              <w:pStyle w:val="afa"/>
              <w:numPr>
                <w:ilvl w:val="0"/>
                <w:numId w:val="260"/>
              </w:numPr>
              <w:tabs>
                <w:tab w:val="clear" w:pos="1134"/>
              </w:tabs>
              <w:ind w:left="323"/>
              <w:rPr>
                <w:ins w:id="10669" w:author="Rinat Gub" w:date="2022-12-06T13:44:00Z"/>
              </w:rPr>
            </w:pPr>
            <w:ins w:id="10670" w:author="Rinat Gub" w:date="2022-12-06T13:44:00Z">
              <w:r w:rsidRPr="007E31A6">
                <w:t>15.8,</w:t>
              </w:r>
              <w:r w:rsidRPr="00864D0E">
                <w:t xml:space="preserve"> </w:t>
              </w:r>
              <w:r w:rsidRPr="007E31A6">
                <w:t>15.1</w:t>
              </w:r>
              <w:r w:rsidR="009E54E0">
                <w:t>1</w:t>
              </w:r>
              <w:r>
                <w:t>,</w:t>
              </w:r>
              <w:r w:rsidRPr="007E31A6">
                <w:t xml:space="preserve"> 15.15, </w:t>
              </w:r>
              <w:r w:rsidR="00A40FA9">
                <w:t>15.18</w:t>
              </w:r>
              <w:r w:rsidR="00B270AE">
                <w:t>;</w:t>
              </w:r>
            </w:ins>
          </w:p>
          <w:p w:rsidR="00B270AE" w:rsidRDefault="006A6773" w:rsidP="00C31074">
            <w:pPr>
              <w:pStyle w:val="afa"/>
              <w:numPr>
                <w:ilvl w:val="0"/>
                <w:numId w:val="260"/>
              </w:numPr>
              <w:tabs>
                <w:tab w:val="clear" w:pos="1134"/>
              </w:tabs>
              <w:ind w:left="323"/>
              <w:rPr>
                <w:ins w:id="10671" w:author="Rinat Gub" w:date="2022-12-06T13:44:00Z"/>
              </w:rPr>
            </w:pPr>
            <w:ins w:id="10672" w:author="Rinat Gub" w:date="2022-12-06T13:44:00Z">
              <w:r>
                <w:t xml:space="preserve">одновременно </w:t>
              </w:r>
              <w:r w:rsidR="009E54E0">
                <w:t>по пп. 15.6 и 15.7</w:t>
              </w:r>
              <w:r w:rsidR="00B270AE">
                <w:t>;</w:t>
              </w:r>
            </w:ins>
          </w:p>
          <w:p w:rsidR="005B2A36" w:rsidRPr="007E31A6" w:rsidRDefault="00B270AE" w:rsidP="00C31074">
            <w:pPr>
              <w:pStyle w:val="afa"/>
              <w:numPr>
                <w:ilvl w:val="0"/>
                <w:numId w:val="260"/>
              </w:numPr>
              <w:tabs>
                <w:tab w:val="clear" w:pos="1134"/>
              </w:tabs>
              <w:ind w:left="323"/>
              <w:rPr>
                <w:ins w:id="10673" w:author="Rinat Gub" w:date="2022-12-06T13:44:00Z"/>
              </w:rPr>
            </w:pPr>
            <w:ins w:id="10674" w:author="Rinat Gub" w:date="2022-12-06T13:44:00Z">
              <w:r>
                <w:t>15.20 и установлено, что имеются</w:t>
              </w:r>
              <w:r w:rsidRPr="000A11BC">
                <w:t xml:space="preserve"> принятые к рассмотрению Арбитражным судом заявления в отношении Поставщика/Участника закупки, поданные за последние 12 месяцев до проведения проверки, в том числе заявления, поданные самим Поставщиком/Участником закупки, за исключением заявлений, по которым были вынесены судебные </w:t>
              </w:r>
              <w:r>
                <w:t xml:space="preserve">следующие </w:t>
              </w:r>
              <w:r w:rsidRPr="000A11BC">
                <w:t>акты</w:t>
              </w:r>
              <w:r>
                <w:t xml:space="preserve">: </w:t>
              </w:r>
              <w:r w:rsidRPr="001C7413">
                <w:t xml:space="preserve">в отношении Поставщика/Участника закупки – юридического лица определение Арбитражного суда о введении </w:t>
              </w:r>
              <w:r w:rsidRPr="001C7413">
                <w:lastRenderedPageBreak/>
                <w:t xml:space="preserve">наблюдения, финансового оздоровления, внешнего управления либо в отношении Поставщика/Участника закупки – </w:t>
              </w:r>
              <w:r w:rsidRPr="00721BAC">
                <w:t>гражданина проводится внесудебная процедура банкротства или Арбитражным судом вынесено определении о признании гражданина банкротом и введения реструктуризации его долгов</w:t>
              </w:r>
              <w:r>
                <w:t>.</w:t>
              </w:r>
            </w:ins>
          </w:p>
        </w:tc>
        <w:tc>
          <w:tcPr>
            <w:tcW w:w="1251" w:type="pct"/>
            <w:tcBorders>
              <w:top w:val="single" w:sz="12" w:space="0" w:color="auto"/>
            </w:tcBorders>
            <w:shd w:val="clear" w:color="auto" w:fill="auto"/>
          </w:tcPr>
          <w:p w:rsidR="005B2A36" w:rsidRPr="007E31A6" w:rsidRDefault="005B2A36" w:rsidP="008873CC">
            <w:pPr>
              <w:pStyle w:val="afa"/>
              <w:tabs>
                <w:tab w:val="clear" w:pos="1134"/>
              </w:tabs>
              <w:ind w:left="0"/>
              <w:rPr>
                <w:ins w:id="10675" w:author="Rinat Gub" w:date="2022-12-06T13:44:00Z"/>
              </w:rPr>
            </w:pPr>
            <w:ins w:id="10676" w:author="Rinat Gub" w:date="2022-12-06T13:44:00Z">
              <w:r w:rsidRPr="007E31A6">
                <w:lastRenderedPageBreak/>
                <w:t xml:space="preserve">Поставщик соответствует всем пунктам Минимальных требований для прохождения аккредитации, </w:t>
              </w:r>
              <w:r w:rsidRPr="00864D0E">
                <w:t>при этом соответствует следующим перечисленным признакам</w:t>
              </w:r>
              <w:r w:rsidRPr="0026588A">
                <w:t>:</w:t>
              </w:r>
            </w:ins>
          </w:p>
          <w:p w:rsidR="005B2A36" w:rsidRPr="007E31A6" w:rsidRDefault="005B2A36" w:rsidP="008873CC">
            <w:pPr>
              <w:pStyle w:val="afa"/>
              <w:tabs>
                <w:tab w:val="clear" w:pos="1134"/>
              </w:tabs>
              <w:ind w:left="0"/>
              <w:rPr>
                <w:ins w:id="10677" w:author="Rinat Gub" w:date="2022-12-06T13:44:00Z"/>
              </w:rPr>
            </w:pPr>
            <w:ins w:id="10678" w:author="Rinat Gub" w:date="2022-12-06T13:44:00Z">
              <w:r w:rsidRPr="007E31A6">
                <w:lastRenderedPageBreak/>
                <w:t xml:space="preserve">1. На момент проведения проверки срок существования Поставщика </w:t>
              </w:r>
              <w:r w:rsidRPr="003E620A">
                <w:t>более 2-х лет</w:t>
              </w:r>
              <w:r w:rsidRPr="007E31A6">
                <w:rPr>
                  <w:rStyle w:val="afc"/>
                </w:rPr>
                <w:footnoteReference w:id="30"/>
              </w:r>
              <w:r w:rsidRPr="007E31A6">
                <w:rPr>
                  <w:i/>
                </w:rPr>
                <w:t>;</w:t>
              </w:r>
            </w:ins>
          </w:p>
          <w:p w:rsidR="005B2A36" w:rsidRPr="007E31A6" w:rsidRDefault="005B2A36" w:rsidP="00B270AE">
            <w:pPr>
              <w:pStyle w:val="afa"/>
              <w:tabs>
                <w:tab w:val="clear" w:pos="1134"/>
              </w:tabs>
              <w:ind w:left="0"/>
              <w:rPr>
                <w:ins w:id="10681" w:author="Rinat Gub" w:date="2022-12-06T13:44:00Z"/>
              </w:rPr>
            </w:pPr>
            <w:ins w:id="10682" w:author="Rinat Gub" w:date="2022-12-06T13:44:00Z">
              <w:r w:rsidRPr="007E31A6">
                <w:t xml:space="preserve">2. По результатам проведения проверки Поставщик набрал </w:t>
              </w:r>
              <w:r w:rsidR="009E54E0">
                <w:t xml:space="preserve">менее 5 баллов и ему не установлены баллы хотя бы по одному из следующих подпунктов </w:t>
              </w:r>
              <w:r w:rsidRPr="007E31A6">
                <w:t>пункта 15 Минимальных требований для прохождения аккредитации:</w:t>
              </w:r>
              <w:r w:rsidR="00A9777F">
                <w:t xml:space="preserve"> </w:t>
              </w:r>
              <w:r w:rsidRPr="007E31A6">
                <w:t>15.8, 15.11,</w:t>
              </w:r>
              <w:r>
                <w:t xml:space="preserve"> </w:t>
              </w:r>
              <w:r w:rsidRPr="007E31A6">
                <w:t>15.1</w:t>
              </w:r>
              <w:r>
                <w:t>4</w:t>
              </w:r>
              <w:r w:rsidRPr="007E31A6">
                <w:t xml:space="preserve">, 15.15, 15.17, </w:t>
              </w:r>
              <w:r w:rsidR="009E54E0">
                <w:t>15.18,</w:t>
              </w:r>
              <w:r w:rsidRPr="007E31A6">
                <w:t xml:space="preserve">15.20, </w:t>
              </w:r>
              <w:r w:rsidR="006A6773">
                <w:t>а также одновременно баллы по пп. 15.6 и 15.7</w:t>
              </w:r>
              <w:r w:rsidR="009E54E0">
                <w:t xml:space="preserve"> </w:t>
              </w:r>
              <w:r w:rsidRPr="007E31A6">
                <w:t>.</w:t>
              </w:r>
            </w:ins>
          </w:p>
        </w:tc>
        <w:tc>
          <w:tcPr>
            <w:tcW w:w="846" w:type="pct"/>
            <w:tcBorders>
              <w:top w:val="single" w:sz="12" w:space="0" w:color="auto"/>
            </w:tcBorders>
          </w:tcPr>
          <w:p w:rsidR="005B2A36" w:rsidRPr="00620ED3" w:rsidRDefault="005B2A36" w:rsidP="008873CC">
            <w:pPr>
              <w:tabs>
                <w:tab w:val="clear" w:pos="1134"/>
              </w:tabs>
              <w:spacing w:before="120"/>
              <w:ind w:firstLine="0"/>
              <w:jc w:val="left"/>
              <w:rPr>
                <w:ins w:id="10683" w:author="Rinat Gub" w:date="2022-12-06T13:44:00Z"/>
                <w:sz w:val="20"/>
                <w:szCs w:val="20"/>
              </w:rPr>
            </w:pPr>
            <w:ins w:id="10684" w:author="Rinat Gub" w:date="2022-12-06T13:44:00Z">
              <w:r w:rsidRPr="0026588A">
                <w:rPr>
                  <w:sz w:val="20"/>
                  <w:szCs w:val="20"/>
                </w:rPr>
                <w:lastRenderedPageBreak/>
                <w:t xml:space="preserve">Наличие хотя бы одной оценки «не соответствует» по установленным </w:t>
              </w:r>
              <w:r w:rsidRPr="00620ED3">
                <w:rPr>
                  <w:sz w:val="20"/>
                  <w:szCs w:val="20"/>
                </w:rPr>
                <w:t xml:space="preserve">Минимальных требований </w:t>
              </w:r>
              <w:r w:rsidRPr="00620ED3">
                <w:rPr>
                  <w:sz w:val="20"/>
                  <w:szCs w:val="20"/>
                </w:rPr>
                <w:lastRenderedPageBreak/>
                <w:t xml:space="preserve">для прохождения аккредитации </w:t>
              </w:r>
              <w:r w:rsidRPr="00620ED3">
                <w:rPr>
                  <w:rStyle w:val="afc"/>
                  <w:szCs w:val="20"/>
                </w:rPr>
                <w:footnoteReference w:id="31"/>
              </w:r>
              <w:r w:rsidRPr="00620ED3">
                <w:rPr>
                  <w:bCs/>
                  <w:sz w:val="20"/>
                  <w:szCs w:val="20"/>
                </w:rPr>
                <w:t xml:space="preserve"> </w:t>
              </w:r>
              <w:r w:rsidRPr="00620ED3">
                <w:rPr>
                  <w:rStyle w:val="afc"/>
                  <w:szCs w:val="20"/>
                </w:rPr>
                <w:footnoteReference w:id="32"/>
              </w:r>
            </w:ins>
          </w:p>
        </w:tc>
      </w:tr>
    </w:tbl>
    <w:p w:rsidR="00294D31" w:rsidRPr="00620ED3" w:rsidRDefault="00294D31" w:rsidP="00787929">
      <w:pPr>
        <w:ind w:firstLine="0"/>
        <w:rPr>
          <w:ins w:id="10690" w:author="Rinat Gub" w:date="2022-12-06T13:44:00Z"/>
        </w:rPr>
      </w:pPr>
    </w:p>
    <w:p w:rsidR="00294D31" w:rsidRPr="00203244" w:rsidRDefault="00294D31" w:rsidP="00F5119E">
      <w:pPr>
        <w:keepNext/>
        <w:tabs>
          <w:tab w:val="clear" w:pos="1134"/>
          <w:tab w:val="left" w:pos="284"/>
        </w:tabs>
        <w:kinsoku/>
        <w:overflowPunct/>
        <w:autoSpaceDE/>
        <w:autoSpaceDN/>
        <w:ind w:firstLine="0"/>
        <w:outlineLvl w:val="1"/>
        <w:rPr>
          <w:ins w:id="10691" w:author="Rinat Gub" w:date="2022-12-06T13:44:00Z"/>
          <w:rFonts w:ascii="Arial" w:hAnsi="Arial"/>
          <w:b/>
          <w:bCs/>
          <w:caps/>
          <w:sz w:val="28"/>
          <w:szCs w:val="24"/>
        </w:rPr>
        <w:sectPr w:rsidR="00294D31" w:rsidRPr="00203244" w:rsidSect="00F5119E">
          <w:headerReference w:type="even" r:id="rId132"/>
          <w:headerReference w:type="default" r:id="rId133"/>
          <w:footerReference w:type="default" r:id="rId134"/>
          <w:headerReference w:type="first" r:id="rId135"/>
          <w:pgSz w:w="16840" w:h="11907" w:orient="landscape" w:code="9"/>
          <w:pgMar w:top="1247" w:right="964" w:bottom="1021" w:left="510" w:header="737" w:footer="680" w:gutter="0"/>
          <w:cols w:space="708"/>
          <w:docGrid w:linePitch="360"/>
        </w:sectPr>
      </w:pPr>
    </w:p>
    <w:p w:rsidR="00185C5A" w:rsidRPr="00CE0C1F" w:rsidRDefault="00AC54BC" w:rsidP="00AF6C0C">
      <w:pPr>
        <w:pStyle w:val="-2"/>
        <w:jc w:val="center"/>
        <w:rPr>
          <w:ins w:id="10692" w:author="Rinat Gub" w:date="2022-12-06T13:44:00Z"/>
        </w:rPr>
      </w:pPr>
      <w:bookmarkStart w:id="10693" w:name="_Toc536112834"/>
      <w:ins w:id="10694" w:author="Rinat Gub" w:date="2022-12-06T13:44:00Z">
        <w:r w:rsidRPr="00CE0C1F">
          <w:lastRenderedPageBreak/>
          <w:t>Требования к представлению информации на аккредитацию</w:t>
        </w:r>
        <w:bookmarkEnd w:id="9876"/>
        <w:bookmarkEnd w:id="9877"/>
        <w:bookmarkEnd w:id="9878"/>
        <w:bookmarkEnd w:id="9879"/>
        <w:bookmarkEnd w:id="9880"/>
        <w:bookmarkEnd w:id="9881"/>
        <w:bookmarkEnd w:id="9882"/>
        <w:bookmarkEnd w:id="9883"/>
        <w:bookmarkEnd w:id="9884"/>
        <w:bookmarkEnd w:id="9885"/>
        <w:bookmarkEnd w:id="9886"/>
        <w:bookmarkEnd w:id="9887"/>
        <w:bookmarkEnd w:id="9888"/>
        <w:bookmarkEnd w:id="10693"/>
      </w:ins>
    </w:p>
    <w:p w:rsidR="00E4319A" w:rsidRDefault="00E4319A" w:rsidP="009A7ACF">
      <w:pPr>
        <w:ind w:firstLine="0"/>
        <w:rPr>
          <w:ins w:id="10695" w:author="Rinat Gub" w:date="2022-12-06T13:44:00Z"/>
        </w:rPr>
      </w:pPr>
    </w:p>
    <w:p w:rsidR="009A7ACF" w:rsidRPr="00203244" w:rsidRDefault="009A7ACF" w:rsidP="009A7ACF">
      <w:pPr>
        <w:ind w:firstLine="0"/>
        <w:rPr>
          <w:ins w:id="10696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0"/>
          <w:numId w:val="106"/>
        </w:numPr>
        <w:tabs>
          <w:tab w:val="clear" w:pos="1134"/>
          <w:tab w:val="num" w:pos="567"/>
        </w:tabs>
        <w:rPr>
          <w:ins w:id="10697" w:author="Rinat Gub" w:date="2022-12-06T13:44:00Z"/>
          <w:rFonts w:ascii="Arial" w:hAnsi="Arial" w:cs="Arial"/>
          <w:b/>
        </w:rPr>
      </w:pPr>
      <w:bookmarkStart w:id="10698" w:name="_Toc392495179"/>
      <w:bookmarkStart w:id="10699" w:name="_Toc392610519"/>
      <w:bookmarkStart w:id="10700" w:name="_Toc393989321"/>
      <w:bookmarkStart w:id="10701" w:name="_Toc393888106"/>
      <w:ins w:id="10702" w:author="Rinat Gub" w:date="2022-12-06T13:44:00Z">
        <w:r w:rsidRPr="00203244">
          <w:rPr>
            <w:rFonts w:ascii="Arial" w:hAnsi="Arial" w:cs="Arial"/>
            <w:b/>
          </w:rPr>
          <w:t xml:space="preserve">ЯЗЫК ПРЕДСТАВЛЕНИЯ ДОКУМЕНТОВ </w:t>
        </w:r>
        <w:bookmarkEnd w:id="10698"/>
        <w:bookmarkEnd w:id="10699"/>
        <w:bookmarkEnd w:id="10700"/>
        <w:bookmarkEnd w:id="10701"/>
      </w:ins>
    </w:p>
    <w:p w:rsidR="00E4319A" w:rsidRPr="00203244" w:rsidRDefault="00E4319A" w:rsidP="009A7ACF">
      <w:pPr>
        <w:ind w:firstLine="0"/>
        <w:rPr>
          <w:ins w:id="10703" w:author="Rinat Gub" w:date="2022-12-06T13:44:00Z"/>
        </w:rPr>
      </w:pPr>
    </w:p>
    <w:p w:rsidR="00E4319A" w:rsidRPr="00203244" w:rsidRDefault="006B463C" w:rsidP="00FA4632">
      <w:pPr>
        <w:ind w:firstLine="0"/>
        <w:rPr>
          <w:ins w:id="10704" w:author="Rinat Gub" w:date="2022-12-06T13:44:00Z"/>
        </w:rPr>
      </w:pPr>
      <w:ins w:id="10705" w:author="Rinat Gub" w:date="2022-12-06T13:44:00Z">
        <w:r w:rsidRPr="00203244">
  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 на любом языке страны Поставщика/ Участника закупки с переводом на русский язык, либо английский язык.</w:t>
        </w:r>
      </w:ins>
    </w:p>
    <w:p w:rsidR="006B463C" w:rsidRDefault="006B463C" w:rsidP="009A7ACF">
      <w:pPr>
        <w:ind w:firstLine="0"/>
        <w:rPr>
          <w:ins w:id="10706" w:author="Rinat Gub" w:date="2022-12-06T13:44:00Z"/>
        </w:rPr>
      </w:pPr>
    </w:p>
    <w:p w:rsidR="009A7ACF" w:rsidRPr="00203244" w:rsidRDefault="009A7ACF" w:rsidP="009A7ACF">
      <w:pPr>
        <w:ind w:firstLine="0"/>
        <w:rPr>
          <w:ins w:id="10707" w:author="Rinat Gub" w:date="2022-12-06T13:44:00Z"/>
        </w:rPr>
      </w:pPr>
    </w:p>
    <w:p w:rsidR="00E4319A" w:rsidRDefault="00E4319A" w:rsidP="0040134A">
      <w:pPr>
        <w:pStyle w:val="1"/>
        <w:numPr>
          <w:ilvl w:val="0"/>
          <w:numId w:val="106"/>
        </w:numPr>
        <w:tabs>
          <w:tab w:val="clear" w:pos="1134"/>
          <w:tab w:val="num" w:pos="567"/>
        </w:tabs>
        <w:rPr>
          <w:ins w:id="10708" w:author="Rinat Gub" w:date="2022-12-06T13:44:00Z"/>
          <w:rFonts w:ascii="Arial" w:hAnsi="Arial" w:cs="Arial"/>
          <w:b/>
        </w:rPr>
      </w:pPr>
      <w:bookmarkStart w:id="10709" w:name="_Toc379285990"/>
      <w:bookmarkStart w:id="10710" w:name="_Ref391311468"/>
      <w:bookmarkStart w:id="10711" w:name="_Toc392495180"/>
      <w:bookmarkStart w:id="10712" w:name="_Toc392610520"/>
      <w:bookmarkStart w:id="10713" w:name="_Toc393989322"/>
      <w:bookmarkStart w:id="10714" w:name="_Toc393888107"/>
      <w:bookmarkStart w:id="10715" w:name="_Ref394679969"/>
      <w:ins w:id="10716" w:author="Rinat Gub" w:date="2022-12-06T13:44:00Z">
        <w:r w:rsidRPr="00B64532">
          <w:rPr>
            <w:rFonts w:ascii="Arial" w:hAnsi="Arial" w:cs="Arial"/>
            <w:b/>
          </w:rPr>
          <w:t xml:space="preserve">АНКЕТА-ЗАЯВКА </w:t>
        </w:r>
        <w:bookmarkEnd w:id="10709"/>
        <w:bookmarkEnd w:id="10710"/>
        <w:r w:rsidRPr="00B64532">
          <w:rPr>
            <w:rFonts w:ascii="Arial" w:hAnsi="Arial" w:cs="Arial"/>
            <w:b/>
          </w:rPr>
          <w:t xml:space="preserve">И </w:t>
        </w:r>
        <w:r w:rsidR="00C60883">
          <w:rPr>
            <w:rFonts w:ascii="Arial" w:hAnsi="Arial" w:cs="Arial"/>
            <w:b/>
          </w:rPr>
          <w:t>ИНЫЕ ПРИЛОЖЕНИЯ ПО УСТАНОВЛЕННЫМ ФОРМАМ</w:t>
        </w:r>
        <w:bookmarkEnd w:id="10711"/>
        <w:bookmarkEnd w:id="10712"/>
        <w:bookmarkEnd w:id="10713"/>
        <w:bookmarkEnd w:id="10714"/>
        <w:bookmarkEnd w:id="10715"/>
      </w:ins>
    </w:p>
    <w:p w:rsidR="00FA4632" w:rsidRPr="00FA4632" w:rsidRDefault="00FA4632" w:rsidP="00FA4632">
      <w:pPr>
        <w:ind w:firstLine="0"/>
        <w:rPr>
          <w:ins w:id="10717" w:author="Rinat Gub" w:date="2022-12-06T13:44:00Z"/>
        </w:rPr>
      </w:pPr>
    </w:p>
    <w:p w:rsidR="00E4319A" w:rsidRPr="00203244" w:rsidRDefault="00E4319A" w:rsidP="00FA4632">
      <w:pPr>
        <w:ind w:firstLine="0"/>
        <w:rPr>
          <w:ins w:id="10718" w:author="Rinat Gub" w:date="2022-12-06T13:44:00Z"/>
        </w:rPr>
      </w:pPr>
      <w:ins w:id="10719" w:author="Rinat Gub" w:date="2022-12-06T13:44:00Z">
        <w:r w:rsidRPr="00203244">
          <w:t>Поставщику</w:t>
        </w:r>
        <w:r w:rsidRPr="00203244">
          <w:rPr>
            <w:sz w:val="20"/>
            <w:szCs w:val="20"/>
          </w:rPr>
          <w:t>/</w:t>
        </w:r>
        <w:r w:rsidRPr="00203244">
          <w:t xml:space="preserve">Участнику закупки необходимо представить </w:t>
        </w:r>
        <w:r w:rsidR="00C60883">
          <w:t>следующие</w:t>
        </w:r>
        <w:r w:rsidRPr="00203244">
          <w:t xml:space="preserve"> документы: </w:t>
        </w:r>
      </w:ins>
    </w:p>
    <w:p w:rsidR="007F4DA7" w:rsidRDefault="00CC4356" w:rsidP="0040134A">
      <w:pPr>
        <w:numPr>
          <w:ilvl w:val="0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hanging="427"/>
        <w:rPr>
          <w:ins w:id="10720" w:author="Rinat Gub" w:date="2022-12-06T13:44:00Z"/>
        </w:rPr>
      </w:pPr>
      <w:ins w:id="10721" w:author="Rinat Gub" w:date="2022-12-06T13:44:00Z">
        <w:r>
          <w:t>А</w:t>
        </w:r>
        <w:r w:rsidR="00E4319A" w:rsidRPr="00203244">
          <w:t>нкета-заявка по установленной форме</w:t>
        </w:r>
        <w:r w:rsidR="00965140">
          <w:rPr>
            <w:rStyle w:val="afc"/>
          </w:rPr>
          <w:footnoteReference w:id="33"/>
        </w:r>
        <w:r w:rsidR="00E4319A" w:rsidRPr="00203244">
          <w:t>;</w:t>
        </w:r>
      </w:ins>
    </w:p>
    <w:p w:rsidR="00C60883" w:rsidRDefault="00C60883" w:rsidP="0040134A">
      <w:pPr>
        <w:numPr>
          <w:ilvl w:val="0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hanging="427"/>
        <w:rPr>
          <w:ins w:id="10724" w:author="Rinat Gub" w:date="2022-12-06T13:44:00Z"/>
        </w:rPr>
      </w:pPr>
      <w:ins w:id="10725" w:author="Rinat Gub" w:date="2022-12-06T13:44:00Z">
        <w:r w:rsidRPr="00B43C4A">
          <w:t>Сведения о цепочке собственников, включая конечных бенефициаров, по установленной форме (для организаци</w:t>
        </w:r>
        <w:r w:rsidR="00AA11E2">
          <w:t>и</w:t>
        </w:r>
        <w:r w:rsidR="00563F50">
          <w:t xml:space="preserve"> Поставщика/Участника закупки, а также организаций, являющихся собственниками и/или бенефициарами</w:t>
        </w:r>
        <w:r w:rsidR="003F4E5C">
          <w:t xml:space="preserve"> Поставщика/Участника закупки</w:t>
        </w:r>
        <w:r w:rsidR="00AA11E2">
          <w:t>,</w:t>
        </w:r>
        <w:r w:rsidRPr="00B43C4A">
          <w:t xml:space="preserve"> с формой собственности «акционерное общество» (публичное</w:t>
        </w:r>
        <w:r w:rsidR="005743C6">
          <w:t xml:space="preserve"> (ПАО)</w:t>
        </w:r>
        <w:r w:rsidRPr="00B43C4A">
          <w:t xml:space="preserve"> или непубличное</w:t>
        </w:r>
        <w:r w:rsidR="005743C6">
          <w:t xml:space="preserve"> (АО)</w:t>
        </w:r>
        <w:r w:rsidRPr="00B43C4A">
          <w:t>; ЗАО, ПАО, если организация не внесла соответствующие изменения в Устав общества) необходимо дополнительно приложить заверенную печатью организации (при наличии) и подписью руководителя копию реестра акционеров (владеющих не менее чем 5% акций)</w:t>
        </w:r>
        <w:r w:rsidR="005743C6">
          <w:t>, выданного реестродержателем</w:t>
        </w:r>
        <w:r w:rsidRPr="00B43C4A">
          <w:t xml:space="preserve"> не позднее 1 (одного) месяца </w:t>
        </w:r>
        <w:r w:rsidR="005743C6">
          <w:t>от даты</w:t>
        </w:r>
        <w:r w:rsidRPr="00B43C4A">
          <w:t xml:space="preserve"> подачи документов</w:t>
        </w:r>
        <w:r>
          <w:t>);</w:t>
        </w:r>
      </w:ins>
    </w:p>
    <w:p w:rsidR="005743C6" w:rsidRDefault="001C08E1" w:rsidP="0040134A">
      <w:pPr>
        <w:numPr>
          <w:ilvl w:val="0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hanging="427"/>
        <w:rPr>
          <w:ins w:id="10726" w:author="Rinat Gub" w:date="2022-12-06T13:44:00Z"/>
        </w:rPr>
      </w:pPr>
      <w:ins w:id="10727" w:author="Rinat Gub" w:date="2022-12-06T13:44:00Z">
        <w:r>
          <w:t>Ф</w:t>
        </w:r>
        <w:r w:rsidRPr="00203244">
          <w:t xml:space="preserve">орма подтверждения согласия </w:t>
        </w:r>
        <w:r w:rsidR="005743C6">
          <w:t>на обработку персональных данных по установленной форме от:</w:t>
        </w:r>
      </w:ins>
    </w:p>
    <w:p w:rsidR="005743C6" w:rsidRDefault="005743C6" w:rsidP="0040134A">
      <w:pPr>
        <w:pStyle w:val="afa"/>
        <w:numPr>
          <w:ilvl w:val="0"/>
          <w:numId w:val="239"/>
        </w:numPr>
        <w:tabs>
          <w:tab w:val="clear" w:pos="1134"/>
          <w:tab w:val="left" w:pos="539"/>
        </w:tabs>
        <w:jc w:val="both"/>
        <w:rPr>
          <w:ins w:id="10728" w:author="Rinat Gub" w:date="2022-12-06T13:44:00Z"/>
        </w:rPr>
      </w:pPr>
      <w:ins w:id="10729" w:author="Rinat Gub" w:date="2022-12-06T13:44:00Z">
        <w:r>
          <w:rPr>
            <w:sz w:val="24"/>
          </w:rPr>
          <w:t>юридического лица (в отношении всех физических лиц,</w:t>
        </w:r>
        <w:r w:rsidR="00C40B2A">
          <w:rPr>
            <w:sz w:val="24"/>
          </w:rPr>
          <w:t xml:space="preserve"> </w:t>
        </w:r>
        <w:r>
          <w:rPr>
            <w:sz w:val="24"/>
          </w:rPr>
          <w:t>сведения о которых предоставляются);</w:t>
        </w:r>
      </w:ins>
    </w:p>
    <w:p w:rsidR="005743C6" w:rsidRDefault="001C08E1" w:rsidP="0040134A">
      <w:pPr>
        <w:pStyle w:val="afa"/>
        <w:numPr>
          <w:ilvl w:val="0"/>
          <w:numId w:val="239"/>
        </w:numPr>
        <w:tabs>
          <w:tab w:val="clear" w:pos="1134"/>
          <w:tab w:val="left" w:pos="539"/>
        </w:tabs>
        <w:jc w:val="both"/>
        <w:rPr>
          <w:ins w:id="10730" w:author="Rinat Gub" w:date="2022-12-06T13:44:00Z"/>
        </w:rPr>
      </w:pPr>
      <w:ins w:id="10731" w:author="Rinat Gub" w:date="2022-12-06T13:44:00Z">
        <w:r w:rsidRPr="007F4DA7">
          <w:rPr>
            <w:sz w:val="24"/>
          </w:rPr>
          <w:t>единоличн</w:t>
        </w:r>
        <w:r w:rsidR="00BA584F" w:rsidRPr="007F4DA7">
          <w:rPr>
            <w:sz w:val="24"/>
          </w:rPr>
          <w:t xml:space="preserve">ого </w:t>
        </w:r>
        <w:r w:rsidRPr="007F4DA7">
          <w:rPr>
            <w:sz w:val="24"/>
          </w:rPr>
          <w:t>исполнительн</w:t>
        </w:r>
        <w:r w:rsidR="00BA584F" w:rsidRPr="007F4DA7">
          <w:rPr>
            <w:sz w:val="24"/>
          </w:rPr>
          <w:t>ого</w:t>
        </w:r>
        <w:r w:rsidRPr="007F4DA7">
          <w:rPr>
            <w:sz w:val="24"/>
          </w:rPr>
          <w:t xml:space="preserve"> орган</w:t>
        </w:r>
        <w:r w:rsidR="00BA584F" w:rsidRPr="007F4DA7">
          <w:rPr>
            <w:sz w:val="24"/>
          </w:rPr>
          <w:t>а</w:t>
        </w:r>
        <w:r w:rsidRPr="007F4DA7">
          <w:rPr>
            <w:sz w:val="24"/>
          </w:rPr>
          <w:t xml:space="preserve"> (руководител</w:t>
        </w:r>
        <w:r w:rsidR="00BA584F" w:rsidRPr="007F4DA7">
          <w:rPr>
            <w:sz w:val="24"/>
          </w:rPr>
          <w:t xml:space="preserve">я) </w:t>
        </w:r>
        <w:r w:rsidR="006716BD" w:rsidRPr="007F4DA7">
          <w:rPr>
            <w:sz w:val="24"/>
          </w:rPr>
          <w:t>Поставщика / Участника з</w:t>
        </w:r>
        <w:r w:rsidRPr="007F4DA7">
          <w:rPr>
            <w:sz w:val="24"/>
          </w:rPr>
          <w:t>акупки</w:t>
        </w:r>
        <w:r w:rsidR="005743C6">
          <w:rPr>
            <w:sz w:val="24"/>
          </w:rPr>
          <w:t>;</w:t>
        </w:r>
      </w:ins>
    </w:p>
    <w:p w:rsidR="001C08E1" w:rsidRPr="00C027B5" w:rsidRDefault="005743C6" w:rsidP="0040134A">
      <w:pPr>
        <w:pStyle w:val="afa"/>
        <w:numPr>
          <w:ilvl w:val="0"/>
          <w:numId w:val="239"/>
        </w:numPr>
        <w:tabs>
          <w:tab w:val="clear" w:pos="1134"/>
          <w:tab w:val="left" w:pos="539"/>
        </w:tabs>
        <w:jc w:val="both"/>
        <w:rPr>
          <w:ins w:id="10732" w:author="Rinat Gub" w:date="2022-12-06T13:44:00Z"/>
        </w:rPr>
      </w:pPr>
      <w:ins w:id="10733" w:author="Rinat Gub" w:date="2022-12-06T13:44:00Z">
        <w:r>
          <w:rPr>
            <w:sz w:val="24"/>
          </w:rPr>
          <w:t xml:space="preserve">индивидуального предпринимателя – физического лица. </w:t>
        </w:r>
      </w:ins>
    </w:p>
    <w:p w:rsidR="00001985" w:rsidRDefault="00001985" w:rsidP="0040134A">
      <w:pPr>
        <w:numPr>
          <w:ilvl w:val="0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hanging="427"/>
        <w:rPr>
          <w:ins w:id="10734" w:author="Rinat Gub" w:date="2022-12-06T13:44:00Z"/>
        </w:rPr>
      </w:pPr>
      <w:ins w:id="10735" w:author="Rinat Gub" w:date="2022-12-06T13:44:00Z">
        <w:r>
          <w:t xml:space="preserve">Информация о принадлежности / отсутствии принадлежности </w:t>
        </w:r>
        <w:r w:rsidR="00A57A21">
          <w:t xml:space="preserve">Поставщика /Участника закупки </w:t>
        </w:r>
        <w:r>
          <w:t>к субъектам малого и среднего предпринимательства (</w:t>
        </w:r>
        <w:r w:rsidRPr="00270364">
          <w:rPr>
            <w:b/>
          </w:rPr>
          <w:t>только для резидентов РФ</w:t>
        </w:r>
        <w:r>
          <w:t xml:space="preserve">) в соответствии с Федеральным законом от 24.07.2007 </w:t>
        </w:r>
        <w:r w:rsidR="00C23516">
          <w:br/>
        </w:r>
        <w:r>
          <w:t>№209-ФЗ «О развитии малого и среднего предпринимательства»</w:t>
        </w:r>
        <w:r w:rsidR="00A57A21">
          <w:t xml:space="preserve">, в виде предоставления одного из </w:t>
        </w:r>
        <w:r w:rsidR="000949BA">
          <w:t>нижеперечисленных документов:</w:t>
        </w:r>
      </w:ins>
    </w:p>
    <w:p w:rsidR="00C60883" w:rsidRDefault="00C60883" w:rsidP="0040134A">
      <w:pPr>
        <w:numPr>
          <w:ilvl w:val="2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418"/>
        <w:rPr>
          <w:ins w:id="10736" w:author="Rinat Gub" w:date="2022-12-06T13:44:00Z"/>
        </w:rPr>
      </w:pPr>
      <w:ins w:id="10737" w:author="Rinat Gub" w:date="2022-12-06T13:44:00Z">
        <w:r>
          <w:t>Форма подтверждения отсутствия принадлежности Поставщика</w:t>
        </w:r>
        <w:r w:rsidRPr="008B330C">
          <w:t xml:space="preserve"> </w:t>
        </w:r>
        <w:r>
          <w:t xml:space="preserve">/ Участника закупки </w:t>
        </w:r>
        <w:r w:rsidRPr="008B330C">
          <w:t xml:space="preserve">к субъектам </w:t>
        </w:r>
        <w:r>
          <w:t>малого и среднего предпринимательства по установленной форме.</w:t>
        </w:r>
      </w:ins>
    </w:p>
    <w:p w:rsidR="00C60883" w:rsidRDefault="00C60883" w:rsidP="007F4DA7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firstLine="0"/>
        <w:rPr>
          <w:ins w:id="10738" w:author="Rinat Gub" w:date="2022-12-06T13:44:00Z"/>
        </w:rPr>
      </w:pPr>
      <w:ins w:id="10739" w:author="Rinat Gub" w:date="2022-12-06T13:44:00Z">
        <w:r>
          <w:t>или</w:t>
        </w:r>
      </w:ins>
    </w:p>
    <w:p w:rsidR="00CE03B9" w:rsidRDefault="00A57A21" w:rsidP="0040134A">
      <w:pPr>
        <w:numPr>
          <w:ilvl w:val="2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418"/>
        <w:rPr>
          <w:ins w:id="10740" w:author="Rinat Gub" w:date="2022-12-06T13:44:00Z"/>
        </w:rPr>
      </w:pPr>
      <w:ins w:id="10741" w:author="Rinat Gub" w:date="2022-12-06T13:44:00Z">
        <w:r>
          <w:lastRenderedPageBreak/>
          <w:t>«</w:t>
        </w:r>
        <w:r w:rsidR="00580150">
          <w:t>С</w:t>
        </w:r>
        <w:r w:rsidR="00580150" w:rsidRPr="00C42B9C">
          <w:t>ведени</w:t>
        </w:r>
        <w:r w:rsidR="00580150">
          <w:t>я</w:t>
        </w:r>
        <w:r w:rsidR="00580150" w:rsidRPr="00C42B9C">
          <w:t xml:space="preserve"> из единого реестра субъектов малого</w:t>
        </w:r>
        <w:r w:rsidR="00580150">
          <w:t xml:space="preserve"> и среднего предпринимательства</w:t>
        </w:r>
        <w:r>
          <w:t>»</w:t>
        </w:r>
        <w:r w:rsidR="00580150">
          <w:t xml:space="preserve"> </w:t>
        </w:r>
        <w:r>
          <w:t xml:space="preserve">(информация в виде выписки из единого реестра </w:t>
        </w:r>
        <w:r w:rsidR="00B030A7" w:rsidRPr="00C42B9C">
          <w:t>субъектов малого</w:t>
        </w:r>
        <w:r w:rsidR="00B030A7">
          <w:t xml:space="preserve"> и среднего предпринимательства, размещенного </w:t>
        </w:r>
        <w:r>
          <w:t xml:space="preserve">по адресу: </w:t>
        </w:r>
        <w:r w:rsidR="000E5AC8">
          <w:fldChar w:fldCharType="begin"/>
        </w:r>
        <w:r w:rsidR="000E5AC8">
          <w:instrText xml:space="preserve"> HYPERLINK "https://rmsp.nalog.ru/" </w:instrText>
        </w:r>
        <w:r w:rsidR="000E5AC8">
          <w:fldChar w:fldCharType="separate"/>
        </w:r>
        <w:r w:rsidR="001E71FD" w:rsidRPr="008A7317">
          <w:rPr>
            <w:rStyle w:val="ac"/>
          </w:rPr>
          <w:t>https://rmsp.nalog.ru/</w:t>
        </w:r>
        <w:r w:rsidR="000E5AC8">
          <w:rPr>
            <w:rStyle w:val="ac"/>
          </w:rPr>
          <w:fldChar w:fldCharType="end"/>
        </w:r>
        <w:r>
          <w:t>)</w:t>
        </w:r>
        <w:r w:rsidR="001E71FD">
          <w:t xml:space="preserve"> </w:t>
        </w:r>
        <w:r w:rsidR="00C40B2A">
          <w:t>полученные</w:t>
        </w:r>
        <w:r w:rsidR="001E71FD" w:rsidRPr="00203244">
          <w:t xml:space="preserve"> не позднее 1 (одного) месяца </w:t>
        </w:r>
        <w:r w:rsidR="00C40B2A">
          <w:rPr>
            <w:rStyle w:val="26"/>
          </w:rPr>
          <w:t>от даты</w:t>
        </w:r>
        <w:r w:rsidR="001E71FD" w:rsidRPr="00203244">
          <w:t xml:space="preserve"> подачи </w:t>
        </w:r>
        <w:r w:rsidR="00C60883" w:rsidRPr="00203244">
          <w:t>документов</w:t>
        </w:r>
        <w:r w:rsidR="00C60883">
          <w:rPr>
            <w:rStyle w:val="afc"/>
          </w:rPr>
          <w:footnoteReference w:id="34"/>
        </w:r>
        <w:r w:rsidR="001E71FD">
          <w:t>.</w:t>
        </w:r>
      </w:ins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  <w:rPr>
          <w:ins w:id="10744" w:author="Rinat Gub" w:date="2022-12-06T13:44:00Z"/>
        </w:rPr>
      </w:pPr>
      <w:ins w:id="10745" w:author="Rinat Gub" w:date="2022-12-06T13:44:00Z">
        <w:r>
          <w:t xml:space="preserve">или </w:t>
        </w:r>
      </w:ins>
    </w:p>
    <w:p w:rsidR="00CE03B9" w:rsidRDefault="00C40B2A" w:rsidP="0040134A">
      <w:pPr>
        <w:numPr>
          <w:ilvl w:val="2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418"/>
        <w:rPr>
          <w:ins w:id="10746" w:author="Rinat Gub" w:date="2022-12-06T13:44:00Z"/>
        </w:rPr>
      </w:pPr>
      <w:ins w:id="10747" w:author="Rinat Gub" w:date="2022-12-06T13:44:00Z">
        <w:r>
          <w:t>в случае отсутствия сведений о Поставщике/Участнике в «Едином реестре субъектов малого и среднего предпринимательства» - д</w:t>
        </w:r>
        <w:r w:rsidR="00CE03B9" w:rsidRPr="00C42B9C">
          <w:t>еклараци</w:t>
        </w:r>
        <w:r w:rsidR="00CE03B9">
          <w:t>я</w:t>
        </w:r>
        <w:r w:rsidR="00CE03B9" w:rsidRPr="00C42B9C">
          <w:t xml:space="preserve"> </w:t>
        </w:r>
        <w:r w:rsidR="00580150" w:rsidRPr="00C42B9C">
          <w:t xml:space="preserve">о соответствии </w:t>
        </w:r>
        <w:r w:rsidR="00580150">
          <w:t>Поставщика</w:t>
        </w:r>
        <w:r w:rsidR="00580150" w:rsidRPr="00C42B9C">
          <w:t xml:space="preserve"> </w:t>
        </w:r>
        <w:r w:rsidR="00A57A21">
          <w:t xml:space="preserve">/Участника закупки </w:t>
        </w:r>
        <w:r w:rsidR="00580150" w:rsidRPr="00C42B9C">
          <w:t>критериям отнесения к субъектам малого и среднего предпринимательства</w:t>
        </w:r>
        <w:r w:rsidR="00B030A7">
          <w:t xml:space="preserve"> </w:t>
        </w:r>
        <w:r w:rsidR="00580150" w:rsidRPr="004C1608">
          <w:t xml:space="preserve">по форме </w:t>
        </w:r>
        <w:r w:rsidR="000E5AC8">
          <w:fldChar w:fldCharType="begin"/>
        </w:r>
        <w:r w:rsidR="000E5AC8">
          <w:instrText xml:space="preserve"> HYPERLINK "http://base.garant.ru/70819336/" \l "block_10100" </w:instrText>
        </w:r>
        <w:r w:rsidR="000E5AC8">
          <w:fldChar w:fldCharType="separate"/>
        </w:r>
        <w:r w:rsidR="00580150" w:rsidRPr="004C1608">
          <w:t>приложени</w:t>
        </w:r>
        <w:r w:rsidR="00B030A7">
          <w:t>я</w:t>
        </w:r>
        <w:r w:rsidR="000E5AC8">
          <w:fldChar w:fldCharType="end"/>
        </w:r>
        <w:r w:rsidR="00580150">
          <w:t xml:space="preserve"> к Постановлению Правительства РФ от 11.12.2014 №1352</w:t>
        </w:r>
        <w:r w:rsidR="00580150" w:rsidRPr="004C1608">
          <w:t xml:space="preserve"> </w:t>
        </w:r>
        <w:r w:rsidR="002C1865" w:rsidRPr="002C1865">
  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  </w:r>
        <w:r w:rsidR="00A57A21">
          <w:t>.</w:t>
        </w:r>
        <w:r w:rsidR="00580150">
          <w:t xml:space="preserve"> </w:t>
        </w:r>
      </w:ins>
    </w:p>
    <w:p w:rsidR="0056660B" w:rsidRPr="0056660B" w:rsidRDefault="0056660B" w:rsidP="0040134A">
      <w:pPr>
        <w:numPr>
          <w:ilvl w:val="0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hanging="427"/>
        <w:rPr>
          <w:ins w:id="10748" w:author="Rinat Gub" w:date="2022-12-06T13:44:00Z"/>
        </w:rPr>
      </w:pPr>
      <w:ins w:id="10749" w:author="Rinat Gub" w:date="2022-12-06T13:44:00Z">
        <w:r w:rsidRPr="0056660B">
          <w:t xml:space="preserve">Форма </w:t>
        </w:r>
        <w:r>
          <w:t>письма о</w:t>
        </w:r>
        <w:r w:rsidR="00C40B2A">
          <w:t xml:space="preserve"> наличии/отсутствии </w:t>
        </w:r>
        <w:r w:rsidRPr="0056660B">
          <w:t xml:space="preserve">у Поставщика/Участника закупки </w:t>
        </w:r>
        <w:r w:rsidR="005D191B">
          <w:t>(</w:t>
        </w:r>
        <w:r w:rsidR="005D191B" w:rsidRPr="0066009C">
          <w:rPr>
            <w:b/>
          </w:rPr>
          <w:t>только для резидентов РФ</w:t>
        </w:r>
        <w:r w:rsidR="005D191B">
          <w:t xml:space="preserve">) </w:t>
        </w:r>
        <w:r w:rsidRPr="0056660B">
  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</w:r>
        <w:r w:rsidR="00EE6E38">
          <w:t xml:space="preserve">в том числе, </w:t>
        </w:r>
        <w:r w:rsidRPr="0056660B">
          <w:t>по следующим обязательствам (при наличии вступившего в законную силу судебного решения)</w:t>
        </w:r>
        <w:r w:rsidR="0066009C">
          <w:t xml:space="preserve"> по установленной форме</w:t>
        </w:r>
        <w:r w:rsidRPr="0056660B">
          <w:t>:</w:t>
        </w:r>
      </w:ins>
    </w:p>
    <w:p w:rsidR="0056660B" w:rsidRPr="0056660B" w:rsidRDefault="0056660B" w:rsidP="0040134A">
      <w:pPr>
        <w:numPr>
          <w:ilvl w:val="1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  <w:rPr>
          <w:ins w:id="10750" w:author="Rinat Gub" w:date="2022-12-06T13:44:00Z"/>
        </w:rPr>
      </w:pPr>
      <w:ins w:id="10751" w:author="Rinat Gub" w:date="2022-12-06T13:44:00Z">
        <w:r w:rsidRPr="0056660B">
          <w:t>по уплате налогов, сборов, задолженности по иным обязательным платежам в бюджеты бюджетной системы Российской Федерации;</w:t>
        </w:r>
      </w:ins>
    </w:p>
    <w:p w:rsidR="0056660B" w:rsidRPr="0056660B" w:rsidRDefault="0056660B" w:rsidP="0040134A">
      <w:pPr>
        <w:numPr>
          <w:ilvl w:val="1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  <w:rPr>
          <w:ins w:id="10752" w:author="Rinat Gub" w:date="2022-12-06T13:44:00Z"/>
        </w:rPr>
      </w:pPr>
      <w:ins w:id="10753" w:author="Rinat Gub" w:date="2022-12-06T13:44:00Z">
        <w:r w:rsidRPr="0056660B">
          <w:t>по своевременной и полной выплате работникам заработной платы;</w:t>
        </w:r>
      </w:ins>
    </w:p>
    <w:p w:rsidR="0056660B" w:rsidRDefault="0056660B" w:rsidP="0040134A">
      <w:pPr>
        <w:numPr>
          <w:ilvl w:val="1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  <w:rPr>
          <w:ins w:id="10754" w:author="Rinat Gub" w:date="2022-12-06T13:44:00Z"/>
        </w:rPr>
      </w:pPr>
      <w:ins w:id="10755" w:author="Rinat Gub" w:date="2022-12-06T13:44:00Z">
        <w:r w:rsidRPr="0056660B">
          <w:t>по уплате в пользу третьих лиц сумм за аренду помещений (оборудования), пользование электроэнергией (теплом).</w:t>
        </w:r>
      </w:ins>
    </w:p>
    <w:p w:rsidR="0066009C" w:rsidRDefault="0066009C" w:rsidP="0040134A">
      <w:pPr>
        <w:numPr>
          <w:ilvl w:val="0"/>
          <w:numId w:val="23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94" w:hanging="427"/>
        <w:rPr>
          <w:ins w:id="10756" w:author="Rinat Gub" w:date="2022-12-06T13:44:00Z"/>
        </w:rPr>
      </w:pPr>
      <w:ins w:id="10757" w:author="Rinat Gub" w:date="2022-12-06T13:44:00Z">
        <w:r w:rsidRPr="00853FC8">
          <w:t>Формуляр для загрузки дан</w:t>
        </w:r>
        <w:r w:rsidR="009A7ACF">
          <w:t xml:space="preserve">ных организации в Базу данных, </w:t>
        </w:r>
        <w:r w:rsidRPr="00853FC8">
          <w:t>заполненный по установленной форме, представляется в формате *.xls</w:t>
        </w:r>
        <w:r w:rsidRPr="009A7ACF">
          <w:rPr>
            <w:sz w:val="20"/>
            <w:szCs w:val="20"/>
            <w:vertAlign w:val="superscript"/>
          </w:rPr>
          <w:footnoteReference w:id="35"/>
        </w:r>
        <w:r w:rsidRPr="00853FC8">
          <w:t>.</w:t>
        </w:r>
      </w:ins>
    </w:p>
    <w:p w:rsidR="0056660B" w:rsidRDefault="0056660B" w:rsidP="009A7ACF">
      <w:pPr>
        <w:tabs>
          <w:tab w:val="clear" w:pos="1134"/>
          <w:tab w:val="left" w:pos="539"/>
        </w:tabs>
        <w:kinsoku/>
        <w:overflowPunct/>
        <w:autoSpaceDE/>
        <w:autoSpaceDN/>
        <w:ind w:firstLine="0"/>
        <w:rPr>
          <w:ins w:id="10760" w:author="Rinat Gub" w:date="2022-12-06T13:44:00Z"/>
        </w:rPr>
      </w:pPr>
    </w:p>
    <w:p w:rsidR="009A7ACF" w:rsidRPr="0056660B" w:rsidRDefault="009A7ACF" w:rsidP="009A7ACF">
      <w:pPr>
        <w:tabs>
          <w:tab w:val="clear" w:pos="1134"/>
          <w:tab w:val="left" w:pos="539"/>
        </w:tabs>
        <w:kinsoku/>
        <w:overflowPunct/>
        <w:autoSpaceDE/>
        <w:autoSpaceDN/>
        <w:ind w:firstLine="0"/>
        <w:rPr>
          <w:ins w:id="10761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0"/>
          <w:numId w:val="106"/>
        </w:numPr>
        <w:tabs>
          <w:tab w:val="num" w:pos="567"/>
        </w:tabs>
        <w:rPr>
          <w:ins w:id="10762" w:author="Rinat Gub" w:date="2022-12-06T13:44:00Z"/>
          <w:rFonts w:ascii="Arial" w:hAnsi="Arial" w:cs="Arial"/>
          <w:b/>
        </w:rPr>
      </w:pPr>
      <w:bookmarkStart w:id="10763" w:name="_Toc379285991"/>
      <w:bookmarkStart w:id="10764" w:name="_Ref391311474"/>
      <w:bookmarkStart w:id="10765" w:name="_Toc392495181"/>
      <w:bookmarkStart w:id="10766" w:name="_Toc392610521"/>
      <w:bookmarkStart w:id="10767" w:name="_Toc393989323"/>
      <w:bookmarkStart w:id="10768" w:name="_Toc393888108"/>
      <w:ins w:id="10769" w:author="Rinat Gub" w:date="2022-12-06T13:44:00Z">
        <w:r w:rsidRPr="00203244">
          <w:rPr>
            <w:rFonts w:ascii="Arial" w:hAnsi="Arial" w:cs="Arial"/>
            <w:b/>
          </w:rPr>
          <w:t>ПРИЛАГАЕМЫЕ К АНКЕТЕ-ЗАЯВКЕ ДОКУМЕНТЫ</w:t>
        </w:r>
        <w:bookmarkEnd w:id="10763"/>
        <w:bookmarkEnd w:id="10764"/>
        <w:bookmarkEnd w:id="10765"/>
        <w:bookmarkEnd w:id="10766"/>
        <w:bookmarkEnd w:id="10767"/>
        <w:bookmarkEnd w:id="10768"/>
      </w:ins>
    </w:p>
    <w:p w:rsidR="00E4319A" w:rsidRPr="00203244" w:rsidRDefault="00E4319A" w:rsidP="009A7ACF">
      <w:pPr>
        <w:ind w:firstLine="0"/>
        <w:rPr>
          <w:ins w:id="10770" w:author="Rinat Gub" w:date="2022-12-06T13:44:00Z"/>
        </w:rPr>
      </w:pPr>
    </w:p>
    <w:p w:rsidR="00E4319A" w:rsidRPr="00203244" w:rsidRDefault="00E4319A" w:rsidP="00CB17E3">
      <w:pPr>
        <w:ind w:firstLine="0"/>
        <w:rPr>
          <w:ins w:id="10771" w:author="Rinat Gub" w:date="2022-12-06T13:44:00Z"/>
        </w:rPr>
      </w:pPr>
      <w:ins w:id="10772" w:author="Rinat Gub" w:date="2022-12-06T13:44:00Z">
        <w:r w:rsidRPr="00203244">
          <w:t xml:space="preserve">В составе приложений к </w:t>
        </w:r>
        <w:r w:rsidR="0066009C">
          <w:t>А</w:t>
        </w:r>
        <w:r w:rsidRPr="00203244">
          <w:t>нкете-заявке Поставщики</w:t>
        </w:r>
        <w:r w:rsidRPr="00203244">
          <w:rPr>
            <w:sz w:val="20"/>
            <w:szCs w:val="20"/>
          </w:rPr>
          <w:t xml:space="preserve">/ </w:t>
        </w:r>
        <w:r w:rsidRPr="00203244">
          <w:t xml:space="preserve">Участники </w:t>
        </w:r>
        <w:r w:rsidRPr="007D557E">
          <w:t>закупки представляют следующие документы:</w:t>
        </w:r>
        <w:r w:rsidRPr="00203244">
          <w:t xml:space="preserve"> </w:t>
        </w:r>
      </w:ins>
    </w:p>
    <w:p w:rsidR="00E4319A" w:rsidRDefault="00E4319A" w:rsidP="009A7ACF">
      <w:pPr>
        <w:ind w:firstLine="0"/>
        <w:rPr>
          <w:ins w:id="10773" w:author="Rinat Gub" w:date="2022-12-06T13:44:00Z"/>
        </w:rPr>
      </w:pPr>
    </w:p>
    <w:p w:rsidR="009A7ACF" w:rsidRPr="00203244" w:rsidRDefault="009A7ACF" w:rsidP="009A7ACF">
      <w:pPr>
        <w:ind w:firstLine="0"/>
        <w:rPr>
          <w:ins w:id="10774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1"/>
          <w:numId w:val="106"/>
        </w:numPr>
        <w:tabs>
          <w:tab w:val="clear" w:pos="1134"/>
          <w:tab w:val="num" w:pos="567"/>
        </w:tabs>
        <w:rPr>
          <w:ins w:id="10775" w:author="Rinat Gub" w:date="2022-12-06T13:44:00Z"/>
          <w:rFonts w:ascii="Arial" w:hAnsi="Arial" w:cs="Arial"/>
          <w:b/>
          <w:sz w:val="20"/>
        </w:rPr>
      </w:pPr>
      <w:bookmarkStart w:id="10776" w:name="_Toc375670729"/>
      <w:bookmarkStart w:id="10777" w:name="_Toc379285992"/>
      <w:bookmarkStart w:id="10778" w:name="_Ref391311137"/>
      <w:bookmarkStart w:id="10779" w:name="_Toc392495182"/>
      <w:bookmarkStart w:id="10780" w:name="_Toc392610522"/>
      <w:bookmarkStart w:id="10781" w:name="_Toc393989324"/>
      <w:bookmarkStart w:id="10782" w:name="_Toc393888109"/>
      <w:ins w:id="10783" w:author="Rinat Gub" w:date="2022-12-06T13:44:00Z">
        <w:r w:rsidRPr="00203244">
          <w:rPr>
            <w:rFonts w:ascii="Arial" w:hAnsi="Arial" w:cs="Arial"/>
            <w:b/>
            <w:sz w:val="20"/>
          </w:rPr>
          <w:t>РЕГИСТРАЦИОННЫЕ И ИНЫЕ ДОКУМЕНТЫ</w:t>
        </w:r>
        <w:bookmarkEnd w:id="10776"/>
        <w:bookmarkEnd w:id="10777"/>
        <w:bookmarkEnd w:id="10778"/>
        <w:bookmarkEnd w:id="10779"/>
        <w:bookmarkEnd w:id="10780"/>
        <w:bookmarkEnd w:id="10781"/>
        <w:bookmarkEnd w:id="10782"/>
      </w:ins>
    </w:p>
    <w:p w:rsidR="00E4319A" w:rsidRPr="00203244" w:rsidRDefault="00E4319A" w:rsidP="009A7ACF">
      <w:pPr>
        <w:ind w:firstLine="0"/>
        <w:rPr>
          <w:ins w:id="10784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2"/>
          <w:numId w:val="106"/>
        </w:numPr>
        <w:tabs>
          <w:tab w:val="clear" w:pos="1134"/>
          <w:tab w:val="num" w:pos="567"/>
        </w:tabs>
        <w:rPr>
          <w:ins w:id="10785" w:author="Rinat Gub" w:date="2022-12-06T13:44:00Z"/>
          <w:rFonts w:ascii="Arial" w:hAnsi="Arial" w:cs="Arial"/>
          <w:b/>
          <w:sz w:val="20"/>
        </w:rPr>
      </w:pPr>
      <w:bookmarkStart w:id="10786" w:name="_Toc351037923"/>
      <w:bookmarkStart w:id="10787" w:name="_Toc363654722"/>
      <w:bookmarkStart w:id="10788" w:name="_Toc375670730"/>
      <w:bookmarkStart w:id="10789" w:name="_Toc375670857"/>
      <w:bookmarkStart w:id="10790" w:name="_Toc379285993"/>
      <w:bookmarkStart w:id="10791" w:name="_Toc392495183"/>
      <w:bookmarkStart w:id="10792" w:name="_Toc392610523"/>
      <w:bookmarkStart w:id="10793" w:name="_Toc393989325"/>
      <w:bookmarkStart w:id="10794" w:name="_Toc393888110"/>
      <w:ins w:id="10795" w:author="Rinat Gub" w:date="2022-12-06T13:44:00Z">
        <w:r w:rsidRPr="00203244">
          <w:rPr>
            <w:rFonts w:ascii="Arial" w:hAnsi="Arial" w:cs="Arial"/>
            <w:b/>
            <w:sz w:val="20"/>
          </w:rPr>
          <w:t>ДЛЯ РЕЗИДЕНТОВ РОССИЙСКОЙ ФЕДЕРАЦИИ — ЮРИДИЧЕСКИХ ЛИЦ:</w:t>
        </w:r>
        <w:bookmarkEnd w:id="10786"/>
        <w:bookmarkEnd w:id="10787"/>
        <w:bookmarkEnd w:id="10788"/>
        <w:bookmarkEnd w:id="10789"/>
        <w:bookmarkEnd w:id="10790"/>
        <w:bookmarkEnd w:id="10791"/>
        <w:bookmarkEnd w:id="10792"/>
        <w:bookmarkEnd w:id="10793"/>
        <w:bookmarkEnd w:id="10794"/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796" w:author="Rinat Gub" w:date="2022-12-06T13:44:00Z"/>
        </w:rPr>
      </w:pPr>
      <w:ins w:id="10797" w:author="Rinat Gub" w:date="2022-12-06T13:44:00Z">
        <w:r w:rsidRPr="00203244">
          <w:t xml:space="preserve">Копия </w:t>
        </w:r>
        <w:r w:rsidR="00E4319A" w:rsidRPr="00203244">
          <w:t>Устава;</w:t>
        </w:r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798" w:author="Rinat Gub" w:date="2022-12-06T13:44:00Z"/>
        </w:rPr>
      </w:pPr>
      <w:ins w:id="10799" w:author="Rinat Gub" w:date="2022-12-06T13:44:00Z">
        <w:r w:rsidRPr="00203244">
          <w:lastRenderedPageBreak/>
          <w:t xml:space="preserve">Копия </w:t>
        </w:r>
        <w:r w:rsidR="00E4319A" w:rsidRPr="00203244">
          <w:t xml:space="preserve">свидетельства о государственной </w:t>
        </w:r>
        <w:r w:rsidRPr="00203244">
          <w:t>регистрации</w:t>
        </w:r>
        <w:r>
          <w:rPr>
            <w:rStyle w:val="afc"/>
          </w:rPr>
          <w:footnoteReference w:id="36"/>
        </w:r>
        <w:r>
          <w:t xml:space="preserve"> или копия Листа записи в Единый государственный реестр юридических лиц о создании юридического лица</w:t>
        </w:r>
        <w:r w:rsidR="00E4319A" w:rsidRPr="00203244">
          <w:t>;</w:t>
        </w:r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02" w:author="Rinat Gub" w:date="2022-12-06T13:44:00Z"/>
        </w:rPr>
      </w:pPr>
      <w:ins w:id="10803" w:author="Rinat Gub" w:date="2022-12-06T13:44:00Z">
        <w:r w:rsidRPr="00203244">
          <w:t xml:space="preserve">Копия </w:t>
        </w:r>
        <w:r w:rsidR="00E4319A" w:rsidRPr="00203244">
          <w:t>свидетельства о постановке на налоговый учет;</w:t>
        </w:r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04" w:author="Rinat Gub" w:date="2022-12-06T13:44:00Z"/>
        </w:rPr>
      </w:pPr>
      <w:ins w:id="10805" w:author="Rinat Gub" w:date="2022-12-06T13:44:00Z">
        <w:r w:rsidRPr="00203244">
          <w:t xml:space="preserve">Копия </w:t>
        </w:r>
        <w:r w:rsidR="00E4319A" w:rsidRPr="00203244">
          <w:t>документа, подтверждающего полномочия единоличного исполнительного органа</w:t>
        </w:r>
        <w:r w:rsidR="00C40B2A">
          <w:t>.</w:t>
        </w:r>
        <w:r w:rsidR="00E4319A" w:rsidRPr="00203244">
          <w:t xml:space="preserve"> </w:t>
        </w:r>
        <w:r w:rsidR="00C40B2A">
          <w:t>В</w:t>
        </w:r>
        <w:r w:rsidR="00E4319A" w:rsidRPr="00203244">
          <w:t xml:space="preserve"> случае</w:t>
        </w:r>
        <w:r w:rsidR="00C40B2A">
          <w:t>,</w:t>
        </w:r>
        <w:r w:rsidR="00E4319A" w:rsidRPr="00203244">
          <w:t xml:space="preserve"> если документы подписываются по доверенности</w:t>
        </w:r>
        <w:r w:rsidR="00C40B2A">
          <w:t xml:space="preserve"> -</w:t>
        </w:r>
        <w:r w:rsidR="00E4319A" w:rsidRPr="00203244">
          <w:t xml:space="preserve"> копия доверенности на лицо, подписывающее документы;</w:t>
        </w:r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06" w:author="Rinat Gub" w:date="2022-12-06T13:44:00Z"/>
        </w:rPr>
      </w:pPr>
      <w:ins w:id="10807" w:author="Rinat Gub" w:date="2022-12-06T13:44:00Z">
        <w:r w:rsidRPr="00203244">
          <w:t xml:space="preserve">Копия </w:t>
        </w:r>
        <w:r w:rsidR="00E4319A" w:rsidRPr="00203244">
          <w:t>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  </w:r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08" w:author="Rinat Gub" w:date="2022-12-06T13:44:00Z"/>
        </w:rPr>
      </w:pPr>
      <w:ins w:id="10809" w:author="Rinat Gub" w:date="2022-12-06T13:44:00Z">
        <w:r w:rsidRPr="00203244">
          <w:t xml:space="preserve">Копия </w:t>
        </w:r>
        <w:r w:rsidR="00E4319A" w:rsidRPr="00203244">
          <w:t>выписки из Единого государственного реестра юридических лиц</w:t>
        </w:r>
        <w:r w:rsidR="00C40B2A">
          <w:t>, полученная</w:t>
        </w:r>
        <w:r w:rsidR="00E4319A" w:rsidRPr="00203244">
          <w:t xml:space="preserve"> не позднее 1 (одного) месяца </w:t>
        </w:r>
        <w:r w:rsidR="00C40B2A">
          <w:rPr>
            <w:rStyle w:val="26"/>
          </w:rPr>
          <w:t>от даты</w:t>
        </w:r>
        <w:r w:rsidR="00E4319A" w:rsidRPr="00203244">
          <w:t xml:space="preserve"> подачи документов;</w:t>
        </w:r>
      </w:ins>
    </w:p>
    <w:p w:rsidR="00E4319A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10" w:author="Rinat Gub" w:date="2022-12-06T13:44:00Z"/>
          <w:bCs/>
        </w:rPr>
      </w:pPr>
      <w:ins w:id="10811" w:author="Rinat Gub" w:date="2022-12-06T13:44:00Z">
        <w:r w:rsidRPr="00203244">
          <w:t>Копи</w:t>
        </w:r>
        <w:r w:rsidR="00C40B2A">
          <w:t>и</w:t>
        </w:r>
        <w:r w:rsidRPr="00203244">
          <w:t xml:space="preserve"> </w:t>
        </w:r>
        <w:r w:rsidR="00E4319A" w:rsidRPr="00203244">
          <w:t>формы КНД-1110018 «Сведения о среднесписочной численности работников за предшествующий календарный год»</w:t>
        </w:r>
        <w:r w:rsidR="00787A51">
          <w:t xml:space="preserve"> за последние </w:t>
        </w:r>
        <w:r>
          <w:t>2</w:t>
        </w:r>
        <w:r w:rsidR="00787A51">
          <w:t xml:space="preserve"> календарных года</w:t>
        </w:r>
        <w:r>
          <w:t xml:space="preserve"> </w:t>
        </w:r>
        <w:r>
          <w:rPr>
            <w:szCs w:val="24"/>
          </w:rPr>
          <w:t>(с отметкой налоговых органов о принятии), заверенн</w:t>
        </w:r>
        <w:r w:rsidR="00C40B2A">
          <w:rPr>
            <w:szCs w:val="24"/>
          </w:rPr>
          <w:t>ые</w:t>
        </w:r>
        <w:r>
          <w:rPr>
            <w:szCs w:val="24"/>
          </w:rPr>
          <w:t xml:space="preserve"> печатью Поставщика/Участника закупки</w:t>
        </w:r>
        <w:r>
          <w:rPr>
            <w:rStyle w:val="afc"/>
            <w:sz w:val="24"/>
            <w:szCs w:val="24"/>
          </w:rPr>
          <w:footnoteReference w:id="37"/>
        </w:r>
        <w:r>
          <w:rPr>
            <w:szCs w:val="24"/>
          </w:rPr>
          <w:t xml:space="preserve"> и подписью руководителя Поставщика/Участника закупки</w:t>
        </w:r>
        <w:r w:rsidR="00E4319A" w:rsidRPr="00203244">
          <w:t>;</w:t>
        </w:r>
      </w:ins>
    </w:p>
    <w:p w:rsidR="00996907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14" w:author="Rinat Gub" w:date="2022-12-06T13:44:00Z"/>
        </w:rPr>
      </w:pPr>
      <w:ins w:id="10815" w:author="Rinat Gub" w:date="2022-12-06T13:44:00Z">
        <w:r w:rsidRPr="00203244">
          <w:t xml:space="preserve">Копия </w:t>
        </w:r>
        <w:r w:rsidR="003A3312">
          <w:t>С</w:t>
        </w:r>
        <w:r w:rsidR="003A3312" w:rsidRPr="00203244">
          <w:t xml:space="preserve">правки </w:t>
        </w:r>
        <w:r w:rsidR="00E4319A" w:rsidRPr="00203244">
          <w:t xml:space="preserve">об исполнении налогоплательщиком обязанности по уплате налогов, сборов, пеней, штрафов или </w:t>
        </w:r>
        <w:r w:rsidR="003A3312">
          <w:t xml:space="preserve">копия Справки </w:t>
        </w:r>
        <w:r w:rsidR="00E4319A" w:rsidRPr="00203244">
          <w:t>о состоянии расчетов по налогам, сборам, пеням, штрафам</w:t>
        </w:r>
        <w:r w:rsidR="003A3312">
          <w:t xml:space="preserve"> (</w:t>
        </w:r>
        <w:r w:rsidR="00E4319A" w:rsidRPr="00203244">
          <w:t xml:space="preserve">по </w:t>
        </w:r>
        <w:r w:rsidR="003A3312">
          <w:t xml:space="preserve">формам, установленным законодательством </w:t>
        </w:r>
        <w:r>
          <w:t>РФ)</w:t>
        </w:r>
        <w:r>
          <w:rPr>
            <w:rStyle w:val="afc"/>
          </w:rPr>
          <w:footnoteReference w:id="38"/>
        </w:r>
        <w:r w:rsidR="003A3312">
          <w:t xml:space="preserve">. </w:t>
        </w:r>
        <w:r w:rsidR="00996907">
          <w:t>Д</w:t>
        </w:r>
        <w:r w:rsidR="00E4319A" w:rsidRPr="00203244">
          <w:t>ата выдачи справки не более 1 (одного) месяца от даты подачи документов</w:t>
        </w:r>
        <w:r w:rsidR="00996907">
          <w:t>;</w:t>
        </w:r>
      </w:ins>
    </w:p>
    <w:p w:rsidR="00490B98" w:rsidRPr="00203244" w:rsidRDefault="0066009C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18" w:author="Rinat Gub" w:date="2022-12-06T13:44:00Z"/>
        </w:rPr>
      </w:pPr>
      <w:ins w:id="10819" w:author="Rinat Gub" w:date="2022-12-06T13:44:00Z">
        <w:r w:rsidRPr="00203244">
          <w:t xml:space="preserve">Копии </w:t>
        </w:r>
        <w:r w:rsidR="00490B98" w:rsidRPr="00203244">
          <w:t>д</w:t>
        </w:r>
        <w:r w:rsidR="00280E71">
          <w:t>окументов, подтверждающих</w:t>
        </w:r>
        <w:r>
          <w:t xml:space="preserve"> фактическое</w:t>
        </w:r>
        <w:r w:rsidR="00280E71">
          <w:t xml:space="preserve"> место</w:t>
        </w:r>
        <w:r w:rsidR="00490B98" w:rsidRPr="00203244">
          <w:t xml:space="preserve">нахождение Поставщика/ Участника закупки: </w:t>
        </w:r>
        <w:r w:rsidR="00490B98">
          <w:t xml:space="preserve">Договор </w:t>
        </w:r>
        <w:r w:rsidR="00490B98" w:rsidRPr="00203244">
          <w:t>аренды и/или свидетельство о праве собственности</w:t>
        </w:r>
        <w:r w:rsidR="00490B98">
          <w:t>;</w:t>
        </w:r>
      </w:ins>
    </w:p>
    <w:p w:rsidR="00490B98" w:rsidRPr="00203244" w:rsidRDefault="00490B98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20" w:author="Rinat Gub" w:date="2022-12-06T13:44:00Z"/>
        </w:rPr>
      </w:pPr>
      <w:ins w:id="10821" w:author="Rinat Gub" w:date="2022-12-06T13:44:00Z">
        <w:r>
          <w:t>И</w:t>
        </w:r>
        <w:r w:rsidRPr="00203244">
          <w:t>нформационная справка за подписью руководителя о специализации Поставщика/ Участника закупки как П</w:t>
        </w:r>
        <w:r>
          <w:t>оставщика товаров, работ, услуг.</w:t>
        </w:r>
      </w:ins>
    </w:p>
    <w:p w:rsidR="00E4319A" w:rsidRPr="00203244" w:rsidRDefault="00E4319A" w:rsidP="009A7ACF">
      <w:pPr>
        <w:tabs>
          <w:tab w:val="left" w:pos="539"/>
        </w:tabs>
        <w:rPr>
          <w:ins w:id="10822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2"/>
          <w:numId w:val="106"/>
        </w:numPr>
        <w:tabs>
          <w:tab w:val="clear" w:pos="1134"/>
          <w:tab w:val="num" w:pos="851"/>
        </w:tabs>
        <w:spacing w:before="0"/>
        <w:rPr>
          <w:ins w:id="10823" w:author="Rinat Gub" w:date="2022-12-06T13:44:00Z"/>
          <w:rFonts w:ascii="Arial" w:hAnsi="Arial" w:cs="Arial"/>
          <w:b/>
          <w:sz w:val="20"/>
        </w:rPr>
      </w:pPr>
      <w:bookmarkStart w:id="10824" w:name="_Toc351037924"/>
      <w:bookmarkStart w:id="10825" w:name="_Toc363654723"/>
      <w:bookmarkStart w:id="10826" w:name="_Toc375670731"/>
      <w:bookmarkStart w:id="10827" w:name="_Toc375670858"/>
      <w:bookmarkStart w:id="10828" w:name="_Toc379285994"/>
      <w:bookmarkStart w:id="10829" w:name="_Toc392495184"/>
      <w:bookmarkStart w:id="10830" w:name="_Toc392610524"/>
      <w:bookmarkStart w:id="10831" w:name="_Toc393989326"/>
      <w:bookmarkStart w:id="10832" w:name="_Toc393888111"/>
      <w:ins w:id="10833" w:author="Rinat Gub" w:date="2022-12-06T13:44:00Z">
        <w:r w:rsidRPr="00203244">
          <w:rPr>
            <w:rFonts w:ascii="Arial" w:hAnsi="Arial" w:cs="Arial"/>
            <w:b/>
            <w:sz w:val="20"/>
          </w:rPr>
          <w:t>ДЛЯ РЕЗИДЕНТОВ РОССИЙСКОЙ ФЕДЕРАЦИИ — ИНДИВИДУАЛЬНЫХ ПРЕДПРИНИМАТЕЛЕЙ:</w:t>
        </w:r>
        <w:bookmarkEnd w:id="10824"/>
        <w:bookmarkEnd w:id="10825"/>
        <w:bookmarkEnd w:id="10826"/>
        <w:bookmarkEnd w:id="10827"/>
        <w:bookmarkEnd w:id="10828"/>
        <w:bookmarkEnd w:id="10829"/>
        <w:bookmarkEnd w:id="10830"/>
        <w:bookmarkEnd w:id="10831"/>
        <w:bookmarkEnd w:id="10832"/>
      </w:ins>
    </w:p>
    <w:p w:rsidR="00E4319A" w:rsidRPr="00203244" w:rsidRDefault="00AC7120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34" w:author="Rinat Gub" w:date="2022-12-06T13:44:00Z"/>
        </w:rPr>
      </w:pPr>
      <w:ins w:id="10835" w:author="Rinat Gub" w:date="2022-12-06T13:44:00Z">
        <w:r w:rsidRPr="00203244">
          <w:t xml:space="preserve">Копия </w:t>
        </w:r>
        <w:r w:rsidR="00E4319A" w:rsidRPr="00203244">
          <w:t xml:space="preserve">документа о государственной регистрации физического лица в качестве индивидуального предпринимателя в соответствии с законодательством Российской </w:t>
        </w:r>
        <w:r w:rsidRPr="00203244">
          <w:t>Федерации</w:t>
        </w:r>
        <w:r>
          <w:rPr>
            <w:rStyle w:val="afc"/>
          </w:rPr>
          <w:footnoteReference w:id="39"/>
        </w:r>
        <w:r w:rsidR="00E4319A" w:rsidRPr="00203244">
          <w:t>;</w:t>
        </w:r>
      </w:ins>
    </w:p>
    <w:p w:rsidR="00F9606E" w:rsidRPr="00F9606E" w:rsidRDefault="00AC7120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38" w:author="Rinat Gub" w:date="2022-12-06T13:44:00Z"/>
          <w:bCs/>
        </w:rPr>
      </w:pPr>
      <w:ins w:id="10839" w:author="Rinat Gub" w:date="2022-12-06T13:44:00Z">
        <w:r w:rsidRPr="00F9606E">
          <w:rPr>
            <w:bCs/>
          </w:rPr>
          <w:t xml:space="preserve">Копия </w:t>
        </w:r>
        <w:r w:rsidR="00F9606E" w:rsidRPr="00F9606E">
          <w:rPr>
            <w:bCs/>
          </w:rPr>
          <w:t>свидетельства о постановке на налоговый учет;</w:t>
        </w:r>
      </w:ins>
    </w:p>
    <w:p w:rsidR="00AC7120" w:rsidRPr="00325E8C" w:rsidRDefault="00AC7120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40" w:author="Rinat Gub" w:date="2022-12-06T13:44:00Z"/>
          <w:bCs/>
        </w:rPr>
      </w:pPr>
      <w:ins w:id="10841" w:author="Rinat Gub" w:date="2022-12-06T13:44:00Z">
        <w:r>
          <w:rPr>
            <w:bCs/>
          </w:rPr>
          <w:t>Выписка из Единого государственного реестра индивидуальных предпринимателей. Дата выдачи выписки ЕГРИП не более 1 (одного) месяца с даты подачи документов;</w:t>
        </w:r>
      </w:ins>
    </w:p>
    <w:p w:rsidR="00E4319A" w:rsidRPr="00203244" w:rsidRDefault="00E4319A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42" w:author="Rinat Gub" w:date="2022-12-06T13:44:00Z"/>
          <w:bCs/>
        </w:rPr>
      </w:pPr>
      <w:ins w:id="10843" w:author="Rinat Gub" w:date="2022-12-06T13:44:00Z">
        <w:r w:rsidRPr="00203244">
          <w:t>Копия общегражданского паспорта индивидуального предпринимателя;</w:t>
        </w:r>
      </w:ins>
    </w:p>
    <w:p w:rsidR="00AC7120" w:rsidRDefault="00AC7120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44" w:author="Rinat Gub" w:date="2022-12-06T13:44:00Z"/>
        </w:rPr>
      </w:pPr>
      <w:ins w:id="10845" w:author="Rinat Gub" w:date="2022-12-06T13:44:00Z">
        <w:r w:rsidRPr="00D132E1">
          <w:rPr>
            <w:bCs/>
          </w:rPr>
          <w:t>Копия формы КНД-1110018 «Сведения о среднесписочной численности работников за предшествующий календарный год» за последние 2 календарных года (с отметкой налоговых органов о принятии), заверенн</w:t>
        </w:r>
        <w:r w:rsidR="000268D5">
          <w:rPr>
            <w:bCs/>
          </w:rPr>
          <w:t xml:space="preserve">ые Индивидуальным предпринимателем. В случае, если индивидуальный предприниматель не привлекал в указанный период </w:t>
        </w:r>
        <w:r w:rsidR="000268D5">
          <w:rPr>
            <w:bCs/>
          </w:rPr>
          <w:lastRenderedPageBreak/>
          <w:t>наемных работников и не сдавал соответствующую информацию в налоговые органы</w:t>
        </w:r>
        <w:r w:rsidR="00C045C5">
          <w:rPr>
            <w:bCs/>
          </w:rPr>
          <w:t>,</w:t>
        </w:r>
        <w:r w:rsidR="000268D5">
          <w:rPr>
            <w:bCs/>
          </w:rPr>
          <w:t xml:space="preserve"> необходимо предоставить письмо с пояснениями.</w:t>
        </w:r>
        <w:r w:rsidRPr="00D132E1">
          <w:rPr>
            <w:bCs/>
          </w:rPr>
          <w:t>;</w:t>
        </w:r>
      </w:ins>
    </w:p>
    <w:p w:rsidR="003A3312" w:rsidRDefault="00AC7120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46" w:author="Rinat Gub" w:date="2022-12-06T13:44:00Z"/>
        </w:rPr>
      </w:pPr>
      <w:ins w:id="10847" w:author="Rinat Gub" w:date="2022-12-06T13:44:00Z">
        <w:r w:rsidRPr="00203244">
          <w:t xml:space="preserve">Копия </w:t>
        </w:r>
        <w:r w:rsidR="003A3312">
          <w:t>С</w:t>
        </w:r>
        <w:r w:rsidR="003A3312" w:rsidRPr="00203244">
          <w:t xml:space="preserve">правки об исполнении налогоплательщиком обязанности по уплате налогов, сборов, пеней, штрафов или </w:t>
        </w:r>
        <w:r w:rsidR="003A3312">
          <w:t xml:space="preserve">копия Справки </w:t>
        </w:r>
        <w:r w:rsidR="003A3312" w:rsidRPr="00203244">
          <w:t>о состоянии расчетов по налогам, сборам, пеням, штрафам</w:t>
        </w:r>
        <w:r w:rsidR="003A3312">
          <w:t xml:space="preserve"> (</w:t>
        </w:r>
        <w:r w:rsidR="003A3312" w:rsidRPr="00203244">
          <w:t xml:space="preserve">по </w:t>
        </w:r>
        <w:r w:rsidR="003A3312">
          <w:t xml:space="preserve">формам, установленным законодательством </w:t>
        </w:r>
        <w:r w:rsidR="008E133E">
          <w:t>РФ)</w:t>
        </w:r>
        <w:r w:rsidR="008E133E">
          <w:rPr>
            <w:rStyle w:val="afc"/>
          </w:rPr>
          <w:footnoteReference w:id="40"/>
        </w:r>
        <w:r w:rsidR="003A3312">
          <w:t>. Д</w:t>
        </w:r>
        <w:r w:rsidR="003A3312" w:rsidRPr="00203244">
          <w:t>ата выдачи справки не более 1 (одного) месяца от даты подачи документов</w:t>
        </w:r>
        <w:r w:rsidR="003A3312">
          <w:t>;</w:t>
        </w:r>
      </w:ins>
    </w:p>
    <w:p w:rsidR="00490B98" w:rsidRPr="00203244" w:rsidRDefault="008E133E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50" w:author="Rinat Gub" w:date="2022-12-06T13:44:00Z"/>
        </w:rPr>
      </w:pPr>
      <w:ins w:id="10851" w:author="Rinat Gub" w:date="2022-12-06T13:44:00Z">
        <w:r w:rsidRPr="00203244">
          <w:t xml:space="preserve">Копии </w:t>
        </w:r>
        <w:r w:rsidR="00490B98" w:rsidRPr="00203244">
          <w:t>документов, подтверждающих</w:t>
        </w:r>
        <w:r>
          <w:t xml:space="preserve"> фактическое</w:t>
        </w:r>
        <w:r w:rsidR="00490B98" w:rsidRPr="00203244">
          <w:t xml:space="preserve"> местонахождение </w:t>
        </w:r>
        <w:r w:rsidR="00C045C5">
          <w:t>Индивидуального предпринимателя</w:t>
        </w:r>
        <w:r w:rsidR="00490B98" w:rsidRPr="00203244">
          <w:t xml:space="preserve">: </w:t>
        </w:r>
        <w:r w:rsidR="00490B98">
          <w:t xml:space="preserve">Договор </w:t>
        </w:r>
        <w:r w:rsidR="00490B98" w:rsidRPr="00203244">
          <w:t>аренды и/или свидетельство о праве собственности</w:t>
        </w:r>
        <w:r w:rsidR="00C045C5" w:rsidRPr="00C045C5">
          <w:t xml:space="preserve"> </w:t>
        </w:r>
        <w:r w:rsidR="00C045C5">
          <w:t>В случае, если фактического местонахождение Индивидуального предпринимателя совпадает с паспортными данными Индивидуального предпринимателя, необходимо предоставить письмо</w:t>
        </w:r>
        <w:r w:rsidR="00B92288">
          <w:t xml:space="preserve"> с соответствующими пояснениями</w:t>
        </w:r>
        <w:r w:rsidR="00490B98">
          <w:t>;</w:t>
        </w:r>
      </w:ins>
    </w:p>
    <w:p w:rsidR="00490B98" w:rsidRPr="00203244" w:rsidRDefault="00490B98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52" w:author="Rinat Gub" w:date="2022-12-06T13:44:00Z"/>
        </w:rPr>
      </w:pPr>
      <w:ins w:id="10853" w:author="Rinat Gub" w:date="2022-12-06T13:44:00Z">
        <w:r>
          <w:t>И</w:t>
        </w:r>
        <w:r w:rsidRPr="00203244">
          <w:t xml:space="preserve">нформационная справка о специализации </w:t>
        </w:r>
        <w:r w:rsidR="00806E44">
          <w:t>Индивидуального предпринимателя</w:t>
        </w:r>
        <w:r w:rsidRPr="00203244">
          <w:t xml:space="preserve"> как П</w:t>
        </w:r>
        <w:r>
          <w:t>оставщика товаров, работ, услуг.</w:t>
        </w:r>
      </w:ins>
    </w:p>
    <w:p w:rsidR="00E4319A" w:rsidRDefault="00E4319A" w:rsidP="009A7ACF">
      <w:pPr>
        <w:tabs>
          <w:tab w:val="left" w:pos="539"/>
        </w:tabs>
        <w:rPr>
          <w:ins w:id="10854" w:author="Rinat Gub" w:date="2022-12-06T13:44:00Z"/>
        </w:rPr>
      </w:pPr>
    </w:p>
    <w:p w:rsidR="009A7ACF" w:rsidRPr="00203244" w:rsidRDefault="009A7ACF" w:rsidP="009A7ACF">
      <w:pPr>
        <w:tabs>
          <w:tab w:val="left" w:pos="539"/>
        </w:tabs>
        <w:rPr>
          <w:ins w:id="10855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2"/>
          <w:numId w:val="106"/>
        </w:numPr>
        <w:tabs>
          <w:tab w:val="clear" w:pos="1134"/>
          <w:tab w:val="num" w:pos="851"/>
        </w:tabs>
        <w:rPr>
          <w:ins w:id="10856" w:author="Rinat Gub" w:date="2022-12-06T13:44:00Z"/>
          <w:rFonts w:ascii="Arial" w:hAnsi="Arial" w:cs="Arial"/>
          <w:b/>
          <w:sz w:val="20"/>
        </w:rPr>
      </w:pPr>
      <w:bookmarkStart w:id="10857" w:name="_Toc351037925"/>
      <w:bookmarkStart w:id="10858" w:name="_Toc363654724"/>
      <w:bookmarkStart w:id="10859" w:name="_Toc375670732"/>
      <w:bookmarkStart w:id="10860" w:name="_Toc375670859"/>
      <w:bookmarkStart w:id="10861" w:name="_Toc379285995"/>
      <w:bookmarkStart w:id="10862" w:name="_Toc392495185"/>
      <w:bookmarkStart w:id="10863" w:name="_Toc392610525"/>
      <w:bookmarkStart w:id="10864" w:name="_Toc393989327"/>
      <w:bookmarkStart w:id="10865" w:name="_Toc393888112"/>
      <w:ins w:id="10866" w:author="Rinat Gub" w:date="2022-12-06T13:44:00Z">
        <w:r w:rsidRPr="00203244">
          <w:rPr>
            <w:rFonts w:ascii="Arial" w:hAnsi="Arial" w:cs="Arial"/>
            <w:b/>
            <w:sz w:val="20"/>
          </w:rPr>
          <w:t>ДЛЯ НЕРЕЗИДЕНТОВ РОССИЙСКОЙ ФЕДЕРАЦИИ:</w:t>
        </w:r>
        <w:bookmarkEnd w:id="10857"/>
        <w:bookmarkEnd w:id="10858"/>
        <w:bookmarkEnd w:id="10859"/>
        <w:bookmarkEnd w:id="10860"/>
        <w:bookmarkEnd w:id="10861"/>
        <w:bookmarkEnd w:id="10862"/>
        <w:bookmarkEnd w:id="10863"/>
        <w:bookmarkEnd w:id="10864"/>
        <w:bookmarkEnd w:id="10865"/>
      </w:ins>
    </w:p>
    <w:p w:rsidR="00E4319A" w:rsidRPr="00203244" w:rsidRDefault="008E133E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67" w:author="Rinat Gub" w:date="2022-12-06T13:44:00Z"/>
        </w:rPr>
      </w:pPr>
      <w:ins w:id="10868" w:author="Rinat Gub" w:date="2022-12-06T13:44:00Z">
        <w:r w:rsidRPr="00203244">
          <w:t xml:space="preserve">Копия </w:t>
        </w:r>
        <w:r w:rsidR="00E4319A" w:rsidRPr="00203244">
          <w:t>информации о регистрации Поставщика</w:t>
        </w:r>
        <w:r w:rsidR="00E4319A" w:rsidRPr="00203244">
          <w:rPr>
            <w:sz w:val="20"/>
            <w:szCs w:val="20"/>
          </w:rPr>
          <w:t xml:space="preserve">/ </w:t>
        </w:r>
        <w:r w:rsidR="00E4319A" w:rsidRPr="00203244">
          <w:t>Участника закупки, а также данные об учредителях и собственниках Поставщика</w:t>
        </w:r>
        <w:r w:rsidR="00E4319A" w:rsidRPr="00203244">
          <w:rPr>
            <w:sz w:val="20"/>
            <w:szCs w:val="20"/>
          </w:rPr>
          <w:t xml:space="preserve">/ </w:t>
        </w:r>
        <w:r w:rsidR="00E4319A" w:rsidRPr="00203244">
          <w:t>Участника закупки, в виде выписки из торгового реестра, с приложением перевода на русский язык</w:t>
        </w:r>
        <w:r>
          <w:t>. Д</w:t>
        </w:r>
        <w:r w:rsidRPr="00203244">
          <w:t xml:space="preserve">ата </w:t>
        </w:r>
        <w:r>
          <w:t>выдачи документа</w:t>
        </w:r>
        <w:r w:rsidRPr="00203244">
          <w:t xml:space="preserve"> </w:t>
        </w:r>
        <w:r>
          <w:t xml:space="preserve">не </w:t>
        </w:r>
        <w:r w:rsidRPr="00203244">
          <w:t>более 1 (одного) месяца от даты подачи документов</w:t>
        </w:r>
        <w:r w:rsidR="00E4319A" w:rsidRPr="00203244">
          <w:t>;</w:t>
        </w:r>
      </w:ins>
    </w:p>
    <w:p w:rsidR="00E4319A" w:rsidRPr="00203244" w:rsidRDefault="008E133E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69" w:author="Rinat Gub" w:date="2022-12-06T13:44:00Z"/>
        </w:rPr>
      </w:pPr>
      <w:ins w:id="10870" w:author="Rinat Gub" w:date="2022-12-06T13:44:00Z">
        <w:r w:rsidRPr="00203244">
          <w:t xml:space="preserve">Копия </w:t>
        </w:r>
        <w:r w:rsidR="00E4319A" w:rsidRPr="00203244">
          <w:t>доверенности на лицо, подписывающее документы</w:t>
        </w:r>
        <w:r>
          <w:t xml:space="preserve"> Поставщика/Участника закупки</w:t>
        </w:r>
        <w:r w:rsidR="00E4319A" w:rsidRPr="00203244">
          <w:t>, с приложением перевода на русский язык</w:t>
        </w:r>
        <w:r>
          <w:t xml:space="preserve"> (в</w:t>
        </w:r>
        <w:r w:rsidRPr="00203244">
          <w:t xml:space="preserve"> случае</w:t>
        </w:r>
        <w:r>
          <w:t>,</w:t>
        </w:r>
        <w:r w:rsidRPr="00203244">
          <w:t xml:space="preserve"> если документы на аккредитаци</w:t>
        </w:r>
        <w:r>
          <w:t>ю подписываются по доверенности)</w:t>
        </w:r>
        <w:r w:rsidR="00E4319A" w:rsidRPr="00203244">
          <w:t>;</w:t>
        </w:r>
      </w:ins>
    </w:p>
    <w:p w:rsidR="00E4319A" w:rsidRDefault="008E133E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71" w:author="Rinat Gub" w:date="2022-12-06T13:44:00Z"/>
        </w:rPr>
      </w:pPr>
      <w:ins w:id="10872" w:author="Rinat Gub" w:date="2022-12-06T13:44:00Z">
        <w:r w:rsidRPr="00203244">
          <w:t xml:space="preserve">Копия </w:t>
        </w:r>
        <w:r w:rsidR="00E4319A" w:rsidRPr="00203244">
          <w:t>информации о регистрации</w:t>
        </w:r>
        <w:r>
          <w:t xml:space="preserve"> Поставщика /</w:t>
        </w:r>
        <w:r w:rsidR="00E4319A" w:rsidRPr="00203244">
          <w:t xml:space="preserve"> Участника закупки в налоговых органах по месту юридической регистрации Участника закупки (TIN</w:t>
        </w:r>
        <w:r>
          <w:t>/</w:t>
        </w:r>
        <w:r>
          <w:rPr>
            <w:lang w:val="en-US"/>
          </w:rPr>
          <w:t>VIN</w:t>
        </w:r>
        <w:r w:rsidR="00E4319A" w:rsidRPr="00203244">
          <w:t xml:space="preserve"> или аналогичный номер налогоплательщика по месту регистрации </w:t>
        </w:r>
        <w:r>
          <w:t>Поставщика /</w:t>
        </w:r>
        <w:r w:rsidR="00004E45">
          <w:t>Участника</w:t>
        </w:r>
        <w:r>
          <w:t xml:space="preserve"> закупки</w:t>
        </w:r>
        <w:r w:rsidR="00E4319A" w:rsidRPr="00203244">
          <w:t>)</w:t>
        </w:r>
        <w:r>
          <w:t xml:space="preserve"> с переводом на русский язык</w:t>
        </w:r>
        <w:r w:rsidR="00215D63">
          <w:t>;</w:t>
        </w:r>
      </w:ins>
    </w:p>
    <w:p w:rsidR="008E133E" w:rsidRPr="00203244" w:rsidRDefault="008E133E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73" w:author="Rinat Gub" w:date="2022-12-06T13:44:00Z"/>
        </w:rPr>
      </w:pPr>
      <w:ins w:id="10874" w:author="Rinat Gub" w:date="2022-12-06T13:44:00Z">
        <w:r>
          <w:t>К</w:t>
        </w:r>
        <w:r w:rsidRPr="00203244">
          <w:t>опии документов</w:t>
        </w:r>
        <w:r>
          <w:t xml:space="preserve"> (при наличии)</w:t>
        </w:r>
        <w:r w:rsidRPr="00203244">
          <w:t xml:space="preserve">, подтверждающих </w:t>
        </w:r>
        <w:r>
          <w:t xml:space="preserve">фактическое </w:t>
        </w:r>
        <w:r w:rsidRPr="00203244">
          <w:t xml:space="preserve">местонахождение Поставщика/ Участника закупки: </w:t>
        </w:r>
        <w:r>
          <w:t xml:space="preserve">договор </w:t>
        </w:r>
        <w:r w:rsidRPr="00203244">
          <w:t>аренды и/или свидетельство о праве собственности</w:t>
        </w:r>
        <w:r>
          <w:t xml:space="preserve"> с переводом на русский язык;</w:t>
        </w:r>
      </w:ins>
    </w:p>
    <w:p w:rsidR="008E133E" w:rsidRDefault="008E133E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75" w:author="Rinat Gub" w:date="2022-12-06T13:44:00Z"/>
        </w:rPr>
      </w:pPr>
      <w:ins w:id="10876" w:author="Rinat Gub" w:date="2022-12-06T13:44:00Z">
        <w:r>
          <w:t>Информация о численности Поставщика / Участника закупки за предшествующий календарный (отчетный) год по форме, сдаваемой в органы учета по месту регистрации организации, или в свободной форме с переводом на русский язык;</w:t>
        </w:r>
      </w:ins>
    </w:p>
    <w:p w:rsidR="00490B98" w:rsidRDefault="00490B98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77" w:author="Rinat Gub" w:date="2022-12-06T13:44:00Z"/>
        </w:rPr>
      </w:pPr>
      <w:ins w:id="10878" w:author="Rinat Gub" w:date="2022-12-06T13:44:00Z">
        <w:r>
          <w:t>И</w:t>
        </w:r>
        <w:r w:rsidRPr="00203244">
          <w:t>нформационная справка за подписью руководителя о специализации Поставщика/ Участника закупки как П</w:t>
        </w:r>
        <w:r>
          <w:t>оставщика товаров, работ, услуг</w:t>
        </w:r>
        <w:r w:rsidR="008E133E">
          <w:t xml:space="preserve"> с переводом на русский язык</w:t>
        </w:r>
        <w:r>
          <w:t>.</w:t>
        </w:r>
      </w:ins>
    </w:p>
    <w:p w:rsidR="00806E44" w:rsidRPr="00203244" w:rsidRDefault="00806E44" w:rsidP="0040134A">
      <w:pPr>
        <w:numPr>
          <w:ilvl w:val="0"/>
          <w:numId w:val="99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ins w:id="10879" w:author="Rinat Gub" w:date="2022-12-06T13:44:00Z"/>
        </w:rPr>
      </w:pPr>
      <w:ins w:id="10880" w:author="Rinat Gub" w:date="2022-12-06T13:44:00Z">
        <w:r w:rsidRPr="00203244">
          <w:t>В случае если в соответствии с законодательством страны Поставщика</w:t>
        </w:r>
        <w:r w:rsidRPr="00203244">
          <w:rPr>
            <w:sz w:val="20"/>
            <w:szCs w:val="20"/>
          </w:rPr>
          <w:t xml:space="preserve">/ </w:t>
        </w:r>
        <w:r w:rsidRPr="00203244">
          <w:t>Участника закупки представление тех или иных документов невозможно — Поставщик</w:t>
        </w:r>
        <w:r w:rsidRPr="00203244">
          <w:rPr>
            <w:sz w:val="20"/>
            <w:szCs w:val="20"/>
          </w:rPr>
          <w:t xml:space="preserve">/ </w:t>
        </w:r>
        <w:r w:rsidRPr="00203244">
  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  </w:r>
      </w:ins>
    </w:p>
    <w:p w:rsidR="001E71FD" w:rsidRDefault="001E71FD" w:rsidP="00E4319A">
      <w:pPr>
        <w:rPr>
          <w:ins w:id="10881" w:author="Rinat Gub" w:date="2022-12-06T13:44:00Z"/>
        </w:rPr>
      </w:pPr>
    </w:p>
    <w:p w:rsidR="00E4319A" w:rsidRPr="00203244" w:rsidRDefault="00E4319A" w:rsidP="00E4319A">
      <w:pPr>
        <w:rPr>
          <w:ins w:id="10882" w:author="Rinat Gub" w:date="2022-12-06T13:44:00Z"/>
        </w:rPr>
      </w:pPr>
    </w:p>
    <w:p w:rsidR="001E71FD" w:rsidRDefault="001E71FD" w:rsidP="0040134A">
      <w:pPr>
        <w:pStyle w:val="1"/>
        <w:numPr>
          <w:ilvl w:val="1"/>
          <w:numId w:val="106"/>
        </w:numPr>
        <w:tabs>
          <w:tab w:val="clear" w:pos="1134"/>
          <w:tab w:val="num" w:pos="567"/>
        </w:tabs>
        <w:rPr>
          <w:ins w:id="10883" w:author="Rinat Gub" w:date="2022-12-06T13:44:00Z"/>
          <w:rFonts w:ascii="Arial" w:hAnsi="Arial" w:cs="Arial"/>
          <w:b/>
          <w:sz w:val="20"/>
        </w:rPr>
      </w:pPr>
      <w:bookmarkStart w:id="10884" w:name="_Toc375670733"/>
      <w:bookmarkStart w:id="10885" w:name="_Toc379285996"/>
      <w:bookmarkStart w:id="10886" w:name="_Ref391310672"/>
      <w:bookmarkStart w:id="10887" w:name="_Ref391311098"/>
      <w:bookmarkStart w:id="10888" w:name="_Ref391311121"/>
      <w:bookmarkStart w:id="10889" w:name="_Toc392495186"/>
      <w:bookmarkStart w:id="10890" w:name="_Toc392610526"/>
      <w:bookmarkStart w:id="10891" w:name="_Toc393989328"/>
      <w:bookmarkStart w:id="10892" w:name="_Toc393888113"/>
      <w:ins w:id="10893" w:author="Rinat Gub" w:date="2022-12-06T13:44:00Z">
        <w:r>
          <w:rPr>
            <w:rFonts w:ascii="Arial" w:hAnsi="Arial" w:cs="Arial"/>
            <w:b/>
            <w:sz w:val="20"/>
          </w:rPr>
          <w:lastRenderedPageBreak/>
          <w:t>ФИНАНСОВАЯ ИНФОРМАЦИЯ</w:t>
        </w:r>
        <w:r w:rsidRPr="006F1D32">
          <w:rPr>
            <w:rFonts w:cs="Arial"/>
            <w:sz w:val="20"/>
            <w:vertAlign w:val="superscript"/>
          </w:rPr>
          <w:footnoteReference w:id="41"/>
        </w:r>
      </w:ins>
    </w:p>
    <w:p w:rsidR="001E71FD" w:rsidRDefault="001E71FD" w:rsidP="001E71FD">
      <w:pPr>
        <w:rPr>
          <w:ins w:id="10896" w:author="Rinat Gub" w:date="2022-12-06T13:44:00Z"/>
        </w:rPr>
      </w:pPr>
    </w:p>
    <w:p w:rsidR="009A7ACF" w:rsidRDefault="009A7ACF" w:rsidP="001E71FD">
      <w:pPr>
        <w:rPr>
          <w:ins w:id="10897" w:author="Rinat Gub" w:date="2022-12-06T13:44:00Z"/>
        </w:rPr>
      </w:pPr>
    </w:p>
    <w:p w:rsidR="001E71FD" w:rsidRDefault="001E71FD" w:rsidP="0040134A">
      <w:pPr>
        <w:pStyle w:val="1"/>
        <w:numPr>
          <w:ilvl w:val="2"/>
          <w:numId w:val="164"/>
        </w:numPr>
        <w:tabs>
          <w:tab w:val="num" w:pos="851"/>
        </w:tabs>
        <w:snapToGrid w:val="0"/>
        <w:textAlignment w:val="auto"/>
        <w:rPr>
          <w:ins w:id="10898" w:author="Rinat Gub" w:date="2022-12-06T13:44:00Z"/>
          <w:rFonts w:ascii="Arial" w:hAnsi="Arial" w:cs="Arial"/>
          <w:b/>
          <w:sz w:val="20"/>
        </w:rPr>
      </w:pPr>
      <w:ins w:id="10899" w:author="Rinat Gub" w:date="2022-12-06T13:44:00Z">
        <w:r>
          <w:rPr>
            <w:rFonts w:ascii="Arial" w:hAnsi="Arial" w:cs="Arial"/>
            <w:b/>
            <w:sz w:val="20"/>
          </w:rPr>
          <w:t>ДЛЯ РЕЗИДЕНТОВ РОССИЙСКОЙ ФЕДЕРАЦИИ – ЮРИДИЧЕСКИХ ЛИЦ (ЮРИДИЧЕСКИХ ЛИЦ, ФОРМИРУЮЩИХ БУХГАЛТЕРСКУЮ ОТЧЕТНОСТЬ</w:t>
        </w:r>
        <w:r>
          <w:rPr>
            <w:rStyle w:val="afc"/>
            <w:rFonts w:ascii="Arial" w:hAnsi="Arial"/>
            <w:b/>
          </w:rPr>
          <w:footnoteReference w:id="42"/>
        </w:r>
        <w:r>
          <w:rPr>
            <w:rFonts w:ascii="Arial" w:hAnsi="Arial" w:cs="Arial"/>
            <w:b/>
            <w:sz w:val="20"/>
          </w:rPr>
          <w:t>, ВКЛЮЧАЯ УПРОЩЕННЫЕ ФОРМЫ БУХГАЛТЕРСКОЙ ОТЧЕТНОСТИ</w:t>
        </w:r>
        <w:r>
          <w:rPr>
            <w:rStyle w:val="afc"/>
            <w:rFonts w:ascii="Arial" w:hAnsi="Arial"/>
            <w:b/>
          </w:rPr>
          <w:footnoteReference w:id="43"/>
        </w:r>
        <w:r>
          <w:rPr>
            <w:rFonts w:ascii="Arial" w:hAnsi="Arial" w:cs="Arial"/>
            <w:b/>
            <w:sz w:val="20"/>
          </w:rPr>
          <w:t>):</w:t>
        </w:r>
      </w:ins>
    </w:p>
    <w:p w:rsidR="001E71FD" w:rsidRPr="00C36D8D" w:rsidRDefault="001E71FD" w:rsidP="00C36D8D">
      <w:pPr>
        <w:pStyle w:val="1"/>
        <w:numPr>
          <w:ilvl w:val="0"/>
          <w:numId w:val="0"/>
        </w:numPr>
        <w:tabs>
          <w:tab w:val="left" w:pos="708"/>
        </w:tabs>
        <w:spacing w:before="0"/>
        <w:rPr>
          <w:ins w:id="10904" w:author="Rinat Gub" w:date="2022-12-06T13:44:00Z"/>
          <w:b/>
          <w:szCs w:val="24"/>
        </w:rPr>
      </w:pPr>
    </w:p>
    <w:p w:rsidR="001E71FD" w:rsidRDefault="001E71FD" w:rsidP="0040134A">
      <w:pPr>
        <w:pStyle w:val="afa"/>
        <w:widowControl/>
        <w:numPr>
          <w:ilvl w:val="3"/>
          <w:numId w:val="164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ins w:id="10905" w:author="Rinat Gub" w:date="2022-12-06T13:44:00Z"/>
          <w:sz w:val="24"/>
          <w:szCs w:val="24"/>
        </w:rPr>
      </w:pPr>
      <w:ins w:id="10906" w:author="Rinat Gub" w:date="2022-12-06T13:44:00Z">
        <w:r>
          <w:rPr>
            <w:sz w:val="24"/>
            <w:szCs w:val="24"/>
          </w:rPr>
          <w:t>Копи</w:t>
        </w:r>
        <w:r w:rsidR="00806E44">
          <w:rPr>
            <w:sz w:val="24"/>
            <w:szCs w:val="24"/>
          </w:rPr>
          <w:t>и</w:t>
        </w:r>
        <w:r>
          <w:rPr>
            <w:sz w:val="24"/>
            <w:szCs w:val="24"/>
          </w:rPr>
          <w:t xml:space="preserve"> Бухгалтерской отчетности за последние </w:t>
        </w:r>
        <w:r w:rsidR="00816230">
          <w:rPr>
            <w:sz w:val="24"/>
            <w:szCs w:val="24"/>
          </w:rPr>
          <w:t>2</w:t>
        </w:r>
        <w:r w:rsidR="00806E44">
          <w:rPr>
            <w:sz w:val="24"/>
            <w:szCs w:val="24"/>
          </w:rPr>
          <w:t xml:space="preserve"> (два)</w:t>
        </w:r>
        <w:r>
          <w:rPr>
            <w:sz w:val="24"/>
            <w:szCs w:val="24"/>
          </w:rPr>
          <w:t xml:space="preserve"> года (с отметкой налоговых органов о принятии), заверенн</w:t>
        </w:r>
        <w:r w:rsidR="00806E44">
          <w:rPr>
            <w:sz w:val="24"/>
            <w:szCs w:val="24"/>
          </w:rPr>
          <w:t>ые</w:t>
        </w:r>
        <w:r>
          <w:rPr>
            <w:sz w:val="24"/>
            <w:szCs w:val="24"/>
          </w:rPr>
          <w:t xml:space="preserve"> печатью Поставщика/Участника закупки</w:t>
        </w:r>
        <w:r>
          <w:rPr>
            <w:rStyle w:val="afc"/>
            <w:sz w:val="24"/>
            <w:szCs w:val="24"/>
          </w:rPr>
          <w:footnoteReference w:id="44"/>
        </w:r>
        <w:r>
          <w:rPr>
            <w:sz w:val="24"/>
            <w:szCs w:val="24"/>
          </w:rPr>
          <w:t xml:space="preserve"> и подписью руководителя Поставщика/Участника закупки:</w:t>
        </w:r>
      </w:ins>
    </w:p>
    <w:p w:rsidR="001E71FD" w:rsidRDefault="001E71FD" w:rsidP="0040134A">
      <w:pPr>
        <w:pStyle w:val="afd"/>
        <w:numPr>
          <w:ilvl w:val="0"/>
          <w:numId w:val="165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ins w:id="10909" w:author="Rinat Gub" w:date="2022-12-06T13:44:00Z"/>
        </w:rPr>
      </w:pPr>
      <w:ins w:id="10910" w:author="Rinat Gub" w:date="2022-12-06T13:44:00Z">
        <w:r>
          <w:t>Форма 0710001 по ОКУД – Бухгалтерский баланс;</w:t>
        </w:r>
      </w:ins>
    </w:p>
    <w:p w:rsidR="001E71FD" w:rsidRDefault="001E71FD" w:rsidP="0040134A">
      <w:pPr>
        <w:pStyle w:val="afd"/>
        <w:numPr>
          <w:ilvl w:val="0"/>
          <w:numId w:val="165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ins w:id="10911" w:author="Rinat Gub" w:date="2022-12-06T13:44:00Z"/>
        </w:rPr>
      </w:pPr>
      <w:ins w:id="10912" w:author="Rinat Gub" w:date="2022-12-06T13:44:00Z">
        <w:r>
          <w:t>Форма 0710002 по ОКУД – Отчет о финансовых результатах;</w:t>
        </w:r>
      </w:ins>
    </w:p>
    <w:p w:rsidR="001E71FD" w:rsidRDefault="001E71FD" w:rsidP="0040134A">
      <w:pPr>
        <w:pStyle w:val="afd"/>
        <w:numPr>
          <w:ilvl w:val="0"/>
          <w:numId w:val="165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ins w:id="10913" w:author="Rinat Gub" w:date="2022-12-06T13:44:00Z"/>
        </w:rPr>
      </w:pPr>
      <w:ins w:id="10914" w:author="Rinat Gub" w:date="2022-12-06T13:44:00Z">
        <w:r>
          <w:t>Форма 0710003 по ОКУД – Отчет об изменениях капитала (при наличии).</w:t>
        </w:r>
      </w:ins>
    </w:p>
    <w:p w:rsidR="00C62C2F" w:rsidRDefault="00816230" w:rsidP="00C62C2F">
      <w:pPr>
        <w:pStyle w:val="afa"/>
        <w:tabs>
          <w:tab w:val="clear" w:pos="1134"/>
        </w:tabs>
        <w:ind w:left="0"/>
        <w:jc w:val="both"/>
        <w:rPr>
          <w:ins w:id="10915" w:author="Rinat Gub" w:date="2022-12-06T13:44:00Z"/>
          <w:sz w:val="24"/>
          <w:szCs w:val="24"/>
        </w:rPr>
      </w:pPr>
      <w:ins w:id="10916" w:author="Rinat Gub" w:date="2022-12-06T13:44:00Z">
        <w:r>
          <w:rPr>
            <w:sz w:val="24"/>
            <w:szCs w:val="24"/>
          </w:rPr>
          <w:t xml:space="preserve">При отсутствии данных бухгалтерской отчетности Поставщика / Участника на сайте </w:t>
        </w:r>
        <w:r w:rsidRPr="00BD205B">
          <w:rPr>
            <w:sz w:val="24"/>
            <w:szCs w:val="24"/>
          </w:rPr>
          <w:t xml:space="preserve">Федеральной </w:t>
        </w:r>
        <w:r w:rsidR="00A62C20">
          <w:rPr>
            <w:sz w:val="24"/>
            <w:szCs w:val="24"/>
          </w:rPr>
          <w:t xml:space="preserve">налоговой </w:t>
        </w:r>
        <w:r w:rsidRPr="00BD205B">
          <w:rPr>
            <w:sz w:val="24"/>
            <w:szCs w:val="24"/>
          </w:rPr>
          <w:t>служб</w:t>
        </w:r>
        <w:r>
          <w:rPr>
            <w:sz w:val="24"/>
            <w:szCs w:val="24"/>
          </w:rPr>
          <w:t>ы</w:t>
        </w:r>
        <w:r w:rsidRPr="00BD205B">
          <w:rPr>
            <w:sz w:val="24"/>
            <w:szCs w:val="24"/>
          </w:rPr>
          <w:t xml:space="preserve"> </w:t>
        </w:r>
        <w:r w:rsidR="00A62C20">
          <w:rPr>
            <w:sz w:val="24"/>
            <w:szCs w:val="24"/>
          </w:rPr>
          <w:t>РФ</w:t>
        </w:r>
        <w:r w:rsidRPr="00BD205B">
          <w:rPr>
            <w:sz w:val="24"/>
            <w:szCs w:val="24"/>
          </w:rPr>
          <w:t xml:space="preserve"> (</w:t>
        </w:r>
        <w:r w:rsidR="00A62C20">
          <w:rPr>
            <w:sz w:val="24"/>
            <w:szCs w:val="24"/>
          </w:rPr>
          <w:t xml:space="preserve">ФНС </w:t>
        </w:r>
        <w:r w:rsidRPr="00BD205B">
          <w:rPr>
            <w:sz w:val="24"/>
            <w:szCs w:val="24"/>
          </w:rPr>
          <w:t>Р</w:t>
        </w:r>
        <w:r w:rsidR="00A62C20">
          <w:rPr>
            <w:sz w:val="24"/>
            <w:szCs w:val="24"/>
          </w:rPr>
          <w:t>Ф</w:t>
        </w:r>
        <w:r w:rsidRPr="00BD205B">
          <w:rPr>
            <w:sz w:val="24"/>
            <w:szCs w:val="24"/>
          </w:rPr>
          <w:t xml:space="preserve"> - </w:t>
        </w:r>
        <w:r w:rsidR="000E5AC8">
          <w:fldChar w:fldCharType="begin"/>
        </w:r>
        <w:r w:rsidR="000E5AC8">
          <w:instrText xml:space="preserve"> HYPERLINK "https://bo.nalog.ru/" </w:instrText>
        </w:r>
        <w:r w:rsidR="000E5AC8">
          <w:fldChar w:fldCharType="separate"/>
        </w:r>
        <w:r w:rsidR="00A62C20" w:rsidRPr="00D82640">
          <w:rPr>
            <w:rStyle w:val="ac"/>
            <w:sz w:val="24"/>
            <w:szCs w:val="24"/>
          </w:rPr>
          <w:t>https://b</w:t>
        </w:r>
        <w:r w:rsidR="00D82640" w:rsidRPr="006C6A31">
          <w:rPr>
            <w:rStyle w:val="ac"/>
            <w:sz w:val="24"/>
            <w:szCs w:val="24"/>
            <w:lang w:val="en-US"/>
          </w:rPr>
          <w:t>o</w:t>
        </w:r>
        <w:r w:rsidR="00A62C20" w:rsidRPr="006C6A31">
          <w:rPr>
            <w:rStyle w:val="ac"/>
            <w:sz w:val="24"/>
            <w:szCs w:val="24"/>
          </w:rPr>
          <w:t>.nalog.ru</w:t>
        </w:r>
        <w:r w:rsidR="000E5AC8">
          <w:rPr>
            <w:rStyle w:val="ac"/>
            <w:sz w:val="24"/>
            <w:szCs w:val="24"/>
          </w:rPr>
          <w:fldChar w:fldCharType="end"/>
        </w:r>
        <w:r w:rsidR="000E5AC8">
          <w:fldChar w:fldCharType="begin"/>
        </w:r>
        <w:r w:rsidR="000E5AC8">
          <w:instrText xml:space="preserve"> HYPERLINK </w:instrText>
        </w:r>
        <w:r w:rsidR="000E5AC8">
          <w:fldChar w:fldCharType="separate"/>
        </w:r>
        <w:r w:rsidR="000E5AC8">
          <w:fldChar w:fldCharType="end"/>
        </w:r>
        <w:r w:rsidRPr="00BD205B">
          <w:rPr>
            <w:sz w:val="24"/>
            <w:szCs w:val="24"/>
          </w:rPr>
          <w:t>)</w:t>
        </w:r>
        <w:r>
          <w:rPr>
            <w:sz w:val="24"/>
            <w:szCs w:val="24"/>
          </w:rPr>
          <w:t xml:space="preserve"> необходимо предоставить </w:t>
        </w:r>
        <w:r w:rsidR="008A71FC">
          <w:rPr>
            <w:sz w:val="24"/>
            <w:szCs w:val="24"/>
          </w:rPr>
          <w:t xml:space="preserve">копии бухгалтерской </w:t>
        </w:r>
        <w:r>
          <w:rPr>
            <w:sz w:val="24"/>
            <w:szCs w:val="24"/>
          </w:rPr>
          <w:t>отчетност</w:t>
        </w:r>
        <w:r w:rsidR="008A71FC">
          <w:rPr>
            <w:sz w:val="24"/>
            <w:szCs w:val="24"/>
          </w:rPr>
          <w:t>и</w:t>
        </w:r>
        <w:r>
          <w:rPr>
            <w:sz w:val="24"/>
            <w:szCs w:val="24"/>
          </w:rPr>
          <w:t xml:space="preserve"> с </w:t>
        </w:r>
        <w:r w:rsidR="00C62C2F">
          <w:rPr>
            <w:sz w:val="24"/>
            <w:szCs w:val="24"/>
          </w:rPr>
          <w:t xml:space="preserve">подтверждением предоставления ее </w:t>
        </w:r>
        <w:r w:rsidR="00C62C2F" w:rsidRPr="00C62C2F">
          <w:rPr>
            <w:sz w:val="24"/>
            <w:szCs w:val="24"/>
          </w:rPr>
          <w:t>в налоговы</w:t>
        </w:r>
        <w:r w:rsidR="00E73513">
          <w:rPr>
            <w:sz w:val="24"/>
            <w:szCs w:val="24"/>
          </w:rPr>
          <w:t>й орган</w:t>
        </w:r>
        <w:r w:rsidR="00C62C2F" w:rsidRPr="00C62C2F">
          <w:rPr>
            <w:sz w:val="24"/>
            <w:szCs w:val="24"/>
          </w:rPr>
          <w:t xml:space="preserve"> в соответствии с тре</w:t>
        </w:r>
        <w:r w:rsidR="004A0EBF">
          <w:rPr>
            <w:sz w:val="24"/>
            <w:szCs w:val="24"/>
          </w:rPr>
          <w:t>бованиями законодательства РФ (</w:t>
        </w:r>
        <w:r w:rsidR="00C62C2F" w:rsidRPr="00C62C2F">
          <w:rPr>
            <w:sz w:val="24"/>
            <w:szCs w:val="24"/>
          </w:rPr>
          <w:t>заверен</w:t>
        </w:r>
        <w:r w:rsidR="007D239B">
          <w:rPr>
            <w:sz w:val="24"/>
            <w:szCs w:val="24"/>
          </w:rPr>
          <w:t>ной</w:t>
        </w:r>
        <w:r w:rsidR="00C62C2F" w:rsidRPr="00C62C2F">
          <w:rPr>
            <w:sz w:val="24"/>
            <w:szCs w:val="24"/>
          </w:rPr>
          <w:t xml:space="preserve"> оригинальной печатью и подписью сотрудника ФНС РФ, сопровожда</w:t>
        </w:r>
        <w:r w:rsidR="007D239B">
          <w:rPr>
            <w:sz w:val="24"/>
            <w:szCs w:val="24"/>
          </w:rPr>
          <w:t>емой</w:t>
        </w:r>
        <w:r w:rsidR="00C62C2F" w:rsidRPr="00C62C2F">
          <w:rPr>
            <w:sz w:val="24"/>
            <w:szCs w:val="24"/>
          </w:rPr>
          <w:t xml:space="preserve"> квитанцией об отправке в налоговый орган почтового отправления с описью вложения</w:t>
        </w:r>
        <w:r w:rsidR="00C62C2F">
          <w:rPr>
            <w:sz w:val="24"/>
            <w:szCs w:val="24"/>
          </w:rPr>
          <w:t>,</w:t>
        </w:r>
        <w:r w:rsidR="00C62C2F" w:rsidRPr="00C62C2F">
          <w:rPr>
            <w:sz w:val="24"/>
            <w:szCs w:val="24"/>
          </w:rPr>
          <w:t xml:space="preserve"> содержащего от</w:t>
        </w:r>
        <w:r w:rsidR="00C62C2F">
          <w:rPr>
            <w:sz w:val="24"/>
            <w:szCs w:val="24"/>
          </w:rPr>
          <w:t>четность</w:t>
        </w:r>
        <w:r w:rsidR="00C62C2F" w:rsidRPr="00C62C2F">
          <w:rPr>
            <w:sz w:val="24"/>
            <w:szCs w:val="24"/>
          </w:rPr>
          <w:t>, сопровожда</w:t>
        </w:r>
        <w:r w:rsidR="007D239B">
          <w:rPr>
            <w:sz w:val="24"/>
            <w:szCs w:val="24"/>
          </w:rPr>
          <w:t>емой</w:t>
        </w:r>
        <w:r w:rsidR="00C62C2F" w:rsidRPr="00C62C2F">
          <w:rPr>
            <w:sz w:val="24"/>
            <w:szCs w:val="24"/>
          </w:rPr>
          <w:t xml:space="preserve"> </w:t>
        </w:r>
        <w:r w:rsidR="00EB267E" w:rsidRPr="00C62C2F">
          <w:rPr>
            <w:sz w:val="24"/>
            <w:szCs w:val="24"/>
          </w:rPr>
          <w:t xml:space="preserve">подписанной усиленной квалифицированной электронной подписью налогового органа </w:t>
        </w:r>
        <w:r w:rsidR="00EB267E">
          <w:rPr>
            <w:sz w:val="24"/>
            <w:szCs w:val="24"/>
          </w:rPr>
          <w:t>квитанцией о приеме отчетности</w:t>
        </w:r>
        <w:r w:rsidR="00C62C2F" w:rsidRPr="00C62C2F">
          <w:rPr>
            <w:sz w:val="24"/>
            <w:szCs w:val="24"/>
          </w:rPr>
          <w:t>).</w:t>
        </w:r>
      </w:ins>
    </w:p>
    <w:p w:rsidR="001E71FD" w:rsidRDefault="001E71FD" w:rsidP="00D31526">
      <w:pPr>
        <w:tabs>
          <w:tab w:val="left" w:pos="539"/>
        </w:tabs>
        <w:kinsoku/>
        <w:overflowPunct/>
        <w:autoSpaceDE/>
        <w:ind w:firstLine="0"/>
        <w:rPr>
          <w:ins w:id="10917" w:author="Rinat Gub" w:date="2022-12-06T13:44:00Z"/>
        </w:rPr>
      </w:pPr>
    </w:p>
    <w:p w:rsidR="00D31526" w:rsidRDefault="00D31526" w:rsidP="00D31526">
      <w:pPr>
        <w:tabs>
          <w:tab w:val="left" w:pos="539"/>
        </w:tabs>
        <w:kinsoku/>
        <w:overflowPunct/>
        <w:autoSpaceDE/>
        <w:ind w:firstLine="0"/>
        <w:rPr>
          <w:ins w:id="10918" w:author="Rinat Gub" w:date="2022-12-06T13:44:00Z"/>
        </w:rPr>
      </w:pPr>
    </w:p>
    <w:p w:rsidR="001E71FD" w:rsidRDefault="001E71FD" w:rsidP="0040134A">
      <w:pPr>
        <w:pStyle w:val="1"/>
        <w:keepNext/>
        <w:widowControl/>
        <w:numPr>
          <w:ilvl w:val="2"/>
          <w:numId w:val="164"/>
        </w:numPr>
        <w:tabs>
          <w:tab w:val="num" w:pos="851"/>
        </w:tabs>
        <w:snapToGrid w:val="0"/>
        <w:textAlignment w:val="auto"/>
        <w:rPr>
          <w:ins w:id="10919" w:author="Rinat Gub" w:date="2022-12-06T13:44:00Z"/>
          <w:rFonts w:ascii="Arial" w:hAnsi="Arial" w:cs="Arial"/>
          <w:b/>
          <w:sz w:val="20"/>
        </w:rPr>
      </w:pPr>
      <w:ins w:id="10920" w:author="Rinat Gub" w:date="2022-12-06T13:44:00Z">
        <w:r>
          <w:rPr>
            <w:rFonts w:ascii="Arial" w:hAnsi="Arial" w:cs="Arial"/>
            <w:b/>
            <w:sz w:val="20"/>
          </w:rPr>
          <w:t>ДЛЯ РЕЗИДЕНТОВ РОССИЙСКОЙ ФЕДЕРАЦИИ – ИНДИВИДУАЛЬНЫХ ПРЕДПРИНИМАТЕЛЕЙ, ВЕДУЩИХ БУХГАЛТЕРСКИЙ УЧЕТ (ИНДИВИДУАЛЬНЫХ ПРЕДПРИНИМАТЕЛЕЙ, ФОРМИРУЮЩИХ БУХГАЛТЕРСКУЮ ОТЧЕТНОСТЬ</w:t>
        </w:r>
        <w:r>
          <w:rPr>
            <w:rStyle w:val="afc"/>
            <w:rFonts w:ascii="Arial" w:hAnsi="Arial"/>
            <w:b/>
          </w:rPr>
          <w:footnoteReference w:id="45"/>
        </w:r>
        <w:r>
          <w:rPr>
            <w:rFonts w:ascii="Arial" w:hAnsi="Arial" w:cs="Arial"/>
            <w:b/>
            <w:sz w:val="20"/>
          </w:rPr>
          <w:t>, ВКЛЮЧАЯ УПРОЩЕННЫЕ ФОРМЫ БУХГАЛТЕРСКОЙ ОТЧЕТНОСТИ</w:t>
        </w:r>
        <w:r>
          <w:rPr>
            <w:rStyle w:val="afc"/>
            <w:rFonts w:ascii="Arial" w:hAnsi="Arial"/>
            <w:b/>
          </w:rPr>
          <w:footnoteReference w:id="46"/>
        </w:r>
        <w:r>
          <w:rPr>
            <w:rFonts w:ascii="Arial" w:hAnsi="Arial" w:cs="Arial"/>
            <w:b/>
            <w:sz w:val="20"/>
          </w:rPr>
          <w:t>):</w:t>
        </w:r>
      </w:ins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ins w:id="10925" w:author="Rinat Gub" w:date="2022-12-06T13:44:00Z"/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ins w:id="10926" w:author="Rinat Gub" w:date="2022-12-06T13:44:00Z"/>
          <w:sz w:val="24"/>
          <w:szCs w:val="24"/>
        </w:rPr>
      </w:pPr>
      <w:ins w:id="10927" w:author="Rinat Gub" w:date="2022-12-06T13:44:00Z">
        <w:r>
          <w:rPr>
            <w:sz w:val="24"/>
            <w:szCs w:val="24"/>
          </w:rPr>
          <w:t>3.2.2.1 Копи</w:t>
        </w:r>
        <w:r w:rsidR="008A71FC">
          <w:rPr>
            <w:sz w:val="24"/>
            <w:szCs w:val="24"/>
          </w:rPr>
          <w:t>и</w:t>
        </w:r>
        <w:r>
          <w:rPr>
            <w:sz w:val="24"/>
            <w:szCs w:val="24"/>
          </w:rPr>
          <w:t xml:space="preserve"> Бухгалтерской отчетности за последние </w:t>
        </w:r>
        <w:r w:rsidR="00816230">
          <w:rPr>
            <w:sz w:val="24"/>
            <w:szCs w:val="24"/>
          </w:rPr>
          <w:t>2</w:t>
        </w:r>
        <w:r w:rsidR="008A71FC">
          <w:rPr>
            <w:sz w:val="24"/>
            <w:szCs w:val="24"/>
          </w:rPr>
          <w:t xml:space="preserve"> (два)</w:t>
        </w:r>
        <w:r>
          <w:rPr>
            <w:sz w:val="24"/>
            <w:szCs w:val="24"/>
          </w:rPr>
          <w:t xml:space="preserve"> года (с </w:t>
        </w:r>
        <w:r w:rsidR="009259BF">
          <w:rPr>
            <w:sz w:val="24"/>
            <w:szCs w:val="24"/>
          </w:rPr>
          <w:t>отметк</w:t>
        </w:r>
        <w:r w:rsidR="00A62C20">
          <w:rPr>
            <w:sz w:val="24"/>
            <w:szCs w:val="24"/>
          </w:rPr>
          <w:t xml:space="preserve">ой </w:t>
        </w:r>
        <w:r>
          <w:rPr>
            <w:sz w:val="24"/>
            <w:szCs w:val="24"/>
          </w:rPr>
          <w:t>налоговых органов о принятии), заверенн</w:t>
        </w:r>
        <w:r w:rsidR="008A71FC">
          <w:rPr>
            <w:sz w:val="24"/>
            <w:szCs w:val="24"/>
          </w:rPr>
          <w:t>ые</w:t>
        </w:r>
        <w:r>
          <w:rPr>
            <w:sz w:val="24"/>
            <w:szCs w:val="24"/>
          </w:rPr>
          <w:t xml:space="preserve"> печатью</w:t>
        </w:r>
        <w:r>
          <w:rPr>
            <w:rStyle w:val="afc"/>
            <w:szCs w:val="24"/>
          </w:rPr>
          <w:footnoteReference w:id="47"/>
        </w:r>
        <w:r>
          <w:rPr>
            <w:sz w:val="24"/>
            <w:szCs w:val="24"/>
          </w:rPr>
          <w:t xml:space="preserve"> и подписью Индивидуального предпринимателя - Поставщика/Участника закупки:</w:t>
        </w:r>
      </w:ins>
    </w:p>
    <w:p w:rsidR="001E71FD" w:rsidRDefault="001E71FD" w:rsidP="0040134A">
      <w:pPr>
        <w:pStyle w:val="afd"/>
        <w:numPr>
          <w:ilvl w:val="0"/>
          <w:numId w:val="165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ins w:id="10930" w:author="Rinat Gub" w:date="2022-12-06T13:44:00Z"/>
        </w:rPr>
      </w:pPr>
      <w:ins w:id="10931" w:author="Rinat Gub" w:date="2022-12-06T13:44:00Z">
        <w:r>
          <w:t>Форма 0710001 по ОКУД – Бухгалтерский баланс;</w:t>
        </w:r>
      </w:ins>
    </w:p>
    <w:p w:rsidR="001E71FD" w:rsidRDefault="001E71FD" w:rsidP="0040134A">
      <w:pPr>
        <w:pStyle w:val="afd"/>
        <w:numPr>
          <w:ilvl w:val="0"/>
          <w:numId w:val="165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ins w:id="10932" w:author="Rinat Gub" w:date="2022-12-06T13:44:00Z"/>
        </w:rPr>
      </w:pPr>
      <w:ins w:id="10933" w:author="Rinat Gub" w:date="2022-12-06T13:44:00Z">
        <w:r>
          <w:t>Форма 0710002 по ОКУД – Отчет о финансовых результатах</w:t>
        </w:r>
        <w:r w:rsidR="008A71FC">
          <w:t>.</w:t>
        </w:r>
      </w:ins>
    </w:p>
    <w:p w:rsidR="00816230" w:rsidRDefault="00816230" w:rsidP="00816230">
      <w:pPr>
        <w:pStyle w:val="afa"/>
        <w:tabs>
          <w:tab w:val="clear" w:pos="1134"/>
        </w:tabs>
        <w:ind w:left="0"/>
        <w:jc w:val="both"/>
        <w:rPr>
          <w:ins w:id="10934" w:author="Rinat Gub" w:date="2022-12-06T13:44:00Z"/>
          <w:sz w:val="24"/>
          <w:szCs w:val="24"/>
        </w:rPr>
      </w:pPr>
      <w:ins w:id="10935" w:author="Rinat Gub" w:date="2022-12-06T13:44:00Z">
        <w:r>
          <w:rPr>
            <w:sz w:val="24"/>
            <w:szCs w:val="24"/>
          </w:rPr>
          <w:t xml:space="preserve">При отсутствии данных бухгалтерской отчетности Поставщика / Участника закупки на сайте </w:t>
        </w:r>
        <w:r w:rsidRPr="00BD205B">
          <w:rPr>
            <w:sz w:val="24"/>
            <w:szCs w:val="24"/>
          </w:rPr>
          <w:t xml:space="preserve">Федеральной </w:t>
        </w:r>
        <w:r w:rsidR="00A62C20">
          <w:rPr>
            <w:sz w:val="24"/>
            <w:szCs w:val="24"/>
          </w:rPr>
          <w:t xml:space="preserve">налоговой </w:t>
        </w:r>
        <w:r w:rsidRPr="00BD205B">
          <w:rPr>
            <w:sz w:val="24"/>
            <w:szCs w:val="24"/>
          </w:rPr>
          <w:t>служб</w:t>
        </w:r>
        <w:r>
          <w:rPr>
            <w:sz w:val="24"/>
            <w:szCs w:val="24"/>
          </w:rPr>
          <w:t>ы</w:t>
        </w:r>
        <w:r w:rsidRPr="00BD205B">
          <w:rPr>
            <w:sz w:val="24"/>
            <w:szCs w:val="24"/>
          </w:rPr>
          <w:t xml:space="preserve"> </w:t>
        </w:r>
        <w:r w:rsidR="00A62C20">
          <w:rPr>
            <w:sz w:val="24"/>
            <w:szCs w:val="24"/>
          </w:rPr>
          <w:t xml:space="preserve">РФ </w:t>
        </w:r>
        <w:r w:rsidRPr="00BD205B">
          <w:rPr>
            <w:sz w:val="24"/>
            <w:szCs w:val="24"/>
          </w:rPr>
          <w:t>(</w:t>
        </w:r>
        <w:r w:rsidR="00A62C20">
          <w:rPr>
            <w:sz w:val="24"/>
            <w:szCs w:val="24"/>
          </w:rPr>
          <w:t xml:space="preserve">ФНС </w:t>
        </w:r>
        <w:r w:rsidRPr="00BD205B">
          <w:rPr>
            <w:sz w:val="24"/>
            <w:szCs w:val="24"/>
          </w:rPr>
          <w:t>Р</w:t>
        </w:r>
        <w:r w:rsidR="00A62C20">
          <w:rPr>
            <w:sz w:val="24"/>
            <w:szCs w:val="24"/>
          </w:rPr>
          <w:t>Ф</w:t>
        </w:r>
        <w:r w:rsidRPr="00BD205B">
          <w:rPr>
            <w:sz w:val="24"/>
            <w:szCs w:val="24"/>
          </w:rPr>
          <w:t xml:space="preserve"> -</w:t>
        </w:r>
        <w:r w:rsidR="00D82640" w:rsidRPr="005B0F70">
          <w:rPr>
            <w:rStyle w:val="ac"/>
            <w:color w:val="FF0000"/>
            <w:sz w:val="24"/>
            <w:szCs w:val="24"/>
          </w:rPr>
          <w:t>https://b</w:t>
        </w:r>
        <w:r w:rsidR="00D82640" w:rsidRPr="005B0F70">
          <w:rPr>
            <w:rStyle w:val="ac"/>
            <w:color w:val="FF0000"/>
            <w:sz w:val="24"/>
            <w:szCs w:val="24"/>
            <w:lang w:val="en-US"/>
          </w:rPr>
          <w:t>o</w:t>
        </w:r>
        <w:r w:rsidR="00D82640" w:rsidRPr="005B0F70">
          <w:rPr>
            <w:rStyle w:val="ac"/>
            <w:color w:val="FF0000"/>
            <w:sz w:val="24"/>
            <w:szCs w:val="24"/>
          </w:rPr>
          <w:t>.nalog.ru</w:t>
        </w:r>
        <w:r w:rsidR="00A62C20">
          <w:rPr>
            <w:sz w:val="24"/>
            <w:szCs w:val="24"/>
          </w:rPr>
          <w:t xml:space="preserve"> </w:t>
        </w:r>
        <w:r w:rsidRPr="00BD205B">
          <w:rPr>
            <w:sz w:val="24"/>
            <w:szCs w:val="24"/>
          </w:rPr>
          <w:t>)</w:t>
        </w:r>
        <w:r>
          <w:rPr>
            <w:sz w:val="24"/>
            <w:szCs w:val="24"/>
          </w:rPr>
          <w:t xml:space="preserve"> необходимо предоставить </w:t>
        </w:r>
        <w:r w:rsidR="008A71FC">
          <w:rPr>
            <w:sz w:val="24"/>
            <w:szCs w:val="24"/>
          </w:rPr>
          <w:t>копию бухгалтерской</w:t>
        </w:r>
        <w:r>
          <w:rPr>
            <w:sz w:val="24"/>
            <w:szCs w:val="24"/>
          </w:rPr>
          <w:t xml:space="preserve"> отчетност</w:t>
        </w:r>
        <w:r w:rsidR="008A71FC">
          <w:rPr>
            <w:sz w:val="24"/>
            <w:szCs w:val="24"/>
          </w:rPr>
          <w:t>и</w:t>
        </w:r>
        <w:r>
          <w:rPr>
            <w:sz w:val="24"/>
            <w:szCs w:val="24"/>
          </w:rPr>
          <w:t xml:space="preserve"> с </w:t>
        </w:r>
        <w:r w:rsidR="00043283">
          <w:rPr>
            <w:sz w:val="24"/>
            <w:szCs w:val="24"/>
          </w:rPr>
          <w:t xml:space="preserve">подтверждением предоставления ее </w:t>
        </w:r>
        <w:r w:rsidR="00043283" w:rsidRPr="00C62C2F">
          <w:rPr>
            <w:sz w:val="24"/>
            <w:szCs w:val="24"/>
          </w:rPr>
          <w:t xml:space="preserve">в налоговый орган в соответствии с требованиями законодательства РФ </w:t>
        </w:r>
        <w:r w:rsidR="00E73513">
          <w:rPr>
            <w:sz w:val="24"/>
            <w:szCs w:val="24"/>
          </w:rPr>
          <w:t>(</w:t>
        </w:r>
        <w:r w:rsidR="00043283" w:rsidRPr="00C62C2F">
          <w:rPr>
            <w:sz w:val="24"/>
            <w:szCs w:val="24"/>
          </w:rPr>
          <w:t>заверен</w:t>
        </w:r>
        <w:r w:rsidR="00E73513">
          <w:rPr>
            <w:sz w:val="24"/>
            <w:szCs w:val="24"/>
          </w:rPr>
          <w:t>ной</w:t>
        </w:r>
        <w:r w:rsidR="00043283" w:rsidRPr="00C62C2F">
          <w:rPr>
            <w:sz w:val="24"/>
            <w:szCs w:val="24"/>
          </w:rPr>
          <w:t xml:space="preserve"> оригинальной печатью и подписью сотрудника ФНС РФ, сопровожда</w:t>
        </w:r>
        <w:r w:rsidR="00E73513">
          <w:rPr>
            <w:sz w:val="24"/>
            <w:szCs w:val="24"/>
          </w:rPr>
          <w:t>емой</w:t>
        </w:r>
        <w:r w:rsidR="00043283" w:rsidRPr="00C62C2F">
          <w:rPr>
            <w:sz w:val="24"/>
            <w:szCs w:val="24"/>
          </w:rPr>
          <w:t xml:space="preserve"> квитанцией об отправке в налоговый орган почтового отправления с описью вложения</w:t>
        </w:r>
        <w:r w:rsidR="00043283">
          <w:rPr>
            <w:sz w:val="24"/>
            <w:szCs w:val="24"/>
          </w:rPr>
          <w:t>,</w:t>
        </w:r>
        <w:r w:rsidR="00043283" w:rsidRPr="00C62C2F">
          <w:rPr>
            <w:sz w:val="24"/>
            <w:szCs w:val="24"/>
          </w:rPr>
          <w:t xml:space="preserve"> содержащего от</w:t>
        </w:r>
        <w:r w:rsidR="00043283">
          <w:rPr>
            <w:sz w:val="24"/>
            <w:szCs w:val="24"/>
          </w:rPr>
          <w:t>четность</w:t>
        </w:r>
        <w:r w:rsidR="00043283" w:rsidRPr="00C62C2F">
          <w:rPr>
            <w:sz w:val="24"/>
            <w:szCs w:val="24"/>
          </w:rPr>
          <w:t>, сопровожда</w:t>
        </w:r>
        <w:r w:rsidR="00E73513">
          <w:rPr>
            <w:sz w:val="24"/>
            <w:szCs w:val="24"/>
          </w:rPr>
          <w:t>емой</w:t>
        </w:r>
        <w:r w:rsidR="00043283" w:rsidRPr="00C62C2F">
          <w:rPr>
            <w:sz w:val="24"/>
            <w:szCs w:val="24"/>
          </w:rPr>
          <w:t xml:space="preserve"> </w:t>
        </w:r>
        <w:r w:rsidR="004C4B63" w:rsidRPr="00C62C2F">
          <w:rPr>
            <w:sz w:val="24"/>
            <w:szCs w:val="24"/>
          </w:rPr>
          <w:lastRenderedPageBreak/>
          <w:t>подписанной усиленной квалифицированной электрон</w:t>
        </w:r>
        <w:r w:rsidR="004C4B63">
          <w:rPr>
            <w:sz w:val="24"/>
            <w:szCs w:val="24"/>
          </w:rPr>
          <w:t>ной подписью налогового органа</w:t>
        </w:r>
        <w:r w:rsidR="004C4B63" w:rsidRPr="00C62C2F">
          <w:rPr>
            <w:sz w:val="24"/>
            <w:szCs w:val="24"/>
          </w:rPr>
          <w:t xml:space="preserve"> </w:t>
        </w:r>
        <w:r w:rsidR="00043283" w:rsidRPr="00C62C2F">
          <w:rPr>
            <w:sz w:val="24"/>
            <w:szCs w:val="24"/>
          </w:rPr>
          <w:t>квитанцией о приеме</w:t>
        </w:r>
        <w:r w:rsidR="004C4B63">
          <w:rPr>
            <w:sz w:val="24"/>
            <w:szCs w:val="24"/>
          </w:rPr>
          <w:t xml:space="preserve"> отчетности</w:t>
        </w:r>
        <w:r w:rsidR="00043283">
          <w:rPr>
            <w:sz w:val="24"/>
            <w:szCs w:val="24"/>
          </w:rPr>
          <w:t>)</w:t>
        </w:r>
        <w:r>
          <w:rPr>
            <w:sz w:val="24"/>
            <w:szCs w:val="24"/>
          </w:rPr>
          <w:t>.</w:t>
        </w:r>
      </w:ins>
    </w:p>
    <w:p w:rsidR="001E71FD" w:rsidRPr="00D31526" w:rsidRDefault="001E71FD" w:rsidP="00D31526">
      <w:pPr>
        <w:pStyle w:val="afd"/>
        <w:kinsoku/>
        <w:overflowPunct/>
        <w:autoSpaceDE/>
        <w:spacing w:after="0"/>
        <w:ind w:firstLine="0"/>
        <w:jc w:val="left"/>
        <w:rPr>
          <w:ins w:id="10936" w:author="Rinat Gub" w:date="2022-12-06T13:44:00Z"/>
          <w:szCs w:val="24"/>
        </w:rPr>
      </w:pPr>
    </w:p>
    <w:p w:rsidR="001E71FD" w:rsidRPr="00D31526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ins w:id="10937" w:author="Rinat Gub" w:date="2022-12-06T13:44:00Z"/>
          <w:sz w:val="24"/>
          <w:szCs w:val="24"/>
        </w:rPr>
      </w:pPr>
    </w:p>
    <w:p w:rsidR="001E71FD" w:rsidRDefault="001E71FD" w:rsidP="0040134A">
      <w:pPr>
        <w:pStyle w:val="1"/>
        <w:keepNext/>
        <w:numPr>
          <w:ilvl w:val="2"/>
          <w:numId w:val="164"/>
        </w:numPr>
        <w:tabs>
          <w:tab w:val="num" w:pos="851"/>
        </w:tabs>
        <w:snapToGrid w:val="0"/>
        <w:textAlignment w:val="auto"/>
        <w:rPr>
          <w:ins w:id="10938" w:author="Rinat Gub" w:date="2022-12-06T13:44:00Z"/>
          <w:rFonts w:ascii="Arial" w:hAnsi="Arial" w:cs="Arial"/>
          <w:b/>
          <w:sz w:val="20"/>
        </w:rPr>
      </w:pPr>
      <w:ins w:id="10939" w:author="Rinat Gub" w:date="2022-12-06T13:44:00Z">
        <w:r>
          <w:rPr>
            <w:rFonts w:ascii="Arial" w:hAnsi="Arial" w:cs="Arial"/>
            <w:b/>
            <w:sz w:val="20"/>
          </w:rPr>
          <w:t>ДЛЯ РЕЗИДЕНТОВ РОССИЙСКОЙ ФЕДЕРАЦИИ – ИНДИВИДУАЛЬНЫХ ПРЕДПРИНИМАТЕЛЕЙ, НЕ ВЕДУЩИХ БУХГАЛТЕРСКИЙ УЧЕТ</w:t>
        </w:r>
        <w:r>
          <w:rPr>
            <w:rStyle w:val="afc"/>
          </w:rPr>
          <w:footnoteReference w:id="48"/>
        </w:r>
        <w:r>
          <w:rPr>
            <w:rFonts w:ascii="Arial" w:hAnsi="Arial" w:cs="Arial"/>
            <w:b/>
            <w:sz w:val="20"/>
          </w:rPr>
          <w:t>:</w:t>
        </w:r>
      </w:ins>
    </w:p>
    <w:p w:rsidR="001E71FD" w:rsidRPr="00D31526" w:rsidRDefault="001E71FD" w:rsidP="00D31526">
      <w:pPr>
        <w:pStyle w:val="afd"/>
        <w:kinsoku/>
        <w:overflowPunct/>
        <w:autoSpaceDE/>
        <w:spacing w:after="0"/>
        <w:ind w:firstLine="0"/>
        <w:jc w:val="left"/>
        <w:rPr>
          <w:ins w:id="10942" w:author="Rinat Gub" w:date="2022-12-06T13:44:00Z"/>
          <w:szCs w:val="24"/>
        </w:rPr>
      </w:pPr>
    </w:p>
    <w:p w:rsidR="001E71FD" w:rsidRDefault="001E71FD" w:rsidP="0040134A">
      <w:pPr>
        <w:pStyle w:val="afa"/>
        <w:widowControl/>
        <w:numPr>
          <w:ilvl w:val="3"/>
          <w:numId w:val="164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ins w:id="10943" w:author="Rinat Gub" w:date="2022-12-06T13:44:00Z"/>
          <w:sz w:val="24"/>
        </w:rPr>
      </w:pPr>
      <w:ins w:id="10944" w:author="Rinat Gub" w:date="2022-12-06T13:44:00Z">
        <w:r>
          <w:rPr>
            <w:sz w:val="24"/>
            <w:szCs w:val="24"/>
          </w:rPr>
          <w:t>Копия</w:t>
        </w:r>
        <w:r>
          <w:rPr>
            <w:sz w:val="24"/>
          </w:rPr>
          <w:t xml:space="preserve"> налогов</w:t>
        </w:r>
        <w:r w:rsidR="008B031E">
          <w:rPr>
            <w:sz w:val="24"/>
          </w:rPr>
          <w:t>ых</w:t>
        </w:r>
        <w:r>
          <w:rPr>
            <w:sz w:val="24"/>
          </w:rPr>
          <w:t xml:space="preserve"> деклараци</w:t>
        </w:r>
        <w:r w:rsidR="008B031E">
          <w:rPr>
            <w:sz w:val="24"/>
          </w:rPr>
          <w:t>й</w:t>
        </w:r>
        <w:r>
          <w:rPr>
            <w:sz w:val="24"/>
          </w:rPr>
          <w:t xml:space="preserve"> по налогу, уплачиваемому в связи с применением упрощенной системы налогообложения</w:t>
        </w:r>
        <w:r w:rsidR="008B031E">
          <w:rPr>
            <w:sz w:val="24"/>
          </w:rPr>
          <w:t xml:space="preserve"> (форма КНД 1152017)</w:t>
        </w:r>
        <w:r>
          <w:rPr>
            <w:sz w:val="24"/>
          </w:rPr>
          <w:t xml:space="preserve"> за последние </w:t>
        </w:r>
        <w:r w:rsidR="00816230">
          <w:rPr>
            <w:sz w:val="24"/>
          </w:rPr>
          <w:t>отчетные 2</w:t>
        </w:r>
        <w:r w:rsidR="008B031E">
          <w:rPr>
            <w:sz w:val="24"/>
          </w:rPr>
          <w:t xml:space="preserve"> (два)</w:t>
        </w:r>
        <w:r>
          <w:rPr>
            <w:sz w:val="24"/>
          </w:rPr>
          <w:t xml:space="preserve"> года (с отметкой налоговых органов о принятии),</w:t>
        </w:r>
        <w:r>
          <w:rPr>
            <w:sz w:val="24"/>
            <w:szCs w:val="24"/>
          </w:rPr>
          <w:t xml:space="preserve"> заверенн</w:t>
        </w:r>
        <w:r w:rsidR="008B031E">
          <w:rPr>
            <w:sz w:val="24"/>
            <w:szCs w:val="24"/>
          </w:rPr>
          <w:t>ые</w:t>
        </w:r>
        <w:r>
          <w:rPr>
            <w:sz w:val="24"/>
            <w:szCs w:val="24"/>
          </w:rPr>
          <w:t xml:space="preserve"> Индивидуальн</w:t>
        </w:r>
        <w:r w:rsidR="008B031E">
          <w:rPr>
            <w:sz w:val="24"/>
            <w:szCs w:val="24"/>
          </w:rPr>
          <w:t>ым</w:t>
        </w:r>
        <w:r>
          <w:rPr>
            <w:sz w:val="24"/>
            <w:szCs w:val="24"/>
          </w:rPr>
          <w:t xml:space="preserve"> предпринимател</w:t>
        </w:r>
        <w:r w:rsidR="008B031E">
          <w:rPr>
            <w:sz w:val="24"/>
            <w:szCs w:val="24"/>
          </w:rPr>
          <w:t>ем</w:t>
        </w:r>
        <w:r>
          <w:rPr>
            <w:sz w:val="24"/>
            <w:szCs w:val="24"/>
          </w:rPr>
          <w:t xml:space="preserve"> - Поставщик</w:t>
        </w:r>
        <w:r w:rsidR="008B031E">
          <w:rPr>
            <w:sz w:val="24"/>
            <w:szCs w:val="24"/>
          </w:rPr>
          <w:t>ом</w:t>
        </w:r>
        <w:r>
          <w:rPr>
            <w:sz w:val="24"/>
            <w:szCs w:val="24"/>
          </w:rPr>
          <w:t>/Участник</w:t>
        </w:r>
        <w:r w:rsidR="008B031E">
          <w:rPr>
            <w:sz w:val="24"/>
            <w:szCs w:val="24"/>
          </w:rPr>
          <w:t>ом</w:t>
        </w:r>
        <w:r>
          <w:rPr>
            <w:sz w:val="24"/>
            <w:szCs w:val="24"/>
          </w:rPr>
          <w:t xml:space="preserve"> закупки</w:t>
        </w:r>
        <w:r w:rsidR="008B031E">
          <w:rPr>
            <w:sz w:val="24"/>
            <w:szCs w:val="24"/>
          </w:rPr>
          <w:t>.</w:t>
        </w:r>
      </w:ins>
    </w:p>
    <w:p w:rsidR="00C36D8D" w:rsidRDefault="00C36D8D" w:rsidP="00D31526">
      <w:pPr>
        <w:pStyle w:val="afa"/>
        <w:widowControl/>
        <w:tabs>
          <w:tab w:val="clear" w:pos="1134"/>
          <w:tab w:val="num" w:pos="1843"/>
        </w:tabs>
        <w:autoSpaceDE w:val="0"/>
        <w:autoSpaceDN w:val="0"/>
        <w:snapToGrid w:val="0"/>
        <w:spacing w:before="0"/>
        <w:ind w:left="0"/>
        <w:jc w:val="both"/>
        <w:rPr>
          <w:ins w:id="10945" w:author="Rinat Gub" w:date="2022-12-06T13:44:00Z"/>
          <w:sz w:val="24"/>
        </w:rPr>
      </w:pPr>
    </w:p>
    <w:p w:rsidR="008B031E" w:rsidRDefault="008B031E" w:rsidP="00D31526">
      <w:pPr>
        <w:pStyle w:val="afa"/>
        <w:widowControl/>
        <w:tabs>
          <w:tab w:val="clear" w:pos="1134"/>
          <w:tab w:val="num" w:pos="1843"/>
        </w:tabs>
        <w:autoSpaceDE w:val="0"/>
        <w:autoSpaceDN w:val="0"/>
        <w:snapToGrid w:val="0"/>
        <w:spacing w:before="0"/>
        <w:ind w:left="0"/>
        <w:jc w:val="both"/>
        <w:rPr>
          <w:ins w:id="10946" w:author="Rinat Gub" w:date="2022-12-06T13:44:00Z"/>
          <w:sz w:val="24"/>
        </w:rPr>
      </w:pPr>
      <w:ins w:id="10947" w:author="Rinat Gub" w:date="2022-12-06T13:44:00Z">
        <w:r>
          <w:rPr>
            <w:sz w:val="24"/>
          </w:rPr>
          <w:t>В случае если Индивидуальный предприниматель не сдает форму КНД 1152017, необходимо предоставить письмо с пояснениями и приложением копии налоговых деклараций по иной форме</w:t>
        </w:r>
        <w:r w:rsidR="00A9777F">
          <w:rPr>
            <w:sz w:val="24"/>
          </w:rPr>
          <w:t xml:space="preserve"> </w:t>
        </w:r>
        <w:r>
          <w:rPr>
            <w:sz w:val="24"/>
          </w:rPr>
          <w:t xml:space="preserve">с </w:t>
        </w:r>
        <w:r w:rsidR="00043283">
          <w:rPr>
            <w:sz w:val="24"/>
            <w:szCs w:val="24"/>
          </w:rPr>
          <w:t xml:space="preserve">подтверждением предоставления ее </w:t>
        </w:r>
        <w:r w:rsidR="00043283" w:rsidRPr="00C62C2F">
          <w:rPr>
            <w:sz w:val="24"/>
            <w:szCs w:val="24"/>
          </w:rPr>
          <w:t>в налоговый орган в соответствии с тре</w:t>
        </w:r>
        <w:r w:rsidR="00043283">
          <w:rPr>
            <w:sz w:val="24"/>
            <w:szCs w:val="24"/>
          </w:rPr>
          <w:t>бованиями законодательства РФ (</w:t>
        </w:r>
        <w:r w:rsidR="00043283" w:rsidRPr="00C62C2F">
          <w:rPr>
            <w:sz w:val="24"/>
            <w:szCs w:val="24"/>
          </w:rPr>
          <w:t>заверен</w:t>
        </w:r>
        <w:r w:rsidR="00E73513">
          <w:rPr>
            <w:sz w:val="24"/>
            <w:szCs w:val="24"/>
          </w:rPr>
          <w:t>ной</w:t>
        </w:r>
        <w:r w:rsidR="00043283" w:rsidRPr="00C62C2F">
          <w:rPr>
            <w:sz w:val="24"/>
            <w:szCs w:val="24"/>
          </w:rPr>
          <w:t xml:space="preserve"> оригинальной печатью и подписью сотрудника ФНС РФ, сопровожда</w:t>
        </w:r>
        <w:r w:rsidR="00E73513">
          <w:rPr>
            <w:sz w:val="24"/>
            <w:szCs w:val="24"/>
          </w:rPr>
          <w:t>емой</w:t>
        </w:r>
        <w:r w:rsidR="00043283" w:rsidRPr="00C62C2F">
          <w:rPr>
            <w:sz w:val="24"/>
            <w:szCs w:val="24"/>
          </w:rPr>
          <w:t xml:space="preserve"> квитанцией об отправке в налоговый орган почтового отправления с описью вложения</w:t>
        </w:r>
        <w:r w:rsidR="00043283">
          <w:rPr>
            <w:sz w:val="24"/>
            <w:szCs w:val="24"/>
          </w:rPr>
          <w:t>,</w:t>
        </w:r>
        <w:r w:rsidR="00043283" w:rsidRPr="00C62C2F">
          <w:rPr>
            <w:sz w:val="24"/>
            <w:szCs w:val="24"/>
          </w:rPr>
          <w:t xml:space="preserve"> содержащего от</w:t>
        </w:r>
        <w:r w:rsidR="00043283">
          <w:rPr>
            <w:sz w:val="24"/>
            <w:szCs w:val="24"/>
          </w:rPr>
          <w:t>четность</w:t>
        </w:r>
        <w:r w:rsidR="00043283" w:rsidRPr="00C62C2F">
          <w:rPr>
            <w:sz w:val="24"/>
            <w:szCs w:val="24"/>
          </w:rPr>
          <w:t>, сопровожда</w:t>
        </w:r>
        <w:r w:rsidR="00E73513">
          <w:rPr>
            <w:sz w:val="24"/>
            <w:szCs w:val="24"/>
          </w:rPr>
          <w:t>емой</w:t>
        </w:r>
        <w:r w:rsidR="00043283" w:rsidRPr="00C62C2F">
          <w:rPr>
            <w:sz w:val="24"/>
            <w:szCs w:val="24"/>
          </w:rPr>
          <w:t xml:space="preserve"> </w:t>
        </w:r>
        <w:r w:rsidR="004C4B63" w:rsidRPr="00C62C2F">
          <w:rPr>
            <w:sz w:val="24"/>
            <w:szCs w:val="24"/>
          </w:rPr>
          <w:t xml:space="preserve">подписанной усиленной квалифицированной электронной подписью налогового органа </w:t>
        </w:r>
        <w:r w:rsidR="00043283" w:rsidRPr="00C62C2F">
          <w:rPr>
            <w:sz w:val="24"/>
            <w:szCs w:val="24"/>
          </w:rPr>
          <w:t>квитанцией о приеме</w:t>
        </w:r>
        <w:r w:rsidR="004C4B63">
          <w:rPr>
            <w:sz w:val="24"/>
            <w:szCs w:val="24"/>
          </w:rPr>
          <w:t xml:space="preserve"> отчетности</w:t>
        </w:r>
        <w:r w:rsidR="00043283" w:rsidRPr="00C62C2F">
          <w:rPr>
            <w:sz w:val="24"/>
            <w:szCs w:val="24"/>
          </w:rPr>
          <w:t>)</w:t>
        </w:r>
        <w:r>
          <w:rPr>
            <w:sz w:val="24"/>
          </w:rPr>
          <w:t>.</w:t>
        </w:r>
      </w:ins>
    </w:p>
    <w:p w:rsidR="001E71FD" w:rsidRDefault="001E71FD" w:rsidP="00D31526">
      <w:pPr>
        <w:ind w:firstLine="0"/>
        <w:rPr>
          <w:ins w:id="10948" w:author="Rinat Gub" w:date="2022-12-06T13:44:00Z"/>
        </w:rPr>
      </w:pPr>
    </w:p>
    <w:p w:rsidR="00D31526" w:rsidRDefault="00D31526" w:rsidP="00D31526">
      <w:pPr>
        <w:ind w:firstLine="0"/>
        <w:rPr>
          <w:ins w:id="10949" w:author="Rinat Gub" w:date="2022-12-06T13:44:00Z"/>
        </w:rPr>
      </w:pPr>
    </w:p>
    <w:p w:rsidR="001E71FD" w:rsidRDefault="001E71FD" w:rsidP="0040134A">
      <w:pPr>
        <w:pStyle w:val="1"/>
        <w:keepNext/>
        <w:numPr>
          <w:ilvl w:val="2"/>
          <w:numId w:val="164"/>
        </w:numPr>
        <w:tabs>
          <w:tab w:val="clear" w:pos="1134"/>
          <w:tab w:val="num" w:pos="567"/>
        </w:tabs>
        <w:snapToGrid w:val="0"/>
        <w:spacing w:before="0"/>
        <w:textAlignment w:val="auto"/>
        <w:rPr>
          <w:ins w:id="10950" w:author="Rinat Gub" w:date="2022-12-06T13:44:00Z"/>
          <w:rFonts w:ascii="Arial" w:hAnsi="Arial" w:cs="Arial"/>
          <w:b/>
          <w:sz w:val="20"/>
        </w:rPr>
      </w:pPr>
      <w:ins w:id="10951" w:author="Rinat Gub" w:date="2022-12-06T13:44:00Z">
        <w:r>
          <w:rPr>
            <w:rFonts w:ascii="Arial" w:hAnsi="Arial" w:cs="Arial"/>
            <w:b/>
            <w:sz w:val="20"/>
          </w:rPr>
          <w:t>ДЛЯ НЕРЕЗИДЕНТОВ РОССИЙСКОЙ ФЕДЕРАЦИИ (ОТЧЕТНОСТЬ ПО СТАНДАРТАМ IAS</w:t>
        </w:r>
        <w:r>
          <w:rPr>
            <w:rStyle w:val="afc"/>
            <w:rFonts w:ascii="Arial" w:hAnsi="Arial"/>
            <w:b/>
          </w:rPr>
          <w:footnoteReference w:id="49"/>
        </w:r>
        <w:r>
          <w:rPr>
            <w:rFonts w:ascii="Arial" w:hAnsi="Arial" w:cs="Arial"/>
            <w:b/>
            <w:sz w:val="20"/>
          </w:rPr>
          <w:t>):</w:t>
        </w:r>
      </w:ins>
    </w:p>
    <w:p w:rsidR="00D31526" w:rsidRPr="00D31526" w:rsidRDefault="00D31526" w:rsidP="00D31526">
      <w:pPr>
        <w:ind w:firstLine="0"/>
        <w:rPr>
          <w:ins w:id="10954" w:author="Rinat Gub" w:date="2022-12-06T13:44:00Z"/>
        </w:rPr>
      </w:pPr>
    </w:p>
    <w:p w:rsidR="001E71FD" w:rsidRDefault="001E71FD" w:rsidP="00D31526">
      <w:pPr>
        <w:ind w:firstLine="0"/>
        <w:rPr>
          <w:ins w:id="10955" w:author="Rinat Gub" w:date="2022-12-06T13:44:00Z"/>
        </w:rPr>
      </w:pPr>
      <w:ins w:id="10956" w:author="Rinat Gub" w:date="2022-12-06T13:44:00Z">
        <w:r>
          <w:t>Копи</w:t>
        </w:r>
        <w:r w:rsidR="00777115">
          <w:t>и</w:t>
        </w:r>
        <w:r>
          <w:t xml:space="preserve"> финансовой отчетности за последние </w:t>
        </w:r>
        <w:r w:rsidR="00816230">
          <w:t>отчетные 2</w:t>
        </w:r>
        <w:r w:rsidR="00777115">
          <w:t xml:space="preserve"> (два)</w:t>
        </w:r>
        <w:r>
          <w:t xml:space="preserve"> года (допускается неаудированн</w:t>
        </w:r>
        <w:r w:rsidR="00777115">
          <w:t>ые</w:t>
        </w:r>
        <w:r>
          <w:t>),</w:t>
        </w:r>
        <w:r>
          <w:rPr>
            <w:szCs w:val="24"/>
          </w:rPr>
          <w:t xml:space="preserve"> заверенн</w:t>
        </w:r>
        <w:r w:rsidR="00777115">
          <w:rPr>
            <w:szCs w:val="24"/>
          </w:rPr>
          <w:t>ые</w:t>
        </w:r>
        <w:r>
          <w:rPr>
            <w:szCs w:val="24"/>
          </w:rPr>
          <w:t xml:space="preserve"> печатью Поставщика/Участника закупки и подписью руководителя Поставщика/Участника закупки</w:t>
        </w:r>
        <w:r>
          <w:t>:</w:t>
        </w:r>
      </w:ins>
    </w:p>
    <w:p w:rsidR="001E71FD" w:rsidRPr="003353E9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0957" w:author="Rinat Gub" w:date="2022-12-06T13:44:00Z"/>
          <w:sz w:val="24"/>
          <w:lang w:val="en-US"/>
        </w:rPr>
      </w:pPr>
      <w:ins w:id="10958" w:author="Rinat Gub" w:date="2022-12-06T13:44:00Z">
        <w:r w:rsidRPr="003353E9">
          <w:rPr>
            <w:sz w:val="24"/>
            <w:lang w:val="en-US"/>
          </w:rPr>
          <w:t>Consolidated Balance Sheet (</w:t>
        </w:r>
        <w:r w:rsidRPr="00D31526">
          <w:rPr>
            <w:sz w:val="24"/>
          </w:rPr>
          <w:t>Бухгалтерский</w:t>
        </w:r>
        <w:r w:rsidRPr="003353E9">
          <w:rPr>
            <w:sz w:val="24"/>
            <w:lang w:val="en-US"/>
          </w:rPr>
          <w:t xml:space="preserve"> </w:t>
        </w:r>
        <w:r w:rsidRPr="00D31526">
          <w:rPr>
            <w:sz w:val="24"/>
          </w:rPr>
          <w:t>баланс</w:t>
        </w:r>
        <w:r w:rsidRPr="003353E9">
          <w:rPr>
            <w:sz w:val="24"/>
            <w:lang w:val="en-US"/>
          </w:rPr>
          <w:t>);</w:t>
        </w:r>
      </w:ins>
    </w:p>
    <w:p w:rsidR="001E71FD" w:rsidRPr="00D31526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0959" w:author="Rinat Gub" w:date="2022-12-06T13:44:00Z"/>
          <w:sz w:val="24"/>
        </w:rPr>
      </w:pPr>
      <w:ins w:id="10960" w:author="Rinat Gub" w:date="2022-12-06T13:44:00Z">
        <w:r w:rsidRPr="00D31526">
          <w:rPr>
            <w:sz w:val="24"/>
          </w:rPr>
          <w:t>Income Statement (Отчет о прибылях и убытках).</w:t>
        </w:r>
      </w:ins>
    </w:p>
    <w:p w:rsidR="001E71FD" w:rsidRPr="00D31526" w:rsidRDefault="001E71FD" w:rsidP="00D31526">
      <w:pPr>
        <w:ind w:firstLine="0"/>
        <w:rPr>
          <w:ins w:id="10961" w:author="Rinat Gub" w:date="2022-12-06T13:44:00Z"/>
        </w:rPr>
      </w:pPr>
    </w:p>
    <w:p w:rsidR="001E71FD" w:rsidRDefault="001E71FD" w:rsidP="00D31526">
      <w:pPr>
        <w:tabs>
          <w:tab w:val="left" w:pos="708"/>
        </w:tabs>
        <w:ind w:firstLine="0"/>
        <w:rPr>
          <w:ins w:id="10962" w:author="Rinat Gub" w:date="2022-12-06T13:44:00Z"/>
          <w:bCs/>
        </w:rPr>
      </w:pPr>
      <w:ins w:id="10963" w:author="Rinat Gub" w:date="2022-12-06T13:44:00Z">
        <w:r>
          <w:rPr>
            <w:b/>
            <w:bCs/>
          </w:rPr>
          <w:t xml:space="preserve">Язык представления отчетности: </w:t>
        </w:r>
        <w:r>
          <w:rPr>
            <w:bCs/>
          </w:rPr>
          <w:t xml:space="preserve">на любом языке </w:t>
        </w:r>
        <w:r>
          <w:t xml:space="preserve">Поставщика/Участника закупки </w:t>
        </w:r>
        <w:r>
          <w:rPr>
            <w:bCs/>
          </w:rPr>
          <w:t>с переводом на русский, либо английский язык.</w:t>
        </w:r>
      </w:ins>
    </w:p>
    <w:p w:rsidR="001E71FD" w:rsidRDefault="001E71FD" w:rsidP="001E71FD">
      <w:pPr>
        <w:ind w:firstLine="0"/>
        <w:rPr>
          <w:ins w:id="10964" w:author="Rinat Gub" w:date="2022-12-06T13:44:00Z"/>
        </w:rPr>
      </w:pPr>
    </w:p>
    <w:p w:rsidR="00D31526" w:rsidRDefault="00D31526" w:rsidP="001E71FD">
      <w:pPr>
        <w:ind w:firstLine="0"/>
        <w:rPr>
          <w:ins w:id="10965" w:author="Rinat Gub" w:date="2022-12-06T13:44:00Z"/>
        </w:rPr>
      </w:pPr>
    </w:p>
    <w:p w:rsidR="001E71FD" w:rsidRDefault="001E71FD" w:rsidP="0040134A">
      <w:pPr>
        <w:pStyle w:val="1"/>
        <w:numPr>
          <w:ilvl w:val="2"/>
          <w:numId w:val="164"/>
        </w:numPr>
        <w:tabs>
          <w:tab w:val="clear" w:pos="1134"/>
          <w:tab w:val="num" w:pos="567"/>
        </w:tabs>
        <w:snapToGrid w:val="0"/>
        <w:spacing w:before="0"/>
        <w:textAlignment w:val="auto"/>
        <w:rPr>
          <w:ins w:id="10966" w:author="Rinat Gub" w:date="2022-12-06T13:44:00Z"/>
          <w:rFonts w:ascii="Arial" w:hAnsi="Arial" w:cs="Arial"/>
          <w:b/>
          <w:sz w:val="20"/>
        </w:rPr>
      </w:pPr>
      <w:ins w:id="10967" w:author="Rinat Gub" w:date="2022-12-06T13:44:00Z">
        <w:r>
          <w:rPr>
            <w:rFonts w:ascii="Arial" w:hAnsi="Arial" w:cs="Arial"/>
            <w:b/>
            <w:sz w:val="20"/>
          </w:rPr>
          <w:t>ДЛЯ НЕРЕЗИДЕНТОВ РОССИЙСКОЙ ФЕДЕРАЦИИ (ИНАЯ ФОРМА ОТЧЕТНОСТИ):</w:t>
        </w:r>
      </w:ins>
    </w:p>
    <w:p w:rsidR="001E71FD" w:rsidRDefault="001E71FD" w:rsidP="00D31526">
      <w:pPr>
        <w:ind w:firstLine="0"/>
        <w:rPr>
          <w:ins w:id="10968" w:author="Rinat Gub" w:date="2022-12-06T13:44:00Z"/>
        </w:rPr>
      </w:pPr>
    </w:p>
    <w:p w:rsidR="001E71FD" w:rsidRDefault="00777115" w:rsidP="00D31526">
      <w:pPr>
        <w:tabs>
          <w:tab w:val="clear" w:pos="1134"/>
        </w:tabs>
        <w:ind w:firstLine="0"/>
        <w:rPr>
          <w:ins w:id="10969" w:author="Rinat Gub" w:date="2022-12-06T13:44:00Z"/>
        </w:rPr>
      </w:pPr>
      <w:ins w:id="10970" w:author="Rinat Gub" w:date="2022-12-06T13:44:00Z">
        <w:r>
          <w:t>К</w:t>
        </w:r>
        <w:r w:rsidR="001E71FD">
          <w:t>опи</w:t>
        </w:r>
        <w:r>
          <w:t>и</w:t>
        </w:r>
        <w:r w:rsidR="001E71FD">
          <w:t xml:space="preserve"> финансовой отчетности за последни</w:t>
        </w:r>
        <w:r w:rsidR="00816230">
          <w:t xml:space="preserve">е отчетные 2 </w:t>
        </w:r>
        <w:r>
          <w:t>(два)</w:t>
        </w:r>
        <w:r w:rsidR="001E71FD">
          <w:t>года по разделам</w:t>
        </w:r>
        <w:r>
          <w:t xml:space="preserve"> (Бухгалтерский баланс и Отчет о финансовых результатах)</w:t>
        </w:r>
        <w:r w:rsidR="001E71FD">
          <w:t xml:space="preserve">, приведенным в соответствие </w:t>
        </w:r>
        <w:r w:rsidR="00EB69E6">
          <w:t>к</w:t>
        </w:r>
        <w:r w:rsidR="001E71FD">
          <w:t xml:space="preserve"> стандартами, применимыми </w:t>
        </w:r>
        <w:r w:rsidR="00EB69E6">
          <w:t>к</w:t>
        </w:r>
        <w:r w:rsidR="001E71FD">
          <w:t xml:space="preserve"> Бухгалтерской отчетности на территории Российской Федерации</w:t>
        </w:r>
        <w:r w:rsidR="00EB69E6">
          <w:t>, заверенные печатью Поставщика/Участника закупки и подписью руководителя Поставщика/Участника закупки.</w:t>
        </w:r>
      </w:ins>
    </w:p>
    <w:p w:rsidR="001E71FD" w:rsidRDefault="001E71FD" w:rsidP="001E71FD">
      <w:pPr>
        <w:rPr>
          <w:ins w:id="10971" w:author="Rinat Gub" w:date="2022-12-06T13:44:00Z"/>
          <w:b/>
          <w:bCs/>
        </w:rPr>
      </w:pPr>
    </w:p>
    <w:p w:rsidR="001E71FD" w:rsidRDefault="001E71FD" w:rsidP="00D31526">
      <w:pPr>
        <w:ind w:firstLine="0"/>
        <w:rPr>
          <w:ins w:id="10972" w:author="Rinat Gub" w:date="2022-12-06T13:44:00Z"/>
          <w:bCs/>
        </w:rPr>
      </w:pPr>
      <w:ins w:id="10973" w:author="Rinat Gub" w:date="2022-12-06T13:44:00Z">
        <w:r>
          <w:rPr>
            <w:b/>
            <w:bCs/>
          </w:rPr>
          <w:t xml:space="preserve">Язык представления отчетности: </w:t>
        </w:r>
        <w:r>
          <w:rPr>
            <w:bCs/>
          </w:rPr>
          <w:t xml:space="preserve">на любом языке </w:t>
        </w:r>
        <w:r>
          <w:t xml:space="preserve">Поставщика/Участника закупки </w:t>
        </w:r>
        <w:r>
          <w:rPr>
            <w:bCs/>
          </w:rPr>
          <w:t>с переводом на русский, либо английский язык.</w:t>
        </w:r>
      </w:ins>
    </w:p>
    <w:p w:rsidR="001E71FD" w:rsidRDefault="001E71FD" w:rsidP="001E71FD">
      <w:pPr>
        <w:ind w:firstLine="0"/>
        <w:rPr>
          <w:ins w:id="10974" w:author="Rinat Gub" w:date="2022-12-06T13:44:00Z"/>
        </w:rPr>
      </w:pPr>
    </w:p>
    <w:p w:rsidR="00826A06" w:rsidRDefault="00826A06" w:rsidP="001E71FD">
      <w:pPr>
        <w:ind w:firstLine="0"/>
        <w:rPr>
          <w:ins w:id="10975" w:author="Rinat Gub" w:date="2022-12-06T13:44:00Z"/>
        </w:rPr>
      </w:pPr>
    </w:p>
    <w:p w:rsidR="001E71FD" w:rsidRDefault="001E71FD" w:rsidP="0040134A">
      <w:pPr>
        <w:pStyle w:val="1"/>
        <w:numPr>
          <w:ilvl w:val="2"/>
          <w:numId w:val="164"/>
        </w:numPr>
        <w:tabs>
          <w:tab w:val="clear" w:pos="1134"/>
          <w:tab w:val="num" w:pos="567"/>
        </w:tabs>
        <w:snapToGrid w:val="0"/>
        <w:spacing w:before="0"/>
        <w:textAlignment w:val="auto"/>
        <w:rPr>
          <w:ins w:id="10976" w:author="Rinat Gub" w:date="2022-12-06T13:44:00Z"/>
          <w:rFonts w:ascii="Arial" w:hAnsi="Arial" w:cs="Arial"/>
          <w:b/>
          <w:sz w:val="20"/>
        </w:rPr>
      </w:pPr>
      <w:ins w:id="10977" w:author="Rinat Gub" w:date="2022-12-06T13:44:00Z">
        <w:r>
          <w:rPr>
            <w:rFonts w:ascii="Arial" w:hAnsi="Arial" w:cs="Arial"/>
            <w:b/>
            <w:sz w:val="20"/>
          </w:rPr>
          <w:t>ДЛЯ КРЕДИТНЫХ ОРГАНИЗАЦИЙ</w:t>
        </w:r>
        <w:r>
          <w:rPr>
            <w:rStyle w:val="afc"/>
            <w:rFonts w:cs="Arial"/>
            <w:i/>
            <w:iCs/>
          </w:rPr>
          <w:footnoteReference w:id="50"/>
        </w:r>
        <w:r>
          <w:rPr>
            <w:rFonts w:ascii="Arial" w:hAnsi="Arial" w:cs="Arial"/>
            <w:b/>
            <w:sz w:val="20"/>
          </w:rPr>
          <w:t xml:space="preserve"> </w:t>
        </w:r>
      </w:ins>
    </w:p>
    <w:p w:rsidR="001E71FD" w:rsidRDefault="001E71FD" w:rsidP="000C3FF2">
      <w:pPr>
        <w:ind w:firstLine="0"/>
        <w:rPr>
          <w:ins w:id="10980" w:author="Rinat Gub" w:date="2022-12-06T13:44:00Z"/>
        </w:rPr>
      </w:pPr>
    </w:p>
    <w:p w:rsidR="00826A06" w:rsidRDefault="00826A06" w:rsidP="000C3FF2">
      <w:pPr>
        <w:ind w:firstLine="0"/>
        <w:rPr>
          <w:ins w:id="10981" w:author="Rinat Gub" w:date="2022-12-06T13:44:00Z"/>
        </w:rPr>
      </w:pPr>
    </w:p>
    <w:p w:rsidR="001E71FD" w:rsidRPr="006F1D32" w:rsidRDefault="001E71FD" w:rsidP="000C3FF2">
      <w:pPr>
        <w:tabs>
          <w:tab w:val="clear" w:pos="1134"/>
        </w:tabs>
        <w:ind w:firstLine="0"/>
        <w:rPr>
          <w:ins w:id="10982" w:author="Rinat Gub" w:date="2022-12-06T13:44:00Z"/>
          <w:rFonts w:ascii="Arial" w:hAnsi="Arial" w:cs="Arial"/>
          <w:b/>
          <w:i/>
          <w:iCs/>
          <w:sz w:val="20"/>
          <w:szCs w:val="20"/>
        </w:rPr>
      </w:pPr>
      <w:ins w:id="10983" w:author="Rinat Gub" w:date="2022-12-06T13:44:00Z"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3.2.</w:t>
        </w:r>
        <w:r w:rsidR="00F74C9C">
          <w:rPr>
            <w:rFonts w:ascii="Arial" w:hAnsi="Arial" w:cs="Arial"/>
            <w:b/>
            <w:i/>
            <w:iCs/>
            <w:sz w:val="20"/>
            <w:szCs w:val="20"/>
          </w:rPr>
          <w:t>6</w:t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.1.</w:t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ab/>
          <w:t xml:space="preserve">ДЛЯ КРЕДИТНЫХ ОРГАНИЗАЦИЙ - РЕЗИДЕНТОВ РФ </w:t>
        </w:r>
        <w:r w:rsidRPr="006F1D32">
          <w:rPr>
            <w:rStyle w:val="afc"/>
            <w:rFonts w:ascii="Arial" w:hAnsi="Arial" w:cs="Arial"/>
            <w:b/>
            <w:i/>
            <w:iCs/>
            <w:szCs w:val="20"/>
          </w:rPr>
          <w:footnoteReference w:id="51"/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 xml:space="preserve"> </w:t>
        </w:r>
        <w:r w:rsidRPr="006F1D32">
          <w:rPr>
            <w:rStyle w:val="afc"/>
            <w:rFonts w:ascii="Arial" w:hAnsi="Arial" w:cs="Arial"/>
            <w:b/>
            <w:i/>
            <w:iCs/>
            <w:szCs w:val="20"/>
          </w:rPr>
          <w:footnoteReference w:id="52"/>
        </w:r>
      </w:ins>
    </w:p>
    <w:p w:rsidR="000C3FF2" w:rsidRDefault="000C3FF2" w:rsidP="000C3FF2">
      <w:pPr>
        <w:tabs>
          <w:tab w:val="left" w:pos="539"/>
        </w:tabs>
        <w:ind w:firstLine="0"/>
        <w:rPr>
          <w:ins w:id="10990" w:author="Rinat Gub" w:date="2022-12-06T13:44:00Z"/>
        </w:rPr>
      </w:pPr>
    </w:p>
    <w:p w:rsidR="001E71FD" w:rsidRPr="000C3FF2" w:rsidRDefault="001E71FD" w:rsidP="000C3FF2">
      <w:pPr>
        <w:tabs>
          <w:tab w:val="clear" w:pos="1134"/>
        </w:tabs>
        <w:ind w:firstLine="0"/>
        <w:rPr>
          <w:ins w:id="10991" w:author="Rinat Gub" w:date="2022-12-06T13:44:00Z"/>
          <w:szCs w:val="24"/>
        </w:rPr>
      </w:pPr>
      <w:ins w:id="10992" w:author="Rinat Gub" w:date="2022-12-06T13:44:00Z">
        <w:r w:rsidRPr="000C3FF2">
          <w:rPr>
            <w:szCs w:val="24"/>
          </w:rPr>
          <w:t>Копи</w:t>
        </w:r>
        <w:r w:rsidR="00EB69E6" w:rsidRPr="000C3FF2">
          <w:rPr>
            <w:szCs w:val="24"/>
          </w:rPr>
          <w:t>и</w:t>
        </w:r>
        <w:r w:rsidRPr="000C3FF2">
          <w:rPr>
            <w:szCs w:val="24"/>
          </w:rPr>
          <w:t xml:space="preserve"> финансовой отчетности за последние </w:t>
        </w:r>
        <w:r w:rsidR="00816230" w:rsidRPr="000C3FF2">
          <w:rPr>
            <w:szCs w:val="24"/>
          </w:rPr>
          <w:t>отчетные 2</w:t>
        </w:r>
        <w:r w:rsidR="00EB69E6" w:rsidRPr="000C3FF2">
          <w:rPr>
            <w:szCs w:val="24"/>
          </w:rPr>
          <w:t xml:space="preserve"> (два)</w:t>
        </w:r>
        <w:r w:rsidRPr="000C3FF2">
          <w:rPr>
            <w:szCs w:val="24"/>
          </w:rPr>
          <w:t xml:space="preserve"> года</w:t>
        </w:r>
        <w:r w:rsidR="00EB69E6" w:rsidRPr="000C3FF2">
          <w:rPr>
            <w:szCs w:val="24"/>
          </w:rPr>
          <w:t>, заверенные печатью Поставщика/Участника закупки</w:t>
        </w:r>
        <w:r w:rsidR="00EB69E6" w:rsidRPr="000C3FF2">
          <w:rPr>
            <w:rStyle w:val="afc"/>
            <w:sz w:val="24"/>
            <w:szCs w:val="24"/>
          </w:rPr>
          <w:footnoteReference w:id="53"/>
        </w:r>
        <w:r w:rsidR="00EB69E6" w:rsidRPr="000C3FF2">
          <w:rPr>
            <w:szCs w:val="24"/>
          </w:rPr>
          <w:t xml:space="preserve"> и подписью руководителя Поставщика/Участника закупки</w:t>
        </w:r>
        <w:r w:rsidRPr="000C3FF2">
          <w:rPr>
            <w:szCs w:val="24"/>
          </w:rPr>
          <w:t>: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0995" w:author="Rinat Gub" w:date="2022-12-06T13:44:00Z"/>
          <w:sz w:val="24"/>
        </w:rPr>
      </w:pPr>
      <w:ins w:id="10996" w:author="Rinat Gub" w:date="2022-12-06T13:44:00Z">
        <w:r w:rsidRPr="000C3FF2">
          <w:rPr>
            <w:sz w:val="24"/>
          </w:rPr>
          <w:t>Форма 0409806 по ОКУД – Бухгалтерский баланс (публикуемая форма);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0997" w:author="Rinat Gub" w:date="2022-12-06T13:44:00Z"/>
          <w:sz w:val="24"/>
        </w:rPr>
      </w:pPr>
      <w:ins w:id="10998" w:author="Rinat Gub" w:date="2022-12-06T13:44:00Z">
        <w:r w:rsidRPr="000C3FF2">
          <w:rPr>
            <w:sz w:val="24"/>
          </w:rPr>
          <w:t>Форма 0409807 по ОКУД - Отчет о финансовых результатах (публикуемая форма);</w:t>
        </w:r>
      </w:ins>
    </w:p>
    <w:p w:rsidR="001E71FD" w:rsidRDefault="001E71FD" w:rsidP="001E71FD">
      <w:pPr>
        <w:rPr>
          <w:ins w:id="10999" w:author="Rinat Gub" w:date="2022-12-06T13:44:00Z"/>
        </w:rPr>
      </w:pPr>
    </w:p>
    <w:p w:rsidR="000C3FF2" w:rsidRDefault="000C3FF2" w:rsidP="001E71FD">
      <w:pPr>
        <w:rPr>
          <w:ins w:id="11000" w:author="Rinat Gub" w:date="2022-12-06T13:44:00Z"/>
        </w:rPr>
      </w:pPr>
    </w:p>
    <w:p w:rsidR="001E71FD" w:rsidRDefault="001E71FD" w:rsidP="000C3FF2">
      <w:pPr>
        <w:keepNext/>
        <w:tabs>
          <w:tab w:val="clear" w:pos="1134"/>
          <w:tab w:val="left" w:pos="709"/>
        </w:tabs>
        <w:ind w:firstLine="0"/>
        <w:rPr>
          <w:ins w:id="11001" w:author="Rinat Gub" w:date="2022-12-06T13:44:00Z"/>
          <w:rFonts w:ascii="Arial" w:hAnsi="Arial" w:cs="Arial"/>
          <w:b/>
          <w:i/>
          <w:iCs/>
          <w:sz w:val="20"/>
          <w:szCs w:val="20"/>
        </w:rPr>
      </w:pPr>
      <w:ins w:id="11002" w:author="Rinat Gub" w:date="2022-12-06T13:44:00Z"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3.2.</w:t>
        </w:r>
        <w:r w:rsidR="00F74C9C">
          <w:rPr>
            <w:rFonts w:ascii="Arial" w:hAnsi="Arial" w:cs="Arial"/>
            <w:b/>
            <w:i/>
            <w:iCs/>
            <w:sz w:val="20"/>
            <w:szCs w:val="20"/>
          </w:rPr>
          <w:t>6</w:t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.2.</w:t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ab/>
          <w:t>ДЛЯ КРЕДИТНЫХ ОРГАНИЗАЦИЙ - НЕРЕЗИДЕНТОВ РФ (ОТЧЕТНОСТЬ ПО СТАНДАРТАМ IAS</w:t>
        </w:r>
        <w:r w:rsidRPr="006F1D32">
          <w:rPr>
            <w:rStyle w:val="afc"/>
            <w:rFonts w:ascii="Arial" w:hAnsi="Arial"/>
            <w:b/>
            <w:i/>
            <w:iCs/>
            <w:szCs w:val="20"/>
          </w:rPr>
          <w:footnoteReference w:id="54"/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):</w:t>
        </w:r>
      </w:ins>
    </w:p>
    <w:p w:rsidR="000C3FF2" w:rsidRPr="000C3FF2" w:rsidRDefault="000C3FF2" w:rsidP="000C3FF2">
      <w:pPr>
        <w:ind w:firstLine="0"/>
        <w:rPr>
          <w:ins w:id="11005" w:author="Rinat Gub" w:date="2022-12-06T13:44:00Z"/>
        </w:rPr>
      </w:pPr>
    </w:p>
    <w:p w:rsidR="001E71FD" w:rsidRDefault="001E71FD" w:rsidP="000C3FF2">
      <w:pPr>
        <w:ind w:firstLine="0"/>
        <w:rPr>
          <w:ins w:id="11006" w:author="Rinat Gub" w:date="2022-12-06T13:44:00Z"/>
        </w:rPr>
      </w:pPr>
      <w:ins w:id="11007" w:author="Rinat Gub" w:date="2022-12-06T13:44:00Z">
        <w:r>
          <w:t>Копи</w:t>
        </w:r>
        <w:r w:rsidR="00D66316">
          <w:t>и</w:t>
        </w:r>
        <w:r>
          <w:t xml:space="preserve"> финансовой отчетности за последние </w:t>
        </w:r>
        <w:r w:rsidR="00FF222E">
          <w:t>2</w:t>
        </w:r>
        <w:r w:rsidR="00D66316">
          <w:t xml:space="preserve"> (два) отчетных</w:t>
        </w:r>
        <w:r>
          <w:t xml:space="preserve"> года (допуска</w:t>
        </w:r>
        <w:r w:rsidR="00D711A0">
          <w:t>ю</w:t>
        </w:r>
        <w:r>
          <w:t>тся не аудированн</w:t>
        </w:r>
        <w:r w:rsidR="00D711A0">
          <w:t>ые</w:t>
        </w:r>
        <w:r>
          <w:t>),</w:t>
        </w:r>
        <w:r>
          <w:rPr>
            <w:szCs w:val="24"/>
          </w:rPr>
          <w:t xml:space="preserve"> заверенн</w:t>
        </w:r>
        <w:r w:rsidR="00D711A0">
          <w:rPr>
            <w:szCs w:val="24"/>
          </w:rPr>
          <w:t>ые</w:t>
        </w:r>
        <w:r>
          <w:rPr>
            <w:szCs w:val="24"/>
          </w:rPr>
          <w:t xml:space="preserve"> печатью Поставщика/Участника закупки и подписью руководителя Поставщика/Участника закупки</w:t>
        </w:r>
        <w:r>
          <w:t>:</w:t>
        </w:r>
      </w:ins>
    </w:p>
    <w:p w:rsidR="001E71FD" w:rsidRPr="003353E9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1008" w:author="Rinat Gub" w:date="2022-12-06T13:44:00Z"/>
          <w:sz w:val="24"/>
          <w:lang w:val="en-US"/>
        </w:rPr>
      </w:pPr>
      <w:ins w:id="11009" w:author="Rinat Gub" w:date="2022-12-06T13:44:00Z">
        <w:r w:rsidRPr="003353E9">
          <w:rPr>
            <w:sz w:val="24"/>
            <w:lang w:val="en-US"/>
          </w:rPr>
          <w:t>Consolidated Balance Sheet (</w:t>
        </w:r>
        <w:r w:rsidRPr="000C3FF2">
          <w:rPr>
            <w:sz w:val="24"/>
          </w:rPr>
          <w:t>Бухгалтерский</w:t>
        </w:r>
        <w:r w:rsidRPr="003353E9">
          <w:rPr>
            <w:sz w:val="24"/>
            <w:lang w:val="en-US"/>
          </w:rPr>
          <w:t xml:space="preserve"> </w:t>
        </w:r>
        <w:r w:rsidRPr="000C3FF2">
          <w:rPr>
            <w:sz w:val="24"/>
          </w:rPr>
          <w:t>баланс</w:t>
        </w:r>
        <w:r w:rsidRPr="003353E9">
          <w:rPr>
            <w:sz w:val="24"/>
            <w:lang w:val="en-US"/>
          </w:rPr>
          <w:t>);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1010" w:author="Rinat Gub" w:date="2022-12-06T13:44:00Z"/>
          <w:sz w:val="24"/>
        </w:rPr>
      </w:pPr>
      <w:ins w:id="11011" w:author="Rinat Gub" w:date="2022-12-06T13:44:00Z">
        <w:r w:rsidRPr="000C3FF2">
          <w:rPr>
            <w:sz w:val="24"/>
          </w:rPr>
          <w:t>Income Statement (Отчет о прибылях и убытках);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1012" w:author="Rinat Gub" w:date="2022-12-06T13:44:00Z"/>
          <w:sz w:val="24"/>
        </w:rPr>
      </w:pPr>
      <w:ins w:id="11013" w:author="Rinat Gub" w:date="2022-12-06T13:44:00Z">
        <w:r w:rsidRPr="000C3FF2">
          <w:rPr>
            <w:sz w:val="24"/>
          </w:rPr>
          <w:t>Cash Flow Statement (Отчет о движении денежных средств).</w:t>
        </w:r>
      </w:ins>
    </w:p>
    <w:p w:rsidR="001E71FD" w:rsidRPr="000C3FF2" w:rsidRDefault="001E71FD" w:rsidP="000C3FF2">
      <w:pPr>
        <w:ind w:firstLine="0"/>
        <w:rPr>
          <w:ins w:id="11014" w:author="Rinat Gub" w:date="2022-12-06T13:44:00Z"/>
        </w:rPr>
      </w:pPr>
    </w:p>
    <w:p w:rsidR="001E71FD" w:rsidRDefault="001E71FD" w:rsidP="000C3FF2">
      <w:pPr>
        <w:pStyle w:val="afd"/>
        <w:tabs>
          <w:tab w:val="left" w:pos="708"/>
        </w:tabs>
        <w:kinsoku/>
        <w:overflowPunct/>
        <w:autoSpaceDE/>
        <w:spacing w:after="0"/>
        <w:ind w:firstLine="0"/>
        <w:rPr>
          <w:ins w:id="11015" w:author="Rinat Gub" w:date="2022-12-06T13:44:00Z"/>
        </w:rPr>
      </w:pPr>
      <w:ins w:id="11016" w:author="Rinat Gub" w:date="2022-12-06T13:44:00Z">
        <w:r>
          <w:rPr>
            <w:b/>
            <w:bCs/>
          </w:rPr>
          <w:t xml:space="preserve">Язык представления отчетности: </w:t>
        </w:r>
        <w:r>
          <w:rPr>
            <w:bCs/>
          </w:rPr>
          <w:t xml:space="preserve">на любом языке </w:t>
        </w:r>
        <w:r>
          <w:t xml:space="preserve">Поставщика/Участника закупки </w:t>
        </w:r>
        <w:r>
          <w:rPr>
            <w:bCs/>
          </w:rPr>
          <w:t>с переводом на русский, либо английский язык.</w:t>
        </w:r>
      </w:ins>
    </w:p>
    <w:p w:rsidR="001E71FD" w:rsidRDefault="001E71FD" w:rsidP="001E71FD">
      <w:pPr>
        <w:ind w:firstLine="0"/>
        <w:rPr>
          <w:ins w:id="11017" w:author="Rinat Gub" w:date="2022-12-06T13:44:00Z"/>
        </w:rPr>
      </w:pPr>
    </w:p>
    <w:p w:rsidR="000C3FF2" w:rsidRDefault="000C3FF2" w:rsidP="001E71FD">
      <w:pPr>
        <w:ind w:firstLine="0"/>
        <w:rPr>
          <w:ins w:id="11018" w:author="Rinat Gub" w:date="2022-12-06T13:44:00Z"/>
        </w:rPr>
      </w:pPr>
    </w:p>
    <w:p w:rsidR="001E71FD" w:rsidRPr="006F1D32" w:rsidRDefault="001E71FD" w:rsidP="000C3FF2">
      <w:pPr>
        <w:tabs>
          <w:tab w:val="left" w:pos="709"/>
        </w:tabs>
        <w:ind w:firstLine="0"/>
        <w:rPr>
          <w:ins w:id="11019" w:author="Rinat Gub" w:date="2022-12-06T13:44:00Z"/>
          <w:rFonts w:ascii="Arial" w:hAnsi="Arial" w:cs="Arial"/>
          <w:b/>
          <w:i/>
          <w:iCs/>
          <w:sz w:val="20"/>
          <w:szCs w:val="20"/>
        </w:rPr>
      </w:pPr>
      <w:ins w:id="11020" w:author="Rinat Gub" w:date="2022-12-06T13:44:00Z"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3.2.</w:t>
        </w:r>
        <w:r w:rsidR="00F74C9C">
          <w:rPr>
            <w:rFonts w:ascii="Arial" w:hAnsi="Arial" w:cs="Arial"/>
            <w:b/>
            <w:i/>
            <w:iCs/>
            <w:sz w:val="20"/>
            <w:szCs w:val="20"/>
          </w:rPr>
          <w:t>6</w:t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>.3.</w:t>
        </w:r>
        <w:r w:rsidRPr="006F1D32">
          <w:rPr>
            <w:rFonts w:ascii="Arial" w:hAnsi="Arial" w:cs="Arial"/>
            <w:b/>
            <w:i/>
            <w:iCs/>
            <w:sz w:val="20"/>
            <w:szCs w:val="20"/>
          </w:rPr>
          <w:tab/>
          <w:t>ДЛЯ КРЕДИТНЫХ ОРГАНИЗАЦИЙ - НЕРЕЗИДЕНТОВ РОССИЙСКОЙ ФЕДЕРАЦИИ (ИНАЯ ФОРМА ОТЧЕТНОСТИ):</w:t>
        </w:r>
      </w:ins>
    </w:p>
    <w:p w:rsidR="001E71FD" w:rsidRDefault="001E71FD" w:rsidP="000C3FF2">
      <w:pPr>
        <w:ind w:firstLine="0"/>
        <w:rPr>
          <w:ins w:id="11021" w:author="Rinat Gub" w:date="2022-12-06T13:44:00Z"/>
        </w:rPr>
      </w:pPr>
    </w:p>
    <w:p w:rsidR="001E71FD" w:rsidRDefault="00816230" w:rsidP="000C3FF2">
      <w:pPr>
        <w:ind w:firstLine="0"/>
        <w:rPr>
          <w:ins w:id="11022" w:author="Rinat Gub" w:date="2022-12-06T13:44:00Z"/>
        </w:rPr>
      </w:pPr>
      <w:ins w:id="11023" w:author="Rinat Gub" w:date="2022-12-06T13:44:00Z">
        <w:r>
          <w:t xml:space="preserve">Копия </w:t>
        </w:r>
        <w:r w:rsidR="001E71FD">
          <w:t>финансовой отчетности за последни</w:t>
        </w:r>
        <w:r>
          <w:t>е</w:t>
        </w:r>
        <w:r w:rsidR="001E71FD">
          <w:t xml:space="preserve"> </w:t>
        </w:r>
        <w:r w:rsidR="00AF580F">
          <w:t xml:space="preserve">2 (два) </w:t>
        </w:r>
        <w:r>
          <w:t>отчетны</w:t>
        </w:r>
        <w:r w:rsidR="00AF580F">
          <w:t>х</w:t>
        </w:r>
        <w:r w:rsidR="00A9777F">
          <w:t xml:space="preserve"> </w:t>
        </w:r>
        <w:r w:rsidR="001E71FD">
          <w:t xml:space="preserve">года по разделам, приведенным в соответствие </w:t>
        </w:r>
        <w:r w:rsidR="00AF580F">
          <w:t>к</w:t>
        </w:r>
        <w:r w:rsidR="001E71FD">
          <w:t xml:space="preserve"> стандартам, применимыми </w:t>
        </w:r>
        <w:r w:rsidR="00AF580F">
          <w:t>к</w:t>
        </w:r>
        <w:r w:rsidR="000C3FF2">
          <w:t xml:space="preserve"> </w:t>
        </w:r>
        <w:r w:rsidR="00AF580F">
          <w:t>б</w:t>
        </w:r>
        <w:r w:rsidR="000C3FF2">
          <w:t>у</w:t>
        </w:r>
        <w:r w:rsidR="001E71FD">
          <w:t>хгалтерской отчетности на территории Российской Федерации</w:t>
        </w:r>
        <w:r w:rsidR="001E71FD">
          <w:rPr>
            <w:rStyle w:val="afc"/>
            <w:rFonts w:ascii="Arial" w:hAnsi="Arial" w:cs="Arial"/>
            <w:iCs/>
            <w:szCs w:val="20"/>
          </w:rPr>
          <w:footnoteReference w:id="55"/>
        </w:r>
        <w:r w:rsidR="00AF580F">
          <w:t>, заверенные печатью Поставщика/Участника закупки и подписью руководителя Поставщика/Участника закупки</w:t>
        </w:r>
        <w:r w:rsidR="001E71FD">
          <w:t>: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1026" w:author="Rinat Gub" w:date="2022-12-06T13:44:00Z"/>
          <w:sz w:val="24"/>
        </w:rPr>
      </w:pPr>
      <w:ins w:id="11027" w:author="Rinat Gub" w:date="2022-12-06T13:44:00Z">
        <w:r w:rsidRPr="000C3FF2">
          <w:rPr>
            <w:sz w:val="24"/>
          </w:rPr>
          <w:t>Форма 0409806 по ОКУД - Бухгалтерский баланс (публикуемая форма);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1028" w:author="Rinat Gub" w:date="2022-12-06T13:44:00Z"/>
          <w:sz w:val="24"/>
        </w:rPr>
      </w:pPr>
      <w:ins w:id="11029" w:author="Rinat Gub" w:date="2022-12-06T13:44:00Z">
        <w:r w:rsidRPr="000C3FF2">
          <w:rPr>
            <w:sz w:val="24"/>
          </w:rPr>
          <w:t>Форма 0409807 по ОКУД - Отчет о прибылях и убытках (публикуемая форма);</w:t>
        </w:r>
      </w:ins>
    </w:p>
    <w:p w:rsidR="001E71FD" w:rsidRPr="000C3FF2" w:rsidRDefault="001E71FD" w:rsidP="0040134A">
      <w:pPr>
        <w:pStyle w:val="afa"/>
        <w:numPr>
          <w:ilvl w:val="0"/>
          <w:numId w:val="249"/>
        </w:numPr>
        <w:tabs>
          <w:tab w:val="clear" w:pos="1134"/>
          <w:tab w:val="left" w:pos="539"/>
        </w:tabs>
        <w:ind w:left="538" w:hanging="357"/>
        <w:contextualSpacing w:val="0"/>
        <w:rPr>
          <w:ins w:id="11030" w:author="Rinat Gub" w:date="2022-12-06T13:44:00Z"/>
          <w:sz w:val="24"/>
        </w:rPr>
      </w:pPr>
      <w:ins w:id="11031" w:author="Rinat Gub" w:date="2022-12-06T13:44:00Z">
        <w:r w:rsidRPr="000C3FF2">
          <w:rPr>
            <w:sz w:val="24"/>
          </w:rPr>
          <w:t>Форма 0409814 по ОКУД - Отчет о движении денежных средств (публикуемая форма).</w:t>
        </w:r>
      </w:ins>
    </w:p>
    <w:p w:rsidR="001E71FD" w:rsidRPr="000C3FF2" w:rsidRDefault="001E71FD" w:rsidP="000C3FF2">
      <w:pPr>
        <w:ind w:firstLine="0"/>
        <w:rPr>
          <w:ins w:id="11032" w:author="Rinat Gub" w:date="2022-12-06T13:44:00Z"/>
        </w:rPr>
      </w:pPr>
    </w:p>
    <w:p w:rsidR="001E71FD" w:rsidRDefault="001E71FD" w:rsidP="000C3FF2">
      <w:pPr>
        <w:pStyle w:val="afa"/>
        <w:spacing w:before="0"/>
        <w:ind w:left="0"/>
        <w:jc w:val="both"/>
        <w:rPr>
          <w:ins w:id="11033" w:author="Rinat Gub" w:date="2022-12-06T13:44:00Z"/>
          <w:bCs/>
          <w:sz w:val="24"/>
          <w:szCs w:val="24"/>
        </w:rPr>
      </w:pPr>
      <w:ins w:id="11034" w:author="Rinat Gub" w:date="2022-12-06T13:44:00Z">
        <w:r>
          <w:rPr>
            <w:b/>
            <w:bCs/>
            <w:sz w:val="24"/>
            <w:szCs w:val="24"/>
          </w:rPr>
          <w:t xml:space="preserve">Язык представления отчетности: </w:t>
        </w:r>
        <w:r>
          <w:rPr>
            <w:bCs/>
            <w:sz w:val="24"/>
            <w:szCs w:val="24"/>
          </w:rPr>
          <w:t xml:space="preserve">на любом языке </w:t>
        </w:r>
        <w:r>
          <w:rPr>
            <w:sz w:val="24"/>
            <w:szCs w:val="24"/>
          </w:rPr>
          <w:t xml:space="preserve">Поставщика/Участника закупки </w:t>
        </w:r>
        <w:r>
          <w:rPr>
            <w:bCs/>
            <w:sz w:val="24"/>
            <w:szCs w:val="24"/>
          </w:rPr>
          <w:t>с переводом на русский, либо английский язык.</w:t>
        </w:r>
      </w:ins>
    </w:p>
    <w:bookmarkEnd w:id="10884"/>
    <w:bookmarkEnd w:id="10885"/>
    <w:bookmarkEnd w:id="10886"/>
    <w:bookmarkEnd w:id="10887"/>
    <w:bookmarkEnd w:id="10888"/>
    <w:bookmarkEnd w:id="10889"/>
    <w:bookmarkEnd w:id="10890"/>
    <w:bookmarkEnd w:id="10891"/>
    <w:bookmarkEnd w:id="10892"/>
    <w:p w:rsidR="00E4319A" w:rsidRDefault="00E4319A" w:rsidP="000C3FF2">
      <w:pPr>
        <w:ind w:firstLine="0"/>
        <w:rPr>
          <w:ins w:id="11035" w:author="Rinat Gub" w:date="2022-12-06T13:44:00Z"/>
        </w:rPr>
      </w:pPr>
    </w:p>
    <w:p w:rsidR="000C3FF2" w:rsidRPr="00203244" w:rsidRDefault="000C3FF2" w:rsidP="000C3FF2">
      <w:pPr>
        <w:ind w:firstLine="0"/>
        <w:rPr>
          <w:ins w:id="11036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1"/>
          <w:numId w:val="106"/>
        </w:numPr>
        <w:tabs>
          <w:tab w:val="clear" w:pos="1134"/>
          <w:tab w:val="num" w:pos="709"/>
        </w:tabs>
        <w:rPr>
          <w:ins w:id="11037" w:author="Rinat Gub" w:date="2022-12-06T13:44:00Z"/>
          <w:rFonts w:ascii="Arial" w:hAnsi="Arial" w:cs="Arial"/>
          <w:b/>
          <w:sz w:val="20"/>
        </w:rPr>
      </w:pPr>
      <w:bookmarkStart w:id="11038" w:name="_Toc379286003"/>
      <w:bookmarkStart w:id="11039" w:name="_Ref391311372"/>
      <w:bookmarkStart w:id="11040" w:name="_Toc392495193"/>
      <w:bookmarkStart w:id="11041" w:name="_Toc392610533"/>
      <w:bookmarkStart w:id="11042" w:name="_Toc393989335"/>
      <w:bookmarkStart w:id="11043" w:name="_Toc393888120"/>
      <w:ins w:id="11044" w:author="Rinat Gub" w:date="2022-12-06T13:44:00Z">
        <w:r w:rsidRPr="00203244">
          <w:rPr>
            <w:rFonts w:ascii="Arial" w:hAnsi="Arial" w:cs="Arial"/>
            <w:b/>
            <w:sz w:val="20"/>
          </w:rPr>
          <w:t xml:space="preserve">ТРЕБОВАНИЯ К ОФОРМЛЕНИЮ КОМПЛЕКТА ДОКУМЕНТОВ, </w:t>
        </w:r>
        <w:bookmarkEnd w:id="11038"/>
        <w:r w:rsidRPr="00203244">
          <w:rPr>
            <w:rFonts w:ascii="Arial" w:hAnsi="Arial" w:cs="Arial"/>
            <w:b/>
            <w:sz w:val="20"/>
          </w:rPr>
          <w:t>ПРЕДСТАВЛЯЕМЫХ НА БУМАЖНОМ НОСИТЕЛЕ</w:t>
        </w:r>
        <w:bookmarkEnd w:id="11039"/>
        <w:bookmarkEnd w:id="11040"/>
        <w:bookmarkEnd w:id="11041"/>
        <w:bookmarkEnd w:id="11042"/>
        <w:bookmarkEnd w:id="11043"/>
      </w:ins>
    </w:p>
    <w:p w:rsidR="00E4319A" w:rsidRPr="00203244" w:rsidRDefault="00E4319A" w:rsidP="000C3FF2">
      <w:pPr>
        <w:ind w:firstLine="0"/>
        <w:rPr>
          <w:ins w:id="11045" w:author="Rinat Gub" w:date="2022-12-06T13:44:00Z"/>
        </w:rPr>
      </w:pPr>
    </w:p>
    <w:p w:rsidR="00D04FB3" w:rsidRDefault="00E4319A" w:rsidP="009F6025">
      <w:pPr>
        <w:tabs>
          <w:tab w:val="clear" w:pos="1134"/>
          <w:tab w:val="left" w:pos="6237"/>
        </w:tabs>
        <w:ind w:firstLine="0"/>
        <w:rPr>
          <w:ins w:id="11046" w:author="Rinat Gub" w:date="2022-12-06T13:44:00Z"/>
        </w:rPr>
      </w:pPr>
      <w:ins w:id="11047" w:author="Rinat Gub" w:date="2022-12-06T13:44:00Z">
        <w:r w:rsidRPr="00203244">
          <w:t>В случае подачи документов на прохождение аккредитации в конверте</w:t>
        </w:r>
        <w:r w:rsidR="00AF580F">
          <w:t xml:space="preserve"> (в бумажном виде)</w:t>
        </w:r>
        <w:r w:rsidRPr="00203244">
          <w:t xml:space="preserve">, документы представляются в 1 экземпляре. Пакет документов включает в себя </w:t>
        </w:r>
        <w:r w:rsidR="00280E71">
          <w:t xml:space="preserve">все </w:t>
        </w:r>
        <w:r w:rsidRPr="00203244">
          <w:t xml:space="preserve">документы, указанные в настоящих </w:t>
        </w:r>
        <w:r w:rsidR="00DC4D7F" w:rsidRPr="00203244">
          <w:t>Требовани</w:t>
        </w:r>
        <w:r w:rsidR="00DC4D7F">
          <w:t>ях заверенные печатью и подписью руководителя Поставщика / Участника закупки</w:t>
        </w:r>
        <w:r w:rsidR="00DC4D7F">
          <w:rPr>
            <w:rStyle w:val="afc"/>
          </w:rPr>
          <w:footnoteReference w:id="56"/>
        </w:r>
        <w:r w:rsidR="009F6025">
          <w:t>.</w:t>
        </w:r>
      </w:ins>
    </w:p>
    <w:p w:rsidR="009F6025" w:rsidRDefault="009F6025" w:rsidP="009F6025">
      <w:pPr>
        <w:tabs>
          <w:tab w:val="clear" w:pos="1134"/>
          <w:tab w:val="left" w:pos="6237"/>
        </w:tabs>
        <w:ind w:firstLine="0"/>
        <w:rPr>
          <w:ins w:id="11050" w:author="Rinat Gub" w:date="2022-12-06T13:44:00Z"/>
        </w:rPr>
      </w:pPr>
    </w:p>
    <w:p w:rsidR="00E4319A" w:rsidRDefault="00E4319A" w:rsidP="009F6025">
      <w:pPr>
        <w:tabs>
          <w:tab w:val="clear" w:pos="1134"/>
          <w:tab w:val="left" w:pos="6237"/>
        </w:tabs>
        <w:ind w:firstLine="0"/>
        <w:rPr>
          <w:ins w:id="11051" w:author="Rinat Gub" w:date="2022-12-06T13:44:00Z"/>
        </w:rPr>
      </w:pPr>
      <w:ins w:id="11052" w:author="Rinat Gub" w:date="2022-12-06T13:44:00Z">
        <w:r w:rsidRPr="00203244">
          <w:t>В конверт с документами Поставщик</w:t>
        </w:r>
        <w:r w:rsidRPr="00203244">
          <w:rPr>
            <w:sz w:val="20"/>
            <w:szCs w:val="20"/>
          </w:rPr>
          <w:t xml:space="preserve">/ </w:t>
        </w:r>
        <w:r w:rsidRPr="00203244">
          <w:t xml:space="preserve">Участник закупки </w:t>
        </w:r>
        <w:r w:rsidR="00280E71">
          <w:t xml:space="preserve">дополнительно </w:t>
        </w:r>
        <w:r w:rsidRPr="00203244">
          <w:t xml:space="preserve">вкладывает электронный носитель информации </w:t>
        </w:r>
        <w:r w:rsidRPr="00203244">
          <w:rPr>
            <w:lang w:val="en-US"/>
          </w:rPr>
          <w:t>Flash</w:t>
        </w:r>
        <w:r w:rsidRPr="00203244">
          <w:t>-накопитель), содержащий полную электронную</w:t>
        </w:r>
        <w:r w:rsidR="00280E71">
          <w:t xml:space="preserve"> </w:t>
        </w:r>
        <w:r w:rsidRPr="00203244">
          <w:t>версию</w:t>
        </w:r>
        <w:r w:rsidR="00EE4974">
          <w:t xml:space="preserve"> (сканированную копию)</w:t>
        </w:r>
        <w:r w:rsidR="00A9777F">
          <w:t xml:space="preserve"> </w:t>
        </w:r>
        <w:r w:rsidRPr="00203244">
          <w:t xml:space="preserve">всех представленных </w:t>
        </w:r>
        <w:r w:rsidR="00280E71">
          <w:t xml:space="preserve">на аккредитацию </w:t>
        </w:r>
        <w:r w:rsidRPr="00203244">
          <w:t xml:space="preserve">документов в соответствии с требованиями, указанными в п. </w:t>
        </w:r>
        <w:r w:rsidR="00EE4974">
          <w:t>3.4</w:t>
        </w:r>
        <w:r w:rsidRPr="00203244">
          <w:t xml:space="preserve"> настоящих Требований.</w:t>
        </w:r>
      </w:ins>
    </w:p>
    <w:p w:rsidR="009F6025" w:rsidRPr="00203244" w:rsidRDefault="009F6025" w:rsidP="009F6025">
      <w:pPr>
        <w:tabs>
          <w:tab w:val="clear" w:pos="1134"/>
          <w:tab w:val="left" w:pos="6237"/>
        </w:tabs>
        <w:ind w:firstLine="0"/>
        <w:rPr>
          <w:ins w:id="11053" w:author="Rinat Gub" w:date="2022-12-06T13:44:00Z"/>
        </w:rPr>
      </w:pPr>
    </w:p>
    <w:p w:rsidR="00E4319A" w:rsidRPr="00203244" w:rsidRDefault="00E4319A" w:rsidP="009F6025">
      <w:pPr>
        <w:tabs>
          <w:tab w:val="clear" w:pos="1134"/>
        </w:tabs>
        <w:ind w:firstLine="0"/>
        <w:rPr>
          <w:ins w:id="11054" w:author="Rinat Gub" w:date="2022-12-06T13:44:00Z"/>
        </w:rPr>
      </w:pPr>
      <w:ins w:id="11055" w:author="Rinat Gub" w:date="2022-12-06T13:44:00Z">
        <w:r w:rsidRPr="00203244">
          <w:t>Документы направляются Поставщиком</w:t>
        </w:r>
        <w:r w:rsidRPr="00203244">
          <w:rPr>
            <w:sz w:val="20"/>
            <w:szCs w:val="20"/>
          </w:rPr>
          <w:t xml:space="preserve">/ </w:t>
        </w:r>
        <w:r w:rsidRPr="00203244">
          <w:t xml:space="preserve">Участником закупки в запечатанном конверте с сопроводительным письмом с исходящим номером и датой регистрации. </w:t>
        </w:r>
      </w:ins>
    </w:p>
    <w:p w:rsidR="00E4319A" w:rsidRDefault="00E4319A" w:rsidP="009F6025">
      <w:pPr>
        <w:tabs>
          <w:tab w:val="clear" w:pos="1134"/>
        </w:tabs>
        <w:ind w:firstLine="0"/>
        <w:rPr>
          <w:ins w:id="11056" w:author="Rinat Gub" w:date="2022-12-06T13:44:00Z"/>
        </w:rPr>
      </w:pPr>
    </w:p>
    <w:p w:rsidR="009F6025" w:rsidRPr="00203244" w:rsidRDefault="009F6025" w:rsidP="009F6025">
      <w:pPr>
        <w:tabs>
          <w:tab w:val="clear" w:pos="1134"/>
        </w:tabs>
        <w:ind w:firstLine="0"/>
        <w:rPr>
          <w:ins w:id="11057" w:author="Rinat Gub" w:date="2022-12-06T13:44:00Z"/>
        </w:rPr>
      </w:pPr>
    </w:p>
    <w:p w:rsidR="00E4319A" w:rsidRPr="00203244" w:rsidRDefault="00E4319A" w:rsidP="0040134A">
      <w:pPr>
        <w:pStyle w:val="1"/>
        <w:numPr>
          <w:ilvl w:val="1"/>
          <w:numId w:val="106"/>
        </w:numPr>
        <w:tabs>
          <w:tab w:val="clear" w:pos="1134"/>
          <w:tab w:val="num" w:pos="567"/>
        </w:tabs>
        <w:rPr>
          <w:ins w:id="11058" w:author="Rinat Gub" w:date="2022-12-06T13:44:00Z"/>
          <w:rFonts w:ascii="Arial" w:hAnsi="Arial" w:cs="Arial"/>
          <w:b/>
          <w:sz w:val="20"/>
        </w:rPr>
      </w:pPr>
      <w:bookmarkStart w:id="11059" w:name="_Toc379286004"/>
      <w:bookmarkStart w:id="11060" w:name="_Ref391311268"/>
      <w:bookmarkStart w:id="11061" w:name="_Toc392495194"/>
      <w:bookmarkStart w:id="11062" w:name="_Toc392610534"/>
      <w:bookmarkStart w:id="11063" w:name="_Toc393989336"/>
      <w:bookmarkStart w:id="11064" w:name="_Toc393888121"/>
      <w:ins w:id="11065" w:author="Rinat Gub" w:date="2022-12-06T13:44:00Z">
        <w:r w:rsidRPr="00203244">
          <w:rPr>
            <w:rFonts w:ascii="Arial" w:hAnsi="Arial" w:cs="Arial"/>
            <w:b/>
            <w:sz w:val="20"/>
          </w:rPr>
          <w:t xml:space="preserve">ТРЕБОВАНИЯ К ОФОРМЛЕНИЮ ДОКУМЕНТОВ, ПРЕДСТАВЛЯЕМЫХ </w:t>
        </w:r>
        <w:bookmarkEnd w:id="11059"/>
        <w:r w:rsidRPr="00203244">
          <w:rPr>
            <w:rFonts w:ascii="Arial" w:hAnsi="Arial" w:cs="Arial"/>
            <w:b/>
            <w:sz w:val="20"/>
          </w:rPr>
          <w:t>В ЭЛЕКТРОННОМ ВИДЕ</w:t>
        </w:r>
        <w:bookmarkEnd w:id="11060"/>
        <w:bookmarkEnd w:id="11061"/>
        <w:bookmarkEnd w:id="11062"/>
        <w:bookmarkEnd w:id="11063"/>
        <w:bookmarkEnd w:id="11064"/>
      </w:ins>
    </w:p>
    <w:p w:rsidR="00E4319A" w:rsidRPr="00203244" w:rsidRDefault="00E4319A" w:rsidP="009F6025">
      <w:pPr>
        <w:ind w:firstLine="0"/>
        <w:rPr>
          <w:ins w:id="11066" w:author="Rinat Gub" w:date="2022-12-06T13:44:00Z"/>
        </w:rPr>
      </w:pPr>
    </w:p>
    <w:p w:rsidR="001D5761" w:rsidRDefault="00E4319A" w:rsidP="009F6025">
      <w:pPr>
        <w:ind w:firstLine="0"/>
        <w:rPr>
          <w:ins w:id="11067" w:author="Rinat Gub" w:date="2022-12-06T13:44:00Z"/>
        </w:rPr>
      </w:pPr>
      <w:ins w:id="11068" w:author="Rinat Gub" w:date="2022-12-06T13:44:00Z">
        <w:r w:rsidRPr="00203244">
  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(Flash-накопитель) пакет документов в электронном виде должен содержать электронные копии </w:t>
        </w:r>
        <w:r w:rsidR="00EE4974">
          <w:t xml:space="preserve">всех </w:t>
        </w:r>
        <w:r w:rsidRPr="00203244">
          <w:t xml:space="preserve">документов, указанных в разделах </w:t>
        </w:r>
        <w:r w:rsidR="0068313B">
          <w:fldChar w:fldCharType="begin"/>
        </w:r>
        <w:r w:rsidR="0068313B">
          <w:instrText xml:space="preserve"> REF _Ref391311468 \w \h  \* MERGEFORMAT </w:instrText>
        </w:r>
        <w:r w:rsidR="0068313B">
          <w:fldChar w:fldCharType="separate"/>
        </w:r>
        <w:r w:rsidR="003C5F4D">
          <w:t>2</w:t>
        </w:r>
        <w:r w:rsidR="0068313B">
          <w:fldChar w:fldCharType="end"/>
        </w:r>
        <w:r w:rsidRPr="00203244">
          <w:t>–</w:t>
        </w:r>
        <w:r w:rsidR="0068313B">
          <w:fldChar w:fldCharType="begin"/>
        </w:r>
        <w:r w:rsidR="0068313B">
          <w:instrText xml:space="preserve"> REF _Ref391311474 \w \h  \* MERGEFORMAT </w:instrText>
        </w:r>
        <w:r w:rsidR="0068313B">
          <w:fldChar w:fldCharType="separate"/>
        </w:r>
        <w:r w:rsidR="003C5F4D">
          <w:t>3</w:t>
        </w:r>
        <w:r w:rsidR="0068313B">
          <w:fldChar w:fldCharType="end"/>
        </w:r>
        <w:r w:rsidR="009F6025">
          <w:t xml:space="preserve"> настоящих Требований.</w:t>
        </w:r>
      </w:ins>
    </w:p>
    <w:p w:rsidR="009F6025" w:rsidRDefault="009F6025" w:rsidP="009F6025">
      <w:pPr>
        <w:ind w:firstLine="0"/>
        <w:rPr>
          <w:ins w:id="11069" w:author="Rinat Gub" w:date="2022-12-06T13:44:00Z"/>
        </w:rPr>
      </w:pPr>
    </w:p>
    <w:p w:rsidR="00E4319A" w:rsidRDefault="00E4319A" w:rsidP="009F6025">
      <w:pPr>
        <w:ind w:firstLine="0"/>
        <w:rPr>
          <w:ins w:id="11070" w:author="Rinat Gub" w:date="2022-12-06T13:44:00Z"/>
        </w:rPr>
      </w:pPr>
      <w:ins w:id="11071" w:author="Rinat Gub" w:date="2022-12-06T13:44:00Z">
        <w:r w:rsidRPr="00203244">
          <w:t>Каждый документ должен быть представлен отдельным</w:t>
        </w:r>
        <w:r w:rsidR="00EE4974">
          <w:t xml:space="preserve"> многостраничным</w:t>
        </w:r>
        <w:r w:rsidRPr="00203244">
          <w:t xml:space="preserve"> файлом в формате *.pdf в качестве, пригодном для чтения, и поименован</w:t>
        </w:r>
        <w:r w:rsidR="00EE4974">
          <w:t xml:space="preserve"> в</w:t>
        </w:r>
        <w:r w:rsidRPr="00203244">
          <w:t xml:space="preserve"> соответствии с </w:t>
        </w:r>
        <w:r w:rsidR="00EE4974">
          <w:t>содержанием</w:t>
        </w:r>
        <w:r w:rsidRPr="00203244">
          <w:t xml:space="preserve"> документ</w:t>
        </w:r>
        <w:r w:rsidR="00EE4974">
          <w:t>а</w:t>
        </w:r>
        <w:r w:rsidRPr="00203244">
          <w:t xml:space="preserve">, за исключением формуляра, который должен быть представлен в формате *.xls. Суммарный размер электронной версии </w:t>
        </w:r>
        <w:r w:rsidR="003C581E">
          <w:t xml:space="preserve">всех </w:t>
        </w:r>
        <w:r w:rsidRPr="00203244">
          <w:t xml:space="preserve">документов не должен превышать </w:t>
        </w:r>
        <w:r w:rsidR="00554701">
          <w:t>4</w:t>
        </w:r>
        <w:r w:rsidRPr="00203244">
          <w:t>0 Мбайт.</w:t>
        </w:r>
      </w:ins>
    </w:p>
    <w:p w:rsidR="009F6025" w:rsidRDefault="009F6025" w:rsidP="00E4319A">
      <w:pPr>
        <w:rPr>
          <w:ins w:id="11072" w:author="Rinat Gub" w:date="2022-12-06T13:44:00Z"/>
        </w:rPr>
      </w:pPr>
    </w:p>
    <w:p w:rsidR="00AD272A" w:rsidRDefault="00B137F9" w:rsidP="009F6025">
      <w:pPr>
        <w:ind w:firstLine="0"/>
        <w:rPr>
          <w:ins w:id="11073" w:author="Rinat Gub" w:date="2022-12-06T13:44:00Z"/>
        </w:rPr>
      </w:pPr>
      <w:ins w:id="11074" w:author="Rinat Gub" w:date="2022-12-06T13:44:00Z">
        <w:r>
          <w:t xml:space="preserve">Подача документов на аккредитацию через ЭТП должна производиться в соответствии с </w:t>
        </w:r>
        <w:r w:rsidR="00AD272A">
          <w:t xml:space="preserve">документами, </w:t>
        </w:r>
        <w:r>
          <w:t xml:space="preserve">регламентирующими работу ЭТП (инструкциями, регламентом). </w:t>
        </w:r>
        <w:r w:rsidR="00FA4632">
          <w:t xml:space="preserve">Использование </w:t>
        </w:r>
        <w:r w:rsidR="00AD272A">
          <w:t>функционала ЭТП, который не описан в регламентирующих документах как предназначенный для подачи документов на аккредитацию, запрещено.</w:t>
        </w:r>
      </w:ins>
    </w:p>
    <w:p w:rsidR="009F6025" w:rsidRDefault="009F6025" w:rsidP="009F6025">
      <w:pPr>
        <w:ind w:firstLine="0"/>
        <w:rPr>
          <w:ins w:id="11075" w:author="Rinat Gub" w:date="2022-12-06T13:44:00Z"/>
        </w:rPr>
      </w:pPr>
    </w:p>
    <w:p w:rsidR="00C815D0" w:rsidRDefault="0042602C" w:rsidP="009F6025">
      <w:pPr>
        <w:ind w:firstLine="0"/>
        <w:rPr>
          <w:ins w:id="11076" w:author="Rinat Gub" w:date="2022-12-06T13:44:00Z"/>
        </w:rPr>
      </w:pPr>
      <w:ins w:id="11077" w:author="Rinat Gub" w:date="2022-12-06T13:44:00Z">
        <w:r>
  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  </w:r>
        <w:r w:rsidR="008D72AB">
          <w:t xml:space="preserve"> закупки</w:t>
        </w:r>
        <w:r>
          <w:t xml:space="preserve">/Субподрядчиков </w:t>
        </w:r>
        <w:r w:rsidR="00D63167">
          <w:t>(соисполнителей)</w:t>
        </w:r>
        <w:r>
          <w:t xml:space="preserve">и т.д. </w:t>
        </w:r>
      </w:ins>
    </w:p>
    <w:p w:rsidR="00002164" w:rsidRDefault="00626323">
      <w:pPr>
        <w:rPr>
          <w:ins w:id="11078" w:author="Rinat Gub" w:date="2022-12-06T13:44:00Z"/>
        </w:rPr>
      </w:pPr>
      <w:ins w:id="11079" w:author="Rinat Gub" w:date="2022-12-06T13:44:00Z">
        <w:r w:rsidRPr="00626323">
          <w:t xml:space="preserve"> </w:t>
        </w:r>
      </w:ins>
    </w:p>
    <w:p w:rsidR="00E4319A" w:rsidRPr="00203244" w:rsidRDefault="00E4319A" w:rsidP="00E4319A">
      <w:pPr>
        <w:rPr>
          <w:ins w:id="11080" w:author="Rinat Gub" w:date="2022-12-06T13:44:00Z"/>
        </w:rPr>
        <w:sectPr w:rsidR="00E4319A" w:rsidRPr="00203244" w:rsidSect="00694DD2">
          <w:headerReference w:type="even" r:id="rId136"/>
          <w:headerReference w:type="default" r:id="rId137"/>
          <w:footerReference w:type="default" r:id="rId138"/>
          <w:headerReference w:type="first" r:id="rId13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ins w:id="11081" w:author="Rinat Gub" w:date="2022-12-06T13:44:00Z"/>
          <w:bCs/>
          <w:sz w:val="28"/>
          <w:szCs w:val="24"/>
        </w:rPr>
      </w:pPr>
      <w:bookmarkStart w:id="11082" w:name="_Toc398807147"/>
      <w:ins w:id="11083" w:author="Rinat Gub" w:date="2022-12-06T13:44:00Z">
        <w:r w:rsidRPr="00203244">
          <w:rPr>
            <w:rFonts w:ascii="Arial" w:hAnsi="Arial"/>
            <w:b/>
            <w:bCs/>
            <w:caps/>
            <w:sz w:val="28"/>
            <w:szCs w:val="24"/>
          </w:rPr>
          <w:lastRenderedPageBreak/>
          <w:t>Форма анкеты-заявки поставщика/ Участника закупки</w:t>
        </w:r>
        <w:r w:rsidRPr="00203244">
          <w:rPr>
            <w:rFonts w:ascii="Arial" w:hAnsi="Arial"/>
            <w:b/>
            <w:bCs/>
            <w:caps/>
            <w:sz w:val="28"/>
            <w:szCs w:val="24"/>
          </w:rPr>
          <w:tab/>
          <w:t xml:space="preserve"> на аккредитацию</w:t>
        </w:r>
        <w:bookmarkEnd w:id="11082"/>
        <w:r w:rsidR="00965140">
          <w:rPr>
            <w:rStyle w:val="afc"/>
            <w:rFonts w:ascii="Arial" w:hAnsi="Arial"/>
            <w:b/>
            <w:bCs/>
            <w:caps/>
            <w:szCs w:val="24"/>
          </w:rPr>
          <w:footnoteReference w:id="57"/>
        </w:r>
        <w:r w:rsidRPr="00203244">
          <w:rPr>
            <w:rStyle w:val="afc"/>
            <w:rFonts w:ascii="Arial" w:hAnsi="Arial"/>
            <w:b/>
            <w:bCs/>
            <w:caps/>
            <w:szCs w:val="24"/>
          </w:rPr>
          <w:footnoteReference w:id="58"/>
        </w:r>
      </w:ins>
    </w:p>
    <w:p w:rsidR="00F9606E" w:rsidRPr="00203244" w:rsidRDefault="00F9606E" w:rsidP="00F9606E">
      <w:pPr>
        <w:tabs>
          <w:tab w:val="clear" w:pos="1134"/>
        </w:tabs>
        <w:rPr>
          <w:ins w:id="11088" w:author="Rinat Gub" w:date="2022-12-06T13:44:00Z"/>
        </w:r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ins w:id="11089" w:author="Rinat Gub" w:date="2022-12-06T13:44:00Z"/>
          <w:b/>
          <w:bCs/>
          <w:color w:val="000000"/>
          <w:spacing w:val="36"/>
          <w:szCs w:val="22"/>
        </w:rPr>
      </w:pPr>
      <w:moveToRangeStart w:id="11090" w:author="Rinat Gub" w:date="2022-12-06T13:44:00Z" w:name="move121226683"/>
      <w:moveTo w:id="11091" w:author="Rinat Gub" w:date="2022-12-06T13:44:00Z">
        <w:r>
          <w:rPr>
            <w:b/>
            <w:bCs/>
            <w:color w:val="000000"/>
            <w:spacing w:val="36"/>
            <w:szCs w:val="22"/>
          </w:rPr>
          <w:t>начало</w:t>
        </w:r>
        <w:r w:rsidRPr="00203244">
          <w:rPr>
            <w:b/>
            <w:bCs/>
            <w:color w:val="000000"/>
            <w:spacing w:val="36"/>
            <w:szCs w:val="22"/>
          </w:rPr>
          <w:t xml:space="preserve"> </w:t>
        </w:r>
        <w:r w:rsidRPr="00326EC6">
          <w:rPr>
            <w:b/>
            <w:bCs/>
            <w:color w:val="000000"/>
            <w:spacing w:val="36"/>
            <w:szCs w:val="22"/>
          </w:rPr>
          <w:t>формы</w:t>
        </w:r>
      </w:moveTo>
      <w:moveToRangeEnd w:id="11090"/>
    </w:p>
    <w:p w:rsidR="00F9606E" w:rsidRDefault="00F9606E" w:rsidP="00F9606E">
      <w:pPr>
        <w:tabs>
          <w:tab w:val="clear" w:pos="1134"/>
        </w:tabs>
        <w:jc w:val="center"/>
        <w:rPr>
          <w:ins w:id="11092" w:author="Rinat Gub" w:date="2022-12-06T13:44:00Z"/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ins w:id="11093" w:author="Rinat Gub" w:date="2022-12-06T13:44:00Z"/>
          <w:rFonts w:ascii="Arial" w:hAnsi="Arial" w:cs="Arial"/>
          <w:b/>
          <w:bCs/>
        </w:rPr>
      </w:pPr>
      <w:ins w:id="11094" w:author="Rinat Gub" w:date="2022-12-06T13:44:00Z">
        <w:r w:rsidRPr="00203244">
          <w:rPr>
            <w:rFonts w:ascii="Arial" w:hAnsi="Arial" w:cs="Arial"/>
            <w:b/>
            <w:bCs/>
          </w:rPr>
          <w:t xml:space="preserve">АНКЕТА-ЗАЯВКА на аккредитацию </w:t>
        </w:r>
      </w:ins>
    </w:p>
    <w:p w:rsidR="00BC4D7A" w:rsidRDefault="00F9606E" w:rsidP="00F9606E">
      <w:pPr>
        <w:tabs>
          <w:tab w:val="clear" w:pos="1134"/>
        </w:tabs>
        <w:jc w:val="center"/>
        <w:rPr>
          <w:ins w:id="11095" w:author="Rinat Gub" w:date="2022-12-06T13:44:00Z"/>
          <w:rFonts w:ascii="Arial" w:hAnsi="Arial" w:cs="Arial"/>
          <w:b/>
          <w:bCs/>
        </w:rPr>
      </w:pPr>
      <w:ins w:id="11096" w:author="Rinat Gub" w:date="2022-12-06T13:44:00Z">
        <w:r w:rsidRPr="00203244">
          <w:rPr>
            <w:rFonts w:ascii="Arial" w:hAnsi="Arial" w:cs="Arial"/>
            <w:b/>
            <w:bCs/>
          </w:rPr>
          <w:t xml:space="preserve">Поставщика/ Участника закупки для нужд </w:t>
        </w:r>
      </w:ins>
    </w:p>
    <w:p w:rsidR="00F9606E" w:rsidRPr="00203244" w:rsidRDefault="00F9606E" w:rsidP="00F9606E">
      <w:pPr>
        <w:tabs>
          <w:tab w:val="clear" w:pos="1134"/>
        </w:tabs>
        <w:jc w:val="center"/>
        <w:rPr>
          <w:ins w:id="11097" w:author="Rinat Gub" w:date="2022-12-06T13:44:00Z"/>
          <w:rFonts w:ascii="Arial" w:hAnsi="Arial" w:cs="Arial"/>
          <w:b/>
          <w:bCs/>
        </w:rPr>
      </w:pPr>
      <w:ins w:id="11098" w:author="Rinat Gub" w:date="2022-12-06T13:44:00Z">
        <w:r w:rsidRPr="00203244">
          <w:t>[</w:t>
        </w:r>
        <w:r w:rsidRPr="00203244">
          <w:rPr>
            <w:i/>
          </w:rPr>
          <w:t xml:space="preserve">указать наименование </w:t>
        </w:r>
        <w:r w:rsidR="00BC4D7A">
          <w:rPr>
            <w:i/>
          </w:rPr>
          <w:t xml:space="preserve">Общества группы </w:t>
        </w:r>
        <w:r w:rsidR="004859FF">
          <w:rPr>
            <w:i/>
          </w:rPr>
          <w:t>ПАО</w:t>
        </w:r>
        <w:r w:rsidRPr="00203244">
          <w:rPr>
            <w:i/>
          </w:rPr>
          <w:t xml:space="preserve"> «НК «РОСНЕФТЬ»</w:t>
        </w:r>
        <w:r w:rsidRPr="00203244">
          <w:t>]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rPr>
          <w:moveTo w:id="11099" w:author="Rinat Gub" w:date="2022-12-06T13:44:00Z"/>
          <w:rPrChange w:id="11100" w:author="Rinat Gub" w:date="2022-12-06T13:44:00Z">
            <w:rPr>
              <w:moveTo w:id="11101" w:author="Rinat Gub" w:date="2022-12-06T13:44:00Z"/>
              <w:b/>
              <w:i/>
            </w:rPr>
          </w:rPrChange>
        </w:rPr>
        <w:pPrChange w:id="11102" w:author="Rinat Gub" w:date="2022-12-06T13:44:00Z">
          <w:pPr>
            <w:jc w:val="center"/>
          </w:pPr>
        </w:pPrChange>
      </w:pPr>
      <w:moveToRangeStart w:id="11103" w:author="Rinat Gub" w:date="2022-12-06T13:44:00Z" w:name="move121226680"/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ins w:id="11104" w:author="Rinat Gub" w:date="2022-12-06T13:44:00Z"/>
          <w:sz w:val="22"/>
          <w:szCs w:val="22"/>
          <w:u w:val="single"/>
        </w:rPr>
      </w:pPr>
      <w:moveTo w:id="11105" w:author="Rinat Gub" w:date="2022-12-06T13:44:00Z">
        <w:r w:rsidRPr="005674DD">
          <w:rPr>
            <w:sz w:val="22"/>
            <w:rPrChange w:id="11106" w:author="Rinat Gub" w:date="2022-12-06T13:44:00Z">
              <w:rPr/>
            </w:rPrChange>
          </w:rPr>
          <w:t xml:space="preserve">Наименование </w:t>
        </w:r>
      </w:moveTo>
      <w:moveToRangeEnd w:id="11103"/>
      <w:ins w:id="11107" w:author="Rinat Gub" w:date="2022-12-06T13:44:00Z">
        <w:r w:rsidRPr="005674DD">
          <w:rPr>
            <w:sz w:val="22"/>
            <w:szCs w:val="22"/>
          </w:rPr>
          <w:t xml:space="preserve">Поставщика/Участника закупки </w:t>
        </w:r>
        <w:r w:rsidRPr="005674DD">
          <w:rPr>
            <w:i/>
            <w:iCs/>
            <w:color w:val="000000" w:themeColor="text1"/>
            <w:sz w:val="22"/>
            <w:szCs w:val="22"/>
          </w:rPr>
          <w:t>(полное и краткое наименование)</w:t>
        </w:r>
        <w:r w:rsidRPr="005674DD">
          <w:rPr>
            <w:color w:val="000000" w:themeColor="text1"/>
            <w:sz w:val="22"/>
            <w:szCs w:val="22"/>
          </w:rPr>
          <w:t>:</w:t>
        </w:r>
      </w:ins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ins w:id="11108" w:author="Rinat Gub" w:date="2022-12-06T13:44:00Z"/>
          <w:sz w:val="22"/>
          <w:szCs w:val="22"/>
          <w:u w:val="single"/>
        </w:rPr>
      </w:pPr>
      <w:ins w:id="11109" w:author="Rinat Gub" w:date="2022-12-06T13:44:00Z"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</w:ins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ins w:id="11110" w:author="Rinat Gub" w:date="2022-12-06T13:44:00Z"/>
          <w:bCs/>
          <w:sz w:val="22"/>
          <w:szCs w:val="22"/>
        </w:rPr>
      </w:pPr>
      <w:ins w:id="11111" w:author="Rinat Gub" w:date="2022-12-06T13:44:00Z">
        <w:r w:rsidRPr="005674DD">
          <w:rPr>
            <w:bCs/>
            <w:sz w:val="22"/>
            <w:szCs w:val="22"/>
          </w:rPr>
          <w:t xml:space="preserve">Прежнее название </w:t>
        </w:r>
        <w:r w:rsidRPr="005674DD">
          <w:rPr>
            <w:sz w:val="22"/>
            <w:szCs w:val="22"/>
          </w:rPr>
          <w:t>Поставщика/Участника закупки</w:t>
        </w:r>
        <w:r w:rsidRPr="005674DD">
          <w:rPr>
            <w:bCs/>
            <w:sz w:val="22"/>
            <w:szCs w:val="22"/>
          </w:rPr>
          <w:t>, если менялось перечислить названия и даты регистрации</w:t>
        </w:r>
        <w:r w:rsidR="00554701">
          <w:rPr>
            <w:bCs/>
            <w:sz w:val="22"/>
            <w:szCs w:val="22"/>
          </w:rPr>
          <w:t xml:space="preserve"> (включая изменения организационно-правовой формы)</w:t>
        </w:r>
        <w:r w:rsidRPr="005674DD">
          <w:rPr>
            <w:bCs/>
            <w:sz w:val="22"/>
            <w:szCs w:val="22"/>
          </w:rPr>
          <w:t xml:space="preserve">: </w:t>
        </w:r>
        <w:r w:rsidRPr="005674DD">
          <w:rPr>
            <w:bCs/>
            <w:i/>
            <w:sz w:val="22"/>
            <w:szCs w:val="22"/>
          </w:rPr>
          <w:t>И</w:t>
        </w:r>
        <w:r w:rsidR="00554701">
          <w:rPr>
            <w:bCs/>
            <w:i/>
            <w:sz w:val="22"/>
            <w:szCs w:val="22"/>
          </w:rPr>
          <w:t xml:space="preserve">зменялось </w:t>
        </w:r>
        <w:r w:rsidRPr="005674DD">
          <w:rPr>
            <w:bCs/>
            <w:i/>
            <w:sz w:val="22"/>
            <w:szCs w:val="22"/>
          </w:rPr>
          <w:t>/ Не и</w:t>
        </w:r>
        <w:r w:rsidR="00554701">
          <w:rPr>
            <w:bCs/>
            <w:i/>
            <w:sz w:val="22"/>
            <w:szCs w:val="22"/>
          </w:rPr>
          <w:t>зменялось</w:t>
        </w:r>
      </w:ins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5"/>
        <w:gridCol w:w="1794"/>
        <w:gridCol w:w="5044"/>
        <w:gridCol w:w="2216"/>
      </w:tblGrid>
      <w:tr w:rsidR="00F9606E" w:rsidRPr="00DC6524" w:rsidTr="00490DBC">
        <w:trPr>
          <w:ins w:id="11112" w:author="Rinat Gub" w:date="2022-12-06T13:44:00Z"/>
        </w:trPr>
        <w:tc>
          <w:tcPr>
            <w:tcW w:w="5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13" w:author="Rinat Gub" w:date="2022-12-06T13:44:00Z"/>
                <w:b/>
                <w:sz w:val="16"/>
                <w:szCs w:val="22"/>
              </w:rPr>
            </w:pPr>
            <w:ins w:id="11114" w:author="Rinat Gub" w:date="2022-12-06T13:44:00Z">
              <w:r w:rsidRPr="00DC6524">
                <w:rPr>
                  <w:rFonts w:ascii="Arial" w:hAnsi="Arial" w:cs="Arial"/>
                  <w:b/>
                  <w:caps/>
                  <w:sz w:val="16"/>
                  <w:szCs w:val="22"/>
                </w:rPr>
                <w:t>№ п/п</w:t>
              </w:r>
            </w:ins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15" w:author="Rinat Gub" w:date="2022-12-06T13:44:00Z"/>
                <w:rFonts w:ascii="Arial" w:hAnsi="Arial" w:cs="Arial"/>
                <w:b/>
                <w:caps/>
                <w:sz w:val="16"/>
                <w:szCs w:val="22"/>
              </w:rPr>
            </w:pPr>
            <w:ins w:id="11116" w:author="Rinat Gub" w:date="2022-12-06T13:44:00Z">
              <w:r w:rsidRPr="00DC6524">
                <w:rPr>
                  <w:rFonts w:ascii="Arial" w:hAnsi="Arial" w:cs="Arial"/>
                  <w:b/>
                  <w:caps/>
                  <w:sz w:val="16"/>
                  <w:szCs w:val="22"/>
                </w:rPr>
                <w:t>Дата регистрации</w:t>
              </w:r>
            </w:ins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17" w:author="Rinat Gub" w:date="2022-12-06T13:44:00Z"/>
                <w:rFonts w:ascii="Arial" w:hAnsi="Arial" w:cs="Arial"/>
                <w:b/>
                <w:caps/>
                <w:sz w:val="16"/>
                <w:szCs w:val="22"/>
              </w:rPr>
            </w:pPr>
            <w:ins w:id="11118" w:author="Rinat Gub" w:date="2022-12-06T13:44:00Z">
              <w:r w:rsidRPr="00DC6524">
                <w:rPr>
                  <w:rFonts w:ascii="Arial" w:hAnsi="Arial" w:cs="Arial"/>
                  <w:b/>
                  <w:caps/>
                  <w:sz w:val="16"/>
                  <w:szCs w:val="22"/>
                </w:rPr>
                <w:t>Наименование</w:t>
              </w:r>
            </w:ins>
          </w:p>
        </w:tc>
        <w:tc>
          <w:tcPr>
            <w:tcW w:w="221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19" w:author="Rinat Gub" w:date="2022-12-06T13:44:00Z"/>
                <w:rFonts w:ascii="Arial" w:hAnsi="Arial" w:cs="Arial"/>
                <w:b/>
                <w:caps/>
                <w:sz w:val="16"/>
                <w:szCs w:val="22"/>
              </w:rPr>
            </w:pPr>
            <w:ins w:id="11120" w:author="Rinat Gub" w:date="2022-12-06T13:44:00Z">
              <w:r w:rsidRPr="00DC6524">
                <w:rPr>
                  <w:rFonts w:ascii="Arial" w:hAnsi="Arial" w:cs="Arial"/>
                  <w:b/>
                  <w:caps/>
                  <w:sz w:val="16"/>
                  <w:szCs w:val="22"/>
                </w:rPr>
                <w:t>Примечание</w:t>
              </w:r>
            </w:ins>
          </w:p>
        </w:tc>
      </w:tr>
      <w:tr w:rsidR="00F9606E" w:rsidRPr="005674DD" w:rsidTr="00490DBC">
        <w:trPr>
          <w:ins w:id="11121" w:author="Rinat Gub" w:date="2022-12-06T13:44:00Z"/>
        </w:trPr>
        <w:tc>
          <w:tcPr>
            <w:tcW w:w="585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22" w:author="Rinat Gub" w:date="2022-12-06T13:44:00Z"/>
                <w:szCs w:val="22"/>
              </w:rPr>
            </w:pPr>
            <w:ins w:id="11123" w:author="Rinat Gub" w:date="2022-12-06T13:44:00Z">
              <w:r w:rsidRPr="005674DD">
                <w:rPr>
                  <w:szCs w:val="22"/>
                </w:rPr>
                <w:t>1</w:t>
              </w:r>
            </w:ins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24" w:author="Rinat Gub" w:date="2022-12-06T13:44:00Z"/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25" w:author="Rinat Gub" w:date="2022-12-06T13:44:00Z"/>
                <w:szCs w:val="22"/>
              </w:rPr>
            </w:pPr>
          </w:p>
        </w:tc>
        <w:tc>
          <w:tcPr>
            <w:tcW w:w="2216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26" w:author="Rinat Gub" w:date="2022-12-06T13:44:00Z"/>
                <w:szCs w:val="22"/>
              </w:rPr>
            </w:pPr>
          </w:p>
        </w:tc>
      </w:tr>
      <w:tr w:rsidR="00F9606E" w:rsidRPr="005674DD" w:rsidTr="00490DBC">
        <w:trPr>
          <w:ins w:id="11127" w:author="Rinat Gub" w:date="2022-12-06T13:44:00Z"/>
        </w:trPr>
        <w:tc>
          <w:tcPr>
            <w:tcW w:w="585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28" w:author="Rinat Gub" w:date="2022-12-06T13:44:00Z"/>
                <w:szCs w:val="22"/>
              </w:rPr>
            </w:pPr>
            <w:ins w:id="11129" w:author="Rinat Gub" w:date="2022-12-06T13:44:00Z">
              <w:r w:rsidRPr="005674DD">
                <w:rPr>
                  <w:szCs w:val="22"/>
                </w:rPr>
                <w:t>2</w:t>
              </w:r>
            </w:ins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0" w:author="Rinat Gub" w:date="2022-12-06T13:44:00Z"/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1" w:author="Rinat Gub" w:date="2022-12-06T13:44:00Z"/>
                <w:szCs w:val="22"/>
              </w:rPr>
            </w:pPr>
          </w:p>
        </w:tc>
        <w:tc>
          <w:tcPr>
            <w:tcW w:w="2216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2" w:author="Rinat Gub" w:date="2022-12-06T13:44:00Z"/>
                <w:szCs w:val="22"/>
              </w:rPr>
            </w:pPr>
          </w:p>
        </w:tc>
      </w:tr>
      <w:tr w:rsidR="00F9606E" w:rsidRPr="005674DD" w:rsidTr="00490DBC">
        <w:trPr>
          <w:ins w:id="11133" w:author="Rinat Gub" w:date="2022-12-06T13:44:00Z"/>
        </w:trPr>
        <w:tc>
          <w:tcPr>
            <w:tcW w:w="585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4" w:author="Rinat Gub" w:date="2022-12-06T13:44:00Z"/>
                <w:szCs w:val="22"/>
              </w:rPr>
            </w:pPr>
            <w:ins w:id="11135" w:author="Rinat Gub" w:date="2022-12-06T13:44:00Z">
              <w:r w:rsidRPr="005674DD">
                <w:rPr>
                  <w:szCs w:val="22"/>
                </w:rPr>
                <w:t>…</w:t>
              </w:r>
            </w:ins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6" w:author="Rinat Gub" w:date="2022-12-06T13:44:00Z"/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7" w:author="Rinat Gub" w:date="2022-12-06T13:44:00Z"/>
                <w:szCs w:val="22"/>
              </w:rPr>
            </w:pPr>
          </w:p>
        </w:tc>
        <w:tc>
          <w:tcPr>
            <w:tcW w:w="2216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ins w:id="11138" w:author="Rinat Gub" w:date="2022-12-06T13:44:00Z"/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ns w:id="11139" w:author="Rinat Gub" w:date="2022-12-06T13:44:00Z"/>
          <w:bCs/>
          <w:sz w:val="22"/>
          <w:szCs w:val="22"/>
        </w:rPr>
      </w:pPr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ins w:id="11140" w:author="Rinat Gub" w:date="2022-12-06T13:44:00Z"/>
          <w:bCs/>
          <w:sz w:val="22"/>
          <w:szCs w:val="22"/>
        </w:rPr>
      </w:pPr>
      <w:ins w:id="11141" w:author="Rinat Gub" w:date="2022-12-06T13:44:00Z">
        <w:r w:rsidRPr="005674DD">
          <w:rPr>
            <w:bCs/>
            <w:sz w:val="22"/>
            <w:szCs w:val="22"/>
          </w:rPr>
          <w:t xml:space="preserve">ИНН: </w:t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  <w:r w:rsidRPr="005674DD">
          <w:rPr>
            <w:bCs/>
            <w:sz w:val="22"/>
            <w:szCs w:val="22"/>
            <w:u w:val="single"/>
          </w:rPr>
          <w:tab/>
        </w:r>
      </w:ins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ns w:id="11142" w:author="Rinat Gub" w:date="2022-12-06T13:44:00Z"/>
          <w:i/>
          <w:iCs/>
          <w:color w:val="000000" w:themeColor="text1"/>
          <w:sz w:val="20"/>
          <w:szCs w:val="22"/>
        </w:rPr>
      </w:pPr>
      <w:ins w:id="11143" w:author="Rinat Gub" w:date="2022-12-06T13:44:00Z">
        <w:r w:rsidRPr="005674DD">
          <w:rPr>
            <w:i/>
            <w:iCs/>
            <w:color w:val="000000" w:themeColor="text1"/>
            <w:sz w:val="20"/>
            <w:szCs w:val="22"/>
          </w:rPr>
          <w:t xml:space="preserve">(для нерезидентов Российской Федерации </w:t>
        </w:r>
        <w:r w:rsidRPr="005674DD">
          <w:rPr>
            <w:color w:val="000000" w:themeColor="text1"/>
            <w:sz w:val="20"/>
            <w:szCs w:val="22"/>
          </w:rPr>
          <w:t>—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 </w:t>
        </w:r>
        <w:r w:rsidRPr="005674DD">
          <w:rPr>
            <w:i/>
            <w:iCs/>
            <w:color w:val="000000" w:themeColor="text1"/>
            <w:sz w:val="20"/>
            <w:szCs w:val="22"/>
            <w:lang w:val="en-US"/>
          </w:rPr>
          <w:t>TIN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 (</w:t>
        </w:r>
        <w:r w:rsidRPr="005674DD">
          <w:rPr>
            <w:i/>
            <w:iCs/>
            <w:color w:val="000000" w:themeColor="text1"/>
            <w:sz w:val="20"/>
            <w:szCs w:val="22"/>
            <w:lang w:val="en-US"/>
          </w:rPr>
          <w:t>Taxpayer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 </w:t>
        </w:r>
        <w:r w:rsidRPr="005674DD">
          <w:rPr>
            <w:i/>
            <w:iCs/>
            <w:color w:val="000000" w:themeColor="text1"/>
            <w:sz w:val="20"/>
            <w:szCs w:val="22"/>
            <w:lang w:val="en-US"/>
          </w:rPr>
          <w:t>Identification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 </w:t>
        </w:r>
        <w:r w:rsidRPr="005674DD">
          <w:rPr>
            <w:i/>
            <w:iCs/>
            <w:color w:val="000000" w:themeColor="text1"/>
            <w:sz w:val="20"/>
            <w:szCs w:val="22"/>
            <w:lang w:val="en-US"/>
          </w:rPr>
          <w:t>Number</w:t>
        </w:r>
        <w:r w:rsidRPr="005674DD">
          <w:rPr>
            <w:i/>
            <w:iCs/>
            <w:color w:val="000000" w:themeColor="text1"/>
            <w:sz w:val="20"/>
            <w:szCs w:val="22"/>
          </w:rPr>
          <w:t>) или другой идентификационный номер налогоплательщика)</w:t>
        </w:r>
      </w:ins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ins w:id="11144" w:author="Rinat Gub" w:date="2022-12-06T13:44:00Z"/>
          <w:szCs w:val="22"/>
          <w:u w:val="single"/>
        </w:rPr>
      </w:pPr>
      <w:ins w:id="11145" w:author="Rinat Gub" w:date="2022-12-06T13:44:00Z">
        <w:r w:rsidRPr="005674DD">
          <w:rPr>
            <w:szCs w:val="22"/>
          </w:rPr>
          <w:t xml:space="preserve">КПП: </w:t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</w:ins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ins w:id="11146" w:author="Rinat Gub" w:date="2022-12-06T13:44:00Z"/>
          <w:szCs w:val="22"/>
          <w:u w:val="single"/>
        </w:rPr>
      </w:pPr>
      <w:ins w:id="11147" w:author="Rinat Gub" w:date="2022-12-06T13:44:00Z">
        <w:r w:rsidRPr="005674DD">
          <w:rPr>
            <w:szCs w:val="22"/>
          </w:rPr>
          <w:t>ОГРН:</w:t>
        </w:r>
        <w:r w:rsidR="00D77287">
          <w:rPr>
            <w:szCs w:val="22"/>
            <w:u w:val="single"/>
          </w:rPr>
          <w:t xml:space="preserve"> </w:t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="00D77287">
          <w:rPr>
            <w:szCs w:val="22"/>
            <w:u w:val="single"/>
          </w:rPr>
          <w:tab/>
        </w:r>
        <w:r w:rsidRPr="005674DD">
          <w:rPr>
            <w:szCs w:val="22"/>
            <w:u w:val="single"/>
          </w:rPr>
          <w:tab/>
        </w:r>
      </w:ins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ns w:id="11148" w:author="Rinat Gub" w:date="2022-12-06T13:44:00Z"/>
          <w:i/>
          <w:iCs/>
          <w:color w:val="000000" w:themeColor="text1"/>
          <w:sz w:val="20"/>
          <w:szCs w:val="22"/>
        </w:rPr>
      </w:pPr>
      <w:ins w:id="11149" w:author="Rinat Gub" w:date="2022-12-06T13:44:00Z">
        <w:r w:rsidRPr="005674DD">
          <w:rPr>
            <w:i/>
            <w:iCs/>
            <w:color w:val="000000" w:themeColor="text1"/>
            <w:szCs w:val="22"/>
          </w:rPr>
          <w:t>(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для нерезидентов Российской Федерации </w:t>
        </w:r>
        <w:r w:rsidRPr="005674DD">
          <w:rPr>
            <w:color w:val="000000" w:themeColor="text1"/>
            <w:sz w:val="20"/>
            <w:szCs w:val="22"/>
          </w:rPr>
          <w:t>—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 указывается регистрационный номер)</w:t>
        </w:r>
      </w:ins>
    </w:p>
    <w:p w:rsid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ns w:id="11150" w:author="Rinat Gub" w:date="2022-12-06T13:44:00Z"/>
          <w:iCs/>
          <w:szCs w:val="22"/>
        </w:rPr>
      </w:pPr>
      <w:ins w:id="11151" w:author="Rinat Gub" w:date="2022-12-06T13:44:00Z">
        <w:r w:rsidRPr="00215D63">
          <w:rPr>
            <w:iCs/>
            <w:szCs w:val="22"/>
          </w:rPr>
          <w:t>ОКПО________________________________________________________________</w:t>
        </w:r>
      </w:ins>
    </w:p>
    <w:p w:rsidR="00A821D8" w:rsidRPr="00215D63" w:rsidRDefault="00A821D8" w:rsidP="00A821D8">
      <w:pPr>
        <w:tabs>
          <w:tab w:val="clear" w:pos="1134"/>
          <w:tab w:val="right" w:pos="9169"/>
        </w:tabs>
        <w:spacing w:after="120"/>
        <w:ind w:left="709" w:firstLine="0"/>
        <w:jc w:val="left"/>
        <w:rPr>
          <w:ins w:id="11152" w:author="Rinat Gub" w:date="2022-12-06T13:44:00Z"/>
          <w:iCs/>
          <w:szCs w:val="22"/>
        </w:rPr>
      </w:pPr>
      <w:ins w:id="11153" w:author="Rinat Gub" w:date="2022-12-06T13:44:00Z">
        <w:r>
          <w:rPr>
            <w:iCs/>
            <w:szCs w:val="22"/>
          </w:rPr>
          <w:t xml:space="preserve">Расчетный счет и реквизиты банка </w:t>
        </w:r>
        <w:r>
          <w:rPr>
            <w:iCs/>
            <w:szCs w:val="22"/>
            <w:u w:val="single"/>
          </w:rPr>
          <w:tab/>
        </w:r>
      </w:ins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ins w:id="11154" w:author="Rinat Gub" w:date="2022-12-06T13:44:00Z"/>
          <w:bCs/>
          <w:sz w:val="22"/>
          <w:szCs w:val="22"/>
        </w:rPr>
      </w:pPr>
      <w:ins w:id="11155" w:author="Rinat Gub" w:date="2022-12-06T13:44:00Z">
        <w:r w:rsidRPr="005674DD">
          <w:rPr>
            <w:bCs/>
            <w:sz w:val="22"/>
            <w:szCs w:val="22"/>
          </w:rPr>
          <w:t>Основной код ОКВЭД</w:t>
        </w:r>
        <w:r w:rsidR="00E4689A">
          <w:rPr>
            <w:bCs/>
            <w:sz w:val="22"/>
            <w:szCs w:val="22"/>
          </w:rPr>
          <w:t>2</w:t>
        </w:r>
        <w:r w:rsidRPr="005674DD">
          <w:rPr>
            <w:bCs/>
            <w:sz w:val="22"/>
            <w:szCs w:val="22"/>
          </w:rPr>
          <w:t>: ______________________________________________________</w:t>
        </w:r>
      </w:ins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ins w:id="11156" w:author="Rinat Gub" w:date="2022-12-06T13:44:00Z"/>
          <w:sz w:val="22"/>
          <w:szCs w:val="22"/>
        </w:rPr>
      </w:pPr>
      <w:ins w:id="11157" w:author="Rinat Gub" w:date="2022-12-06T13:44:00Z">
        <w:r w:rsidRPr="005674DD">
          <w:rPr>
            <w:sz w:val="22"/>
            <w:szCs w:val="22"/>
          </w:rPr>
          <w:t xml:space="preserve">Руководитель Поставщика/Участника закупки </w:t>
        </w:r>
        <w:r w:rsidRPr="00066415">
          <w:rPr>
            <w:i/>
            <w:iCs/>
            <w:color w:val="000000" w:themeColor="text1"/>
            <w:szCs w:val="22"/>
          </w:rPr>
          <w:t>(должность, фамилия, имя, отчество)</w:t>
        </w:r>
        <w:r w:rsidRPr="00066415">
          <w:rPr>
            <w:iCs/>
            <w:color w:val="333399"/>
            <w:szCs w:val="22"/>
          </w:rPr>
          <w:t>:</w:t>
        </w:r>
      </w:ins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ins w:id="11158" w:author="Rinat Gub" w:date="2022-12-06T13:44:00Z"/>
          <w:sz w:val="22"/>
          <w:szCs w:val="22"/>
        </w:rPr>
      </w:pPr>
      <w:ins w:id="11159" w:author="Rinat Gub" w:date="2022-12-06T13:44:00Z">
        <w:r w:rsidRPr="005674DD">
          <w:rPr>
            <w:sz w:val="22"/>
            <w:szCs w:val="22"/>
            <w:u w:val="single"/>
          </w:rPr>
          <w:t xml:space="preserve"> </w:t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</w:ins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ins w:id="11160" w:author="Rinat Gub" w:date="2022-12-06T13:44:00Z"/>
          <w:sz w:val="22"/>
          <w:szCs w:val="22"/>
          <w:u w:val="single"/>
        </w:rPr>
      </w:pPr>
      <w:ins w:id="11161" w:author="Rinat Gub" w:date="2022-12-06T13:44:00Z">
        <w:r w:rsidRPr="005674DD">
          <w:rPr>
            <w:sz w:val="22"/>
            <w:szCs w:val="22"/>
          </w:rPr>
          <w:t xml:space="preserve">Главный бухгалтер </w:t>
        </w:r>
        <w:r w:rsidRPr="005674DD">
          <w:rPr>
            <w:i/>
            <w:iCs/>
            <w:color w:val="000000" w:themeColor="text1"/>
            <w:sz w:val="22"/>
            <w:szCs w:val="22"/>
          </w:rPr>
          <w:t>(фамилия, имя, отчество)</w:t>
        </w:r>
        <w:r w:rsidRPr="005674DD">
          <w:rPr>
            <w:iCs/>
            <w:color w:val="000000" w:themeColor="text1"/>
            <w:sz w:val="22"/>
            <w:szCs w:val="22"/>
          </w:rPr>
          <w:t>:</w:t>
        </w:r>
        <w:r w:rsidRPr="005674DD"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</w:ins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ins w:id="11162" w:author="Rinat Gub" w:date="2022-12-06T13:44:00Z"/>
          <w:bCs/>
          <w:sz w:val="22"/>
          <w:szCs w:val="22"/>
          <w:u w:val="single"/>
        </w:rPr>
      </w:pPr>
      <w:ins w:id="11163" w:author="Rinat Gub" w:date="2022-12-06T13:44:00Z">
        <w:r w:rsidRPr="005674DD">
          <w:rPr>
            <w:bCs/>
            <w:sz w:val="22"/>
            <w:szCs w:val="22"/>
          </w:rPr>
          <w:t xml:space="preserve">Дата, место и орган регистрации, № свидетельства: </w:t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</w:ins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ns w:id="11164" w:author="Rinat Gub" w:date="2022-12-06T13:44:00Z"/>
          <w:i/>
          <w:iCs/>
          <w:color w:val="000000" w:themeColor="text1"/>
          <w:sz w:val="20"/>
          <w:szCs w:val="22"/>
        </w:rPr>
      </w:pPr>
      <w:ins w:id="11165" w:author="Rinat Gub" w:date="2022-12-06T13:44:00Z">
        <w:r w:rsidRPr="005674DD">
          <w:rPr>
            <w:i/>
            <w:iCs/>
            <w:color w:val="000000" w:themeColor="text1"/>
            <w:sz w:val="20"/>
            <w:szCs w:val="22"/>
          </w:rPr>
          <w:t xml:space="preserve">(Для нерезидентов Российской Федерации </w:t>
        </w:r>
        <w:r w:rsidRPr="005674DD">
          <w:rPr>
            <w:color w:val="000000" w:themeColor="text1"/>
            <w:sz w:val="20"/>
            <w:szCs w:val="22"/>
          </w:rPr>
          <w:t>—</w:t>
        </w:r>
        <w:r w:rsidRPr="005674DD">
          <w:rPr>
            <w:i/>
            <w:iCs/>
            <w:color w:val="000000" w:themeColor="text1"/>
            <w:sz w:val="20"/>
            <w:szCs w:val="22"/>
          </w:rPr>
          <w:t xml:space="preserve"> дата и место регистрации в Торговой палате либо ином регистрирующем юридические лица органе)</w:t>
        </w:r>
      </w:ins>
    </w:p>
    <w:p w:rsidR="00F9606E" w:rsidRPr="001A011E" w:rsidRDefault="00F9606E" w:rsidP="0040134A">
      <w:pPr>
        <w:pStyle w:val="afa"/>
        <w:keepNext/>
        <w:widowControl/>
        <w:numPr>
          <w:ilvl w:val="0"/>
          <w:numId w:val="110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ins w:id="11166" w:author="Rinat Gub" w:date="2022-12-06T13:44:00Z"/>
          <w:sz w:val="22"/>
          <w:szCs w:val="22"/>
        </w:rPr>
      </w:pPr>
      <w:ins w:id="11167" w:author="Rinat Gub" w:date="2022-12-06T13:44:00Z">
        <w:r w:rsidRPr="001A011E">
          <w:rPr>
            <w:sz w:val="22"/>
            <w:szCs w:val="22"/>
          </w:rPr>
          <w:t xml:space="preserve">Адрес (местонахождение): </w:t>
        </w:r>
      </w:ins>
    </w:p>
    <w:p w:rsidR="00F9606E" w:rsidRPr="009929D4" w:rsidRDefault="00F9606E" w:rsidP="00F9606E">
      <w:pPr>
        <w:tabs>
          <w:tab w:val="clear" w:pos="1134"/>
        </w:tabs>
        <w:ind w:left="709" w:firstLine="0"/>
        <w:rPr>
          <w:ins w:id="11168" w:author="Rinat Gub" w:date="2022-12-06T13:44:00Z"/>
          <w:sz w:val="22"/>
          <w:szCs w:val="22"/>
          <w:u w:val="single"/>
        </w:rPr>
      </w:pPr>
      <w:ins w:id="11169" w:author="Rinat Gub" w:date="2022-12-06T13:44:00Z">
        <w:r w:rsidRPr="009929D4">
          <w:rPr>
            <w:szCs w:val="22"/>
          </w:rPr>
          <w:t>Юридический</w:t>
        </w:r>
        <w:r w:rsidR="00787A51" w:rsidRPr="009929D4">
          <w:rPr>
            <w:rStyle w:val="afc"/>
            <w:sz w:val="22"/>
            <w:szCs w:val="22"/>
          </w:rPr>
          <w:footnoteReference w:id="59"/>
        </w:r>
        <w:r w:rsidRPr="009929D4">
          <w:rPr>
            <w:sz w:val="22"/>
            <w:szCs w:val="22"/>
          </w:rPr>
          <w:t xml:space="preserve">: </w:t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</w:ins>
    </w:p>
    <w:p w:rsidR="00F9606E" w:rsidRPr="009929D4" w:rsidRDefault="00F9606E" w:rsidP="00F9606E">
      <w:pPr>
        <w:tabs>
          <w:tab w:val="clear" w:pos="1134"/>
        </w:tabs>
        <w:ind w:left="709" w:firstLine="0"/>
        <w:rPr>
          <w:ins w:id="11172" w:author="Rinat Gub" w:date="2022-12-06T13:44:00Z"/>
          <w:sz w:val="22"/>
          <w:szCs w:val="22"/>
        </w:rPr>
      </w:pPr>
      <w:ins w:id="11173" w:author="Rinat Gub" w:date="2022-12-06T13:44:00Z">
        <w:r w:rsidRPr="009929D4">
          <w:rPr>
            <w:sz w:val="22"/>
            <w:szCs w:val="22"/>
          </w:rPr>
          <w:t xml:space="preserve">Фактический: </w:t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</w:ins>
    </w:p>
    <w:p w:rsidR="00F9606E" w:rsidRPr="009929D4" w:rsidRDefault="00F9606E" w:rsidP="00F9606E">
      <w:pPr>
        <w:tabs>
          <w:tab w:val="clear" w:pos="1134"/>
        </w:tabs>
        <w:ind w:left="709" w:firstLine="0"/>
        <w:rPr>
          <w:ins w:id="11174" w:author="Rinat Gub" w:date="2022-12-06T13:44:00Z"/>
          <w:sz w:val="22"/>
          <w:szCs w:val="22"/>
          <w:u w:val="single"/>
        </w:rPr>
      </w:pPr>
      <w:ins w:id="11175" w:author="Rinat Gub" w:date="2022-12-06T13:44:00Z">
        <w:r w:rsidRPr="009929D4">
          <w:rPr>
            <w:sz w:val="22"/>
            <w:szCs w:val="22"/>
          </w:rPr>
          <w:t xml:space="preserve">Страна регистрации: </w:t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</w:ins>
    </w:p>
    <w:p w:rsidR="00F9606E" w:rsidRPr="009929D4" w:rsidRDefault="00F9606E" w:rsidP="00F9606E">
      <w:pPr>
        <w:tabs>
          <w:tab w:val="clear" w:pos="1134"/>
        </w:tabs>
        <w:ind w:left="709" w:firstLine="0"/>
        <w:rPr>
          <w:ins w:id="11176" w:author="Rinat Gub" w:date="2022-12-06T13:44:00Z"/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ins w:id="11177" w:author="Rinat Gub" w:date="2022-12-06T13:44:00Z"/>
          <w:sz w:val="22"/>
          <w:szCs w:val="22"/>
          <w:u w:val="single"/>
        </w:rPr>
      </w:pPr>
      <w:ins w:id="11178" w:author="Rinat Gub" w:date="2022-12-06T13:44:00Z">
        <w:r w:rsidRPr="009929D4">
          <w:rPr>
            <w:sz w:val="22"/>
            <w:szCs w:val="22"/>
          </w:rPr>
          <w:t xml:space="preserve">Телефон (с кодом города): </w:t>
        </w:r>
        <w:r w:rsidRPr="009929D4">
          <w:rPr>
            <w:sz w:val="22"/>
            <w:szCs w:val="22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</w:ins>
    </w:p>
    <w:p w:rsidR="00F9606E" w:rsidRPr="009929D4" w:rsidRDefault="00F9606E" w:rsidP="00F9606E">
      <w:pPr>
        <w:tabs>
          <w:tab w:val="clear" w:pos="1134"/>
        </w:tabs>
        <w:ind w:left="709" w:firstLine="0"/>
        <w:rPr>
          <w:ins w:id="11179" w:author="Rinat Gub" w:date="2022-12-06T13:44:00Z"/>
          <w:sz w:val="22"/>
          <w:szCs w:val="22"/>
          <w:u w:val="single"/>
        </w:rPr>
      </w:pPr>
      <w:ins w:id="11180" w:author="Rinat Gub" w:date="2022-12-06T13:44:00Z">
        <w:r w:rsidRPr="009929D4">
          <w:rPr>
            <w:sz w:val="22"/>
            <w:szCs w:val="22"/>
          </w:rPr>
          <w:lastRenderedPageBreak/>
          <w:t xml:space="preserve">Электронная почта: </w:t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</w:ins>
    </w:p>
    <w:p w:rsidR="009929D4" w:rsidRPr="009929D4" w:rsidRDefault="009929D4" w:rsidP="00F9606E">
      <w:pPr>
        <w:tabs>
          <w:tab w:val="clear" w:pos="1134"/>
        </w:tabs>
        <w:ind w:left="709" w:firstLine="0"/>
        <w:rPr>
          <w:ins w:id="11181" w:author="Rinat Gub" w:date="2022-12-06T13:44:00Z"/>
          <w:sz w:val="22"/>
          <w:szCs w:val="22"/>
        </w:rPr>
      </w:pPr>
    </w:p>
    <w:p w:rsidR="00F9606E" w:rsidRDefault="00F9606E" w:rsidP="00F9606E">
      <w:pPr>
        <w:tabs>
          <w:tab w:val="clear" w:pos="1134"/>
        </w:tabs>
        <w:ind w:left="709" w:firstLine="0"/>
        <w:rPr>
          <w:ins w:id="11182" w:author="Rinat Gub" w:date="2022-12-06T13:44:00Z"/>
          <w:sz w:val="22"/>
          <w:szCs w:val="22"/>
          <w:u w:val="single"/>
        </w:rPr>
      </w:pPr>
      <w:ins w:id="11183" w:author="Rinat Gub" w:date="2022-12-06T13:44:00Z">
        <w:r w:rsidRPr="009929D4">
          <w:rPr>
            <w:sz w:val="22"/>
            <w:szCs w:val="22"/>
          </w:rPr>
          <w:t xml:space="preserve">Официальный веб-сайт Поставщика/Участника закупки: </w:t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="00D77287"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="00554701">
          <w:rPr>
            <w:sz w:val="22"/>
            <w:szCs w:val="22"/>
            <w:u w:val="single"/>
          </w:rPr>
          <w:tab/>
        </w:r>
      </w:ins>
    </w:p>
    <w:p w:rsidR="00554701" w:rsidRDefault="00554701" w:rsidP="00554701">
      <w:pPr>
        <w:tabs>
          <w:tab w:val="clear" w:pos="1134"/>
        </w:tabs>
        <w:ind w:left="709" w:firstLine="0"/>
        <w:rPr>
          <w:ins w:id="11184" w:author="Rinat Gub" w:date="2022-12-06T13:44:00Z"/>
          <w:sz w:val="22"/>
          <w:szCs w:val="22"/>
          <w:u w:val="single"/>
        </w:rPr>
      </w:pPr>
      <w:ins w:id="11185" w:author="Rinat Gub" w:date="2022-12-06T13:44:00Z">
        <w:r>
          <w:rPr>
            <w:sz w:val="22"/>
            <w:szCs w:val="22"/>
            <w:u w:val="single"/>
          </w:rPr>
          <w:t>Адрес филиала / представительства на территории РФ:</w:t>
        </w:r>
        <w:r w:rsidRPr="00554701">
          <w:rPr>
            <w:sz w:val="22"/>
            <w:szCs w:val="22"/>
            <w:u w:val="single"/>
          </w:rPr>
          <w:t xml:space="preserve"> </w:t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 w:rsidRPr="009929D4">
          <w:rPr>
            <w:sz w:val="22"/>
            <w:szCs w:val="22"/>
            <w:u w:val="single"/>
          </w:rPr>
          <w:tab/>
        </w:r>
        <w:r>
          <w:rPr>
            <w:sz w:val="22"/>
            <w:szCs w:val="22"/>
            <w:u w:val="single"/>
          </w:rPr>
          <w:tab/>
        </w:r>
      </w:ins>
    </w:p>
    <w:p w:rsidR="00554701" w:rsidRPr="009929D4" w:rsidRDefault="00554701" w:rsidP="00C2432B">
      <w:pPr>
        <w:tabs>
          <w:tab w:val="clear" w:pos="1134"/>
        </w:tabs>
        <w:spacing w:after="120"/>
        <w:ind w:left="709" w:firstLine="0"/>
        <w:rPr>
          <w:ins w:id="11186" w:author="Rinat Gub" w:date="2022-12-06T13:44:00Z"/>
          <w:sz w:val="22"/>
          <w:szCs w:val="22"/>
          <w:u w:val="single"/>
        </w:rPr>
      </w:pPr>
      <w:ins w:id="11187" w:author="Rinat Gub" w:date="2022-12-06T13:44:00Z">
        <w:r w:rsidRPr="005674DD">
          <w:rPr>
            <w:i/>
            <w:iCs/>
            <w:color w:val="000000" w:themeColor="text1"/>
            <w:sz w:val="20"/>
            <w:szCs w:val="22"/>
          </w:rPr>
          <w:t>(</w:t>
        </w:r>
        <w:r>
          <w:rPr>
            <w:i/>
            <w:iCs/>
            <w:color w:val="000000" w:themeColor="text1"/>
            <w:sz w:val="20"/>
            <w:szCs w:val="22"/>
          </w:rPr>
          <w:t>Заполняется только нерезидентами РФ при наличии филиала/представительства на территории РФ</w:t>
        </w:r>
        <w:r w:rsidRPr="005674DD">
          <w:rPr>
            <w:i/>
            <w:iCs/>
            <w:color w:val="000000" w:themeColor="text1"/>
            <w:sz w:val="20"/>
            <w:szCs w:val="22"/>
          </w:rPr>
          <w:t>)</w:t>
        </w:r>
      </w:ins>
    </w:p>
    <w:p w:rsidR="009929D4" w:rsidRPr="005674DD" w:rsidRDefault="009929D4" w:rsidP="00C2432B">
      <w:pPr>
        <w:tabs>
          <w:tab w:val="clear" w:pos="1134"/>
        </w:tabs>
        <w:ind w:firstLine="0"/>
        <w:rPr>
          <w:ins w:id="11188" w:author="Rinat Gub" w:date="2022-12-06T13:44:00Z"/>
          <w:szCs w:val="22"/>
        </w:rPr>
      </w:pPr>
    </w:p>
    <w:p w:rsidR="00F9606E" w:rsidRPr="005674DD" w:rsidRDefault="00F9606E" w:rsidP="0040134A">
      <w:pPr>
        <w:pStyle w:val="afa"/>
        <w:keepNext/>
        <w:widowControl/>
        <w:numPr>
          <w:ilvl w:val="0"/>
          <w:numId w:val="110"/>
        </w:numPr>
        <w:tabs>
          <w:tab w:val="clear" w:pos="1134"/>
          <w:tab w:val="left" w:pos="426"/>
        </w:tabs>
        <w:spacing w:before="0" w:after="120" w:line="276" w:lineRule="auto"/>
        <w:ind w:left="0" w:firstLine="0"/>
        <w:contextualSpacing w:val="0"/>
        <w:rPr>
          <w:ins w:id="11189" w:author="Rinat Gub" w:date="2022-12-06T13:44:00Z"/>
          <w:sz w:val="22"/>
          <w:szCs w:val="22"/>
        </w:rPr>
      </w:pPr>
      <w:ins w:id="11190" w:author="Rinat Gub" w:date="2022-12-06T13:44:00Z">
        <w:r w:rsidRPr="005674DD">
          <w:rPr>
            <w:sz w:val="22"/>
            <w:szCs w:val="22"/>
          </w:rPr>
          <w:t>Информация о собственниках компании:</w:t>
        </w:r>
      </w:ins>
    </w:p>
    <w:tbl>
      <w:tblPr>
        <w:tblW w:w="489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1"/>
        <w:gridCol w:w="5370"/>
        <w:gridCol w:w="1800"/>
        <w:gridCol w:w="1737"/>
      </w:tblGrid>
      <w:tr w:rsidR="00F9606E" w:rsidRPr="00203244" w:rsidTr="00490DBC">
        <w:trPr>
          <w:trHeight w:val="476"/>
          <w:ins w:id="11191" w:author="Rinat Gub" w:date="2022-12-06T13:44:00Z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192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193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№ п/п</w:t>
              </w:r>
            </w:ins>
          </w:p>
        </w:tc>
        <w:tc>
          <w:tcPr>
            <w:tcW w:w="2859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94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195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Собственники Поставщика/Участника закупки (акционеры)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96" w:author="Rinat Gub" w:date="2022-12-06T13:44:00Z"/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ins w:id="11197" w:author="Rinat Gub" w:date="2022-12-06T13:44:00Z">
              <w:r w:rsidRPr="00203244">
                <w:rPr>
                  <w:rFonts w:ascii="Arial" w:hAnsi="Arial" w:cs="Arial"/>
                  <w:i/>
                  <w:iCs/>
                  <w:caps/>
                  <w:color w:val="000000" w:themeColor="text1"/>
                  <w:sz w:val="16"/>
                  <w:szCs w:val="16"/>
                </w:rPr>
                <w:t>(физическое лицо, юридическое лицо)</w:t>
              </w:r>
            </w:ins>
          </w:p>
        </w:tc>
        <w:tc>
          <w:tcPr>
            <w:tcW w:w="960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198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199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 xml:space="preserve">Страна регистрации </w:t>
              </w:r>
            </w:ins>
          </w:p>
        </w:tc>
        <w:tc>
          <w:tcPr>
            <w:tcW w:w="926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200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01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% доли владения</w:t>
              </w:r>
            </w:ins>
          </w:p>
        </w:tc>
      </w:tr>
      <w:tr w:rsidR="00F9606E" w:rsidRPr="00203244" w:rsidTr="00490DBC">
        <w:trPr>
          <w:ins w:id="11202" w:author="Rinat Gub" w:date="2022-12-06T13:44:00Z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03" w:author="Rinat Gub" w:date="2022-12-06T13:44:00Z"/>
                <w:sz w:val="20"/>
                <w:szCs w:val="20"/>
              </w:rPr>
            </w:pPr>
            <w:ins w:id="11204" w:author="Rinat Gub" w:date="2022-12-06T13:44:00Z">
              <w:r w:rsidRPr="00203244">
                <w:rPr>
                  <w:sz w:val="20"/>
                  <w:szCs w:val="20"/>
                </w:rPr>
                <w:t>1</w:t>
              </w:r>
            </w:ins>
          </w:p>
        </w:tc>
        <w:tc>
          <w:tcPr>
            <w:tcW w:w="2859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05" w:author="Rinat Gub" w:date="2022-12-06T13:44:00Z"/>
                <w:sz w:val="20"/>
                <w:szCs w:val="20"/>
              </w:rPr>
            </w:pPr>
          </w:p>
        </w:tc>
        <w:tc>
          <w:tcPr>
            <w:tcW w:w="960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06" w:author="Rinat Gub" w:date="2022-12-06T13:44:00Z"/>
                <w:sz w:val="20"/>
                <w:szCs w:val="20"/>
              </w:rPr>
            </w:pPr>
          </w:p>
        </w:tc>
        <w:tc>
          <w:tcPr>
            <w:tcW w:w="926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07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490DBC">
        <w:trPr>
          <w:ins w:id="11208" w:author="Rinat Gub" w:date="2022-12-06T13:44:00Z"/>
        </w:trPr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09" w:author="Rinat Gub" w:date="2022-12-06T13:44:00Z"/>
                <w:sz w:val="20"/>
                <w:szCs w:val="20"/>
              </w:rPr>
            </w:pPr>
            <w:ins w:id="11210" w:author="Rinat Gub" w:date="2022-12-06T13:44:00Z">
              <w:r w:rsidRPr="00203244">
                <w:rPr>
                  <w:sz w:val="20"/>
                  <w:szCs w:val="20"/>
                </w:rPr>
                <w:t>2</w:t>
              </w:r>
            </w:ins>
          </w:p>
        </w:tc>
        <w:tc>
          <w:tcPr>
            <w:tcW w:w="2859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1" w:author="Rinat Gub" w:date="2022-12-06T13:44:00Z"/>
                <w:sz w:val="20"/>
                <w:szCs w:val="20"/>
              </w:rPr>
            </w:pPr>
          </w:p>
        </w:tc>
        <w:tc>
          <w:tcPr>
            <w:tcW w:w="9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2" w:author="Rinat Gub" w:date="2022-12-06T13:44:00Z"/>
                <w:sz w:val="20"/>
                <w:szCs w:val="20"/>
              </w:rPr>
            </w:pPr>
          </w:p>
        </w:tc>
        <w:tc>
          <w:tcPr>
            <w:tcW w:w="926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3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490DBC">
        <w:trPr>
          <w:ins w:id="11214" w:author="Rinat Gub" w:date="2022-12-06T13:44:00Z"/>
        </w:trPr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5" w:author="Rinat Gub" w:date="2022-12-06T13:44:00Z"/>
                <w:sz w:val="20"/>
                <w:szCs w:val="20"/>
              </w:rPr>
            </w:pPr>
            <w:ins w:id="11216" w:author="Rinat Gub" w:date="2022-12-06T13:44:00Z">
              <w:r w:rsidRPr="00203244">
                <w:rPr>
                  <w:sz w:val="20"/>
                  <w:szCs w:val="20"/>
                </w:rPr>
                <w:t>…</w:t>
              </w:r>
            </w:ins>
          </w:p>
        </w:tc>
        <w:tc>
          <w:tcPr>
            <w:tcW w:w="2859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7" w:author="Rinat Gub" w:date="2022-12-06T13:44:00Z"/>
                <w:sz w:val="20"/>
                <w:szCs w:val="20"/>
              </w:rPr>
            </w:pPr>
          </w:p>
        </w:tc>
        <w:tc>
          <w:tcPr>
            <w:tcW w:w="960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8" w:author="Rinat Gub" w:date="2022-12-06T13:44:00Z"/>
                <w:sz w:val="20"/>
                <w:szCs w:val="20"/>
              </w:rPr>
            </w:pPr>
          </w:p>
        </w:tc>
        <w:tc>
          <w:tcPr>
            <w:tcW w:w="926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219" w:author="Rinat Gub" w:date="2022-12-06T13:44:00Z"/>
                <w:sz w:val="20"/>
                <w:szCs w:val="20"/>
              </w:rPr>
            </w:pPr>
          </w:p>
        </w:tc>
      </w:tr>
    </w:tbl>
    <w:p w:rsidR="00F9606E" w:rsidRPr="00C2432B" w:rsidRDefault="00F9606E" w:rsidP="00C2432B">
      <w:pPr>
        <w:tabs>
          <w:tab w:val="clear" w:pos="1134"/>
        </w:tabs>
        <w:ind w:firstLine="0"/>
        <w:rPr>
          <w:ins w:id="11220" w:author="Rinat Gub" w:date="2022-12-06T13:44:00Z"/>
          <w:sz w:val="22"/>
          <w:szCs w:val="22"/>
        </w:rPr>
      </w:pPr>
    </w:p>
    <w:p w:rsidR="00F9606E" w:rsidRPr="00C2432B" w:rsidRDefault="00F9606E" w:rsidP="0040134A">
      <w:pPr>
        <w:pStyle w:val="afa"/>
        <w:keepNext/>
        <w:widowControl/>
        <w:numPr>
          <w:ilvl w:val="0"/>
          <w:numId w:val="110"/>
        </w:numPr>
        <w:tabs>
          <w:tab w:val="clear" w:pos="1134"/>
          <w:tab w:val="left" w:pos="426"/>
        </w:tabs>
        <w:spacing w:before="0" w:after="120" w:line="276" w:lineRule="auto"/>
        <w:ind w:left="0" w:firstLine="0"/>
        <w:contextualSpacing w:val="0"/>
        <w:rPr>
          <w:ins w:id="11221" w:author="Rinat Gub" w:date="2022-12-06T13:44:00Z"/>
          <w:sz w:val="22"/>
          <w:szCs w:val="22"/>
        </w:rPr>
      </w:pPr>
      <w:ins w:id="11222" w:author="Rinat Gub" w:date="2022-12-06T13:44:00Z">
        <w:r w:rsidRPr="005674DD">
          <w:rPr>
            <w:sz w:val="22"/>
            <w:szCs w:val="22"/>
          </w:rPr>
          <w:t>Конечный бенефициар</w:t>
        </w:r>
        <w:r>
          <w:rPr>
            <w:sz w:val="22"/>
            <w:szCs w:val="22"/>
          </w:rPr>
          <w:t xml:space="preserve"> (ы)</w:t>
        </w:r>
        <w:r w:rsidRPr="005674DD">
          <w:rPr>
            <w:sz w:val="22"/>
            <w:szCs w:val="22"/>
          </w:rPr>
          <w:t xml:space="preserve"> (с</w:t>
        </w:r>
        <w:r w:rsidR="00C2432B">
          <w:rPr>
            <w:sz w:val="22"/>
            <w:szCs w:val="22"/>
          </w:rPr>
          <w:t xml:space="preserve"> указанием страны регистрации):</w:t>
        </w:r>
      </w:ins>
    </w:p>
    <w:tbl>
      <w:tblPr>
        <w:tblW w:w="489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1"/>
        <w:gridCol w:w="6716"/>
        <w:gridCol w:w="2191"/>
      </w:tblGrid>
      <w:tr w:rsidR="00554701" w:rsidRPr="00203244" w:rsidTr="00490DBC">
        <w:trPr>
          <w:trHeight w:val="476"/>
          <w:ins w:id="11223" w:author="Rinat Gub" w:date="2022-12-06T13:44:00Z"/>
        </w:trPr>
        <w:tc>
          <w:tcPr>
            <w:tcW w:w="25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24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25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№ п/п</w:t>
              </w:r>
            </w:ins>
          </w:p>
        </w:tc>
        <w:tc>
          <w:tcPr>
            <w:tcW w:w="357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jc w:val="center"/>
              <w:rPr>
                <w:ins w:id="11226" w:author="Rinat Gub" w:date="2022-12-06T13:44:00Z"/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ins w:id="11227" w:author="Rinat Gub" w:date="2022-12-06T13:44:00Z">
              <w:r>
                <w:rPr>
                  <w:rFonts w:ascii="Arial" w:hAnsi="Arial" w:cs="Arial"/>
                  <w:b/>
                  <w:caps/>
                  <w:sz w:val="16"/>
                  <w:szCs w:val="16"/>
                </w:rPr>
                <w:t>Конечные бенефициары</w:t>
              </w:r>
            </w:ins>
          </w:p>
        </w:tc>
        <w:tc>
          <w:tcPr>
            <w:tcW w:w="1167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jc w:val="center"/>
              <w:rPr>
                <w:ins w:id="11228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29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 xml:space="preserve">Страна регистрации </w:t>
              </w:r>
            </w:ins>
          </w:p>
        </w:tc>
      </w:tr>
      <w:tr w:rsidR="00554701" w:rsidRPr="00203244" w:rsidTr="00490DBC">
        <w:trPr>
          <w:ins w:id="11230" w:author="Rinat Gub" w:date="2022-12-06T13:44:00Z"/>
        </w:trPr>
        <w:tc>
          <w:tcPr>
            <w:tcW w:w="259" w:type="pct"/>
            <w:tcBorders>
              <w:top w:val="single" w:sz="12" w:space="0" w:color="auto"/>
              <w:left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31" w:author="Rinat Gub" w:date="2022-12-06T13:44:00Z"/>
                <w:sz w:val="20"/>
                <w:szCs w:val="20"/>
              </w:rPr>
            </w:pPr>
            <w:ins w:id="11232" w:author="Rinat Gub" w:date="2022-12-06T13:44:00Z">
              <w:r w:rsidRPr="00203244">
                <w:rPr>
                  <w:sz w:val="20"/>
                  <w:szCs w:val="20"/>
                </w:rPr>
                <w:t>1</w:t>
              </w:r>
            </w:ins>
          </w:p>
        </w:tc>
        <w:tc>
          <w:tcPr>
            <w:tcW w:w="3574" w:type="pct"/>
            <w:tcBorders>
              <w:top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33" w:author="Rinat Gub" w:date="2022-12-06T13:44:00Z"/>
                <w:sz w:val="20"/>
                <w:szCs w:val="20"/>
              </w:rPr>
            </w:pPr>
          </w:p>
        </w:tc>
        <w:tc>
          <w:tcPr>
            <w:tcW w:w="1167" w:type="pct"/>
            <w:tcBorders>
              <w:top w:val="single" w:sz="12" w:space="0" w:color="auto"/>
              <w:right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34" w:author="Rinat Gub" w:date="2022-12-06T13:44:00Z"/>
                <w:sz w:val="20"/>
                <w:szCs w:val="20"/>
              </w:rPr>
            </w:pPr>
          </w:p>
        </w:tc>
      </w:tr>
      <w:tr w:rsidR="00554701" w:rsidRPr="00203244" w:rsidTr="00490DBC">
        <w:trPr>
          <w:ins w:id="11235" w:author="Rinat Gub" w:date="2022-12-06T13:44:00Z"/>
        </w:trPr>
        <w:tc>
          <w:tcPr>
            <w:tcW w:w="259" w:type="pct"/>
            <w:tcBorders>
              <w:left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36" w:author="Rinat Gub" w:date="2022-12-06T13:44:00Z"/>
                <w:sz w:val="20"/>
                <w:szCs w:val="20"/>
              </w:rPr>
            </w:pPr>
            <w:ins w:id="11237" w:author="Rinat Gub" w:date="2022-12-06T13:44:00Z">
              <w:r w:rsidRPr="00203244">
                <w:rPr>
                  <w:sz w:val="20"/>
                  <w:szCs w:val="20"/>
                </w:rPr>
                <w:t>2</w:t>
              </w:r>
            </w:ins>
          </w:p>
        </w:tc>
        <w:tc>
          <w:tcPr>
            <w:tcW w:w="3574" w:type="pct"/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38" w:author="Rinat Gub" w:date="2022-12-06T13:44:00Z"/>
                <w:sz w:val="20"/>
                <w:szCs w:val="20"/>
              </w:rPr>
            </w:pPr>
          </w:p>
        </w:tc>
        <w:tc>
          <w:tcPr>
            <w:tcW w:w="1167" w:type="pct"/>
            <w:tcBorders>
              <w:right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39" w:author="Rinat Gub" w:date="2022-12-06T13:44:00Z"/>
                <w:sz w:val="20"/>
                <w:szCs w:val="20"/>
              </w:rPr>
            </w:pPr>
          </w:p>
        </w:tc>
      </w:tr>
      <w:tr w:rsidR="00554701" w:rsidRPr="00203244" w:rsidTr="00490DBC">
        <w:trPr>
          <w:ins w:id="11240" w:author="Rinat Gub" w:date="2022-12-06T13:44:00Z"/>
        </w:trPr>
        <w:tc>
          <w:tcPr>
            <w:tcW w:w="259" w:type="pct"/>
            <w:tcBorders>
              <w:left w:val="single" w:sz="12" w:space="0" w:color="auto"/>
              <w:bottom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41" w:author="Rinat Gub" w:date="2022-12-06T13:44:00Z"/>
                <w:sz w:val="20"/>
                <w:szCs w:val="20"/>
              </w:rPr>
            </w:pPr>
            <w:ins w:id="11242" w:author="Rinat Gub" w:date="2022-12-06T13:44:00Z">
              <w:r w:rsidRPr="00203244">
                <w:rPr>
                  <w:sz w:val="20"/>
                  <w:szCs w:val="20"/>
                </w:rPr>
                <w:t>…</w:t>
              </w:r>
            </w:ins>
          </w:p>
        </w:tc>
        <w:tc>
          <w:tcPr>
            <w:tcW w:w="3574" w:type="pct"/>
            <w:tcBorders>
              <w:bottom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43" w:author="Rinat Gub" w:date="2022-12-06T13:44:00Z"/>
                <w:sz w:val="20"/>
                <w:szCs w:val="20"/>
              </w:rPr>
            </w:pPr>
          </w:p>
        </w:tc>
        <w:tc>
          <w:tcPr>
            <w:tcW w:w="1167" w:type="pct"/>
            <w:tcBorders>
              <w:bottom w:val="single" w:sz="12" w:space="0" w:color="auto"/>
              <w:right w:val="single" w:sz="12" w:space="0" w:color="auto"/>
            </w:tcBorders>
          </w:tcPr>
          <w:p w:rsidR="00554701" w:rsidRPr="00203244" w:rsidRDefault="00554701" w:rsidP="007C72E2">
            <w:pPr>
              <w:tabs>
                <w:tab w:val="clear" w:pos="1134"/>
              </w:tabs>
              <w:ind w:firstLine="0"/>
              <w:rPr>
                <w:ins w:id="11244" w:author="Rinat Gub" w:date="2022-12-06T13:44:00Z"/>
                <w:sz w:val="20"/>
                <w:szCs w:val="20"/>
              </w:rPr>
            </w:pPr>
          </w:p>
        </w:tc>
      </w:tr>
    </w:tbl>
    <w:p w:rsidR="00554701" w:rsidRPr="005674DD" w:rsidRDefault="00554701" w:rsidP="00C2432B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ins w:id="11245" w:author="Rinat Gub" w:date="2022-12-06T13:44:00Z"/>
          <w:sz w:val="22"/>
          <w:szCs w:val="22"/>
        </w:rPr>
      </w:pPr>
    </w:p>
    <w:p w:rsidR="00F9606E" w:rsidRPr="005674DD" w:rsidRDefault="00F9606E" w:rsidP="0040134A">
      <w:pPr>
        <w:pStyle w:val="afa"/>
        <w:widowControl/>
        <w:numPr>
          <w:ilvl w:val="0"/>
          <w:numId w:val="110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ins w:id="11246" w:author="Rinat Gub" w:date="2022-12-06T13:44:00Z"/>
          <w:sz w:val="22"/>
        </w:rPr>
      </w:pPr>
      <w:ins w:id="11247" w:author="Rinat Gub" w:date="2022-12-06T13:44:00Z">
        <w:r w:rsidRPr="005674DD">
          <w:rPr>
            <w:sz w:val="22"/>
          </w:rPr>
          <w:t>Информация о руководителях</w:t>
        </w:r>
        <w:r>
          <w:rPr>
            <w:sz w:val="22"/>
          </w:rPr>
          <w:t xml:space="preserve"> </w:t>
        </w:r>
        <w:r w:rsidRPr="005674DD">
          <w:rPr>
            <w:sz w:val="22"/>
          </w:rPr>
          <w:t>/ собственниках</w:t>
        </w:r>
        <w:r>
          <w:rPr>
            <w:sz w:val="22"/>
          </w:rPr>
          <w:t xml:space="preserve"> </w:t>
        </w:r>
        <w:r w:rsidRPr="005674DD">
          <w:rPr>
            <w:sz w:val="22"/>
          </w:rPr>
  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  </w:r>
        <w:r w:rsidR="004859FF">
          <w:rPr>
            <w:sz w:val="22"/>
          </w:rPr>
          <w:t>ПАО</w:t>
        </w:r>
        <w:r w:rsidRPr="005674DD">
          <w:rPr>
            <w:sz w:val="22"/>
          </w:rPr>
          <w:t xml:space="preserve"> «НК «Роснефть» и (или) Обществ Группы: </w:t>
        </w:r>
      </w:ins>
    </w:p>
    <w:tbl>
      <w:tblPr>
        <w:tblW w:w="4890" w:type="pct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4"/>
        <w:gridCol w:w="3041"/>
        <w:gridCol w:w="3453"/>
      </w:tblGrid>
      <w:tr w:rsidR="00F9606E" w:rsidRPr="00203244" w:rsidTr="00490DBC">
        <w:trPr>
          <w:ins w:id="11248" w:author="Rinat Gub" w:date="2022-12-06T13:44:00Z"/>
        </w:trPr>
        <w:tc>
          <w:tcPr>
            <w:tcW w:w="154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ins w:id="11249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50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ФИО работника/</w:t>
              </w:r>
            </w:ins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ins w:id="11251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52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бывшего работника</w:t>
              </w:r>
            </w:ins>
          </w:p>
        </w:tc>
        <w:tc>
          <w:tcPr>
            <w:tcW w:w="1618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ins w:id="11253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54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 xml:space="preserve">Должность в </w:t>
              </w:r>
              <w:r w:rsidR="004859FF">
                <w:rPr>
                  <w:rFonts w:ascii="Arial" w:hAnsi="Arial" w:cs="Arial"/>
                  <w:b/>
                  <w:caps/>
                  <w:sz w:val="16"/>
                  <w:szCs w:val="16"/>
                </w:rPr>
                <w:t>ПАО</w:t>
              </w:r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 xml:space="preserve"> «НК «Роснефть», Обществе Группы на дату подачи Анкеты</w:t>
              </w:r>
            </w:ins>
          </w:p>
        </w:tc>
        <w:tc>
          <w:tcPr>
            <w:tcW w:w="1837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ins w:id="11255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256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 xml:space="preserve">Должность/должности в </w:t>
              </w:r>
              <w:r w:rsidR="004859FF">
                <w:rPr>
                  <w:rFonts w:ascii="Arial" w:hAnsi="Arial" w:cs="Arial"/>
                  <w:b/>
                  <w:caps/>
                  <w:sz w:val="16"/>
                  <w:szCs w:val="16"/>
                </w:rPr>
                <w:t>ПАО</w:t>
              </w:r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t> «НК «Роснефть», Обществе Группы за последние 5 лет, предшествующие подаче документов на аккредитацию</w:t>
              </w:r>
            </w:ins>
          </w:p>
        </w:tc>
      </w:tr>
      <w:tr w:rsidR="00F9606E" w:rsidRPr="00203244" w:rsidTr="00490DBC">
        <w:trPr>
          <w:ins w:id="11257" w:author="Rinat Gub" w:date="2022-12-06T13:44:00Z"/>
        </w:trPr>
        <w:tc>
          <w:tcPr>
            <w:tcW w:w="154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ins w:id="11258" w:author="Rinat Gub" w:date="2022-12-06T13:44:00Z"/>
                <w:rFonts w:ascii="Arial" w:hAnsi="Arial" w:cs="Arial"/>
              </w:rPr>
            </w:pPr>
          </w:p>
        </w:tc>
        <w:tc>
          <w:tcPr>
            <w:tcW w:w="161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ins w:id="11259" w:author="Rinat Gub" w:date="2022-12-06T13:44:00Z"/>
                <w:rFonts w:ascii="Arial" w:hAnsi="Arial" w:cs="Arial"/>
              </w:rPr>
            </w:pPr>
          </w:p>
        </w:tc>
        <w:tc>
          <w:tcPr>
            <w:tcW w:w="1837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ins w:id="11260" w:author="Rinat Gub" w:date="2022-12-06T13:44:00Z"/>
                <w:rFonts w:ascii="Arial" w:hAnsi="Arial" w:cs="Arial"/>
              </w:rPr>
            </w:pPr>
          </w:p>
        </w:tc>
      </w:tr>
      <w:tr w:rsidR="00F9606E" w:rsidRPr="00203244" w:rsidTr="00490DBC">
        <w:trPr>
          <w:ins w:id="11261" w:author="Rinat Gub" w:date="2022-12-06T13:44:00Z"/>
        </w:trPr>
        <w:tc>
          <w:tcPr>
            <w:tcW w:w="154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ins w:id="11262" w:author="Rinat Gub" w:date="2022-12-06T13:44:00Z"/>
                <w:rFonts w:ascii="Arial" w:hAnsi="Arial" w:cs="Arial"/>
              </w:rPr>
            </w:pPr>
          </w:p>
        </w:tc>
        <w:tc>
          <w:tcPr>
            <w:tcW w:w="1618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ins w:id="11263" w:author="Rinat Gub" w:date="2022-12-06T13:44:00Z"/>
                <w:rFonts w:ascii="Arial" w:hAnsi="Arial" w:cs="Arial"/>
              </w:rPr>
            </w:pPr>
          </w:p>
        </w:tc>
        <w:tc>
          <w:tcPr>
            <w:tcW w:w="1837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ins w:id="11264" w:author="Rinat Gub" w:date="2022-12-06T13:44:00Z"/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  <w:rPr>
          <w:ins w:id="11265" w:author="Rinat Gub" w:date="2022-12-06T13:44:00Z"/>
        </w:rPr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  <w:rPr>
          <w:ins w:id="11266" w:author="Rinat Gub" w:date="2022-12-06T13:44:00Z"/>
        </w:rPr>
      </w:pPr>
      <w:ins w:id="11267" w:author="Rinat Gub" w:date="2022-12-06T13:44:00Z">
        <w:r w:rsidRPr="00203244">
          <w:t>_______________________________________________________________________________________________</w:t>
        </w:r>
      </w:ins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ins w:id="11268" w:author="Rinat Gub" w:date="2022-12-06T13:44:00Z"/>
          <w:sz w:val="22"/>
        </w:rPr>
      </w:pPr>
      <w:ins w:id="11269" w:author="Rinat Gub" w:date="2022-12-06T13:44:00Z">
        <w:r w:rsidRPr="005674DD">
          <w:rPr>
            <w:sz w:val="22"/>
          </w:rPr>
          <w:t>1</w:t>
        </w:r>
        <w:r w:rsidR="000648CE">
          <w:rPr>
            <w:sz w:val="22"/>
          </w:rPr>
          <w:t>2</w:t>
        </w:r>
        <w:r w:rsidRPr="005674DD">
          <w:rPr>
            <w:sz w:val="22"/>
          </w:rPr>
          <w:t>.</w:t>
        </w:r>
        <w:r w:rsidRPr="005674DD">
          <w:rPr>
            <w:sz w:val="22"/>
          </w:rPr>
          <w:tab/>
          <w:t>Наименование видов товаров, работ и услуг, на поставку (выполнение, оказание) которых претендует Поставщик/Участник закупки:</w:t>
        </w:r>
      </w:ins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267"/>
        <w:gridCol w:w="1641"/>
        <w:gridCol w:w="1731"/>
      </w:tblGrid>
      <w:tr w:rsidR="00E8461E" w:rsidRPr="00203244" w:rsidTr="00490DBC">
        <w:trPr>
          <w:ins w:id="11270" w:author="Rinat Gub" w:date="2022-12-06T13:44:00Z"/>
        </w:trPr>
        <w:tc>
          <w:tcPr>
            <w:tcW w:w="626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ins w:id="11271" w:author="Rinat Gub" w:date="2022-12-06T13:44:00Z"/>
                <w:rFonts w:ascii="Arial" w:hAnsi="Arial" w:cs="Arial"/>
                <w:b/>
                <w:caps/>
                <w:szCs w:val="20"/>
              </w:rPr>
            </w:pPr>
            <w:ins w:id="11272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20"/>
                </w:rPr>
                <w:t>Наименование видов товаров/работ/услуг по направлению деятельности</w:t>
              </w:r>
            </w:ins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ins w:id="11273" w:author="Rinat Gub" w:date="2022-12-06T13:44:00Z"/>
                <w:rFonts w:ascii="Arial" w:hAnsi="Arial" w:cs="Arial"/>
                <w:b/>
                <w:caps/>
                <w:sz w:val="16"/>
                <w:szCs w:val="18"/>
              </w:rPr>
            </w:pPr>
            <w:ins w:id="11274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8"/>
                </w:rPr>
                <w:t>Код ОКП</w:t>
              </w:r>
              <w:r w:rsidR="00E4689A">
                <w:rPr>
                  <w:rFonts w:ascii="Arial" w:hAnsi="Arial" w:cs="Arial"/>
                  <w:b/>
                  <w:caps/>
                  <w:sz w:val="16"/>
                  <w:szCs w:val="18"/>
                </w:rPr>
                <w:t>Д2</w:t>
              </w:r>
            </w:ins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ins w:id="11275" w:author="Rinat Gub" w:date="2022-12-06T13:44:00Z"/>
                <w:rFonts w:ascii="Arial" w:hAnsi="Arial" w:cs="Arial"/>
                <w:b/>
                <w:caps/>
                <w:sz w:val="16"/>
                <w:szCs w:val="18"/>
              </w:rPr>
            </w:pPr>
            <w:ins w:id="11276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8"/>
                </w:rPr>
                <w:t>(при наличии</w:t>
              </w:r>
              <w:r>
                <w:rPr>
                  <w:rFonts w:ascii="Arial" w:hAnsi="Arial" w:cs="Arial"/>
                  <w:b/>
                  <w:caps/>
                  <w:sz w:val="16"/>
                  <w:szCs w:val="18"/>
                </w:rPr>
                <w:t>)</w:t>
              </w:r>
            </w:ins>
          </w:p>
        </w:tc>
        <w:tc>
          <w:tcPr>
            <w:tcW w:w="17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ins w:id="11277" w:author="Rinat Gub" w:date="2022-12-06T13:44:00Z"/>
                <w:rFonts w:ascii="Arial" w:hAnsi="Arial" w:cs="Arial"/>
                <w:b/>
                <w:caps/>
                <w:szCs w:val="20"/>
              </w:rPr>
            </w:pPr>
            <w:ins w:id="11278" w:author="Rinat Gub" w:date="2022-12-06T13:44:00Z">
              <w:r w:rsidRPr="00FE19EC">
                <w:rPr>
                  <w:rFonts w:ascii="Arial" w:hAnsi="Arial" w:cs="Arial"/>
                  <w:b/>
                  <w:caps/>
                  <w:sz w:val="16"/>
                  <w:szCs w:val="18"/>
                </w:rPr>
                <w:t xml:space="preserve">Категория </w:t>
              </w:r>
              <w:r w:rsidR="00636325">
                <w:rPr>
                  <w:rFonts w:ascii="Arial" w:hAnsi="Arial" w:cs="Arial"/>
                  <w:b/>
                  <w:caps/>
                  <w:sz w:val="16"/>
                  <w:szCs w:val="18"/>
                </w:rPr>
                <w:t>Поставщика</w:t>
              </w:r>
              <w:r w:rsidR="00636325">
                <w:rPr>
                  <w:rFonts w:ascii="Arial" w:hAnsi="Arial" w:cs="Arial"/>
                  <w:b/>
                  <w:caps/>
                  <w:sz w:val="16"/>
                  <w:szCs w:val="18"/>
                  <w:lang w:val="en-US"/>
                </w:rPr>
                <w:t xml:space="preserve">/ </w:t>
              </w:r>
              <w:r w:rsidRPr="00FE19EC">
                <w:rPr>
                  <w:rFonts w:ascii="Arial" w:hAnsi="Arial" w:cs="Arial"/>
                  <w:b/>
                  <w:caps/>
                  <w:sz w:val="16"/>
                  <w:szCs w:val="18"/>
                </w:rPr>
                <w:t>Участника закупки</w:t>
              </w:r>
              <w:r w:rsidR="00636325" w:rsidRPr="00203244" w:rsidDel="00E8461E">
                <w:rPr>
                  <w:rFonts w:ascii="Arial" w:hAnsi="Arial" w:cs="Arial"/>
                  <w:b/>
                  <w:caps/>
                  <w:sz w:val="16"/>
                  <w:szCs w:val="18"/>
                </w:rPr>
                <w:t xml:space="preserve"> </w:t>
              </w:r>
            </w:ins>
          </w:p>
        </w:tc>
      </w:tr>
      <w:tr w:rsidR="00E8461E" w:rsidRPr="00203244" w:rsidTr="00490DBC">
        <w:trPr>
          <w:ins w:id="11279" w:author="Rinat Gub" w:date="2022-12-06T13:44:00Z"/>
        </w:trPr>
        <w:tc>
          <w:tcPr>
            <w:tcW w:w="6267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0" w:author="Rinat Gub" w:date="2022-12-06T13:44:00Z"/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1" w:author="Rinat Gub" w:date="2022-12-06T13:44:00Z"/>
                <w:rFonts w:ascii="Arial" w:hAnsi="Arial" w:cs="Arial"/>
                <w:szCs w:val="20"/>
              </w:rPr>
            </w:pPr>
          </w:p>
        </w:tc>
        <w:tc>
          <w:tcPr>
            <w:tcW w:w="173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2" w:author="Rinat Gub" w:date="2022-12-06T13:44:00Z"/>
                <w:rFonts w:ascii="Arial" w:hAnsi="Arial" w:cs="Arial"/>
                <w:szCs w:val="20"/>
              </w:rPr>
            </w:pPr>
          </w:p>
        </w:tc>
      </w:tr>
      <w:tr w:rsidR="00E8461E" w:rsidRPr="00203244" w:rsidTr="00490DBC">
        <w:trPr>
          <w:ins w:id="11283" w:author="Rinat Gub" w:date="2022-12-06T13:44:00Z"/>
        </w:trPr>
        <w:tc>
          <w:tcPr>
            <w:tcW w:w="6267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4" w:author="Rinat Gub" w:date="2022-12-06T13:44:00Z"/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5" w:author="Rinat Gub" w:date="2022-12-06T13:44:00Z"/>
                <w:rFonts w:ascii="Arial" w:hAnsi="Arial" w:cs="Arial"/>
                <w:szCs w:val="20"/>
              </w:rPr>
            </w:pPr>
          </w:p>
        </w:tc>
        <w:tc>
          <w:tcPr>
            <w:tcW w:w="173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6" w:author="Rinat Gub" w:date="2022-12-06T13:44:00Z"/>
                <w:rFonts w:ascii="Arial" w:hAnsi="Arial" w:cs="Arial"/>
                <w:szCs w:val="20"/>
              </w:rPr>
            </w:pPr>
          </w:p>
        </w:tc>
      </w:tr>
      <w:tr w:rsidR="00E8461E" w:rsidRPr="00203244" w:rsidTr="00490DBC">
        <w:trPr>
          <w:ins w:id="11287" w:author="Rinat Gub" w:date="2022-12-06T13:44:00Z"/>
        </w:trPr>
        <w:tc>
          <w:tcPr>
            <w:tcW w:w="6267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8" w:author="Rinat Gub" w:date="2022-12-06T13:44:00Z"/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89" w:author="Rinat Gub" w:date="2022-12-06T13:44:00Z"/>
                <w:rFonts w:ascii="Arial" w:hAnsi="Arial" w:cs="Arial"/>
                <w:szCs w:val="20"/>
              </w:rPr>
            </w:pPr>
          </w:p>
        </w:tc>
        <w:tc>
          <w:tcPr>
            <w:tcW w:w="173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ins w:id="11290" w:author="Rinat Gub" w:date="2022-12-06T13:44:00Z"/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ns w:id="11291" w:author="Rinat Gub" w:date="2022-12-06T13:44:00Z"/>
          <w:i/>
          <w:iCs/>
          <w:color w:val="000000" w:themeColor="text1"/>
        </w:rPr>
      </w:pPr>
      <w:ins w:id="11292" w:author="Rinat Gub" w:date="2022-12-06T13:44:00Z">
        <w:r>
          <w:rPr>
            <w:i/>
            <w:iCs/>
            <w:color w:val="000000" w:themeColor="text1"/>
            <w:u w:val="single"/>
          </w:rPr>
          <w:t>Применяемые</w:t>
        </w:r>
        <w:r w:rsidR="00636325" w:rsidRPr="00666E09">
          <w:rPr>
            <w:i/>
            <w:iCs/>
            <w:color w:val="000000" w:themeColor="text1"/>
            <w:u w:val="single"/>
          </w:rPr>
          <w:t xml:space="preserve"> категории Поставщиков:</w:t>
        </w:r>
        <w:r w:rsidR="00636325">
          <w:rPr>
            <w:i/>
            <w:iCs/>
            <w:color w:val="000000" w:themeColor="text1"/>
          </w:rPr>
          <w:t xml:space="preserve"> </w:t>
        </w:r>
        <w:r w:rsidR="00280E71" w:rsidRPr="00167FAC">
          <w:rPr>
            <w:i/>
            <w:iCs/>
            <w:color w:val="000000" w:themeColor="text1"/>
          </w:rPr>
          <w:t>Производитель МТР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Сбытовая организация производителя (Торговый дом)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Посредник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Исполнитель услуг (собственными силами)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 xml:space="preserve">Исполнитель услуг (с привлечением субисполнителей) </w:t>
        </w:r>
        <w:r w:rsidR="00280E71" w:rsidRPr="00666E09">
          <w:rPr>
            <w:i/>
            <w:iCs/>
            <w:color w:val="000000" w:themeColor="text1"/>
          </w:rPr>
          <w:t xml:space="preserve">/ </w:t>
        </w:r>
        <w:r w:rsidR="00280E71" w:rsidRPr="00167FAC">
          <w:rPr>
            <w:i/>
            <w:iCs/>
            <w:color w:val="000000" w:themeColor="text1"/>
          </w:rPr>
          <w:t xml:space="preserve">Подрядчик (собственными силами) </w:t>
        </w:r>
        <w:r w:rsidR="00280E71" w:rsidRPr="00666E09">
          <w:rPr>
            <w:i/>
            <w:iCs/>
            <w:color w:val="000000" w:themeColor="text1"/>
          </w:rPr>
          <w:t xml:space="preserve">/ </w:t>
        </w:r>
        <w:r w:rsidR="00280E71" w:rsidRPr="00167FAC">
          <w:rPr>
            <w:i/>
            <w:iCs/>
            <w:color w:val="000000" w:themeColor="text1"/>
          </w:rPr>
          <w:t xml:space="preserve">Генеральный подрядчик </w:t>
        </w:r>
        <w:r w:rsidR="00280E71" w:rsidRPr="00666E09">
          <w:rPr>
            <w:i/>
            <w:iCs/>
            <w:color w:val="000000" w:themeColor="text1"/>
          </w:rPr>
          <w:t xml:space="preserve">/ </w:t>
        </w:r>
        <w:r w:rsidR="00280E71" w:rsidRPr="00167FAC">
          <w:rPr>
            <w:i/>
            <w:iCs/>
            <w:color w:val="000000" w:themeColor="text1"/>
          </w:rPr>
          <w:t xml:space="preserve">Пэкиджер </w:t>
        </w:r>
        <w:r w:rsidR="00280E71" w:rsidRPr="00666E09">
          <w:rPr>
            <w:i/>
            <w:iCs/>
            <w:color w:val="000000" w:themeColor="text1"/>
          </w:rPr>
          <w:t xml:space="preserve">/ </w:t>
        </w:r>
        <w:r w:rsidR="00280E71" w:rsidRPr="00167FAC">
          <w:rPr>
            <w:i/>
            <w:iCs/>
            <w:color w:val="000000" w:themeColor="text1"/>
          </w:rPr>
          <w:t>Прочие Поставщики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Производитель импортозамещающей продукции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Дистрибьютор импортозамещающей продукции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Сервисная компания, сопровождающая импортозамещающую продукцию</w:t>
        </w:r>
        <w:r w:rsidR="00280E71" w:rsidRPr="00666E09">
          <w:rPr>
            <w:i/>
            <w:iCs/>
            <w:color w:val="000000" w:themeColor="text1"/>
          </w:rPr>
          <w:t xml:space="preserve"> / </w:t>
        </w:r>
        <w:r w:rsidR="00280E71" w:rsidRPr="00167FAC">
          <w:rPr>
            <w:i/>
            <w:iCs/>
            <w:color w:val="000000" w:themeColor="text1"/>
          </w:rPr>
          <w:t>Компания - инвесторов, финансирующая разработку импортозамещающей продукции</w:t>
        </w:r>
        <w:r>
          <w:rPr>
            <w:i/>
            <w:iCs/>
            <w:color w:val="000000" w:themeColor="text1"/>
          </w:rPr>
          <w:t xml:space="preserve"> </w:t>
        </w:r>
      </w:ins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ns w:id="11293" w:author="Rinat Gub" w:date="2022-12-06T13:44:00Z"/>
          <w:iCs/>
          <w:color w:val="000000" w:themeColor="text1"/>
        </w:rPr>
      </w:pPr>
      <w:ins w:id="11294" w:author="Rinat Gub" w:date="2022-12-06T13:44:00Z">
        <w:r w:rsidRPr="003C0C7A">
          <w:rPr>
            <w:iCs/>
            <w:color w:val="000000" w:themeColor="text1"/>
          </w:rPr>
          <w:t>[</w:t>
        </w:r>
        <w:r w:rsidRPr="00666E09">
          <w:rPr>
            <w:iCs/>
            <w:color w:val="000000" w:themeColor="text1"/>
          </w:rPr>
          <w:t>расшифровка категорий Поставщиков представлена в конце Анкеты</w:t>
        </w:r>
        <w:r w:rsidRPr="003C0C7A">
          <w:rPr>
            <w:iCs/>
            <w:color w:val="000000" w:themeColor="text1"/>
          </w:rPr>
          <w:t>]</w:t>
        </w:r>
        <w:r w:rsidRPr="00666E09">
          <w:rPr>
            <w:iCs/>
            <w:color w:val="000000" w:themeColor="text1"/>
          </w:rPr>
          <w:t>.</w:t>
        </w:r>
      </w:ins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ns w:id="11295" w:author="Rinat Gub" w:date="2022-12-06T13:44:00Z"/>
        </w:rPr>
      </w:pPr>
    </w:p>
    <w:p w:rsidR="00F9606E" w:rsidRPr="005674DD" w:rsidRDefault="00F9606E" w:rsidP="002032A0">
      <w:pPr>
        <w:pStyle w:val="afa"/>
        <w:widowControl/>
        <w:tabs>
          <w:tab w:val="clear" w:pos="1134"/>
          <w:tab w:val="left" w:pos="567"/>
        </w:tabs>
        <w:spacing w:before="0" w:line="276" w:lineRule="auto"/>
        <w:ind w:left="0"/>
        <w:contextualSpacing w:val="0"/>
        <w:jc w:val="both"/>
        <w:rPr>
          <w:ins w:id="11296" w:author="Rinat Gub" w:date="2022-12-06T13:44:00Z"/>
          <w:i/>
          <w:szCs w:val="28"/>
        </w:rPr>
      </w:pPr>
      <w:ins w:id="11297" w:author="Rinat Gub" w:date="2022-12-06T13:44:00Z">
        <w:r w:rsidRPr="005674DD">
          <w:rPr>
            <w:sz w:val="22"/>
            <w:szCs w:val="22"/>
          </w:rPr>
          <w:t>1</w:t>
        </w:r>
        <w:r w:rsidR="000648CE">
          <w:rPr>
            <w:sz w:val="22"/>
            <w:szCs w:val="22"/>
          </w:rPr>
          <w:t>3</w:t>
        </w:r>
        <w:r w:rsidRPr="005674DD">
          <w:rPr>
            <w:sz w:val="22"/>
            <w:szCs w:val="22"/>
          </w:rPr>
          <w:t>.</w:t>
        </w:r>
        <w:r w:rsidRPr="005674DD">
          <w:rPr>
            <w:sz w:val="22"/>
            <w:szCs w:val="22"/>
          </w:rPr>
          <w:tab/>
          <w:t>Область специализации Поставщика/Участника закупки (кратко):</w:t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sz w:val="22"/>
            <w:szCs w:val="22"/>
            <w:u w:val="single"/>
          </w:rPr>
          <w:tab/>
        </w:r>
        <w:r w:rsidRPr="005674DD">
          <w:rPr>
            <w:i/>
            <w:szCs w:val="28"/>
            <w:u w:val="single"/>
          </w:rPr>
          <w:tab/>
        </w:r>
        <w:r w:rsidRPr="005674DD">
          <w:rPr>
            <w:i/>
            <w:szCs w:val="28"/>
            <w:u w:val="single"/>
          </w:rPr>
          <w:tab/>
        </w:r>
      </w:ins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ns w:id="11298" w:author="Rinat Gub" w:date="2022-12-06T13:44:00Z"/>
          <w:i/>
          <w:iCs/>
          <w:color w:val="000000" w:themeColor="text1"/>
          <w:sz w:val="20"/>
          <w:szCs w:val="22"/>
        </w:rPr>
      </w:pPr>
      <w:ins w:id="11299" w:author="Rinat Gub" w:date="2022-12-06T13:44:00Z">
        <w:r w:rsidRPr="005674DD">
          <w:rPr>
            <w:i/>
            <w:iCs/>
            <w:color w:val="000000" w:themeColor="text1"/>
            <w:sz w:val="20"/>
            <w:szCs w:val="22"/>
          </w:rPr>
          <w:lastRenderedPageBreak/>
          <w:t>(приложить отдельное письмо за подписью руководителя, раскрывающее специализацию Поставщика/Участника закупки)</w:t>
        </w:r>
        <w:r w:rsidR="002032A0">
          <w:rPr>
            <w:i/>
            <w:iCs/>
            <w:color w:val="000000" w:themeColor="text1"/>
            <w:sz w:val="20"/>
            <w:szCs w:val="22"/>
          </w:rPr>
          <w:t>.</w:t>
        </w:r>
      </w:ins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ns w:id="11300" w:author="Rinat Gub" w:date="2022-12-06T13:44:00Z"/>
          <w:i/>
          <w:color w:val="000000" w:themeColor="text1"/>
        </w:rPr>
      </w:pPr>
      <w:ins w:id="11301" w:author="Rinat Gub" w:date="2022-12-06T13:44:00Z">
        <w:r w:rsidRPr="005674DD" w:rsidDel="00636325">
          <w:rPr>
            <w:sz w:val="22"/>
            <w:szCs w:val="22"/>
          </w:rPr>
          <w:t xml:space="preserve"> </w:t>
        </w:r>
      </w:ins>
    </w:p>
    <w:p w:rsidR="00A821D8" w:rsidRDefault="00F9606E" w:rsidP="002032A0">
      <w:pPr>
        <w:tabs>
          <w:tab w:val="clear" w:pos="1134"/>
          <w:tab w:val="left" w:pos="567"/>
          <w:tab w:val="right" w:pos="9639"/>
        </w:tabs>
        <w:spacing w:after="200"/>
        <w:ind w:firstLine="0"/>
        <w:rPr>
          <w:ins w:id="11302" w:author="Rinat Gub" w:date="2022-12-06T13:44:00Z"/>
          <w:sz w:val="22"/>
          <w:u w:val="single"/>
        </w:rPr>
      </w:pPr>
      <w:ins w:id="11303" w:author="Rinat Gub" w:date="2022-12-06T13:44:00Z">
        <w:r w:rsidRPr="005674DD">
          <w:rPr>
            <w:sz w:val="22"/>
          </w:rPr>
          <w:t>1</w:t>
        </w:r>
        <w:r w:rsidR="000648CE">
          <w:rPr>
            <w:sz w:val="22"/>
          </w:rPr>
          <w:t>4</w:t>
        </w:r>
        <w:r w:rsidRPr="005674DD">
          <w:rPr>
            <w:sz w:val="22"/>
          </w:rPr>
          <w:t>.</w:t>
        </w:r>
        <w:r w:rsidRPr="005674DD">
          <w:rPr>
            <w:sz w:val="22"/>
          </w:rPr>
          <w:tab/>
        </w:r>
        <w:r w:rsidR="00A821D8" w:rsidRPr="00932472">
          <w:rPr>
            <w:sz w:val="22"/>
          </w:rPr>
          <w:t>Информация о вхождении Поставщика /Участника в структуры естественных монополий и государственные корпорации:</w:t>
        </w:r>
        <w:r w:rsidR="00A821D8">
          <w:rPr>
            <w:sz w:val="22"/>
            <w:u w:val="single"/>
          </w:rPr>
          <w:tab/>
        </w:r>
      </w:ins>
    </w:p>
    <w:p w:rsidR="00A821D8" w:rsidRPr="005674DD" w:rsidRDefault="00554701" w:rsidP="002032A0">
      <w:pPr>
        <w:tabs>
          <w:tab w:val="clear" w:pos="1134"/>
        </w:tabs>
        <w:spacing w:after="120"/>
        <w:ind w:firstLine="0"/>
        <w:rPr>
          <w:ins w:id="11304" w:author="Rinat Gub" w:date="2022-12-06T13:44:00Z"/>
          <w:i/>
          <w:iCs/>
          <w:color w:val="000000" w:themeColor="text1"/>
          <w:sz w:val="20"/>
          <w:szCs w:val="22"/>
        </w:rPr>
      </w:pPr>
      <w:ins w:id="11305" w:author="Rinat Gub" w:date="2022-12-06T13:44:00Z">
        <w:r w:rsidRPr="00554701">
          <w:rPr>
            <w:i/>
            <w:iCs/>
            <w:color w:val="000000" w:themeColor="text1"/>
            <w:sz w:val="20"/>
            <w:szCs w:val="22"/>
          </w:rPr>
          <w:t>(В случае вхождения Поставщика /Участника закупки в структуры естественных монополий и/или государственных корпораций указать наименование данной структуры и долю ее участия (прямую или косвенную) в уставном капитале Поставщика/Участника закупки)</w:t>
        </w:r>
      </w:ins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  <w:rPr>
          <w:ins w:id="11306" w:author="Rinat Gub" w:date="2022-12-06T13:44:00Z"/>
        </w:rPr>
      </w:pPr>
    </w:p>
    <w:p w:rsidR="00F9606E" w:rsidRPr="00FF4D0B" w:rsidRDefault="00F9606E" w:rsidP="002032A0">
      <w:pPr>
        <w:pStyle w:val="afa"/>
        <w:keepNext/>
        <w:widowControl/>
        <w:tabs>
          <w:tab w:val="clear" w:pos="1134"/>
          <w:tab w:val="left" w:pos="567"/>
        </w:tabs>
        <w:spacing w:before="0" w:line="276" w:lineRule="auto"/>
        <w:ind w:left="0"/>
        <w:contextualSpacing w:val="0"/>
        <w:jc w:val="both"/>
        <w:rPr>
          <w:ins w:id="11307" w:author="Rinat Gub" w:date="2022-12-06T13:44:00Z"/>
          <w:sz w:val="22"/>
          <w:szCs w:val="22"/>
        </w:rPr>
      </w:pPr>
      <w:ins w:id="11308" w:author="Rinat Gub" w:date="2022-12-06T13:44:00Z">
        <w:r w:rsidRPr="00FF4D0B">
          <w:rPr>
            <w:sz w:val="22"/>
            <w:szCs w:val="22"/>
          </w:rPr>
          <w:t>1</w:t>
        </w:r>
        <w:r w:rsidR="000648CE">
          <w:rPr>
            <w:sz w:val="22"/>
            <w:szCs w:val="22"/>
          </w:rPr>
          <w:t>5</w:t>
        </w:r>
        <w:r w:rsidRPr="00FF4D0B">
          <w:rPr>
            <w:sz w:val="22"/>
            <w:szCs w:val="22"/>
          </w:rPr>
          <w:t>.</w:t>
        </w:r>
        <w:r w:rsidRPr="00FF4D0B">
          <w:rPr>
            <w:sz w:val="22"/>
            <w:szCs w:val="22"/>
          </w:rPr>
          <w:tab/>
          <w:t>Среднесписочная численность персонала Поставщика/Участника закупки</w:t>
        </w:r>
        <w:r w:rsidR="00787A51">
          <w:rPr>
            <w:sz w:val="22"/>
            <w:szCs w:val="22"/>
          </w:rPr>
          <w:t xml:space="preserve"> за последние </w:t>
        </w:r>
        <w:r w:rsidR="0009776D" w:rsidRPr="002032A0">
          <w:rPr>
            <w:sz w:val="22"/>
            <w:szCs w:val="22"/>
          </w:rPr>
          <w:t>2</w:t>
        </w:r>
        <w:r w:rsidR="0009776D">
          <w:rPr>
            <w:sz w:val="22"/>
            <w:szCs w:val="22"/>
          </w:rPr>
          <w:t xml:space="preserve"> </w:t>
        </w:r>
        <w:r w:rsidR="00787A51">
          <w:rPr>
            <w:sz w:val="22"/>
            <w:szCs w:val="22"/>
          </w:rPr>
          <w:t>года</w:t>
        </w:r>
        <w:r w:rsidRPr="00FF4D0B">
          <w:rPr>
            <w:sz w:val="22"/>
            <w:szCs w:val="22"/>
          </w:rPr>
          <w:t>:</w:t>
        </w:r>
      </w:ins>
    </w:p>
    <w:p w:rsidR="00787A51" w:rsidRPr="00203244" w:rsidRDefault="00787A51" w:rsidP="0040134A">
      <w:pPr>
        <w:pStyle w:val="afa"/>
        <w:widowControl/>
        <w:numPr>
          <w:ilvl w:val="0"/>
          <w:numId w:val="120"/>
        </w:numPr>
        <w:tabs>
          <w:tab w:val="clear" w:pos="1134"/>
        </w:tabs>
        <w:spacing w:before="0"/>
        <w:ind w:left="1418"/>
        <w:contextualSpacing w:val="0"/>
        <w:rPr>
          <w:ins w:id="11309" w:author="Rinat Gub" w:date="2022-12-06T13:44:00Z"/>
        </w:rPr>
      </w:pPr>
      <w:ins w:id="11310" w:author="Rinat Gub" w:date="2022-12-06T13:44:00Z">
        <w:r w:rsidRPr="00203244">
          <w:t>20_</w:t>
        </w:r>
        <w:r>
          <w:t>_</w:t>
        </w:r>
        <w:r w:rsidRPr="00203244">
          <w:t>_ год</w:t>
        </w:r>
        <w:r w:rsidR="00A9777F">
          <w:t xml:space="preserve"> </w:t>
        </w:r>
        <w:r>
          <w:t>-</w:t>
        </w:r>
        <w:r w:rsidRPr="00203244">
          <w:t xml:space="preserve"> _______ </w:t>
        </w:r>
        <w:r>
          <w:t>человек</w:t>
        </w:r>
      </w:ins>
    </w:p>
    <w:p w:rsidR="00787A51" w:rsidRPr="00203244" w:rsidRDefault="00787A51" w:rsidP="0040134A">
      <w:pPr>
        <w:pStyle w:val="afa"/>
        <w:widowControl/>
        <w:numPr>
          <w:ilvl w:val="0"/>
          <w:numId w:val="120"/>
        </w:numPr>
        <w:tabs>
          <w:tab w:val="clear" w:pos="1134"/>
        </w:tabs>
        <w:spacing w:before="0"/>
        <w:ind w:left="1418"/>
        <w:contextualSpacing w:val="0"/>
        <w:rPr>
          <w:ins w:id="11311" w:author="Rinat Gub" w:date="2022-12-06T13:44:00Z"/>
        </w:rPr>
      </w:pPr>
      <w:ins w:id="11312" w:author="Rinat Gub" w:date="2022-12-06T13:44:00Z">
        <w:r w:rsidRPr="00203244">
          <w:t>20_</w:t>
        </w:r>
        <w:r>
          <w:t>_</w:t>
        </w:r>
        <w:r w:rsidRPr="00203244">
          <w:t>_ год</w:t>
        </w:r>
        <w:r w:rsidR="00A9777F">
          <w:t xml:space="preserve"> </w:t>
        </w:r>
        <w:r>
          <w:t>-</w:t>
        </w:r>
        <w:r w:rsidRPr="00203244">
          <w:t xml:space="preserve"> _______ </w:t>
        </w:r>
        <w:r>
          <w:t>человек</w:t>
        </w:r>
      </w:ins>
    </w:p>
    <w:p w:rsidR="002032A0" w:rsidRPr="002032A0" w:rsidRDefault="002032A0" w:rsidP="002032A0">
      <w:pPr>
        <w:tabs>
          <w:tab w:val="clear" w:pos="1134"/>
        </w:tabs>
        <w:ind w:firstLine="0"/>
        <w:rPr>
          <w:ins w:id="11313" w:author="Rinat Gub" w:date="2022-12-06T13:44:00Z"/>
          <w:i/>
          <w:iCs/>
          <w:color w:val="000000" w:themeColor="text1"/>
          <w:szCs w:val="22"/>
        </w:rPr>
      </w:pPr>
    </w:p>
    <w:p w:rsidR="00057052" w:rsidRPr="00057052" w:rsidRDefault="00C027B5" w:rsidP="002032A0">
      <w:pPr>
        <w:tabs>
          <w:tab w:val="clear" w:pos="1134"/>
        </w:tabs>
        <w:ind w:left="567" w:firstLine="0"/>
        <w:rPr>
          <w:ins w:id="11314" w:author="Rinat Gub" w:date="2022-12-06T13:44:00Z"/>
          <w:i/>
          <w:iCs/>
          <w:color w:val="000000" w:themeColor="text1"/>
          <w:sz w:val="20"/>
          <w:szCs w:val="22"/>
        </w:rPr>
      </w:pPr>
      <w:ins w:id="11315" w:author="Rinat Gub" w:date="2022-12-06T13:44:00Z">
        <w:r>
          <w:rPr>
            <w:i/>
            <w:iCs/>
            <w:color w:val="000000" w:themeColor="text1"/>
            <w:sz w:val="20"/>
            <w:szCs w:val="22"/>
          </w:rPr>
          <w:t xml:space="preserve">Для резидентов РФ </w:t>
        </w:r>
        <w:r w:rsidR="00057052" w:rsidRPr="00057052">
          <w:rPr>
            <w:i/>
            <w:iCs/>
            <w:color w:val="000000" w:themeColor="text1"/>
            <w:sz w:val="20"/>
            <w:szCs w:val="22"/>
          </w:rPr>
          <w:t>предоставленные сведения о среднесписочной численности персонала не должны противоречить данным, принятым к учету ФНС России</w:t>
        </w:r>
        <w:r>
          <w:rPr>
            <w:i/>
            <w:iCs/>
            <w:color w:val="000000" w:themeColor="text1"/>
            <w:sz w:val="20"/>
            <w:szCs w:val="22"/>
          </w:rPr>
          <w:t>, для нерезидентов РФ – сведениям, поданным в органы учета по месту регистрации организации</w:t>
        </w:r>
        <w:r w:rsidR="00057052" w:rsidRPr="00057052">
          <w:rPr>
            <w:i/>
            <w:iCs/>
            <w:color w:val="000000" w:themeColor="text1"/>
            <w:sz w:val="20"/>
            <w:szCs w:val="22"/>
          </w:rPr>
          <w:t>.</w:t>
        </w:r>
        <w:r w:rsidR="00A9777F">
          <w:rPr>
            <w:i/>
            <w:iCs/>
            <w:color w:val="000000" w:themeColor="text1"/>
            <w:sz w:val="20"/>
            <w:szCs w:val="22"/>
          </w:rPr>
          <w:t xml:space="preserve"> </w:t>
        </w:r>
        <w:r w:rsidR="00057052" w:rsidRPr="00057052">
          <w:rPr>
            <w:i/>
            <w:iCs/>
            <w:color w:val="000000" w:themeColor="text1"/>
            <w:sz w:val="20"/>
            <w:szCs w:val="22"/>
          </w:rPr>
          <w:t>В противном случае данный факт служит основанием для отклонения документов</w:t>
        </w:r>
        <w:r>
          <w:rPr>
            <w:i/>
            <w:iCs/>
            <w:color w:val="000000" w:themeColor="text1"/>
            <w:sz w:val="20"/>
            <w:szCs w:val="22"/>
          </w:rPr>
          <w:t xml:space="preserve"> </w:t>
        </w:r>
        <w:r w:rsidR="00057052" w:rsidRPr="00057052">
          <w:rPr>
            <w:i/>
            <w:iCs/>
            <w:color w:val="000000" w:themeColor="text1"/>
            <w:sz w:val="20"/>
            <w:szCs w:val="22"/>
          </w:rPr>
          <w:t>согласно</w:t>
        </w:r>
        <w:r w:rsidR="00A9777F">
          <w:rPr>
            <w:i/>
            <w:iCs/>
            <w:color w:val="000000" w:themeColor="text1"/>
            <w:sz w:val="20"/>
            <w:szCs w:val="22"/>
          </w:rPr>
          <w:t xml:space="preserve"> </w:t>
        </w:r>
        <w:r w:rsidR="00057052" w:rsidRPr="00057052">
          <w:rPr>
            <w:i/>
            <w:iCs/>
            <w:color w:val="000000" w:themeColor="text1"/>
            <w:sz w:val="20"/>
            <w:szCs w:val="22"/>
          </w:rPr>
          <w:t>п.7.1.3.1.(в) Положения Компании «О закупке товаров, работ, услуг».</w:t>
        </w:r>
      </w:ins>
    </w:p>
    <w:p w:rsidR="00F9606E" w:rsidRPr="00FF4D0B" w:rsidRDefault="00F9606E" w:rsidP="002032A0">
      <w:pPr>
        <w:pStyle w:val="afa"/>
        <w:widowControl/>
        <w:tabs>
          <w:tab w:val="clear" w:pos="1134"/>
        </w:tabs>
        <w:spacing w:before="0"/>
        <w:ind w:left="0"/>
        <w:contextualSpacing w:val="0"/>
        <w:jc w:val="both"/>
        <w:rPr>
          <w:ins w:id="11316" w:author="Rinat Gub" w:date="2022-12-06T13:44:00Z"/>
          <w:sz w:val="22"/>
          <w:szCs w:val="22"/>
        </w:rPr>
      </w:pPr>
    </w:p>
    <w:p w:rsidR="00F9606E" w:rsidRPr="00FF4D0B" w:rsidRDefault="00636325" w:rsidP="002032A0">
      <w:pPr>
        <w:pStyle w:val="afa"/>
        <w:widowControl/>
        <w:tabs>
          <w:tab w:val="clear" w:pos="1134"/>
          <w:tab w:val="left" w:pos="567"/>
        </w:tabs>
        <w:spacing w:before="0"/>
        <w:ind w:left="0"/>
        <w:contextualSpacing w:val="0"/>
        <w:jc w:val="both"/>
        <w:rPr>
          <w:ins w:id="11317" w:author="Rinat Gub" w:date="2022-12-06T13:44:00Z"/>
          <w:sz w:val="22"/>
          <w:szCs w:val="22"/>
        </w:rPr>
      </w:pPr>
      <w:ins w:id="11318" w:author="Rinat Gub" w:date="2022-12-06T13:44:00Z">
        <w:r>
          <w:rPr>
            <w:sz w:val="22"/>
            <w:szCs w:val="22"/>
          </w:rPr>
          <w:t>1</w:t>
        </w:r>
        <w:r w:rsidR="000648CE">
          <w:rPr>
            <w:sz w:val="22"/>
            <w:szCs w:val="22"/>
          </w:rPr>
          <w:t>6</w:t>
        </w:r>
        <w:r w:rsidR="00F9606E" w:rsidRPr="00FF4D0B">
          <w:rPr>
            <w:sz w:val="22"/>
            <w:szCs w:val="22"/>
          </w:rPr>
          <w:t>.</w:t>
        </w:r>
        <w:r w:rsidR="00F9606E" w:rsidRPr="00FF4D0B">
          <w:rPr>
            <w:sz w:val="22"/>
            <w:szCs w:val="22"/>
          </w:rPr>
          <w:tab/>
          <w:t xml:space="preserve">Указать принадлежность Поставщика/Участника закупки к субъектам малого или среднего предпринимательства (субъект МСП) </w:t>
        </w:r>
        <w:r w:rsidR="00F9606E" w:rsidRPr="00FF4D0B">
          <w:rPr>
            <w:i/>
            <w:iCs/>
          </w:rPr>
          <w:t>(в соответствии с Федеральным законом</w:t>
        </w:r>
        <w:r w:rsidR="00A9777F">
          <w:rPr>
            <w:i/>
            <w:iCs/>
          </w:rPr>
          <w:t xml:space="preserve"> </w:t>
        </w:r>
        <w:r w:rsidR="00F9606E" w:rsidRPr="00FF4D0B">
          <w:rPr>
            <w:i/>
            <w:iCs/>
          </w:rPr>
          <w:t xml:space="preserve">от 24 июля 2007 г. </w:t>
        </w:r>
        <w:r w:rsidR="00400740">
          <w:rPr>
            <w:i/>
            <w:iCs/>
          </w:rPr>
          <w:br/>
        </w:r>
        <w:r w:rsidR="00F9606E" w:rsidRPr="00FF4D0B">
          <w:rPr>
            <w:i/>
            <w:iCs/>
          </w:rPr>
          <w:t>N 209-ФЗ "О развитии малого и среднего предпринимательства в Российской Федерации" и иных нормативных правовых актов).</w:t>
        </w:r>
        <w:r w:rsidR="00F9606E" w:rsidRPr="00FF4D0B">
          <w:rPr>
            <w:rFonts w:ascii="Arial" w:hAnsi="Arial" w:cs="Arial"/>
            <w:i/>
            <w:iCs/>
            <w:sz w:val="16"/>
            <w:szCs w:val="16"/>
          </w:rPr>
          <w:t xml:space="preserve"> </w:t>
        </w:r>
        <w:r w:rsidR="00F9606E" w:rsidRPr="00FF4D0B">
          <w:rPr>
            <w:szCs w:val="22"/>
            <w:u w:val="single"/>
          </w:rPr>
          <w:t>Обязательно для заполнения резидентами РФ:</w:t>
        </w:r>
      </w:ins>
    </w:p>
    <w:p w:rsidR="00F9606E" w:rsidRPr="00FF4D0B" w:rsidRDefault="00F9606E" w:rsidP="0040134A">
      <w:pPr>
        <w:pStyle w:val="afa"/>
        <w:numPr>
          <w:ilvl w:val="0"/>
          <w:numId w:val="119"/>
        </w:numPr>
        <w:tabs>
          <w:tab w:val="clear" w:pos="1134"/>
        </w:tabs>
        <w:ind w:left="714" w:hanging="357"/>
        <w:contextualSpacing w:val="0"/>
        <w:rPr>
          <w:ins w:id="11319" w:author="Rinat Gub" w:date="2022-12-06T13:44:00Z"/>
          <w:sz w:val="22"/>
          <w:szCs w:val="22"/>
        </w:rPr>
      </w:pPr>
      <w:ins w:id="11320" w:author="Rinat Gub" w:date="2022-12-06T13:44:00Z">
        <w:r w:rsidRPr="00FF4D0B">
          <w:rPr>
            <w:sz w:val="22"/>
            <w:szCs w:val="22"/>
          </w:rPr>
          <w:t xml:space="preserve">организация - субъект МСП ______ </w:t>
        </w:r>
        <w:r w:rsidRPr="00FF4D0B">
          <w:rPr>
            <w:i/>
            <w:iCs/>
            <w:sz w:val="22"/>
            <w:szCs w:val="22"/>
          </w:rPr>
          <w:t>(указать ДА</w:t>
        </w:r>
        <w:r w:rsidR="001202CD">
          <w:rPr>
            <w:i/>
            <w:iCs/>
            <w:sz w:val="22"/>
            <w:szCs w:val="22"/>
          </w:rPr>
          <w:t xml:space="preserve"> (микро-</w:t>
        </w:r>
        <w:r w:rsidR="00FE19EC" w:rsidRPr="00FE19EC">
          <w:rPr>
            <w:i/>
            <w:iCs/>
            <w:sz w:val="22"/>
            <w:szCs w:val="22"/>
          </w:rPr>
          <w:t xml:space="preserve">, </w:t>
        </w:r>
        <w:r w:rsidR="001202CD">
          <w:rPr>
            <w:i/>
            <w:iCs/>
            <w:sz w:val="22"/>
            <w:szCs w:val="22"/>
          </w:rPr>
          <w:t>малое</w:t>
        </w:r>
        <w:r w:rsidR="00FE19EC" w:rsidRPr="00FE19EC">
          <w:rPr>
            <w:i/>
            <w:iCs/>
            <w:sz w:val="22"/>
            <w:szCs w:val="22"/>
          </w:rPr>
          <w:t xml:space="preserve">, </w:t>
        </w:r>
        <w:r w:rsidR="001202CD">
          <w:rPr>
            <w:i/>
            <w:iCs/>
            <w:sz w:val="22"/>
            <w:szCs w:val="22"/>
          </w:rPr>
          <w:t>сред</w:t>
        </w:r>
        <w:r w:rsidR="0092463B">
          <w:rPr>
            <w:i/>
            <w:iCs/>
            <w:sz w:val="22"/>
            <w:szCs w:val="22"/>
          </w:rPr>
          <w:t>нее</w:t>
        </w:r>
        <w:r w:rsidR="001202CD">
          <w:rPr>
            <w:i/>
            <w:iCs/>
            <w:sz w:val="22"/>
            <w:szCs w:val="22"/>
          </w:rPr>
          <w:t xml:space="preserve"> предприяти</w:t>
        </w:r>
        <w:r w:rsidR="0092463B">
          <w:rPr>
            <w:i/>
            <w:iCs/>
            <w:sz w:val="22"/>
            <w:szCs w:val="22"/>
          </w:rPr>
          <w:t>е)</w:t>
        </w:r>
        <w:r w:rsidRPr="00FF4D0B">
          <w:rPr>
            <w:i/>
            <w:iCs/>
            <w:sz w:val="22"/>
            <w:szCs w:val="22"/>
          </w:rPr>
          <w:t xml:space="preserve"> / НЕТ)</w:t>
        </w:r>
      </w:ins>
    </w:p>
    <w:p w:rsidR="00F9606E" w:rsidRPr="00FF4D0B" w:rsidRDefault="00F9606E" w:rsidP="002032A0">
      <w:pPr>
        <w:pStyle w:val="afa"/>
        <w:tabs>
          <w:tab w:val="clear" w:pos="1134"/>
        </w:tabs>
        <w:jc w:val="both"/>
        <w:rPr>
          <w:ins w:id="11321" w:author="Rinat Gub" w:date="2022-12-06T13:44:00Z"/>
          <w:i/>
          <w:iCs/>
        </w:rPr>
      </w:pPr>
      <w:ins w:id="11322" w:author="Rinat Gub" w:date="2022-12-06T13:44:00Z">
        <w:r w:rsidRPr="00FF4D0B">
          <w:rPr>
            <w:i/>
            <w:iCs/>
          </w:rPr>
          <w:t xml:space="preserve">(отдельно приложить </w:t>
        </w:r>
        <w:r w:rsidR="00CE295A">
          <w:rPr>
            <w:i/>
            <w:iCs/>
          </w:rPr>
          <w:t>выписку из «Единого реестра субъектов</w:t>
        </w:r>
        <w:r w:rsidR="00CE295A" w:rsidRPr="00FF4D0B" w:rsidDel="00CE295A">
          <w:rPr>
            <w:i/>
            <w:iCs/>
          </w:rPr>
          <w:t xml:space="preserve"> </w:t>
        </w:r>
        <w:r w:rsidRPr="00FF4D0B">
          <w:rPr>
            <w:i/>
            <w:iCs/>
          </w:rPr>
          <w:t>малого и среднего предпринимательства</w:t>
        </w:r>
        <w:r w:rsidR="00CE295A" w:rsidRPr="002032A0">
          <w:rPr>
            <w:i/>
            <w:iCs/>
          </w:rPr>
          <w:t xml:space="preserve">, </w:t>
        </w:r>
        <w:r w:rsidR="00CE295A">
          <w:rPr>
            <w:i/>
            <w:iCs/>
            <w:lang w:val="en-US"/>
          </w:rPr>
          <w:t>https</w:t>
        </w:r>
        <w:r w:rsidR="00CE295A" w:rsidRPr="00050898">
          <w:rPr>
            <w:i/>
            <w:iCs/>
          </w:rPr>
          <w:t>://</w:t>
        </w:r>
        <w:r w:rsidR="00CE295A">
          <w:rPr>
            <w:i/>
            <w:iCs/>
            <w:lang w:val="en-US"/>
          </w:rPr>
          <w:t>rmsp</w:t>
        </w:r>
        <w:r w:rsidR="00CE295A" w:rsidRPr="00050898">
          <w:rPr>
            <w:i/>
            <w:iCs/>
          </w:rPr>
          <w:t>.</w:t>
        </w:r>
        <w:r w:rsidR="00CE295A">
          <w:rPr>
            <w:i/>
            <w:iCs/>
            <w:lang w:val="en-US"/>
          </w:rPr>
          <w:t>nalog</w:t>
        </w:r>
        <w:r w:rsidR="00CE295A" w:rsidRPr="00050898">
          <w:rPr>
            <w:i/>
            <w:iCs/>
          </w:rPr>
          <w:t>.</w:t>
        </w:r>
        <w:r w:rsidR="00CE295A">
          <w:rPr>
            <w:i/>
            <w:iCs/>
            <w:lang w:val="en-US"/>
          </w:rPr>
          <w:t>ru</w:t>
        </w:r>
        <w:r w:rsidR="00CE295A" w:rsidRPr="002032A0">
          <w:rPr>
            <w:i/>
            <w:iCs/>
          </w:rPr>
          <w:t xml:space="preserve"> </w:t>
        </w:r>
        <w:r w:rsidRPr="00FF4D0B">
          <w:rPr>
            <w:i/>
            <w:iCs/>
          </w:rPr>
          <w:t>).</w:t>
        </w:r>
      </w:ins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ins w:id="11323" w:author="Rinat Gub" w:date="2022-12-06T13:44:00Z"/>
        </w:rPr>
      </w:pPr>
    </w:p>
    <w:p w:rsidR="00F9606E" w:rsidRPr="006476DE" w:rsidRDefault="00F9606E" w:rsidP="002032A0">
      <w:pPr>
        <w:pStyle w:val="afa"/>
        <w:widowControl/>
        <w:tabs>
          <w:tab w:val="clear" w:pos="1134"/>
          <w:tab w:val="left" w:pos="567"/>
        </w:tabs>
        <w:spacing w:before="0" w:after="200" w:line="276" w:lineRule="auto"/>
        <w:ind w:left="0"/>
        <w:jc w:val="both"/>
        <w:rPr>
          <w:ins w:id="11324" w:author="Rinat Gub" w:date="2022-12-06T13:44:00Z"/>
          <w:sz w:val="22"/>
          <w:szCs w:val="22"/>
        </w:rPr>
      </w:pPr>
      <w:ins w:id="11325" w:author="Rinat Gub" w:date="2022-12-06T13:44:00Z">
        <w:r>
          <w:rPr>
            <w:sz w:val="22"/>
            <w:szCs w:val="22"/>
          </w:rPr>
          <w:t>1</w:t>
        </w:r>
        <w:r w:rsidR="000648CE">
          <w:rPr>
            <w:sz w:val="22"/>
            <w:szCs w:val="22"/>
          </w:rPr>
          <w:t>7</w:t>
        </w:r>
        <w:r>
          <w:rPr>
            <w:sz w:val="22"/>
            <w:szCs w:val="22"/>
          </w:rPr>
          <w:t>.</w:t>
        </w:r>
        <w:r>
          <w:rPr>
            <w:sz w:val="22"/>
            <w:szCs w:val="22"/>
          </w:rPr>
          <w:tab/>
        </w:r>
        <w:r w:rsidRPr="006476DE">
          <w:rPr>
            <w:sz w:val="22"/>
            <w:szCs w:val="22"/>
          </w:rPr>
          <w:t>Наличие претензионно-исковой работы с [</w:t>
        </w:r>
        <w:r w:rsidR="00BC4D7A" w:rsidRPr="00203244">
          <w:rPr>
            <w:i/>
          </w:rPr>
          <w:t xml:space="preserve">указать наименование </w:t>
        </w:r>
        <w:r w:rsidR="00BC4D7A">
          <w:rPr>
            <w:i/>
          </w:rPr>
          <w:t xml:space="preserve">Общества группы </w:t>
        </w:r>
        <w:r w:rsidR="00400740">
          <w:rPr>
            <w:i/>
          </w:rPr>
          <w:br/>
        </w:r>
        <w:r w:rsidR="00BC4D7A">
          <w:rPr>
            <w:i/>
          </w:rPr>
          <w:t>ПАО</w:t>
        </w:r>
        <w:r w:rsidR="00BC4D7A" w:rsidRPr="00203244">
          <w:rPr>
            <w:i/>
          </w:rPr>
          <w:t xml:space="preserve"> «НК «РОСНЕФТЬ»</w:t>
        </w:r>
        <w:r w:rsidRPr="006476DE">
          <w:rPr>
            <w:sz w:val="22"/>
            <w:szCs w:val="22"/>
          </w:rPr>
          <w:t>] и/или аффилированными обществами.</w:t>
        </w:r>
      </w:ins>
    </w:p>
    <w:tbl>
      <w:tblPr>
        <w:tblW w:w="9639" w:type="dxa"/>
        <w:tblInd w:w="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418"/>
        <w:gridCol w:w="4394"/>
        <w:gridCol w:w="992"/>
        <w:gridCol w:w="1559"/>
      </w:tblGrid>
      <w:tr w:rsidR="00F9606E" w:rsidRPr="00203244" w:rsidTr="00400740">
        <w:trPr>
          <w:trHeight w:val="357"/>
          <w:ins w:id="11326" w:author="Rinat Gub" w:date="2022-12-06T13:44:00Z"/>
        </w:trPr>
        <w:tc>
          <w:tcPr>
            <w:tcW w:w="1276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27" w:author="Rinat Gub" w:date="2022-12-06T13:44:00Z"/>
                <w:rFonts w:ascii="Arial" w:hAnsi="Arial" w:cs="Arial"/>
                <w:b/>
                <w:caps/>
                <w:sz w:val="16"/>
                <w:szCs w:val="20"/>
              </w:rPr>
            </w:pPr>
            <w:ins w:id="11328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20"/>
                </w:rPr>
                <w:t>Направление бизнеса</w:t>
              </w:r>
            </w:ins>
          </w:p>
        </w:tc>
        <w:tc>
          <w:tcPr>
            <w:tcW w:w="8363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29" w:author="Rinat Gub" w:date="2022-12-06T13:44:00Z"/>
                <w:rFonts w:ascii="Arial" w:hAnsi="Arial" w:cs="Arial"/>
                <w:b/>
                <w:caps/>
                <w:sz w:val="16"/>
                <w:szCs w:val="20"/>
              </w:rPr>
            </w:pPr>
            <w:ins w:id="11330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20"/>
                </w:rPr>
                <w:t>Претензионно-исковая работа</w:t>
              </w:r>
            </w:ins>
          </w:p>
        </w:tc>
      </w:tr>
      <w:tr w:rsidR="00F9606E" w:rsidRPr="00203244" w:rsidTr="00400740">
        <w:trPr>
          <w:ins w:id="11331" w:author="Rinat Gub" w:date="2022-12-06T13:44:00Z"/>
        </w:trPr>
        <w:tc>
          <w:tcPr>
            <w:tcW w:w="1276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32" w:author="Rinat Gub" w:date="2022-12-06T13:44:00Z"/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33" w:author="Rinat Gub" w:date="2022-12-06T13:44:00Z"/>
                <w:rFonts w:ascii="Arial" w:hAnsi="Arial" w:cs="Arial"/>
                <w:b/>
                <w:caps/>
                <w:sz w:val="14"/>
                <w:szCs w:val="14"/>
              </w:rPr>
            </w:pPr>
            <w:ins w:id="11334" w:author="Rinat Gub" w:date="2022-12-06T13:44:00Z">
              <w:r w:rsidRPr="00203244">
                <w:rPr>
                  <w:rFonts w:ascii="Arial" w:hAnsi="Arial" w:cs="Arial"/>
                  <w:b/>
                  <w:caps/>
                  <w:sz w:val="14"/>
                  <w:szCs w:val="14"/>
                </w:rPr>
                <w:t>Наименование Заказчика,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35" w:author="Rinat Gub" w:date="2022-12-06T13:44:00Z"/>
                <w:rFonts w:ascii="Arial" w:hAnsi="Arial" w:cs="Arial"/>
                <w:b/>
                <w:caps/>
                <w:sz w:val="14"/>
                <w:szCs w:val="14"/>
              </w:rPr>
            </w:pPr>
            <w:ins w:id="11336" w:author="Rinat Gub" w:date="2022-12-06T13:44:00Z">
              <w:r w:rsidRPr="00203244">
                <w:rPr>
                  <w:rFonts w:ascii="Arial" w:hAnsi="Arial" w:cs="Arial"/>
                  <w:b/>
                  <w:caps/>
                  <w:sz w:val="14"/>
                  <w:szCs w:val="14"/>
                </w:rPr>
                <w:t xml:space="preserve">№ </w:t>
              </w:r>
              <w:r w:rsidR="006C00F6">
                <w:rPr>
                  <w:rFonts w:ascii="Arial" w:hAnsi="Arial" w:cs="Arial"/>
                  <w:b/>
                  <w:caps/>
                  <w:sz w:val="14"/>
                  <w:szCs w:val="14"/>
                </w:rPr>
                <w:t>Договора</w:t>
              </w:r>
            </w:ins>
          </w:p>
        </w:tc>
        <w:tc>
          <w:tcPr>
            <w:tcW w:w="4394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37" w:author="Rinat Gub" w:date="2022-12-06T13:44:00Z"/>
                <w:rFonts w:ascii="Arial" w:hAnsi="Arial" w:cs="Arial"/>
                <w:b/>
                <w:caps/>
                <w:sz w:val="14"/>
                <w:szCs w:val="14"/>
              </w:rPr>
            </w:pPr>
            <w:ins w:id="11338" w:author="Rinat Gub" w:date="2022-12-06T13:44:00Z">
              <w:r w:rsidRPr="00203244">
                <w:rPr>
                  <w:rFonts w:ascii="Arial" w:hAnsi="Arial" w:cs="Arial"/>
                  <w:b/>
                  <w:caps/>
                  <w:sz w:val="14"/>
                  <w:szCs w:val="14"/>
                </w:rPr>
                <w:t>Факты претензионно-исковой работы *</w:t>
              </w:r>
            </w:ins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39" w:author="Rinat Gub" w:date="2022-12-06T13:44:00Z"/>
                <w:rFonts w:ascii="Arial" w:hAnsi="Arial" w:cs="Arial"/>
                <w:b/>
                <w:caps/>
                <w:sz w:val="14"/>
                <w:szCs w:val="14"/>
              </w:rPr>
            </w:pPr>
            <w:ins w:id="11340" w:author="Rinat Gub" w:date="2022-12-06T13:44:00Z">
              <w:r w:rsidRPr="00203244">
                <w:rPr>
                  <w:rFonts w:ascii="Arial" w:hAnsi="Arial" w:cs="Arial"/>
                  <w:b/>
                  <w:caps/>
                  <w:sz w:val="14"/>
                  <w:szCs w:val="14"/>
                </w:rPr>
                <w:t>Кол-во случаев</w:t>
              </w:r>
            </w:ins>
          </w:p>
        </w:tc>
        <w:tc>
          <w:tcPr>
            <w:tcW w:w="1559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341" w:author="Rinat Gub" w:date="2022-12-06T13:44:00Z"/>
                <w:rFonts w:ascii="Arial" w:hAnsi="Arial" w:cs="Arial"/>
                <w:b/>
                <w:caps/>
                <w:sz w:val="14"/>
                <w:szCs w:val="14"/>
              </w:rPr>
            </w:pPr>
            <w:ins w:id="11342" w:author="Rinat Gub" w:date="2022-12-06T13:44:00Z">
              <w:r w:rsidRPr="00203244">
                <w:rPr>
                  <w:rFonts w:ascii="Arial" w:hAnsi="Arial" w:cs="Arial"/>
                  <w:b/>
                  <w:caps/>
                  <w:sz w:val="14"/>
                  <w:szCs w:val="14"/>
                </w:rPr>
                <w:t>Комментарии **</w:t>
              </w:r>
            </w:ins>
          </w:p>
        </w:tc>
      </w:tr>
      <w:tr w:rsidR="00F9606E" w:rsidRPr="00203244" w:rsidTr="00400740">
        <w:trPr>
          <w:trHeight w:val="592"/>
          <w:ins w:id="11343" w:author="Rinat Gub" w:date="2022-12-06T13:44:00Z"/>
        </w:trPr>
        <w:tc>
          <w:tcPr>
            <w:tcW w:w="127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44" w:author="Rinat Gub" w:date="2022-12-06T13:44:00Z"/>
                <w:sz w:val="16"/>
                <w:szCs w:val="20"/>
              </w:rPr>
            </w:pPr>
            <w:ins w:id="11345" w:author="Rinat Gub" w:date="2022-12-06T13:44:00Z">
              <w:r w:rsidRPr="00203244">
                <w:rPr>
                  <w:sz w:val="16"/>
                  <w:szCs w:val="20"/>
                </w:rPr>
                <w:t>Поставка МТР</w:t>
              </w:r>
            </w:ins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46" w:author="Rinat Gub" w:date="2022-12-06T13:44:00Z"/>
                <w:sz w:val="16"/>
                <w:szCs w:val="20"/>
              </w:rPr>
            </w:pPr>
          </w:p>
        </w:tc>
        <w:tc>
          <w:tcPr>
            <w:tcW w:w="4394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ins w:id="11347" w:author="Rinat Gub" w:date="2022-12-06T13:44:00Z"/>
                <w:bCs/>
                <w:sz w:val="16"/>
              </w:rPr>
            </w:pPr>
            <w:ins w:id="11348" w:author="Rinat Gub" w:date="2022-12-06T13:44:00Z">
              <w:r w:rsidRPr="00203244">
                <w:rPr>
                  <w:sz w:val="16"/>
                </w:rPr>
                <w:t>Срыв сроков поставки МТР (1 месяц и более)</w:t>
              </w:r>
            </w:ins>
          </w:p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ins w:id="11349" w:author="Rinat Gub" w:date="2022-12-06T13:44:00Z"/>
                <w:bCs/>
                <w:sz w:val="16"/>
              </w:rPr>
            </w:pPr>
            <w:ins w:id="11350" w:author="Rinat Gub" w:date="2022-12-06T13:44:00Z">
              <w:r w:rsidRPr="00203244">
                <w:rPr>
                  <w:sz w:val="16"/>
                </w:rPr>
                <w:t>Рекламации по качеству поставленных МТР</w:t>
              </w:r>
            </w:ins>
          </w:p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ins w:id="11351" w:author="Rinat Gub" w:date="2022-12-06T13:44:00Z"/>
                <w:bCs/>
                <w:sz w:val="16"/>
              </w:rPr>
            </w:pPr>
            <w:ins w:id="11352" w:author="Rinat Gub" w:date="2022-12-06T13:44:00Z">
              <w:r w:rsidRPr="00203244">
                <w:rPr>
                  <w:sz w:val="16"/>
                </w:rPr>
                <w:t>Наличие фактов непоставки (недопоставки) МТР</w:t>
              </w:r>
            </w:ins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53" w:author="Rinat Gub" w:date="2022-12-06T13:44:00Z"/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59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54" w:author="Rinat Gub" w:date="2022-12-06T13:44:00Z"/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400740">
        <w:trPr>
          <w:ins w:id="11355" w:author="Rinat Gub" w:date="2022-12-06T13:44:00Z"/>
        </w:trPr>
        <w:tc>
          <w:tcPr>
            <w:tcW w:w="1276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56" w:author="Rinat Gub" w:date="2022-12-06T13:44:00Z"/>
                <w:sz w:val="16"/>
                <w:szCs w:val="20"/>
              </w:rPr>
            </w:pPr>
            <w:ins w:id="11357" w:author="Rinat Gub" w:date="2022-12-06T13:44:00Z">
              <w:r w:rsidRPr="00203244">
                <w:rPr>
                  <w:sz w:val="16"/>
                  <w:szCs w:val="20"/>
                </w:rPr>
                <w:t>Выполнение работ</w:t>
              </w:r>
            </w:ins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58" w:author="Rinat Gub" w:date="2022-12-06T13:44:00Z"/>
                <w:sz w:val="16"/>
                <w:szCs w:val="20"/>
              </w:rPr>
            </w:pPr>
          </w:p>
        </w:tc>
        <w:tc>
          <w:tcPr>
            <w:tcW w:w="4394" w:type="dxa"/>
            <w:tcMar>
              <w:left w:w="57" w:type="dxa"/>
              <w:right w:w="57" w:type="dxa"/>
            </w:tcMar>
          </w:tcPr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ins w:id="11359" w:author="Rinat Gub" w:date="2022-12-06T13:44:00Z"/>
                <w:sz w:val="16"/>
              </w:rPr>
            </w:pPr>
            <w:ins w:id="11360" w:author="Rinat Gub" w:date="2022-12-06T13:44:00Z">
              <w:r w:rsidRPr="00203244">
                <w:rPr>
                  <w:sz w:val="16"/>
                </w:rPr>
                <w:t xml:space="preserve">Срыв сроков выполнения работ как по </w:t>
              </w:r>
              <w:r w:rsidR="006C00F6">
                <w:rPr>
                  <w:sz w:val="16"/>
                </w:rPr>
                <w:t>Договору</w:t>
              </w:r>
              <w:r w:rsidRPr="00203244">
                <w:rPr>
                  <w:sz w:val="16"/>
                </w:rPr>
                <w:t xml:space="preserve"> в целом, так и по отдельным этапам (1 месяц и более)</w:t>
              </w:r>
            </w:ins>
          </w:p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ins w:id="11361" w:author="Rinat Gub" w:date="2022-12-06T13:44:00Z"/>
                <w:sz w:val="16"/>
              </w:rPr>
            </w:pPr>
            <w:ins w:id="11362" w:author="Rinat Gub" w:date="2022-12-06T13:44:00Z">
              <w:r w:rsidRPr="00203244">
                <w:rPr>
                  <w:sz w:val="16"/>
                </w:rPr>
                <w:t xml:space="preserve">Наличие скрытых или явных дефектов/недостатков в выполненных работах, в том числе в течение гарантийного периода </w:t>
              </w:r>
            </w:ins>
          </w:p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ins w:id="11363" w:author="Rinat Gub" w:date="2022-12-06T13:44:00Z"/>
                <w:sz w:val="16"/>
              </w:rPr>
            </w:pPr>
            <w:ins w:id="11364" w:author="Rinat Gub" w:date="2022-12-06T13:44:00Z">
              <w:r w:rsidRPr="00203244">
                <w:rPr>
                  <w:sz w:val="16"/>
                </w:rPr>
                <w:t xml:space="preserve">Наличие фактов невыполнения работ </w:t>
              </w:r>
            </w:ins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65" w:author="Rinat Gub" w:date="2022-12-06T13:44:00Z"/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59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66" w:author="Rinat Gub" w:date="2022-12-06T13:44:00Z"/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400740">
        <w:trPr>
          <w:ins w:id="11367" w:author="Rinat Gub" w:date="2022-12-06T13:44:00Z"/>
        </w:trPr>
        <w:tc>
          <w:tcPr>
            <w:tcW w:w="1276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68" w:author="Rinat Gub" w:date="2022-12-06T13:44:00Z"/>
                <w:sz w:val="16"/>
                <w:szCs w:val="20"/>
              </w:rPr>
            </w:pPr>
            <w:ins w:id="11369" w:author="Rinat Gub" w:date="2022-12-06T13:44:00Z">
              <w:r w:rsidRPr="00203244">
                <w:rPr>
                  <w:sz w:val="16"/>
                  <w:szCs w:val="20"/>
                </w:rPr>
                <w:t>Оказание услуг</w:t>
              </w:r>
            </w:ins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70" w:author="Rinat Gub" w:date="2022-12-06T13:44:00Z"/>
                <w:sz w:val="16"/>
                <w:szCs w:val="20"/>
              </w:rPr>
            </w:pPr>
          </w:p>
        </w:tc>
        <w:tc>
          <w:tcPr>
            <w:tcW w:w="4394" w:type="dxa"/>
            <w:tcMar>
              <w:left w:w="57" w:type="dxa"/>
              <w:right w:w="57" w:type="dxa"/>
            </w:tcMar>
          </w:tcPr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ins w:id="11371" w:author="Rinat Gub" w:date="2022-12-06T13:44:00Z"/>
                <w:sz w:val="16"/>
              </w:rPr>
            </w:pPr>
            <w:ins w:id="11372" w:author="Rinat Gub" w:date="2022-12-06T13:44:00Z">
              <w:r w:rsidRPr="00203244">
                <w:rPr>
                  <w:sz w:val="16"/>
                </w:rPr>
                <w:t xml:space="preserve">Срыв сроков оказания услуг как по </w:t>
              </w:r>
              <w:r w:rsidR="006C00F6">
                <w:rPr>
                  <w:sz w:val="16"/>
                </w:rPr>
                <w:t>Договору</w:t>
              </w:r>
              <w:r w:rsidRPr="00203244">
                <w:rPr>
                  <w:sz w:val="16"/>
                </w:rPr>
                <w:t xml:space="preserve"> в целом, так и по отдельным этапам (1 месяц и более)</w:t>
              </w:r>
            </w:ins>
          </w:p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ins w:id="11373" w:author="Rinat Gub" w:date="2022-12-06T13:44:00Z"/>
                <w:sz w:val="16"/>
              </w:rPr>
            </w:pPr>
            <w:ins w:id="11374" w:author="Rinat Gub" w:date="2022-12-06T13:44:00Z">
              <w:r w:rsidRPr="00203244">
                <w:rPr>
                  <w:sz w:val="16"/>
                </w:rPr>
                <w:t>Наличие скрытых или явных дефектов/недостатков в оказанных услугах, в том числе в течение гарантийного периода</w:t>
              </w:r>
            </w:ins>
          </w:p>
          <w:p w:rsidR="00F9606E" w:rsidRPr="00203244" w:rsidRDefault="00F9606E" w:rsidP="0040134A">
            <w:pPr>
              <w:pStyle w:val="afa"/>
              <w:widowControl/>
              <w:numPr>
                <w:ilvl w:val="0"/>
                <w:numId w:val="100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ins w:id="11375" w:author="Rinat Gub" w:date="2022-12-06T13:44:00Z"/>
                <w:sz w:val="16"/>
              </w:rPr>
            </w:pPr>
            <w:ins w:id="11376" w:author="Rinat Gub" w:date="2022-12-06T13:44:00Z">
              <w:r w:rsidRPr="00203244">
                <w:rPr>
                  <w:sz w:val="16"/>
                </w:rPr>
                <w:t>Наличие фактов неоказания услуг</w:t>
              </w:r>
            </w:ins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77" w:author="Rinat Gub" w:date="2022-12-06T13:44:00Z"/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59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378" w:author="Rinat Gub" w:date="2022-12-06T13:44:00Z"/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ins w:id="11379" w:author="Rinat Gub" w:date="2022-12-06T13:44:00Z"/>
          <w:rFonts w:ascii="Arial" w:hAnsi="Arial" w:cs="Arial"/>
          <w:i/>
          <w:iCs/>
          <w:color w:val="000000" w:themeColor="text1"/>
          <w:sz w:val="16"/>
          <w:szCs w:val="16"/>
        </w:rPr>
      </w:pPr>
      <w:ins w:id="11380" w:author="Rinat Gub" w:date="2022-12-06T13:44:00Z">
        <w:r w:rsidRPr="00203244">
          <w:rPr>
            <w:rFonts w:ascii="Arial" w:hAnsi="Arial" w:cs="Arial"/>
            <w:i/>
            <w:iCs/>
            <w:color w:val="002060"/>
            <w:sz w:val="16"/>
            <w:szCs w:val="16"/>
          </w:rPr>
          <w:t xml:space="preserve">* </w:t>
        </w:r>
        <w:r w:rsidRPr="00203244">
          <w:rPr>
            <w:rFonts w:ascii="Arial" w:hAnsi="Arial" w:cs="Arial"/>
            <w:i/>
            <w:iCs/>
            <w:color w:val="000000" w:themeColor="text1"/>
            <w:sz w:val="16"/>
            <w:szCs w:val="16"/>
          </w:rPr>
  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  </w:r>
      </w:ins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ins w:id="11381" w:author="Rinat Gub" w:date="2022-12-06T13:44:00Z"/>
          <w:color w:val="000000" w:themeColor="text1"/>
        </w:rPr>
      </w:pPr>
      <w:ins w:id="11382" w:author="Rinat Gub" w:date="2022-12-06T13:44:00Z">
        <w:r w:rsidRPr="00203244">
          <w:rPr>
            <w:rFonts w:ascii="Arial" w:hAnsi="Arial" w:cs="Arial"/>
            <w:i/>
            <w:iCs/>
            <w:color w:val="000000" w:themeColor="text1"/>
            <w:sz w:val="16"/>
            <w:szCs w:val="16"/>
          </w:rPr>
          <w:t>** В поле «Комментарии» Поставщик может отразить свое мнение об обоснованности претензий со стороны Заказчика.</w:t>
        </w:r>
      </w:ins>
    </w:p>
    <w:p w:rsidR="00F9606E" w:rsidRDefault="00636325" w:rsidP="002032A0">
      <w:pPr>
        <w:tabs>
          <w:tab w:val="clear" w:pos="1134"/>
          <w:tab w:val="left" w:pos="567"/>
        </w:tabs>
        <w:spacing w:after="200" w:line="276" w:lineRule="auto"/>
        <w:ind w:firstLine="0"/>
        <w:rPr>
          <w:ins w:id="11383" w:author="Rinat Gub" w:date="2022-12-06T13:44:00Z"/>
          <w:i/>
          <w:sz w:val="20"/>
        </w:rPr>
      </w:pPr>
      <w:ins w:id="11384" w:author="Rinat Gub" w:date="2022-12-06T13:44:00Z">
        <w:r>
          <w:t>1</w:t>
        </w:r>
        <w:r w:rsidR="000648CE">
          <w:t>8</w:t>
        </w:r>
        <w:r w:rsidR="00F9606E">
          <w:t>.</w:t>
        </w:r>
        <w:r w:rsidR="00F9606E">
          <w:tab/>
        </w:r>
        <w:r w:rsidR="00F9606E" w:rsidRPr="00203244">
          <w:t>Уполномоченным лицом</w:t>
        </w:r>
        <w:r w:rsidR="00F9606E">
          <w:t xml:space="preserve"> (-ами)</w:t>
        </w:r>
        <w:r w:rsidR="00F9606E" w:rsidRPr="00203244">
          <w:t xml:space="preserve"> со стороны Поставщика</w:t>
        </w:r>
        <w:r w:rsidR="00F9606E">
          <w:t xml:space="preserve"> / Участника закупки</w:t>
        </w:r>
        <w:r w:rsidR="00F9606E" w:rsidRPr="00203244">
          <w:t xml:space="preserve"> для оперативного уведомления по вопросам организационного характера и взаимодействия с </w:t>
        </w:r>
        <w:r w:rsidR="00F9606E" w:rsidRPr="00BC4D7A">
          <w:rPr>
            <w:i/>
            <w:sz w:val="20"/>
          </w:rPr>
          <w:t>[</w:t>
        </w:r>
        <w:r w:rsidR="00BC4D7A" w:rsidRPr="00BC4D7A">
          <w:rPr>
            <w:i/>
            <w:sz w:val="20"/>
          </w:rPr>
          <w:t>указать наименование Общества группы ПАО «НК «РОСНЕФТЬ»</w:t>
        </w:r>
        <w:r w:rsidR="00F9606E" w:rsidRPr="00BC4D7A">
          <w:rPr>
            <w:i/>
            <w:sz w:val="20"/>
          </w:rPr>
          <w:t xml:space="preserve">] </w:t>
        </w:r>
        <w:r w:rsidR="00F9606E" w:rsidRPr="00CD4CD3">
          <w:rPr>
            <w:sz w:val="20"/>
          </w:rPr>
          <w:t>является</w:t>
        </w:r>
        <w:r w:rsidR="00F9606E" w:rsidRPr="00DC6524">
          <w:rPr>
            <w:i/>
            <w:sz w:val="20"/>
          </w:rPr>
          <w:t>:</w:t>
        </w:r>
      </w:ins>
    </w:p>
    <w:tbl>
      <w:tblPr>
        <w:tblW w:w="489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1"/>
        <w:gridCol w:w="2662"/>
        <w:gridCol w:w="2690"/>
        <w:gridCol w:w="1815"/>
        <w:gridCol w:w="1740"/>
      </w:tblGrid>
      <w:tr w:rsidR="00CE295A" w:rsidRPr="00203244" w:rsidTr="00400740">
        <w:trPr>
          <w:trHeight w:val="476"/>
          <w:ins w:id="11385" w:author="Rinat Gub" w:date="2022-12-06T13:44:00Z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jc w:val="center"/>
              <w:rPr>
                <w:ins w:id="11386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387" w:author="Rinat Gub" w:date="2022-12-06T13:44:00Z">
              <w:r w:rsidRPr="00203244">
                <w:rPr>
                  <w:rFonts w:ascii="Arial" w:hAnsi="Arial" w:cs="Arial"/>
                  <w:b/>
                  <w:caps/>
                  <w:sz w:val="16"/>
                  <w:szCs w:val="16"/>
                </w:rPr>
                <w:lastRenderedPageBreak/>
                <w:t>№ п/п</w:t>
              </w:r>
            </w:ins>
          </w:p>
        </w:tc>
        <w:tc>
          <w:tcPr>
            <w:tcW w:w="141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CE295A" w:rsidRPr="00503A54" w:rsidRDefault="00CE295A" w:rsidP="007C72E2">
            <w:pPr>
              <w:tabs>
                <w:tab w:val="clear" w:pos="1134"/>
              </w:tabs>
              <w:ind w:firstLine="0"/>
              <w:jc w:val="center"/>
              <w:rPr>
                <w:ins w:id="11388" w:author="Rinat Gub" w:date="2022-12-06T13:44:00Z"/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ins w:id="11389" w:author="Rinat Gub" w:date="2022-12-06T13:44:00Z">
              <w:r>
                <w:rPr>
                  <w:rFonts w:ascii="Arial" w:hAnsi="Arial" w:cs="Arial"/>
                  <w:b/>
                  <w:caps/>
                  <w:sz w:val="16"/>
                  <w:szCs w:val="16"/>
                </w:rPr>
                <w:t>фио (полностью)</w:t>
              </w:r>
            </w:ins>
          </w:p>
        </w:tc>
        <w:tc>
          <w:tcPr>
            <w:tcW w:w="143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jc w:val="center"/>
              <w:rPr>
                <w:ins w:id="11390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391" w:author="Rinat Gub" w:date="2022-12-06T13:44:00Z">
              <w:r>
                <w:rPr>
                  <w:rFonts w:ascii="Arial" w:hAnsi="Arial" w:cs="Arial"/>
                  <w:b/>
                  <w:caps/>
                  <w:sz w:val="16"/>
                  <w:szCs w:val="16"/>
                </w:rPr>
                <w:t>должность</w:t>
              </w:r>
            </w:ins>
          </w:p>
        </w:tc>
        <w:tc>
          <w:tcPr>
            <w:tcW w:w="967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jc w:val="center"/>
              <w:rPr>
                <w:ins w:id="11392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393" w:author="Rinat Gub" w:date="2022-12-06T13:44:00Z">
              <w:r>
                <w:rPr>
                  <w:rFonts w:ascii="Arial" w:hAnsi="Arial" w:cs="Arial"/>
                  <w:b/>
                  <w:caps/>
                  <w:sz w:val="16"/>
                  <w:szCs w:val="16"/>
                </w:rPr>
                <w:t>Телефоны с кодом города</w:t>
              </w:r>
            </w:ins>
          </w:p>
        </w:tc>
        <w:tc>
          <w:tcPr>
            <w:tcW w:w="927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CE295A" w:rsidRPr="00503A54" w:rsidRDefault="00CE295A" w:rsidP="007C72E2">
            <w:pPr>
              <w:tabs>
                <w:tab w:val="clear" w:pos="1134"/>
              </w:tabs>
              <w:ind w:firstLine="0"/>
              <w:jc w:val="center"/>
              <w:rPr>
                <w:ins w:id="11394" w:author="Rinat Gub" w:date="2022-12-06T13:44:00Z"/>
                <w:rFonts w:ascii="Arial" w:hAnsi="Arial" w:cs="Arial"/>
                <w:b/>
                <w:caps/>
                <w:sz w:val="16"/>
                <w:szCs w:val="16"/>
              </w:rPr>
            </w:pPr>
            <w:ins w:id="11395" w:author="Rinat Gub" w:date="2022-12-06T13:44:00Z">
              <w:r>
                <w:rPr>
                  <w:rFonts w:ascii="Arial" w:hAnsi="Arial" w:cs="Arial"/>
                  <w:b/>
                  <w:caps/>
                  <w:sz w:val="16"/>
                  <w:szCs w:val="16"/>
                </w:rPr>
                <w:t>адрес эл. почты</w:t>
              </w:r>
            </w:ins>
          </w:p>
        </w:tc>
      </w:tr>
      <w:tr w:rsidR="00CE295A" w:rsidRPr="00203244" w:rsidTr="00400740">
        <w:trPr>
          <w:ins w:id="11396" w:author="Rinat Gub" w:date="2022-12-06T13:44:00Z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397" w:author="Rinat Gub" w:date="2022-12-06T13:44:00Z"/>
                <w:sz w:val="20"/>
                <w:szCs w:val="20"/>
              </w:rPr>
            </w:pPr>
            <w:ins w:id="11398" w:author="Rinat Gub" w:date="2022-12-06T13:44:00Z">
              <w:r w:rsidRPr="00203244">
                <w:rPr>
                  <w:sz w:val="20"/>
                  <w:szCs w:val="20"/>
                </w:rPr>
                <w:t>1</w:t>
              </w:r>
            </w:ins>
          </w:p>
        </w:tc>
        <w:tc>
          <w:tcPr>
            <w:tcW w:w="1418" w:type="pct"/>
            <w:tcBorders>
              <w:top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399" w:author="Rinat Gub" w:date="2022-12-06T13:44:00Z"/>
                <w:sz w:val="20"/>
                <w:szCs w:val="20"/>
              </w:rPr>
            </w:pPr>
          </w:p>
        </w:tc>
        <w:tc>
          <w:tcPr>
            <w:tcW w:w="1433" w:type="pct"/>
            <w:tcBorders>
              <w:top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0" w:author="Rinat Gub" w:date="2022-12-06T13:44:00Z"/>
                <w:sz w:val="20"/>
                <w:szCs w:val="20"/>
              </w:rPr>
            </w:pPr>
          </w:p>
        </w:tc>
        <w:tc>
          <w:tcPr>
            <w:tcW w:w="967" w:type="pct"/>
            <w:tcBorders>
              <w:top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1" w:author="Rinat Gub" w:date="2022-12-06T13:44:00Z"/>
                <w:sz w:val="20"/>
                <w:szCs w:val="20"/>
              </w:rPr>
            </w:pPr>
          </w:p>
        </w:tc>
        <w:tc>
          <w:tcPr>
            <w:tcW w:w="927" w:type="pct"/>
            <w:tcBorders>
              <w:top w:val="single" w:sz="12" w:space="0" w:color="auto"/>
              <w:right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2" w:author="Rinat Gub" w:date="2022-12-06T13:44:00Z"/>
                <w:sz w:val="20"/>
                <w:szCs w:val="20"/>
              </w:rPr>
            </w:pPr>
          </w:p>
        </w:tc>
      </w:tr>
      <w:tr w:rsidR="00CE295A" w:rsidRPr="00203244" w:rsidTr="00400740">
        <w:trPr>
          <w:ins w:id="11403" w:author="Rinat Gub" w:date="2022-12-06T13:44:00Z"/>
        </w:trPr>
        <w:tc>
          <w:tcPr>
            <w:tcW w:w="255" w:type="pct"/>
            <w:tcBorders>
              <w:left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4" w:author="Rinat Gub" w:date="2022-12-06T13:44:00Z"/>
                <w:sz w:val="20"/>
                <w:szCs w:val="20"/>
              </w:rPr>
            </w:pPr>
            <w:ins w:id="11405" w:author="Rinat Gub" w:date="2022-12-06T13:44:00Z">
              <w:r w:rsidRPr="00203244">
                <w:rPr>
                  <w:sz w:val="20"/>
                  <w:szCs w:val="20"/>
                </w:rPr>
                <w:t>2</w:t>
              </w:r>
            </w:ins>
          </w:p>
        </w:tc>
        <w:tc>
          <w:tcPr>
            <w:tcW w:w="1418" w:type="pct"/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6" w:author="Rinat Gub" w:date="2022-12-06T13:44:00Z"/>
                <w:sz w:val="20"/>
                <w:szCs w:val="20"/>
              </w:rPr>
            </w:pPr>
          </w:p>
        </w:tc>
        <w:tc>
          <w:tcPr>
            <w:tcW w:w="1433" w:type="pct"/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7" w:author="Rinat Gub" w:date="2022-12-06T13:44:00Z"/>
                <w:sz w:val="20"/>
                <w:szCs w:val="20"/>
              </w:rPr>
            </w:pPr>
          </w:p>
        </w:tc>
        <w:tc>
          <w:tcPr>
            <w:tcW w:w="967" w:type="pct"/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8" w:author="Rinat Gub" w:date="2022-12-06T13:44:00Z"/>
                <w:sz w:val="20"/>
                <w:szCs w:val="20"/>
              </w:rPr>
            </w:pPr>
          </w:p>
        </w:tc>
        <w:tc>
          <w:tcPr>
            <w:tcW w:w="927" w:type="pct"/>
            <w:tcBorders>
              <w:right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09" w:author="Rinat Gub" w:date="2022-12-06T13:44:00Z"/>
                <w:sz w:val="20"/>
                <w:szCs w:val="20"/>
              </w:rPr>
            </w:pPr>
          </w:p>
        </w:tc>
      </w:tr>
      <w:tr w:rsidR="00CE295A" w:rsidRPr="00203244" w:rsidTr="00400740">
        <w:trPr>
          <w:ins w:id="11410" w:author="Rinat Gub" w:date="2022-12-06T13:44:00Z"/>
        </w:trPr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11" w:author="Rinat Gub" w:date="2022-12-06T13:44:00Z"/>
                <w:sz w:val="20"/>
                <w:szCs w:val="20"/>
              </w:rPr>
            </w:pPr>
            <w:ins w:id="11412" w:author="Rinat Gub" w:date="2022-12-06T13:44:00Z">
              <w:r w:rsidRPr="00203244">
                <w:rPr>
                  <w:sz w:val="20"/>
                  <w:szCs w:val="20"/>
                </w:rPr>
                <w:t>…</w:t>
              </w:r>
            </w:ins>
          </w:p>
        </w:tc>
        <w:tc>
          <w:tcPr>
            <w:tcW w:w="1418" w:type="pct"/>
            <w:tcBorders>
              <w:bottom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13" w:author="Rinat Gub" w:date="2022-12-06T13:44:00Z"/>
                <w:sz w:val="20"/>
                <w:szCs w:val="20"/>
              </w:rPr>
            </w:pPr>
          </w:p>
        </w:tc>
        <w:tc>
          <w:tcPr>
            <w:tcW w:w="1433" w:type="pct"/>
            <w:tcBorders>
              <w:bottom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14" w:author="Rinat Gub" w:date="2022-12-06T13:44:00Z"/>
                <w:sz w:val="20"/>
                <w:szCs w:val="20"/>
              </w:rPr>
            </w:pPr>
          </w:p>
        </w:tc>
        <w:tc>
          <w:tcPr>
            <w:tcW w:w="967" w:type="pct"/>
            <w:tcBorders>
              <w:bottom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15" w:author="Rinat Gub" w:date="2022-12-06T13:44:00Z"/>
                <w:sz w:val="20"/>
                <w:szCs w:val="20"/>
              </w:rPr>
            </w:pPr>
          </w:p>
        </w:tc>
        <w:tc>
          <w:tcPr>
            <w:tcW w:w="927" w:type="pct"/>
            <w:tcBorders>
              <w:bottom w:val="single" w:sz="12" w:space="0" w:color="auto"/>
              <w:right w:val="single" w:sz="12" w:space="0" w:color="auto"/>
            </w:tcBorders>
          </w:tcPr>
          <w:p w:rsidR="00CE295A" w:rsidRPr="00203244" w:rsidRDefault="00CE295A" w:rsidP="007C72E2">
            <w:pPr>
              <w:tabs>
                <w:tab w:val="clear" w:pos="1134"/>
              </w:tabs>
              <w:ind w:firstLine="0"/>
              <w:rPr>
                <w:ins w:id="11416" w:author="Rinat Gub" w:date="2022-12-06T13:44:00Z"/>
                <w:sz w:val="20"/>
                <w:szCs w:val="20"/>
              </w:rPr>
            </w:pPr>
          </w:p>
        </w:tc>
      </w:tr>
    </w:tbl>
    <w:p w:rsidR="0007372F" w:rsidRDefault="0007372F" w:rsidP="0007372F">
      <w:pPr>
        <w:pStyle w:val="afa"/>
        <w:widowControl/>
        <w:tabs>
          <w:tab w:val="clear" w:pos="1134"/>
        </w:tabs>
        <w:spacing w:before="0" w:line="276" w:lineRule="auto"/>
        <w:ind w:left="0" w:right="11"/>
        <w:contextualSpacing w:val="0"/>
        <w:jc w:val="both"/>
        <w:rPr>
          <w:ins w:id="11417" w:author="Rinat Gub" w:date="2022-12-06T13:44:00Z"/>
          <w:sz w:val="22"/>
          <w:szCs w:val="22"/>
        </w:rPr>
      </w:pPr>
    </w:p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ins w:id="11418" w:author="Rinat Gub" w:date="2022-12-06T13:44:00Z"/>
          <w:sz w:val="24"/>
          <w:szCs w:val="22"/>
        </w:rPr>
      </w:pPr>
      <w:ins w:id="11419" w:author="Rinat Gub" w:date="2022-12-06T13:44:00Z">
        <w:r>
          <w:rPr>
            <w:sz w:val="22"/>
            <w:szCs w:val="22"/>
          </w:rPr>
          <w:t>19</w:t>
        </w:r>
        <w:r w:rsidRPr="00DC6524">
          <w:rPr>
            <w:sz w:val="22"/>
            <w:szCs w:val="22"/>
          </w:rPr>
          <w:t>.</w:t>
        </w:r>
        <w:r>
          <w:rPr>
            <w:sz w:val="22"/>
            <w:szCs w:val="22"/>
          </w:rPr>
          <w:tab/>
        </w:r>
        <w:r w:rsidRPr="00347B8B">
          <w:rPr>
            <w:sz w:val="24"/>
            <w:szCs w:val="22"/>
          </w:rPr>
          <w:t xml:space="preserve">Настоящим </w:t>
        </w:r>
        <w:r w:rsidRPr="00347B8B">
          <w:rPr>
            <w:iCs/>
            <w:color w:val="000000" w:themeColor="text1"/>
            <w:sz w:val="24"/>
            <w:szCs w:val="22"/>
          </w:rPr>
          <w:t>подтверждаем, что</w:t>
        </w:r>
        <w:r w:rsidRPr="00347B8B">
          <w:rPr>
            <w:sz w:val="24"/>
            <w:szCs w:val="22"/>
          </w:rPr>
          <w:t>:</w:t>
        </w:r>
      </w:ins>
    </w:p>
    <w:p w:rsidR="000648CE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0" w:after="120" w:line="276" w:lineRule="auto"/>
        <w:jc w:val="both"/>
        <w:rPr>
          <w:ins w:id="11420" w:author="Rinat Gub" w:date="2022-12-06T13:44:00Z"/>
          <w:color w:val="000000"/>
          <w:sz w:val="22"/>
          <w:szCs w:val="22"/>
        </w:rPr>
      </w:pPr>
      <w:ins w:id="11421" w:author="Rinat Gub" w:date="2022-12-06T13:44:00Z">
        <w:r w:rsidRPr="001F50F0">
          <w:rPr>
            <w:color w:val="000000"/>
            <w:sz w:val="22"/>
            <w:szCs w:val="22"/>
          </w:rPr>
          <w:t xml:space="preserve">деятельность </w:t>
        </w:r>
        <w:r w:rsidRPr="001F50F0">
          <w:rPr>
            <w:iCs/>
            <w:color w:val="000000" w:themeColor="text1"/>
            <w:sz w:val="22"/>
            <w:szCs w:val="22"/>
          </w:rPr>
          <w:t>[</w:t>
        </w:r>
        <w:r w:rsidRPr="001F50F0">
          <w:rPr>
            <w:i/>
            <w:iCs/>
            <w:color w:val="000000" w:themeColor="text1"/>
            <w:sz w:val="22"/>
            <w:szCs w:val="22"/>
          </w:rPr>
          <w:t>указывается краткое наименование организации - Поставщика /Участника закупки</w:t>
        </w:r>
        <w:r w:rsidRPr="001F50F0">
          <w:rPr>
            <w:iCs/>
            <w:color w:val="000000" w:themeColor="text1"/>
            <w:sz w:val="22"/>
            <w:szCs w:val="22"/>
          </w:rPr>
          <w:t>]</w:t>
        </w:r>
        <w:r w:rsidRPr="001F50F0">
          <w:rPr>
            <w:color w:val="000000"/>
            <w:sz w:val="22"/>
            <w:szCs w:val="22"/>
          </w:rPr>
          <w:t xml:space="preserve"> 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не приостановлена/приостановлена</w:t>
        </w:r>
        <w:r w:rsidRPr="001F50F0">
          <w:rPr>
            <w:color w:val="000000"/>
            <w:sz w:val="22"/>
            <w:szCs w:val="22"/>
          </w:rPr>
          <w:t>] в порядке, установленном Кодексом РФ об административных правонарушениях;</w:t>
        </w:r>
      </w:ins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ins w:id="11422" w:author="Rinat Gub" w:date="2022-12-06T13:44:00Z"/>
          <w:color w:val="000000"/>
          <w:sz w:val="22"/>
          <w:szCs w:val="22"/>
        </w:rPr>
      </w:pPr>
    </w:p>
    <w:p w:rsidR="000648CE" w:rsidRPr="001F50F0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240" w:after="120" w:line="276" w:lineRule="auto"/>
        <w:ind w:hanging="357"/>
        <w:jc w:val="both"/>
        <w:rPr>
          <w:ins w:id="11423" w:author="Rinat Gub" w:date="2022-12-06T13:44:00Z"/>
          <w:color w:val="000000"/>
          <w:sz w:val="22"/>
          <w:szCs w:val="22"/>
        </w:rPr>
      </w:pPr>
      <w:ins w:id="11424" w:author="Rinat Gub" w:date="2022-12-06T13:44:00Z">
        <w:r w:rsidRPr="001F50F0">
          <w:rPr>
            <w:color w:val="000000"/>
            <w:sz w:val="22"/>
            <w:szCs w:val="22"/>
          </w:rPr>
          <w:t xml:space="preserve">в отношении </w:t>
        </w:r>
        <w:r w:rsidRPr="001F50F0">
          <w:rPr>
            <w:iCs/>
            <w:color w:val="000000" w:themeColor="text1"/>
            <w:sz w:val="22"/>
            <w:szCs w:val="22"/>
          </w:rPr>
          <w:t>[</w:t>
        </w:r>
        <w:r w:rsidRPr="001F50F0">
          <w:rPr>
            <w:i/>
            <w:iCs/>
            <w:color w:val="000000" w:themeColor="text1"/>
            <w:sz w:val="22"/>
            <w:szCs w:val="22"/>
          </w:rPr>
          <w:t>указывается краткое наименование организации - Поставщика /Участника закупки</w:t>
        </w:r>
        <w:r w:rsidRPr="001F50F0">
          <w:rPr>
            <w:iCs/>
            <w:color w:val="000000" w:themeColor="text1"/>
            <w:sz w:val="22"/>
            <w:szCs w:val="22"/>
          </w:rPr>
          <w:t>]</w:t>
        </w:r>
        <w:r w:rsidRPr="001F50F0">
          <w:rPr>
            <w:color w:val="000000"/>
            <w:sz w:val="22"/>
            <w:szCs w:val="22"/>
          </w:rPr>
          <w:t xml:space="preserve"> 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проводится/не проводится</w:t>
        </w:r>
        <w:r w:rsidRPr="001F50F0">
          <w:rPr>
            <w:color w:val="000000"/>
            <w:sz w:val="22"/>
            <w:szCs w:val="22"/>
          </w:rPr>
          <w:t xml:space="preserve">] ликвидация, </w:t>
        </w:r>
        <w:r w:rsidRPr="001F50F0">
          <w:rPr>
            <w:color w:val="000000"/>
            <w:sz w:val="22"/>
            <w:szCs w:val="22"/>
            <w:highlight w:val="yellow"/>
          </w:rPr>
          <w:t>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отсутствует/имеется</w:t>
        </w:r>
        <w:r w:rsidRPr="001F50F0">
          <w:rPr>
            <w:color w:val="000000"/>
            <w:sz w:val="22"/>
            <w:szCs w:val="22"/>
            <w:highlight w:val="yellow"/>
          </w:rPr>
          <w:t>]</w:t>
        </w:r>
        <w:r w:rsidRPr="001F50F0">
          <w:rPr>
            <w:color w:val="000000"/>
            <w:sz w:val="22"/>
            <w:szCs w:val="22"/>
          </w:rPr>
          <w:t xml:space="preserve"> решение арбитражного суда о признании</w:t>
        </w:r>
        <w:r w:rsidR="00A9777F">
          <w:rPr>
            <w:color w:val="000000"/>
            <w:sz w:val="22"/>
            <w:szCs w:val="22"/>
          </w:rPr>
          <w:t xml:space="preserve"> </w:t>
        </w:r>
        <w:r w:rsidRPr="001F50F0">
          <w:rPr>
            <w:iCs/>
            <w:color w:val="000000" w:themeColor="text1"/>
            <w:sz w:val="22"/>
            <w:szCs w:val="22"/>
          </w:rPr>
          <w:t>[</w:t>
        </w:r>
        <w:r w:rsidRPr="001F50F0">
          <w:rPr>
            <w:i/>
            <w:iCs/>
            <w:color w:val="000000" w:themeColor="text1"/>
            <w:sz w:val="22"/>
            <w:szCs w:val="22"/>
          </w:rPr>
          <w:t>указывается краткое наименование организации - Поставщика/Участника закупки</w:t>
        </w:r>
        <w:r w:rsidRPr="001F50F0">
          <w:rPr>
            <w:iCs/>
            <w:color w:val="000000" w:themeColor="text1"/>
            <w:sz w:val="22"/>
            <w:szCs w:val="22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>несостоятельным (банкротом) и об открытии конкурсного производства;</w:t>
        </w:r>
      </w:ins>
    </w:p>
    <w:p w:rsidR="000648CE" w:rsidRPr="001F50F0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240" w:after="120" w:line="276" w:lineRule="auto"/>
        <w:ind w:hanging="357"/>
        <w:jc w:val="both"/>
        <w:rPr>
          <w:ins w:id="11425" w:author="Rinat Gub" w:date="2022-12-06T13:44:00Z"/>
          <w:color w:val="000000"/>
          <w:sz w:val="22"/>
          <w:szCs w:val="22"/>
        </w:rPr>
      </w:pPr>
      <w:ins w:id="11426" w:author="Rinat Gub" w:date="2022-12-06T13:44:00Z">
        <w:r w:rsidRPr="001F50F0">
          <w:rPr>
            <w:color w:val="000000"/>
            <w:sz w:val="22"/>
            <w:szCs w:val="22"/>
          </w:rPr>
          <w:t>у руководителя, членов коллегиального исполнительного органа или главного бухгалтера</w:t>
        </w:r>
        <w:r w:rsidR="00A9777F">
          <w:rPr>
            <w:color w:val="000000"/>
            <w:sz w:val="22"/>
            <w:szCs w:val="22"/>
          </w:rPr>
          <w:t xml:space="preserve"> </w:t>
        </w:r>
        <w:r w:rsidRPr="001F50F0">
          <w:rPr>
            <w:iCs/>
            <w:color w:val="000000" w:themeColor="text1"/>
            <w:sz w:val="22"/>
            <w:szCs w:val="22"/>
          </w:rPr>
          <w:t>[</w:t>
        </w:r>
        <w:r w:rsidRPr="001F50F0">
          <w:rPr>
            <w:i/>
            <w:iCs/>
            <w:color w:val="000000" w:themeColor="text1"/>
            <w:sz w:val="22"/>
            <w:szCs w:val="22"/>
          </w:rPr>
          <w:t>указывается краткое наименование организации - Поставщика /Участника закупки</w:t>
        </w:r>
        <w:r w:rsidRPr="001F50F0">
          <w:rPr>
            <w:iCs/>
            <w:color w:val="000000" w:themeColor="text1"/>
            <w:sz w:val="22"/>
            <w:szCs w:val="22"/>
          </w:rPr>
          <w:t>]</w:t>
        </w:r>
        <w:r w:rsidRPr="001F50F0">
          <w:rPr>
            <w:color w:val="000000"/>
            <w:sz w:val="22"/>
            <w:szCs w:val="22"/>
          </w:rPr>
          <w:t xml:space="preserve"> 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отсутствует судимость</w:t>
        </w:r>
        <w:r>
          <w:rPr>
            <w:b/>
            <w:i/>
            <w:color w:val="000000"/>
            <w:sz w:val="22"/>
            <w:szCs w:val="22"/>
            <w:highlight w:val="yellow"/>
          </w:rPr>
          <w:t xml:space="preserve"> 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/</w:t>
        </w:r>
        <w:r>
          <w:rPr>
            <w:b/>
            <w:i/>
            <w:color w:val="000000"/>
            <w:sz w:val="22"/>
            <w:szCs w:val="22"/>
            <w:highlight w:val="yellow"/>
          </w:rPr>
          <w:t xml:space="preserve"> 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 xml:space="preserve">имеется не погашенная и/или снятая судимость </w:t>
        </w:r>
        <w:r w:rsidRPr="001F50F0">
          <w:rPr>
            <w:i/>
            <w:color w:val="000000"/>
            <w:sz w:val="22"/>
            <w:szCs w:val="22"/>
            <w:highlight w:val="yellow"/>
          </w:rPr>
          <w:t>(указать какая)</w:t>
        </w:r>
        <w:r w:rsidRPr="001F50F0">
          <w:rPr>
            <w:color w:val="000000"/>
            <w:sz w:val="22"/>
            <w:szCs w:val="22"/>
          </w:rPr>
          <w:t>] судимость за преступления в сфере экономики, а также в отношении указанных лиц 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не применяется/применяется</w:t>
        </w:r>
        <w:r w:rsidRPr="001F50F0">
          <w:rPr>
            <w:color w:val="000000"/>
            <w:sz w:val="22"/>
            <w:szCs w:val="22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  </w:r>
        <w:r w:rsidRPr="001F50F0">
          <w:rPr>
            <w:color w:val="000000"/>
            <w:sz w:val="22"/>
            <w:szCs w:val="22"/>
            <w:highlight w:val="yellow"/>
          </w:rPr>
          <w:t>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отсутствуют/имеются</w:t>
        </w:r>
        <w:r w:rsidRPr="001F50F0">
          <w:rPr>
            <w:color w:val="000000"/>
            <w:sz w:val="22"/>
            <w:szCs w:val="22"/>
            <w:highlight w:val="yellow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>административные наказания в виде дисквалификации;</w:t>
        </w:r>
      </w:ins>
    </w:p>
    <w:p w:rsidR="000648CE" w:rsidRPr="001F50F0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240" w:after="120" w:line="276" w:lineRule="auto"/>
        <w:ind w:hanging="357"/>
        <w:jc w:val="both"/>
        <w:rPr>
          <w:ins w:id="11427" w:author="Rinat Gub" w:date="2022-12-06T13:44:00Z"/>
          <w:color w:val="000000"/>
          <w:sz w:val="22"/>
          <w:szCs w:val="22"/>
        </w:rPr>
      </w:pPr>
      <w:ins w:id="11428" w:author="Rinat Gub" w:date="2022-12-06T13:44:00Z">
        <w:r w:rsidRPr="001F50F0">
          <w:rPr>
            <w:color w:val="000000"/>
            <w:sz w:val="22"/>
            <w:szCs w:val="22"/>
          </w:rPr>
  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  </w:r>
        <w:r w:rsidRPr="001F50F0">
          <w:rPr>
            <w:iCs/>
            <w:color w:val="000000" w:themeColor="text1"/>
            <w:sz w:val="22"/>
            <w:szCs w:val="22"/>
          </w:rPr>
          <w:t>[</w:t>
        </w:r>
        <w:r w:rsidRPr="001F50F0">
          <w:rPr>
            <w:i/>
            <w:iCs/>
            <w:color w:val="000000" w:themeColor="text1"/>
            <w:sz w:val="22"/>
            <w:szCs w:val="22"/>
          </w:rPr>
          <w:t>указывается краткое наименование организации - Поставщика /Участника закупки</w:t>
        </w:r>
        <w:r w:rsidRPr="001F50F0">
          <w:rPr>
            <w:iCs/>
            <w:color w:val="000000" w:themeColor="text1"/>
            <w:sz w:val="22"/>
            <w:szCs w:val="22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>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отсутствует судимость</w:t>
        </w:r>
        <w:r>
          <w:rPr>
            <w:b/>
            <w:i/>
            <w:color w:val="000000"/>
            <w:sz w:val="22"/>
            <w:szCs w:val="22"/>
            <w:highlight w:val="yellow"/>
          </w:rPr>
          <w:t xml:space="preserve"> 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/</w:t>
        </w:r>
        <w:r>
          <w:rPr>
            <w:b/>
            <w:i/>
            <w:color w:val="000000"/>
            <w:sz w:val="22"/>
            <w:szCs w:val="22"/>
            <w:highlight w:val="yellow"/>
          </w:rPr>
          <w:t xml:space="preserve"> 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 xml:space="preserve">имеется не погашенная и/или снятая судимость </w:t>
        </w:r>
        <w:r w:rsidRPr="001F50F0">
          <w:rPr>
            <w:i/>
            <w:color w:val="000000"/>
            <w:sz w:val="22"/>
            <w:szCs w:val="22"/>
            <w:highlight w:val="yellow"/>
          </w:rPr>
          <w:t>(указать какая)</w:t>
        </w:r>
        <w:r w:rsidRPr="001F50F0">
          <w:rPr>
            <w:color w:val="000000"/>
            <w:sz w:val="22"/>
            <w:szCs w:val="22"/>
          </w:rPr>
  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не применяются/применяются</w:t>
        </w:r>
        <w:r w:rsidRPr="001F50F0">
          <w:rPr>
            <w:color w:val="000000"/>
            <w:sz w:val="22"/>
            <w:szCs w:val="22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  </w:r>
        <w:r w:rsidRPr="001F50F0">
          <w:rPr>
            <w:color w:val="000000"/>
            <w:sz w:val="22"/>
            <w:szCs w:val="22"/>
            <w:highlight w:val="yellow"/>
          </w:rPr>
          <w:t>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отсутствуют/имеются</w:t>
        </w:r>
        <w:r w:rsidRPr="001F50F0">
          <w:rPr>
            <w:color w:val="000000"/>
            <w:sz w:val="22"/>
            <w:szCs w:val="22"/>
            <w:highlight w:val="yellow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>административные наказания в виде дисквалификации.</w:t>
        </w:r>
      </w:ins>
    </w:p>
    <w:p w:rsidR="000648CE" w:rsidRPr="001F50F0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ins w:id="11429" w:author="Rinat Gub" w:date="2022-12-06T13:44:00Z"/>
          <w:color w:val="000000"/>
          <w:sz w:val="22"/>
          <w:szCs w:val="22"/>
        </w:rPr>
      </w:pPr>
      <w:ins w:id="11430" w:author="Rinat Gub" w:date="2022-12-06T13:44:00Z">
        <w:r w:rsidRPr="001F50F0">
          <w:rPr>
            <w:color w:val="000000"/>
            <w:sz w:val="22"/>
            <w:szCs w:val="22"/>
            <w:highlight w:val="yellow"/>
          </w:rPr>
          <w:t>[</w:t>
        </w:r>
        <w:r w:rsidRPr="001F50F0">
          <w:rPr>
            <w:b/>
            <w:i/>
            <w:color w:val="000000"/>
            <w:sz w:val="22"/>
            <w:szCs w:val="22"/>
            <w:highlight w:val="yellow"/>
          </w:rPr>
          <w:t>отсутствуют/имеются</w:t>
        </w:r>
        <w:r w:rsidRPr="001F50F0">
          <w:rPr>
            <w:color w:val="000000"/>
            <w:sz w:val="22"/>
            <w:szCs w:val="22"/>
            <w:highlight w:val="yellow"/>
          </w:rPr>
          <w:t>]</w:t>
        </w:r>
        <w:r w:rsidRPr="001F50F0">
          <w:rPr>
            <w:iCs/>
            <w:color w:val="333399"/>
            <w:sz w:val="22"/>
            <w:szCs w:val="22"/>
          </w:rPr>
          <w:t xml:space="preserve"> </w:t>
        </w:r>
        <w:r w:rsidRPr="001F50F0">
          <w:rPr>
            <w:color w:val="000000"/>
            <w:sz w:val="22"/>
            <w:szCs w:val="22"/>
          </w:rPr>
          <w:t xml:space="preserve">факты привлечения </w:t>
        </w:r>
        <w:r w:rsidRPr="001F50F0">
          <w:rPr>
            <w:iCs/>
            <w:color w:val="000000" w:themeColor="text1"/>
            <w:sz w:val="22"/>
            <w:szCs w:val="22"/>
          </w:rPr>
          <w:t>[</w:t>
        </w:r>
        <w:r w:rsidRPr="001F50F0">
          <w:rPr>
            <w:i/>
            <w:iCs/>
            <w:color w:val="000000" w:themeColor="text1"/>
            <w:sz w:val="22"/>
            <w:szCs w:val="22"/>
          </w:rPr>
          <w:t>указывается краткое наименование организации - Поставщика /Участника закупки</w:t>
        </w:r>
        <w:r w:rsidRPr="001F50F0">
          <w:rPr>
            <w:iCs/>
            <w:color w:val="000000" w:themeColor="text1"/>
            <w:sz w:val="22"/>
            <w:szCs w:val="22"/>
          </w:rPr>
          <w:t>]</w:t>
        </w:r>
        <w:r w:rsidRPr="001F50F0">
          <w:rPr>
            <w:color w:val="000000"/>
            <w:sz w:val="22"/>
            <w:szCs w:val="22"/>
          </w:rPr>
  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  </w:r>
        <w:r>
          <w:rPr>
            <w:color w:val="000000"/>
            <w:sz w:val="24"/>
            <w:szCs w:val="24"/>
          </w:rPr>
          <w:t xml:space="preserve"> </w:t>
        </w:r>
        <w:r w:rsidRPr="001F50F0">
          <w:rPr>
            <w:i/>
            <w:iCs/>
          </w:rPr>
  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  </w:r>
        <w:r w:rsidR="00365640">
          <w:rPr>
            <w:i/>
            <w:iCs/>
          </w:rPr>
          <w:t>аккредитацию</w:t>
        </w:r>
        <w:r w:rsidRPr="001F50F0">
          <w:rPr>
            <w:i/>
            <w:iCs/>
          </w:rPr>
          <w:t xml:space="preserve"> не принято</w:t>
        </w:r>
        <w:r w:rsidR="00365640">
          <w:rPr>
            <w:i/>
            <w:iCs/>
          </w:rPr>
          <w:t xml:space="preserve"> и Поставщик/Участник закупки предоставил документы, подтверждающие подачу данного заявления</w:t>
        </w:r>
        <w:r w:rsidRPr="001F50F0">
          <w:rPr>
            <w:i/>
            <w:iCs/>
          </w:rPr>
          <w:t>)</w:t>
        </w:r>
        <w:r w:rsidRPr="001F50F0">
          <w:rPr>
            <w:iCs/>
            <w:color w:val="000000"/>
            <w:sz w:val="22"/>
            <w:szCs w:val="22"/>
          </w:rPr>
          <w:t>;</w:t>
        </w:r>
      </w:ins>
    </w:p>
    <w:p w:rsidR="000648CE" w:rsidRPr="00DD55A2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240" w:after="120" w:line="276" w:lineRule="auto"/>
        <w:ind w:hanging="357"/>
        <w:jc w:val="both"/>
        <w:rPr>
          <w:ins w:id="11431" w:author="Rinat Gub" w:date="2022-12-06T13:44:00Z"/>
          <w:color w:val="000000"/>
          <w:sz w:val="22"/>
          <w:szCs w:val="22"/>
        </w:rPr>
      </w:pPr>
      <w:ins w:id="11432" w:author="Rinat Gub" w:date="2022-12-06T13:44:00Z">
        <w:r w:rsidRPr="00DD55A2">
          <w:rPr>
            <w:color w:val="000000"/>
            <w:sz w:val="22"/>
            <w:szCs w:val="22"/>
          </w:rPr>
  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  </w:r>
        <w:r w:rsidRPr="00EF69C0">
          <w:rPr>
            <w:color w:val="000000"/>
            <w:sz w:val="22"/>
            <w:szCs w:val="22"/>
            <w:highlight w:val="yellow"/>
          </w:rPr>
          <w:t>[</w:t>
        </w:r>
        <w:r w:rsidRPr="00DD55A2">
          <w:rPr>
            <w:b/>
            <w:i/>
            <w:color w:val="000000"/>
            <w:sz w:val="22"/>
            <w:szCs w:val="22"/>
            <w:highlight w:val="yellow"/>
          </w:rPr>
          <w:t>отсутству</w:t>
        </w:r>
        <w:r>
          <w:rPr>
            <w:b/>
            <w:i/>
            <w:color w:val="000000"/>
            <w:sz w:val="22"/>
            <w:szCs w:val="22"/>
            <w:highlight w:val="yellow"/>
          </w:rPr>
          <w:t>ю</w:t>
        </w:r>
        <w:r w:rsidRPr="00DD55A2">
          <w:rPr>
            <w:b/>
            <w:i/>
            <w:color w:val="000000"/>
            <w:sz w:val="22"/>
            <w:szCs w:val="22"/>
            <w:highlight w:val="yellow"/>
          </w:rPr>
          <w:t>т/име</w:t>
        </w:r>
        <w:r>
          <w:rPr>
            <w:b/>
            <w:i/>
            <w:color w:val="000000"/>
            <w:sz w:val="22"/>
            <w:szCs w:val="22"/>
            <w:highlight w:val="yellow"/>
          </w:rPr>
          <w:t>ю</w:t>
        </w:r>
        <w:r w:rsidRPr="00DD55A2">
          <w:rPr>
            <w:b/>
            <w:i/>
            <w:color w:val="000000"/>
            <w:sz w:val="22"/>
            <w:szCs w:val="22"/>
            <w:highlight w:val="yellow"/>
          </w:rPr>
          <w:t>тся</w:t>
        </w:r>
        <w:r w:rsidRPr="00EF69C0">
          <w:rPr>
            <w:color w:val="000000"/>
            <w:sz w:val="22"/>
            <w:szCs w:val="22"/>
            <w:highlight w:val="yellow"/>
          </w:rPr>
          <w:t>]</w:t>
        </w:r>
        <w:r>
          <w:rPr>
            <w:color w:val="000000"/>
            <w:sz w:val="22"/>
            <w:szCs w:val="22"/>
          </w:rPr>
          <w:t xml:space="preserve"> </w:t>
        </w:r>
        <w:r w:rsidRPr="00DD55A2">
          <w:rPr>
            <w:color w:val="000000"/>
            <w:sz w:val="22"/>
            <w:szCs w:val="22"/>
          </w:rPr>
          <w:t xml:space="preserve">сведения о </w:t>
        </w:r>
        <w:r w:rsidRPr="00DD55A2">
          <w:rPr>
            <w:iCs/>
            <w:color w:val="000000" w:themeColor="text1"/>
            <w:sz w:val="22"/>
            <w:szCs w:val="22"/>
          </w:rPr>
          <w:t>[</w:t>
        </w:r>
        <w:r w:rsidRPr="00DC6524">
          <w:rPr>
            <w:i/>
            <w:iCs/>
            <w:color w:val="000000" w:themeColor="text1"/>
            <w:sz w:val="22"/>
            <w:szCs w:val="22"/>
          </w:rPr>
          <w:t xml:space="preserve">указывается </w:t>
        </w:r>
        <w:r>
          <w:rPr>
            <w:i/>
            <w:iCs/>
            <w:color w:val="000000" w:themeColor="text1"/>
            <w:sz w:val="22"/>
            <w:szCs w:val="22"/>
          </w:rPr>
          <w:t xml:space="preserve">краткое </w:t>
        </w:r>
        <w:r w:rsidRPr="00DC6524">
          <w:rPr>
            <w:i/>
            <w:iCs/>
            <w:color w:val="000000" w:themeColor="text1"/>
            <w:sz w:val="22"/>
            <w:szCs w:val="22"/>
          </w:rPr>
          <w:t>наименование организации</w:t>
        </w:r>
        <w:r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Pr="00DC6524">
          <w:rPr>
            <w:i/>
            <w:iCs/>
            <w:color w:val="000000" w:themeColor="text1"/>
            <w:sz w:val="22"/>
            <w:szCs w:val="22"/>
          </w:rPr>
          <w:t>-</w:t>
        </w:r>
        <w:r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Pr="00DC6524">
          <w:rPr>
            <w:i/>
            <w:iCs/>
            <w:color w:val="000000" w:themeColor="text1"/>
            <w:sz w:val="22"/>
            <w:szCs w:val="22"/>
          </w:rPr>
          <w:lastRenderedPageBreak/>
          <w:t>Поставщика /Участника закупки</w:t>
        </w:r>
        <w:r w:rsidRPr="00DD55A2">
          <w:rPr>
            <w:iCs/>
            <w:color w:val="000000" w:themeColor="text1"/>
            <w:sz w:val="22"/>
            <w:szCs w:val="22"/>
          </w:rPr>
          <w:t>]</w:t>
        </w:r>
        <w:r w:rsidRPr="00DD55A2">
          <w:rPr>
            <w:iCs/>
            <w:color w:val="333399"/>
            <w:sz w:val="22"/>
            <w:szCs w:val="22"/>
          </w:rPr>
          <w:t xml:space="preserve">, </w:t>
        </w:r>
        <w:r w:rsidRPr="00DD55A2">
          <w:rPr>
            <w:color w:val="000000"/>
            <w:sz w:val="22"/>
            <w:szCs w:val="22"/>
          </w:rPr>
          <w:t>либо о любом из лиц, входящем в состав коллективного Участника закупки (если применимо);</w:t>
        </w:r>
      </w:ins>
    </w:p>
    <w:p w:rsidR="000648CE" w:rsidRPr="00DD55A2" w:rsidRDefault="000648CE" w:rsidP="0040134A">
      <w:pPr>
        <w:pStyle w:val="afa"/>
        <w:widowControl/>
        <w:numPr>
          <w:ilvl w:val="0"/>
          <w:numId w:val="215"/>
        </w:numPr>
        <w:tabs>
          <w:tab w:val="clear" w:pos="1134"/>
        </w:tabs>
        <w:spacing w:before="240" w:after="120" w:line="276" w:lineRule="auto"/>
        <w:ind w:hanging="357"/>
        <w:jc w:val="both"/>
        <w:rPr>
          <w:ins w:id="11433" w:author="Rinat Gub" w:date="2022-12-06T13:44:00Z"/>
          <w:iCs/>
          <w:color w:val="333399"/>
          <w:sz w:val="22"/>
          <w:szCs w:val="22"/>
        </w:rPr>
      </w:pPr>
      <w:ins w:id="11434" w:author="Rinat Gub" w:date="2022-12-06T13:44:00Z">
        <w:r w:rsidRPr="00DD55A2">
          <w:rPr>
            <w:color w:val="000000"/>
            <w:sz w:val="22"/>
            <w:szCs w:val="22"/>
          </w:rPr>
          <w:t>у</w:t>
        </w:r>
        <w:r w:rsidRPr="00DD55A2">
          <w:rPr>
            <w:iCs/>
            <w:color w:val="333399"/>
            <w:sz w:val="22"/>
            <w:szCs w:val="22"/>
          </w:rPr>
          <w:t xml:space="preserve"> </w:t>
        </w:r>
        <w:r w:rsidRPr="00DD55A2">
          <w:rPr>
            <w:iCs/>
            <w:color w:val="000000" w:themeColor="text1"/>
            <w:sz w:val="22"/>
            <w:szCs w:val="22"/>
          </w:rPr>
          <w:t>[</w:t>
        </w:r>
        <w:r w:rsidRPr="00DC6524">
          <w:rPr>
            <w:i/>
            <w:iCs/>
            <w:color w:val="000000" w:themeColor="text1"/>
            <w:sz w:val="22"/>
            <w:szCs w:val="22"/>
          </w:rPr>
          <w:t xml:space="preserve">указывается </w:t>
        </w:r>
        <w:r>
          <w:rPr>
            <w:i/>
            <w:iCs/>
            <w:color w:val="000000" w:themeColor="text1"/>
            <w:sz w:val="22"/>
            <w:szCs w:val="22"/>
          </w:rPr>
          <w:t xml:space="preserve">краткое </w:t>
        </w:r>
        <w:r w:rsidRPr="00DC6524">
          <w:rPr>
            <w:i/>
            <w:iCs/>
            <w:color w:val="000000" w:themeColor="text1"/>
            <w:sz w:val="22"/>
            <w:szCs w:val="22"/>
          </w:rPr>
          <w:t>наименование организации</w:t>
        </w:r>
        <w:r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Pr="00DC6524">
          <w:rPr>
            <w:i/>
            <w:iCs/>
            <w:color w:val="000000" w:themeColor="text1"/>
            <w:sz w:val="22"/>
            <w:szCs w:val="22"/>
          </w:rPr>
          <w:t>-</w:t>
        </w:r>
        <w:r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Pr="00DC6524">
          <w:rPr>
            <w:i/>
            <w:iCs/>
            <w:color w:val="000000" w:themeColor="text1"/>
            <w:sz w:val="22"/>
            <w:szCs w:val="22"/>
          </w:rPr>
          <w:t>Поставщика /Участника закупки</w:t>
        </w:r>
        <w:r w:rsidRPr="00DD55A2">
          <w:rPr>
            <w:iCs/>
            <w:color w:val="000000" w:themeColor="text1"/>
            <w:sz w:val="22"/>
            <w:szCs w:val="22"/>
          </w:rPr>
          <w:t>]</w:t>
        </w:r>
        <w:r w:rsidRPr="00DD55A2">
          <w:rPr>
            <w:iCs/>
            <w:color w:val="333399"/>
            <w:sz w:val="22"/>
            <w:szCs w:val="22"/>
          </w:rPr>
          <w:t xml:space="preserve"> </w:t>
        </w:r>
        <w:r w:rsidRPr="00EF69C0">
          <w:rPr>
            <w:color w:val="000000"/>
            <w:sz w:val="22"/>
            <w:szCs w:val="22"/>
            <w:highlight w:val="yellow"/>
          </w:rPr>
          <w:t>[</w:t>
        </w:r>
        <w:r w:rsidRPr="00DD55A2">
          <w:rPr>
            <w:b/>
            <w:i/>
            <w:color w:val="000000"/>
            <w:sz w:val="22"/>
            <w:szCs w:val="22"/>
            <w:highlight w:val="yellow"/>
          </w:rPr>
          <w:t>отсутству</w:t>
        </w:r>
        <w:r>
          <w:rPr>
            <w:b/>
            <w:i/>
            <w:color w:val="000000"/>
            <w:sz w:val="22"/>
            <w:szCs w:val="22"/>
            <w:highlight w:val="yellow"/>
          </w:rPr>
          <w:t>ю</w:t>
        </w:r>
        <w:r w:rsidRPr="00DD55A2">
          <w:rPr>
            <w:b/>
            <w:i/>
            <w:color w:val="000000"/>
            <w:sz w:val="22"/>
            <w:szCs w:val="22"/>
            <w:highlight w:val="yellow"/>
          </w:rPr>
          <w:t>т/име</w:t>
        </w:r>
        <w:r>
          <w:rPr>
            <w:b/>
            <w:i/>
            <w:color w:val="000000"/>
            <w:sz w:val="22"/>
            <w:szCs w:val="22"/>
            <w:highlight w:val="yellow"/>
          </w:rPr>
          <w:t>ю</w:t>
        </w:r>
        <w:r w:rsidRPr="00DD55A2">
          <w:rPr>
            <w:b/>
            <w:i/>
            <w:color w:val="000000"/>
            <w:sz w:val="22"/>
            <w:szCs w:val="22"/>
            <w:highlight w:val="yellow"/>
          </w:rPr>
          <w:t>тся</w:t>
        </w:r>
        <w:r w:rsidRPr="00EF69C0">
          <w:rPr>
            <w:color w:val="000000"/>
            <w:sz w:val="22"/>
            <w:szCs w:val="22"/>
            <w:highlight w:val="yellow"/>
          </w:rPr>
          <w:t>]</w:t>
        </w:r>
        <w:r>
          <w:rPr>
            <w:color w:val="000000"/>
            <w:sz w:val="22"/>
            <w:szCs w:val="22"/>
          </w:rPr>
          <w:t xml:space="preserve"> </w:t>
        </w:r>
        <w:r w:rsidRPr="00DD55A2">
          <w:rPr>
            <w:color w:val="000000"/>
            <w:sz w:val="22"/>
            <w:szCs w:val="22"/>
          </w:rPr>
  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  </w:r>
        <w:r>
          <w:rPr>
            <w:color w:val="000000"/>
            <w:sz w:val="22"/>
            <w:szCs w:val="22"/>
          </w:rPr>
          <w:t>25% (</w:t>
        </w:r>
        <w:r w:rsidRPr="002A0610">
          <w:rPr>
            <w:i/>
            <w:color w:val="000000"/>
            <w:sz w:val="22"/>
            <w:szCs w:val="22"/>
          </w:rPr>
          <w:t>двадцать пять процентов</w:t>
        </w:r>
        <w:r>
          <w:rPr>
            <w:color w:val="000000"/>
            <w:sz w:val="22"/>
            <w:szCs w:val="22"/>
          </w:rPr>
          <w:t>)</w:t>
        </w:r>
        <w:r w:rsidRPr="00DD55A2">
          <w:rPr>
            <w:color w:val="000000"/>
            <w:sz w:val="22"/>
            <w:szCs w:val="22"/>
          </w:rPr>
          <w:t xml:space="preserve"> балансовой стоимости активов участника закупки, по данным бухгалтерской отчетности за последний отчетный период.</w:t>
        </w:r>
      </w:ins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ins w:id="11435" w:author="Rinat Gub" w:date="2022-12-06T13:44:00Z"/>
          <w:sz w:val="22"/>
          <w:szCs w:val="22"/>
        </w:rPr>
      </w:pPr>
      <w:ins w:id="11436" w:author="Rinat Gub" w:date="2022-12-06T13:44:00Z">
        <w:r>
          <w:rPr>
            <w:sz w:val="22"/>
            <w:szCs w:val="22"/>
          </w:rPr>
          <w:t>20</w:t>
        </w:r>
        <w:r w:rsidR="00F9606E" w:rsidRPr="00DC6524">
          <w:rPr>
            <w:sz w:val="22"/>
            <w:szCs w:val="22"/>
          </w:rPr>
          <w:t>.</w:t>
        </w:r>
        <w:r w:rsidR="00F9606E">
          <w:rPr>
            <w:sz w:val="22"/>
            <w:szCs w:val="22"/>
          </w:rPr>
          <w:tab/>
        </w:r>
        <w:r w:rsidR="00F9606E" w:rsidRPr="00DC6524">
          <w:rPr>
            <w:sz w:val="22"/>
            <w:szCs w:val="22"/>
          </w:rPr>
          <w:t xml:space="preserve">Мы, </w:t>
        </w:r>
        <w:r w:rsidR="00F9606E" w:rsidRPr="00DC6524">
          <w:rPr>
            <w:iCs/>
            <w:color w:val="000000" w:themeColor="text1"/>
            <w:sz w:val="22"/>
            <w:szCs w:val="22"/>
          </w:rPr>
          <w:t>[</w:t>
        </w:r>
        <w:r w:rsidR="00F9606E" w:rsidRPr="00DC6524">
          <w:rPr>
            <w:i/>
            <w:iCs/>
            <w:color w:val="000000" w:themeColor="text1"/>
            <w:sz w:val="22"/>
            <w:szCs w:val="22"/>
          </w:rPr>
          <w:t>указывается наименование организации</w:t>
        </w:r>
        <w:r w:rsidR="00F9606E"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="00F9606E" w:rsidRPr="00DC6524">
          <w:rPr>
            <w:i/>
            <w:iCs/>
            <w:color w:val="000000" w:themeColor="text1"/>
            <w:sz w:val="22"/>
            <w:szCs w:val="22"/>
          </w:rPr>
          <w:t>-</w:t>
        </w:r>
        <w:r w:rsidR="00F9606E">
          <w:rPr>
            <w:i/>
            <w:iCs/>
            <w:color w:val="000000" w:themeColor="text1"/>
            <w:sz w:val="22"/>
            <w:szCs w:val="22"/>
          </w:rPr>
          <w:t xml:space="preserve"> </w:t>
        </w:r>
        <w:r w:rsidR="00F9606E" w:rsidRPr="00DC6524">
          <w:rPr>
            <w:i/>
            <w:iCs/>
            <w:color w:val="000000" w:themeColor="text1"/>
            <w:sz w:val="22"/>
            <w:szCs w:val="22"/>
          </w:rPr>
          <w:t>Участника закупки</w:t>
        </w:r>
        <w:r w:rsidR="00F9606E" w:rsidRPr="00DC6524">
          <w:rPr>
            <w:iCs/>
            <w:color w:val="000000" w:themeColor="text1"/>
            <w:sz w:val="22"/>
            <w:szCs w:val="22"/>
          </w:rPr>
          <w:t>]</w:t>
        </w:r>
        <w:r w:rsidR="00F9606E" w:rsidRPr="00DC6524">
          <w:rPr>
            <w:sz w:val="22"/>
            <w:szCs w:val="22"/>
          </w:rPr>
          <w:t>: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37" w:author="Rinat Gub" w:date="2022-12-06T13:44:00Z"/>
          <w:sz w:val="22"/>
          <w:szCs w:val="22"/>
        </w:rPr>
      </w:pPr>
      <w:ins w:id="11438" w:author="Rinat Gub" w:date="2022-12-06T13:44:00Z">
        <w:r w:rsidRPr="00DC6524">
          <w:rPr>
            <w:sz w:val="22"/>
            <w:szCs w:val="22"/>
          </w:rPr>
          <w:t>гарантируем корректность и актуальность прилагаемой информации, и соответствие копий документов их оригиналам;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39" w:author="Rinat Gub" w:date="2022-12-06T13:44:00Z"/>
          <w:sz w:val="22"/>
          <w:szCs w:val="22"/>
        </w:rPr>
      </w:pPr>
      <w:ins w:id="11440" w:author="Rinat Gub" w:date="2022-12-06T13:44:00Z">
        <w:r w:rsidRPr="00DC6524">
          <w:rPr>
            <w:sz w:val="22"/>
            <w:szCs w:val="22"/>
          </w:rPr>
          <w:t>понимаем, что представление недостоверной информации повлечет за собой отказ в прохождении аккредитации;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41" w:author="Rinat Gub" w:date="2022-12-06T13:44:00Z"/>
          <w:sz w:val="22"/>
          <w:szCs w:val="22"/>
        </w:rPr>
      </w:pPr>
      <w:ins w:id="11442" w:author="Rinat Gub" w:date="2022-12-06T13:44:00Z">
        <w:r w:rsidRPr="00DC6524">
          <w:rPr>
            <w:sz w:val="22"/>
            <w:szCs w:val="22"/>
          </w:rPr>
          <w:t>согласны на использование информации, представленной в документах на аккредитацию, в Базе данных Поставщиков [</w:t>
        </w:r>
        <w:r w:rsidRPr="00DC6524">
          <w:rPr>
            <w:i/>
            <w:sz w:val="22"/>
            <w:szCs w:val="22"/>
          </w:rPr>
          <w:t xml:space="preserve">указать наименование </w:t>
        </w:r>
        <w:r w:rsidR="00BC4D7A">
          <w:rPr>
            <w:i/>
            <w:sz w:val="22"/>
            <w:szCs w:val="22"/>
          </w:rPr>
          <w:t>Общества группы</w:t>
        </w:r>
        <w:r w:rsidRPr="00DC6524">
          <w:rPr>
            <w:i/>
            <w:sz w:val="22"/>
            <w:szCs w:val="22"/>
          </w:rPr>
          <w:t xml:space="preserve"> </w:t>
        </w:r>
        <w:r w:rsidR="00400740">
          <w:rPr>
            <w:i/>
            <w:sz w:val="22"/>
            <w:szCs w:val="22"/>
          </w:rPr>
          <w:br/>
        </w:r>
        <w:r w:rsidR="004859FF">
          <w:rPr>
            <w:i/>
            <w:sz w:val="22"/>
            <w:szCs w:val="22"/>
          </w:rPr>
          <w:t>ПАО</w:t>
        </w:r>
        <w:r w:rsidRPr="00DC6524">
          <w:rPr>
            <w:i/>
            <w:sz w:val="22"/>
            <w:szCs w:val="22"/>
          </w:rPr>
          <w:t> «НК «РОСНЕФТЬ»</w:t>
        </w:r>
        <w:r w:rsidRPr="00DC6524">
          <w:rPr>
            <w:sz w:val="22"/>
            <w:szCs w:val="22"/>
          </w:rPr>
          <w:t>];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43" w:author="Rinat Gub" w:date="2022-12-06T13:44:00Z"/>
          <w:sz w:val="22"/>
          <w:szCs w:val="22"/>
        </w:rPr>
      </w:pPr>
      <w:ins w:id="11444" w:author="Rinat Gub" w:date="2022-12-06T13:44:00Z">
        <w:r w:rsidRPr="00DC6524">
          <w:rPr>
            <w:sz w:val="22"/>
            <w:szCs w:val="22"/>
          </w:rPr>
  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45" w:author="Rinat Gub" w:date="2022-12-06T13:44:00Z"/>
          <w:sz w:val="22"/>
          <w:szCs w:val="22"/>
        </w:rPr>
      </w:pPr>
      <w:ins w:id="11446" w:author="Rinat Gub" w:date="2022-12-06T13:44:00Z">
        <w:r w:rsidRPr="00DC6524">
          <w:rPr>
            <w:sz w:val="22"/>
            <w:szCs w:val="22"/>
          </w:rPr>
  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  </w:r>
        <w:r w:rsidR="0007372F">
          <w:rPr>
            <w:sz w:val="22"/>
            <w:szCs w:val="22"/>
          </w:rPr>
          <w:br/>
        </w:r>
        <w:r w:rsidR="004859FF">
          <w:rPr>
            <w:sz w:val="22"/>
            <w:szCs w:val="22"/>
          </w:rPr>
          <w:t>ПАО</w:t>
        </w:r>
        <w:r w:rsidRPr="00DC6524">
          <w:rPr>
            <w:sz w:val="22"/>
            <w:szCs w:val="22"/>
          </w:rPr>
          <w:t xml:space="preserve"> «НК «</w:t>
        </w:r>
        <w:r w:rsidR="00EE6B9C">
          <w:rPr>
            <w:sz w:val="22"/>
            <w:szCs w:val="22"/>
          </w:rPr>
          <w:t>РОСНЕФТЬ</w:t>
        </w:r>
        <w:r w:rsidRPr="00DC6524">
          <w:rPr>
            <w:sz w:val="22"/>
            <w:szCs w:val="22"/>
          </w:rPr>
          <w:t>»</w:t>
        </w:r>
        <w:r w:rsidR="00EE6B9C" w:rsidRPr="00EE6B9C">
          <w:rPr>
            <w:i/>
            <w:sz w:val="22"/>
            <w:szCs w:val="22"/>
          </w:rPr>
          <w:t xml:space="preserve"> </w:t>
        </w:r>
        <w:r w:rsidR="00EE6B9C" w:rsidRPr="00DC6524">
          <w:rPr>
            <w:i/>
            <w:sz w:val="22"/>
            <w:szCs w:val="22"/>
          </w:rPr>
          <w:t>/</w:t>
        </w:r>
        <w:r w:rsidR="00BC4D7A">
          <w:rPr>
            <w:i/>
            <w:sz w:val="22"/>
            <w:szCs w:val="22"/>
          </w:rPr>
          <w:t>Общества группы</w:t>
        </w:r>
        <w:r w:rsidR="00EE6B9C" w:rsidRPr="00DC6524">
          <w:rPr>
            <w:i/>
            <w:sz w:val="22"/>
            <w:szCs w:val="22"/>
          </w:rPr>
          <w:t xml:space="preserve"> </w:t>
        </w:r>
        <w:r w:rsidR="004859FF">
          <w:rPr>
            <w:i/>
            <w:sz w:val="22"/>
            <w:szCs w:val="22"/>
          </w:rPr>
          <w:t>ПАО</w:t>
        </w:r>
        <w:r w:rsidR="00EE6B9C" w:rsidRPr="00DC6524">
          <w:rPr>
            <w:i/>
            <w:sz w:val="22"/>
            <w:szCs w:val="22"/>
          </w:rPr>
          <w:t> «НК «РОСНЕФТЬ»</w:t>
        </w:r>
        <w:r w:rsidRPr="00DC6524">
          <w:rPr>
            <w:sz w:val="22"/>
            <w:szCs w:val="22"/>
          </w:rPr>
          <w:t xml:space="preserve"> действительно в течение </w:t>
        </w:r>
        <w:r w:rsidR="00312B98">
          <w:rPr>
            <w:sz w:val="22"/>
            <w:szCs w:val="22"/>
          </w:rPr>
          <w:t>установленного в нем срока</w:t>
        </w:r>
        <w:r w:rsidRPr="00DC6524">
          <w:rPr>
            <w:sz w:val="22"/>
            <w:szCs w:val="22"/>
          </w:rPr>
          <w:t>;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47" w:author="Rinat Gub" w:date="2022-12-06T13:44:00Z"/>
          <w:sz w:val="22"/>
          <w:szCs w:val="22"/>
        </w:rPr>
      </w:pPr>
      <w:ins w:id="11448" w:author="Rinat Gub" w:date="2022-12-06T13:44:00Z">
        <w:r w:rsidRPr="00DC6524">
          <w:rPr>
            <w:sz w:val="22"/>
            <w:szCs w:val="22"/>
          </w:rPr>
          <w:t>в случае заинтересованности в дальнейшем участии в закупке [</w:t>
        </w:r>
        <w:r w:rsidRPr="00DC6524">
          <w:rPr>
            <w:i/>
            <w:sz w:val="22"/>
            <w:szCs w:val="22"/>
          </w:rPr>
          <w:t xml:space="preserve">указать наименование </w:t>
        </w:r>
        <w:r w:rsidR="00BC4D7A">
          <w:rPr>
            <w:i/>
            <w:sz w:val="22"/>
            <w:szCs w:val="22"/>
          </w:rPr>
          <w:t>Общества группы</w:t>
        </w:r>
        <w:r w:rsidR="00BC4D7A" w:rsidRPr="00DC6524">
          <w:rPr>
            <w:i/>
            <w:sz w:val="22"/>
            <w:szCs w:val="22"/>
          </w:rPr>
          <w:t xml:space="preserve"> </w:t>
        </w:r>
        <w:r w:rsidR="004859FF">
          <w:rPr>
            <w:i/>
            <w:sz w:val="22"/>
            <w:szCs w:val="22"/>
          </w:rPr>
          <w:t>ПАО</w:t>
        </w:r>
        <w:r w:rsidRPr="00DC6524">
          <w:rPr>
            <w:i/>
            <w:sz w:val="22"/>
            <w:szCs w:val="22"/>
          </w:rPr>
          <w:t> «НК «РОСНЕФТЬ»</w:t>
        </w:r>
        <w:r w:rsidRPr="00DC6524">
          <w:rPr>
            <w:sz w:val="22"/>
            <w:szCs w:val="22"/>
          </w:rPr>
          <w:t>] извещены о необходимости заранее представить полный обновленный пакет документов до срока окончания аккредитации;</w:t>
        </w:r>
      </w:ins>
    </w:p>
    <w:p w:rsidR="00F9606E" w:rsidRPr="00DC6524" w:rsidRDefault="00F9606E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ins w:id="11449" w:author="Rinat Gub" w:date="2022-12-06T13:44:00Z"/>
          <w:sz w:val="22"/>
          <w:szCs w:val="22"/>
        </w:rPr>
      </w:pPr>
      <w:ins w:id="11450" w:author="Rinat Gub" w:date="2022-12-06T13:44:00Z">
        <w:r w:rsidRPr="00DC6524">
          <w:rPr>
            <w:sz w:val="22"/>
            <w:szCs w:val="22"/>
          </w:rPr>
          <w:t>гарантируем, что субъект персональных данных был уведомлен, что оператором персональных данных будет [</w:t>
        </w:r>
        <w:r w:rsidRPr="00DC6524">
          <w:rPr>
            <w:i/>
            <w:sz w:val="22"/>
            <w:szCs w:val="22"/>
          </w:rPr>
          <w:t xml:space="preserve">указать наименование </w:t>
        </w:r>
        <w:r w:rsidR="00BC4D7A">
          <w:rPr>
            <w:i/>
            <w:sz w:val="22"/>
            <w:szCs w:val="22"/>
          </w:rPr>
          <w:t>Общества группы</w:t>
        </w:r>
        <w:r w:rsidR="00BC4D7A" w:rsidRPr="00DC6524">
          <w:rPr>
            <w:i/>
            <w:sz w:val="22"/>
            <w:szCs w:val="22"/>
          </w:rPr>
          <w:t xml:space="preserve"> </w:t>
        </w:r>
        <w:r w:rsidR="004859FF">
          <w:rPr>
            <w:i/>
            <w:sz w:val="22"/>
            <w:szCs w:val="22"/>
          </w:rPr>
          <w:t>ПАО</w:t>
        </w:r>
        <w:r w:rsidRPr="00DC6524">
          <w:rPr>
            <w:i/>
            <w:sz w:val="22"/>
            <w:szCs w:val="22"/>
          </w:rPr>
          <w:t> «НК «РОСНЕФТЬ»</w:t>
        </w:r>
        <w:r w:rsidRPr="00DC6524">
          <w:rPr>
            <w:sz w:val="22"/>
            <w:szCs w:val="22"/>
          </w:rPr>
          <w:t>] и дал на это согласие.</w:t>
        </w:r>
      </w:ins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  <w:rPr>
          <w:ins w:id="11451" w:author="Rinat Gub" w:date="2022-12-06T13:44:00Z"/>
        </w:rPr>
      </w:pPr>
    </w:p>
    <w:tbl>
      <w:tblPr>
        <w:tblW w:w="4805" w:type="pct"/>
        <w:tblInd w:w="108" w:type="dxa"/>
        <w:tblLook w:val="01E0" w:firstRow="1" w:lastRow="1" w:firstColumn="1" w:lastColumn="1" w:noHBand="0" w:noVBand="0"/>
      </w:tblPr>
      <w:tblGrid>
        <w:gridCol w:w="3466"/>
        <w:gridCol w:w="2212"/>
        <w:gridCol w:w="3585"/>
      </w:tblGrid>
      <w:tr w:rsidR="00F9606E" w:rsidRPr="00203244" w:rsidTr="002221C0">
        <w:trPr>
          <w:trHeight w:val="1463"/>
          <w:ins w:id="11452" w:author="Rinat Gub" w:date="2022-12-06T13:44:00Z"/>
        </w:trPr>
        <w:tc>
          <w:tcPr>
            <w:tcW w:w="1871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453" w:author="Rinat Gub" w:date="2022-12-06T13:44:00Z"/>
              </w:rPr>
            </w:pPr>
            <w:ins w:id="11454" w:author="Rinat Gub" w:date="2022-12-06T13:44:00Z">
              <w:r w:rsidRPr="00203244">
                <w:t>Должность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ins w:id="11455" w:author="Rinat Gub" w:date="2022-12-06T13:44:00Z"/>
              </w:rPr>
            </w:pPr>
            <w:ins w:id="11456" w:author="Rinat Gub" w:date="2022-12-06T13:44:00Z">
              <w:r w:rsidRPr="00203244">
                <w:t>Руководителя Поставщика/Участника закупки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  <w:rPr>
                <w:ins w:id="11457" w:author="Rinat Gub" w:date="2022-12-06T13:44:00Z"/>
              </w:rPr>
            </w:pPr>
          </w:p>
          <w:p w:rsidR="00F9606E" w:rsidRPr="00203244" w:rsidRDefault="00A9777F" w:rsidP="00E3430E">
            <w:pPr>
              <w:tabs>
                <w:tab w:val="clear" w:pos="1134"/>
              </w:tabs>
              <w:ind w:firstLine="0"/>
              <w:jc w:val="right"/>
              <w:rPr>
                <w:ins w:id="11458" w:author="Rinat Gub" w:date="2022-12-06T13:44:00Z"/>
              </w:rPr>
            </w:pPr>
            <w:ins w:id="11459" w:author="Rinat Gub" w:date="2022-12-06T13:44:00Z">
              <w:r>
                <w:t xml:space="preserve"> </w:t>
              </w:r>
              <w:r w:rsidR="00F9606E" w:rsidRPr="00203244">
                <w:t>МП</w:t>
              </w:r>
            </w:ins>
          </w:p>
        </w:tc>
        <w:tc>
          <w:tcPr>
            <w:tcW w:w="119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460" w:author="Rinat Gub" w:date="2022-12-06T13:44:00Z"/>
              </w:rPr>
            </w:pPr>
            <w:ins w:id="11461" w:author="Rinat Gub" w:date="2022-12-06T13:44:00Z">
              <w:r w:rsidRPr="00203244">
                <w:t>_____________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462" w:author="Rinat Gub" w:date="2022-12-06T13:44:00Z"/>
                <w:i/>
                <w:sz w:val="20"/>
                <w:szCs w:val="20"/>
              </w:rPr>
            </w:pPr>
            <w:ins w:id="11463" w:author="Rinat Gub" w:date="2022-12-06T13:44:00Z">
              <w:r w:rsidRPr="00203244">
                <w:rPr>
                  <w:i/>
                  <w:sz w:val="20"/>
                  <w:szCs w:val="20"/>
                </w:rPr>
                <w:t>(подпись)</w:t>
              </w:r>
            </w:ins>
          </w:p>
        </w:tc>
        <w:tc>
          <w:tcPr>
            <w:tcW w:w="1935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464" w:author="Rinat Gub" w:date="2022-12-06T13:44:00Z"/>
              </w:rPr>
            </w:pPr>
            <w:ins w:id="11465" w:author="Rinat Gub" w:date="2022-12-06T13:44:00Z">
              <w:r w:rsidRPr="00203244">
                <w:t>__________________________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ns w:id="11466" w:author="Rinat Gub" w:date="2022-12-06T13:44:00Z"/>
                <w:i/>
                <w:sz w:val="20"/>
                <w:szCs w:val="20"/>
              </w:rPr>
            </w:pPr>
            <w:ins w:id="11467" w:author="Rinat Gub" w:date="2022-12-06T13:44:00Z">
              <w:r w:rsidRPr="00203244">
                <w:rPr>
                  <w:i/>
                  <w:sz w:val="20"/>
                  <w:szCs w:val="20"/>
                </w:rPr>
                <w:t>(расшифровка подписи)</w:t>
              </w:r>
            </w:ins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ns w:id="11468" w:author="Rinat Gub" w:date="2022-12-06T13:44:00Z"/>
              </w:rPr>
            </w:pPr>
            <w:ins w:id="11469" w:author="Rinat Gub" w:date="2022-12-06T13:44:00Z">
              <w:r w:rsidRPr="00203244">
                <w:t>«____»___________ 20__ г.</w:t>
              </w:r>
            </w:ins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11470" w:author="Rinat Gub" w:date="2022-12-06T13:44:00Z"/>
          <w:b/>
          <w:bCs/>
          <w:color w:val="000000"/>
          <w:spacing w:val="36"/>
          <w:szCs w:val="22"/>
        </w:rPr>
      </w:pPr>
      <w:moveToRangeStart w:id="11471" w:author="Rinat Gub" w:date="2022-12-06T13:44:00Z" w:name="move121226689"/>
      <w:moveTo w:id="11472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To>
    </w:p>
    <w:p w:rsidR="00F9606E" w:rsidRDefault="00F9606E" w:rsidP="00D77287">
      <w:pPr>
        <w:rPr>
          <w:moveTo w:id="11473" w:author="Rinat Gub" w:date="2022-12-06T13:44:00Z"/>
        </w:rPr>
        <w:pPrChange w:id="11474" w:author="Rinat Gub" w:date="2022-12-06T13:44:00Z">
          <w:pPr>
            <w:pStyle w:val="-30"/>
          </w:pPr>
        </w:pPrChange>
      </w:pPr>
      <w:moveToRangeStart w:id="11475" w:author="Rinat Gub" w:date="2022-12-06T13:44:00Z" w:name="move121226675"/>
      <w:moveToRangeEnd w:id="11471"/>
    </w:p>
    <w:p w:rsidR="00130C0F" w:rsidRPr="00203244" w:rsidRDefault="00130C0F" w:rsidP="00D77287">
      <w:pPr>
        <w:rPr>
          <w:moveTo w:id="11476" w:author="Rinat Gub" w:date="2022-12-06T13:44:00Z"/>
          <w:rPrChange w:id="11477" w:author="Rinat Gub" w:date="2022-12-06T13:44:00Z">
            <w:rPr>
              <w:moveTo w:id="11478" w:author="Rinat Gub" w:date="2022-12-06T13:44:00Z"/>
              <w:b/>
            </w:rPr>
          </w:rPrChange>
        </w:rPr>
        <w:pPrChange w:id="11479" w:author="Rinat Gub" w:date="2022-12-06T13:44:00Z">
          <w:pPr>
            <w:ind w:firstLine="0"/>
          </w:pPr>
        </w:pPrChange>
      </w:pPr>
      <w:moveTo w:id="11480" w:author="Rinat Gub" w:date="2022-12-06T13:44:00Z">
        <w:r w:rsidRPr="00203244">
          <w:rPr>
            <w:b/>
          </w:rPr>
          <w:lastRenderedPageBreak/>
          <w:t>Инструкция по заполнению</w:t>
        </w:r>
      </w:moveTo>
    </w:p>
    <w:moveToRangeEnd w:id="11475"/>
    <w:p w:rsidR="00130C0F" w:rsidRDefault="00FC1EF0" w:rsidP="0040134A">
      <w:pPr>
        <w:pStyle w:val="afa"/>
        <w:numPr>
          <w:ilvl w:val="3"/>
          <w:numId w:val="109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  <w:rPr>
          <w:ins w:id="11481" w:author="Rinat Gub" w:date="2022-12-06T13:44:00Z"/>
        </w:rPr>
      </w:pPr>
      <w:ins w:id="11482" w:author="Rinat Gub" w:date="2022-12-06T13:44:00Z">
        <w:r>
          <w:t xml:space="preserve">Столбец </w:t>
        </w:r>
        <w:r w:rsidR="00130C0F">
          <w:t xml:space="preserve">«Категория </w:t>
        </w:r>
        <w:r w:rsidR="00130C0F" w:rsidRPr="00203244">
          <w:t>Поставщика</w:t>
        </w:r>
        <w:r w:rsidR="00130C0F" w:rsidRPr="00B93515">
          <w:t>/</w:t>
        </w:r>
        <w:r w:rsidR="00130C0F" w:rsidRPr="00203244">
          <w:t>Участника закупки</w:t>
        </w:r>
        <w:r w:rsidR="00130C0F">
          <w:t xml:space="preserve">» </w:t>
        </w:r>
        <w:r>
          <w:t xml:space="preserve">в п. №13 </w:t>
        </w:r>
        <w:r w:rsidR="00130C0F">
          <w:t>заполняется с учетом следующего: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83" w:author="Rinat Gub" w:date="2022-12-06T13:44:00Z"/>
        </w:rPr>
      </w:pPr>
      <w:ins w:id="11484" w:author="Rinat Gub" w:date="2022-12-06T13:44:00Z">
        <w:r w:rsidRPr="001E0392">
          <w:rPr>
            <w:b/>
          </w:rPr>
          <w:t>«Производитель МТР»</w:t>
        </w:r>
        <w:r w:rsidRPr="00666E09">
          <w:t xml:space="preserve"> </w:t>
        </w:r>
        <w:r w:rsidR="001E0392">
          <w:sym w:font="Symbol" w:char="F02D"/>
        </w:r>
        <w:r w:rsidRPr="00666E09">
  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  </w:r>
        <w:r>
          <w:t>, являющееся юридическим лицом;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85" w:author="Rinat Gub" w:date="2022-12-06T13:44:00Z"/>
        </w:rPr>
      </w:pPr>
      <w:ins w:id="11486" w:author="Rinat Gub" w:date="2022-12-06T13:44:00Z">
        <w:r w:rsidRPr="001E0392">
          <w:rPr>
            <w:b/>
          </w:rPr>
          <w:t>«Сбытовая организация производителя» (Торговый дом)</w:t>
        </w:r>
        <w:r w:rsidRPr="00666E09">
          <w:t xml:space="preserve"> </w:t>
        </w:r>
        <w:r w:rsidR="001E0392">
          <w:sym w:font="Symbol" w:char="F02D"/>
        </w:r>
        <w:r w:rsidRPr="00666E09">
          <w:t xml:space="preserve"> Продавец, владеющий эксклюзивными правами на продажу товаров от имени производителя, входящий </w:t>
        </w:r>
        <w:r>
          <w:t>в группу компании производителя;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87" w:author="Rinat Gub" w:date="2022-12-06T13:44:00Z"/>
        </w:rPr>
      </w:pPr>
      <w:ins w:id="11488" w:author="Rinat Gub" w:date="2022-12-06T13:44:00Z">
        <w:r w:rsidRPr="001E0392">
          <w:rPr>
            <w:b/>
          </w:rPr>
          <w:t>«Посредник / Дилер / Дистрибьютор</w:t>
        </w:r>
        <w:r w:rsidR="001E0392" w:rsidRPr="001E0392">
          <w:rPr>
            <w:b/>
          </w:rPr>
          <w:t>»</w:t>
        </w:r>
        <w:r w:rsidR="001E0392">
          <w:t xml:space="preserve"> </w:t>
        </w:r>
        <w:r w:rsidR="001E0392">
          <w:sym w:font="Symbol" w:char="F02D"/>
        </w:r>
        <w:r w:rsidRPr="00666E09">
  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  </w:r>
        <w:r w:rsidRPr="00666E09">
          <w:br/>
  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  </w:r>
        <w:r w:rsidRPr="00666E09">
          <w:br/>
          <w:t>Прочие посредники, не входящие в группу компании производителя и являющиеся независимыми от него (в том числе, агенты, брокеры и т.д.</w:t>
        </w:r>
        <w:r>
          <w:t>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89" w:author="Rinat Gub" w:date="2022-12-06T13:44:00Z"/>
        </w:rPr>
      </w:pPr>
      <w:ins w:id="11490" w:author="Rinat Gub" w:date="2022-12-06T13:44:00Z">
        <w:r w:rsidRPr="001E0392">
          <w:rPr>
            <w:b/>
          </w:rPr>
          <w:t>«Исполнитель услуг (собственными силами)»</w:t>
        </w:r>
        <w:r>
          <w:t xml:space="preserve"> </w:t>
        </w:r>
        <w:r w:rsidR="001E0392">
          <w:sym w:font="Symbol" w:char="F02D"/>
        </w:r>
        <w:r>
          <w:t xml:space="preserve"> </w:t>
        </w:r>
        <w:r w:rsidRPr="00666E09">
          <w:t xml:space="preserve">Непосредственный исполнитель услуг без привлечения </w:t>
        </w:r>
        <w:r>
          <w:t>субисполнителей;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91" w:author="Rinat Gub" w:date="2022-12-06T13:44:00Z"/>
        </w:rPr>
      </w:pPr>
      <w:ins w:id="11492" w:author="Rinat Gub" w:date="2022-12-06T13:44:00Z">
        <w:r w:rsidRPr="001E0392">
          <w:rPr>
            <w:b/>
          </w:rPr>
          <w:t>«Исполнитель услуг (с привлечением субисполнителей)»</w:t>
        </w:r>
        <w:r w:rsidRPr="00666E09">
          <w:t xml:space="preserve"> </w:t>
        </w:r>
        <w:r w:rsidR="001E0392">
          <w:sym w:font="Symbol" w:char="F02D"/>
        </w:r>
        <w:r>
          <w:t xml:space="preserve"> </w:t>
        </w:r>
        <w:r w:rsidRPr="00666E09">
          <w:t>Непосредственный исполнитель услуг с возможностью привлечения субисполнитель на часть оказываемых услуг</w:t>
        </w:r>
        <w:r>
          <w:t>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93" w:author="Rinat Gub" w:date="2022-12-06T13:44:00Z"/>
        </w:rPr>
      </w:pPr>
      <w:ins w:id="11494" w:author="Rinat Gub" w:date="2022-12-06T13:44:00Z">
        <w:r w:rsidRPr="001E0392">
          <w:rPr>
            <w:b/>
          </w:rPr>
          <w:t>«Подрядчик (собственными силами)»</w:t>
        </w:r>
        <w:r w:rsidRPr="00666E09">
          <w:t xml:space="preserve"> </w:t>
        </w:r>
        <w:r w:rsidR="001E0392">
          <w:sym w:font="Symbol" w:char="F02D"/>
        </w:r>
        <w:r>
          <w:t xml:space="preserve"> </w:t>
        </w:r>
        <w:r w:rsidRPr="00666E09">
          <w:t>Лицо, выполняющее работы</w:t>
        </w:r>
        <w:r w:rsidR="00A9777F">
          <w:t xml:space="preserve"> </w:t>
        </w:r>
        <w:r w:rsidRPr="00666E09">
          <w:t>по договору в полном объеме своими силами и средствами, без права привлечения субподрядчиков</w:t>
        </w:r>
        <w:r w:rsidR="00D63167">
          <w:t xml:space="preserve"> (соисполнителей)</w:t>
        </w:r>
        <w:r>
          <w:t>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95" w:author="Rinat Gub" w:date="2022-12-06T13:44:00Z"/>
        </w:rPr>
      </w:pPr>
      <w:ins w:id="11496" w:author="Rinat Gub" w:date="2022-12-06T13:44:00Z">
        <w:r w:rsidRPr="001E0392">
          <w:rPr>
            <w:b/>
          </w:rPr>
          <w:t>«Генеральный подрядчик»</w:t>
        </w:r>
        <w:r w:rsidRPr="00666E09">
          <w:t xml:space="preserve"> </w:t>
        </w:r>
        <w:r w:rsidR="001E0392">
          <w:sym w:font="Symbol" w:char="F02D"/>
        </w:r>
        <w:r w:rsidR="001E0392">
          <w:t xml:space="preserve"> </w:t>
        </w:r>
        <w:r w:rsidRPr="00666E09">
          <w:t>Лицо, выполняющее работы</w:t>
        </w:r>
        <w:r w:rsidR="00A9777F">
          <w:t xml:space="preserve"> </w:t>
        </w:r>
        <w:r w:rsidRPr="00666E09">
          <w:t>по договору с привлечением субподрядных организаций</w:t>
        </w:r>
        <w:r w:rsidR="00D63167">
          <w:t xml:space="preserve"> (соисполнителей)</w:t>
        </w:r>
        <w:r>
          <w:t xml:space="preserve">; 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97" w:author="Rinat Gub" w:date="2022-12-06T13:44:00Z"/>
        </w:rPr>
      </w:pPr>
      <w:ins w:id="11498" w:author="Rinat Gub" w:date="2022-12-06T13:44:00Z">
        <w:r w:rsidRPr="001E0392">
          <w:rPr>
            <w:b/>
          </w:rPr>
          <w:t>«Пэкиджер»</w:t>
        </w:r>
        <w:r w:rsidRPr="00666E09">
          <w:t xml:space="preserve"> </w:t>
        </w:r>
        <w:r w:rsidR="001E0392">
          <w:sym w:font="Symbol" w:char="F02D"/>
        </w:r>
        <w:r w:rsidR="001E0392">
          <w:t xml:space="preserve"> </w:t>
        </w:r>
        <w:r w:rsidRPr="00666E09">
          <w:t xml:space="preserve">Компания, которая закупает готовые блоки у других изготовителей, затем у себя их доукомплектовывает </w:t>
        </w:r>
        <w:r>
          <w:t>и передает Заказчику комплектом;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499" w:author="Rinat Gub" w:date="2022-12-06T13:44:00Z"/>
        </w:rPr>
      </w:pPr>
      <w:ins w:id="11500" w:author="Rinat Gub" w:date="2022-12-06T13:44:00Z">
        <w:r w:rsidRPr="001E0392">
          <w:rPr>
            <w:b/>
          </w:rPr>
          <w:t>«Прочие Поставщики»</w:t>
        </w:r>
        <w:r>
          <w:t xml:space="preserve"> </w:t>
        </w:r>
        <w:r w:rsidR="001E0392">
          <w:sym w:font="Symbol" w:char="F02D"/>
        </w:r>
        <w:r w:rsidR="001E0392">
          <w:t xml:space="preserve"> </w:t>
        </w:r>
        <w:r w:rsidRPr="00666E09">
          <w:t>Иные поставщики, не вошедшие в другие группы</w:t>
        </w:r>
        <w:r>
          <w:t>;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501" w:author="Rinat Gub" w:date="2022-12-06T13:44:00Z"/>
        </w:rPr>
      </w:pPr>
      <w:ins w:id="11502" w:author="Rinat Gub" w:date="2022-12-06T13:44:00Z">
        <w:r w:rsidRPr="001E0392">
          <w:rPr>
            <w:b/>
          </w:rPr>
          <w:t>«Производитель импортозамещающей продукции»</w:t>
        </w:r>
        <w:r>
          <w:t xml:space="preserve"> </w:t>
        </w:r>
        <w:r w:rsidR="001E0392">
          <w:sym w:font="Symbol" w:char="F02D"/>
        </w:r>
        <w:r>
          <w:t xml:space="preserve"> </w:t>
        </w:r>
        <w:r w:rsidRPr="00666E09">
          <w:t>Производитель импортозамещающей</w:t>
        </w:r>
        <w:r>
          <w:t xml:space="preserve"> продукции (</w:t>
        </w:r>
        <w:r w:rsidRPr="00666E09">
          <w:t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  </w:r>
        <w:r>
          <w:t>)</w:t>
        </w:r>
      </w:ins>
    </w:p>
    <w:p w:rsidR="00666E09" w:rsidRP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503" w:author="Rinat Gub" w:date="2022-12-06T13:44:00Z"/>
        </w:rPr>
      </w:pPr>
      <w:ins w:id="11504" w:author="Rinat Gub" w:date="2022-12-06T13:44:00Z">
        <w:r w:rsidRPr="001E0392">
          <w:rPr>
            <w:b/>
          </w:rPr>
          <w:t>«Дистрибьютор импортозамещающей продукции»</w:t>
        </w:r>
        <w:r>
          <w:t xml:space="preserve"> </w:t>
        </w:r>
        <w:r w:rsidR="001E0392">
          <w:sym w:font="Symbol" w:char="F02D"/>
        </w:r>
        <w:r w:rsidR="001E0392">
          <w:t xml:space="preserve"> </w:t>
        </w:r>
        <w:r w:rsidRPr="00666E09">
          <w:t>Дистрибьютор импортозамещающей продукции</w:t>
        </w:r>
        <w:r>
          <w:t>;</w:t>
        </w:r>
      </w:ins>
    </w:p>
    <w:p w:rsidR="00130C0F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505" w:author="Rinat Gub" w:date="2022-12-06T13:44:00Z"/>
        </w:rPr>
      </w:pPr>
      <w:ins w:id="11506" w:author="Rinat Gub" w:date="2022-12-06T13:44:00Z">
        <w:r w:rsidRPr="001E0392">
          <w:rPr>
            <w:b/>
          </w:rPr>
          <w:t>«Сервисная компания, сопровождающая импортозамещающую продукцию»</w:t>
        </w:r>
        <w:r>
          <w:t xml:space="preserve"> </w:t>
        </w:r>
        <w:r w:rsidR="001E0392">
          <w:sym w:font="Symbol" w:char="F02D"/>
        </w:r>
        <w:r>
          <w:t xml:space="preserve"> </w:t>
        </w:r>
        <w:r w:rsidRPr="00666E09">
          <w:t>Сервисная компания, сопровождающая импортозамещающую продукцию</w:t>
        </w:r>
        <w:r>
          <w:t>;</w:t>
        </w:r>
      </w:ins>
    </w:p>
    <w:p w:rsidR="00666E09" w:rsidRDefault="00666E09" w:rsidP="0040134A">
      <w:pPr>
        <w:pStyle w:val="afa"/>
        <w:numPr>
          <w:ilvl w:val="0"/>
          <w:numId w:val="124"/>
        </w:numPr>
        <w:spacing w:after="120"/>
        <w:jc w:val="both"/>
        <w:rPr>
          <w:ins w:id="11507" w:author="Rinat Gub" w:date="2022-12-06T13:44:00Z"/>
        </w:rPr>
      </w:pPr>
      <w:ins w:id="11508" w:author="Rinat Gub" w:date="2022-12-06T13:44:00Z">
        <w:r w:rsidRPr="001E0392">
          <w:rPr>
            <w:b/>
          </w:rPr>
          <w:t>«Компания - инвесторов, финансирующая разработку импортозамещающей продукции»</w:t>
        </w:r>
        <w:r>
          <w:t xml:space="preserve"> </w:t>
        </w:r>
        <w:r w:rsidR="001E0392">
          <w:sym w:font="Symbol" w:char="F02D"/>
        </w:r>
        <w:r w:rsidR="001E0392">
          <w:t xml:space="preserve"> </w:t>
        </w:r>
        <w:r w:rsidRPr="00666E09">
          <w:t>Компания инвестор, финансирующая производ</w:t>
        </w:r>
        <w:r w:rsidR="001E0392">
          <w:t>ство импортозамещающей продукции.</w:t>
        </w:r>
      </w:ins>
    </w:p>
    <w:p w:rsidR="001E0392" w:rsidRPr="00666E09" w:rsidRDefault="001E0392" w:rsidP="0040134A">
      <w:pPr>
        <w:pStyle w:val="afa"/>
        <w:numPr>
          <w:ilvl w:val="0"/>
          <w:numId w:val="124"/>
        </w:numPr>
        <w:spacing w:after="120"/>
        <w:jc w:val="both"/>
        <w:rPr>
          <w:ins w:id="11509" w:author="Rinat Gub" w:date="2022-12-06T13:44:00Z"/>
        </w:rPr>
        <w:sectPr w:rsidR="001E0392" w:rsidRPr="00666E09" w:rsidSect="00694DD2">
          <w:headerReference w:type="even" r:id="rId140"/>
          <w:headerReference w:type="first" r:id="rId14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07372F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ins w:id="11510" w:author="Rinat Gub" w:date="2022-12-06T13:44:00Z"/>
          <w:bCs/>
          <w:sz w:val="28"/>
          <w:szCs w:val="24"/>
        </w:rPr>
      </w:pPr>
      <w:bookmarkStart w:id="11511" w:name="_Ref391375476"/>
      <w:bookmarkStart w:id="11512" w:name="_Ref391375597"/>
      <w:bookmarkStart w:id="11513" w:name="_Toc392326437"/>
      <w:bookmarkStart w:id="11514" w:name="_Toc392495198"/>
      <w:bookmarkStart w:id="11515" w:name="_Toc392595026"/>
      <w:bookmarkStart w:id="11516" w:name="_Toc392610538"/>
      <w:bookmarkStart w:id="11517" w:name="_Toc393989340"/>
      <w:bookmarkStart w:id="11518" w:name="_Toc393888125"/>
      <w:bookmarkStart w:id="11519" w:name="_Toc398807148"/>
      <w:bookmarkStart w:id="11520" w:name="_Ref391310895"/>
      <w:bookmarkStart w:id="11521" w:name="_Ref391194808"/>
      <w:ins w:id="11522" w:author="Rinat Gub" w:date="2022-12-06T13:44:00Z">
        <w:r w:rsidRPr="00203244">
          <w:rPr>
            <w:rFonts w:ascii="Arial" w:hAnsi="Arial"/>
            <w:b/>
            <w:bCs/>
            <w:sz w:val="28"/>
            <w:szCs w:val="24"/>
          </w:rPr>
          <w:lastRenderedPageBreak/>
          <w:t>ФОРМА ПРЕДСТАВЛЕНИЯ ИНФОРМАЦИИ О ЦЕПОЧКЕ СОБСТВЕННИКОВ, ВКЛЮЧАЯ КОНЕЧНЫХ БЕНЕФИЦИАРОВ</w:t>
        </w:r>
        <w:bookmarkEnd w:id="11511"/>
        <w:bookmarkEnd w:id="11512"/>
        <w:bookmarkEnd w:id="11513"/>
        <w:bookmarkEnd w:id="11514"/>
        <w:bookmarkEnd w:id="11515"/>
        <w:bookmarkEnd w:id="11516"/>
        <w:bookmarkEnd w:id="11517"/>
        <w:bookmarkEnd w:id="11518"/>
        <w:bookmarkEnd w:id="11519"/>
        <w:r w:rsidR="00F9606E" w:rsidRPr="00203244">
          <w:rPr>
            <w:rStyle w:val="afc"/>
            <w:rFonts w:ascii="Arial" w:hAnsi="Arial"/>
            <w:b/>
            <w:bCs/>
            <w:caps/>
            <w:szCs w:val="24"/>
          </w:rPr>
          <w:footnoteReference w:id="60"/>
        </w:r>
      </w:ins>
    </w:p>
    <w:bookmarkEnd w:id="11520"/>
    <w:bookmarkEnd w:id="11521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moveTo w:id="11525" w:author="Rinat Gub" w:date="2022-12-06T13:44:00Z"/>
          <w:b/>
          <w:bCs/>
          <w:color w:val="000000"/>
          <w:spacing w:val="36"/>
          <w:szCs w:val="22"/>
        </w:rPr>
      </w:pPr>
      <w:moveToRangeStart w:id="11526" w:author="Rinat Gub" w:date="2022-12-06T13:44:00Z" w:name="move121226690"/>
      <w:moveTo w:id="11527" w:author="Rinat Gub" w:date="2022-12-06T13:44:00Z">
        <w:r>
          <w:rPr>
            <w:b/>
            <w:bCs/>
            <w:color w:val="000000"/>
            <w:spacing w:val="36"/>
            <w:szCs w:val="22"/>
          </w:rPr>
          <w:t>начало</w:t>
        </w:r>
        <w:r w:rsidRPr="00203244">
          <w:rPr>
            <w:b/>
            <w:bCs/>
            <w:color w:val="000000"/>
            <w:spacing w:val="36"/>
            <w:szCs w:val="22"/>
          </w:rPr>
          <w:t xml:space="preserve"> </w:t>
        </w:r>
        <w:r w:rsidRPr="00326EC6">
          <w:rPr>
            <w:b/>
            <w:bCs/>
            <w:color w:val="000000"/>
            <w:spacing w:val="36"/>
            <w:szCs w:val="22"/>
          </w:rPr>
          <w:t>формы</w:t>
        </w:r>
      </w:moveTo>
    </w:p>
    <w:moveToRangeEnd w:id="11526"/>
    <w:p w:rsidR="00F9606E" w:rsidRPr="00203244" w:rsidRDefault="00F9606E" w:rsidP="00F9606E">
      <w:pPr>
        <w:rPr>
          <w:ins w:id="11528" w:author="Rinat Gub" w:date="2022-12-06T13:44:00Z"/>
        </w:rPr>
      </w:pPr>
    </w:p>
    <w:p w:rsidR="00F9606E" w:rsidRPr="00203244" w:rsidRDefault="00F9606E" w:rsidP="00F9606E">
      <w:pPr>
        <w:pStyle w:val="afd"/>
        <w:spacing w:after="0"/>
        <w:jc w:val="left"/>
        <w:rPr>
          <w:ins w:id="11529" w:author="Rinat Gub" w:date="2022-12-06T13:44:00Z"/>
        </w:rPr>
      </w:pPr>
      <w:ins w:id="11530" w:author="Rinat Gub" w:date="2022-12-06T13:44:00Z">
        <w:r w:rsidRPr="00203244">
          <w:rPr>
            <w:b/>
            <w:bCs/>
          </w:rPr>
          <w:t>(фирменный бланк Поставщика/ Участника закупки)</w:t>
        </w:r>
      </w:ins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ins w:id="11531" w:author="Rinat Gub" w:date="2022-12-06T13:44:00Z"/>
          <w:b/>
          <w:bCs/>
        </w:rPr>
      </w:pPr>
      <w:ins w:id="11532" w:author="Rinat Gub" w:date="2022-12-06T13:44:00Z">
        <w:r w:rsidRPr="00203244">
          <w:t xml:space="preserve">№__________ </w:t>
        </w:r>
        <w:r w:rsidRPr="00203244">
          <w:tab/>
          <w:t>«__»________20</w:t>
        </w:r>
        <w:r w:rsidR="003D359F">
          <w:t>__</w:t>
        </w:r>
        <w:r w:rsidRPr="00203244">
          <w:t xml:space="preserve">г. </w:t>
        </w:r>
      </w:ins>
    </w:p>
    <w:p w:rsidR="00F9606E" w:rsidRPr="00203244" w:rsidRDefault="00F9606E" w:rsidP="00F9606E">
      <w:pPr>
        <w:ind w:left="-2410" w:right="19"/>
        <w:jc w:val="center"/>
        <w:rPr>
          <w:ins w:id="11533" w:author="Rinat Gub" w:date="2022-12-06T13:44:00Z"/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ins w:id="11534" w:author="Rinat Gub" w:date="2022-12-06T13:44:00Z"/>
          <w:rFonts w:ascii="Arial" w:hAnsi="Arial" w:cs="Arial"/>
          <w:b/>
        </w:rPr>
      </w:pPr>
      <w:ins w:id="11535" w:author="Rinat Gub" w:date="2022-12-06T13:44:00Z">
        <w:r w:rsidRPr="00203244">
          <w:rPr>
            <w:rFonts w:ascii="Arial" w:hAnsi="Arial" w:cs="Arial"/>
            <w:b/>
          </w:rPr>
          <w:t>Информация о собственниках (акционерах) организации</w:t>
        </w:r>
      </w:ins>
    </w:p>
    <w:p w:rsidR="00BC4D7A" w:rsidRDefault="00F9606E" w:rsidP="00BC4D7A">
      <w:pPr>
        <w:tabs>
          <w:tab w:val="clear" w:pos="1134"/>
        </w:tabs>
        <w:ind w:firstLine="0"/>
        <w:jc w:val="center"/>
        <w:rPr>
          <w:ins w:id="11536" w:author="Rinat Gub" w:date="2022-12-06T13:44:00Z"/>
          <w:rFonts w:ascii="Arial" w:hAnsi="Arial" w:cs="Arial"/>
          <w:b/>
        </w:rPr>
      </w:pPr>
      <w:ins w:id="11537" w:author="Rinat Gub" w:date="2022-12-06T13:44:00Z">
        <w:r w:rsidRPr="00203244">
          <w:rPr>
            <w:rFonts w:ascii="Arial" w:hAnsi="Arial" w:cs="Arial"/>
            <w:b/>
          </w:rPr>
          <w:t xml:space="preserve">Поставщика </w:t>
        </w:r>
        <w:r w:rsidRPr="007D557E">
          <w:rPr>
            <w:rFonts w:ascii="Arial" w:hAnsi="Arial" w:cs="Arial"/>
            <w:b/>
          </w:rPr>
          <w:t>на поставку</w:t>
        </w:r>
        <w:r w:rsidRPr="00203244">
          <w:rPr>
            <w:rFonts w:ascii="Arial" w:hAnsi="Arial" w:cs="Arial"/>
            <w:b/>
          </w:rPr>
          <w:t xml:space="preserve"> товаров, работ и услуг</w:t>
        </w:r>
      </w:ins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ins w:id="11538" w:author="Rinat Gub" w:date="2022-12-06T13:44:00Z"/>
          <w:rFonts w:ascii="Arial" w:hAnsi="Arial" w:cs="Arial"/>
          <w:b/>
        </w:rPr>
      </w:pPr>
      <w:ins w:id="11539" w:author="Rinat Gub" w:date="2022-12-06T13:44:00Z">
        <w:r w:rsidRPr="00203244">
          <w:rPr>
            <w:rFonts w:ascii="Arial" w:hAnsi="Arial" w:cs="Arial"/>
            <w:b/>
          </w:rPr>
          <w:t xml:space="preserve"> </w:t>
        </w:r>
        <w:r w:rsidRPr="00203244">
          <w:t>[</w:t>
        </w:r>
        <w:r w:rsidRPr="0007372F">
          <w:rPr>
            <w:i/>
            <w:shd w:val="clear" w:color="auto" w:fill="FFFFCC"/>
          </w:rPr>
          <w:t xml:space="preserve">указать наименование </w:t>
        </w:r>
        <w:r w:rsidR="00BC4D7A" w:rsidRPr="0007372F">
          <w:rPr>
            <w:i/>
            <w:shd w:val="clear" w:color="auto" w:fill="FFFFCC"/>
          </w:rPr>
          <w:t>Общества группы</w:t>
        </w:r>
        <w:r w:rsidR="000C32F5">
          <w:rPr>
            <w:i/>
            <w:shd w:val="clear" w:color="auto" w:fill="FFFFCC"/>
          </w:rPr>
          <w:t xml:space="preserve">, </w:t>
        </w:r>
        <w:r w:rsidR="00CE295A">
          <w:rPr>
            <w:i/>
            <w:shd w:val="clear" w:color="auto" w:fill="FFFFCC"/>
          </w:rPr>
          <w:t>в которое</w:t>
        </w:r>
        <w:r w:rsidR="000C32F5">
          <w:rPr>
            <w:i/>
            <w:shd w:val="clear" w:color="auto" w:fill="FFFFCC"/>
          </w:rPr>
          <w:t xml:space="preserve"> подаются документы на аккредитацию</w:t>
        </w:r>
        <w:r w:rsidRPr="00203244">
          <w:t>]</w:t>
        </w:r>
      </w:ins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ins w:id="11540" w:author="Rinat Gub" w:date="2022-12-06T13:44:00Z"/>
        </w:rPr>
      </w:pPr>
      <w:ins w:id="11541" w:author="Rinat Gub" w:date="2022-12-06T13:44:00Z">
        <w:r w:rsidRPr="00203244">
          <w:t>(с указанием всей цепочки собственников, включая бенефициаров (в том числе конечных))</w:t>
        </w:r>
      </w:ins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  <w:rPr>
          <w:ins w:id="11542" w:author="Rinat Gub" w:date="2022-12-06T13:44:00Z"/>
        </w:rPr>
      </w:pPr>
      <w:ins w:id="11543" w:author="Rinat Gub" w:date="2022-12-06T13:44:00Z">
        <w:r w:rsidRPr="00203244">
          <w:t>по состоянию на «___» ___________ 20___ г.</w:t>
        </w:r>
      </w:ins>
    </w:p>
    <w:tbl>
      <w:tblPr>
        <w:tblW w:w="489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767"/>
        <w:gridCol w:w="3599"/>
        <w:gridCol w:w="3051"/>
      </w:tblGrid>
      <w:tr w:rsidR="00F9606E" w:rsidRPr="00FF4D0B" w:rsidTr="002221C0">
        <w:trPr>
          <w:ins w:id="11544" w:author="Rinat Gub" w:date="2022-12-06T13:44:00Z"/>
        </w:trPr>
        <w:tc>
          <w:tcPr>
            <w:tcW w:w="14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ins w:id="11545" w:author="Rinat Gub" w:date="2022-12-06T13:44:00Z"/>
                <w:caps/>
                <w:sz w:val="18"/>
                <w:szCs w:val="16"/>
              </w:rPr>
            </w:pPr>
            <w:ins w:id="11546" w:author="Rinat Gub" w:date="2022-12-06T13:44:00Z">
              <w:r w:rsidRPr="00FF4D0B">
                <w:rPr>
                  <w:sz w:val="18"/>
                  <w:szCs w:val="16"/>
                </w:rPr>
                <w:t xml:space="preserve">Наименование организации (наименование, место нахождения, </w:t>
              </w:r>
              <w:r>
                <w:rPr>
                  <w:sz w:val="18"/>
                  <w:szCs w:val="16"/>
                </w:rPr>
                <w:t>ИНН</w:t>
              </w:r>
              <w:r w:rsidRPr="00FF4D0B">
                <w:rPr>
                  <w:sz w:val="18"/>
                  <w:szCs w:val="16"/>
                </w:rPr>
                <w:t>)</w:t>
              </w:r>
            </w:ins>
          </w:p>
        </w:tc>
        <w:tc>
          <w:tcPr>
            <w:tcW w:w="191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ins w:id="11547" w:author="Rinat Gub" w:date="2022-12-06T13:44:00Z"/>
                <w:sz w:val="18"/>
                <w:szCs w:val="16"/>
              </w:rPr>
            </w:pPr>
            <w:ins w:id="11548" w:author="Rinat Gub" w:date="2022-12-06T13:44:00Z">
              <w:r w:rsidRPr="00FF4D0B">
                <w:rPr>
                  <w:sz w:val="18"/>
                  <w:szCs w:val="16"/>
                </w:rPr>
                <w:t>Собственники (акционеры) организации, с</w:t>
              </w:r>
              <w:r w:rsidR="00A9777F">
                <w:rPr>
                  <w:sz w:val="18"/>
                  <w:szCs w:val="16"/>
                </w:rPr>
                <w:t xml:space="preserve"> </w:t>
              </w:r>
              <w:r w:rsidRPr="00FF4D0B">
                <w:rPr>
                  <w:sz w:val="18"/>
                  <w:szCs w:val="16"/>
                </w:rPr>
                <w:t xml:space="preserve">указанием доли в % (наименование, местонахождение (страна), </w:t>
              </w:r>
              <w:r>
                <w:rPr>
                  <w:sz w:val="18"/>
                  <w:szCs w:val="16"/>
                </w:rPr>
                <w:t>ИНН</w:t>
              </w:r>
              <w:r w:rsidRPr="00FF4D0B">
                <w:rPr>
                  <w:sz w:val="18"/>
                  <w:szCs w:val="16"/>
                </w:rPr>
                <w:t>)</w:t>
              </w:r>
            </w:ins>
          </w:p>
        </w:tc>
        <w:tc>
          <w:tcPr>
            <w:tcW w:w="1621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ins w:id="11549" w:author="Rinat Gub" w:date="2022-12-06T13:44:00Z"/>
                <w:caps/>
                <w:sz w:val="18"/>
                <w:szCs w:val="16"/>
              </w:rPr>
            </w:pPr>
            <w:ins w:id="11550" w:author="Rinat Gub" w:date="2022-12-06T13:44:00Z">
              <w:r w:rsidRPr="00FF4D0B">
                <w:rPr>
                  <w:sz w:val="18"/>
                  <w:szCs w:val="16"/>
                </w:rPr>
                <w:t>Подтверждающие документы, наименование, реквизиты, паспортные данные (в т.ч. гражданство)</w:t>
              </w:r>
            </w:ins>
          </w:p>
        </w:tc>
      </w:tr>
      <w:tr w:rsidR="00F9606E" w:rsidRPr="00203244" w:rsidTr="002221C0">
        <w:trPr>
          <w:ins w:id="11551" w:author="Rinat Gub" w:date="2022-12-06T13:44:00Z"/>
        </w:trPr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52" w:author="Rinat Gub" w:date="2022-12-06T13:44:00Z"/>
                <w:sz w:val="20"/>
                <w:szCs w:val="20"/>
                <w:lang w:val="en-US"/>
              </w:rPr>
            </w:pPr>
            <w:ins w:id="11553" w:author="Rinat Gub" w:date="2022-12-06T13:44:00Z">
              <w:r w:rsidRPr="00203244">
                <w:rPr>
                  <w:sz w:val="20"/>
                  <w:szCs w:val="20"/>
                  <w:lang w:val="en-US"/>
                </w:rPr>
                <w:t>I. Организация-Поставщик</w:t>
              </w:r>
            </w:ins>
          </w:p>
        </w:tc>
      </w:tr>
      <w:tr w:rsidR="00F9606E" w:rsidRPr="00203244" w:rsidTr="002221C0">
        <w:trPr>
          <w:ins w:id="11554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55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56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57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58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59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60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61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62" w:author="Rinat Gub" w:date="2022-12-06T13:44:00Z"/>
        </w:trPr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63" w:author="Rinat Gub" w:date="2022-12-06T13:44:00Z"/>
                <w:sz w:val="20"/>
                <w:szCs w:val="20"/>
              </w:rPr>
            </w:pPr>
            <w:ins w:id="11564" w:author="Rinat Gub" w:date="2022-12-06T13:44:00Z">
              <w:r w:rsidRPr="00203244">
                <w:rPr>
                  <w:sz w:val="20"/>
                  <w:szCs w:val="20"/>
                  <w:lang w:val="en-US"/>
                </w:rPr>
                <w:t>II</w:t>
              </w:r>
              <w:r w:rsidRPr="00203244">
                <w:rPr>
                  <w:sz w:val="20"/>
                  <w:szCs w:val="20"/>
                </w:rPr>
                <w:t xml:space="preserve">. Юридические лица, являющиеся собственники организации-Поставщика </w:t>
              </w:r>
            </w:ins>
          </w:p>
        </w:tc>
      </w:tr>
      <w:tr w:rsidR="00F9606E" w:rsidRPr="00203244" w:rsidTr="002221C0">
        <w:trPr>
          <w:ins w:id="11565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66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67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68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69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0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1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2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73" w:author="Rinat Gub" w:date="2022-12-06T13:44:00Z"/>
        </w:trPr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4" w:author="Rinat Gub" w:date="2022-12-06T13:44:00Z"/>
                <w:sz w:val="20"/>
                <w:szCs w:val="20"/>
              </w:rPr>
            </w:pPr>
            <w:ins w:id="11575" w:author="Rinat Gub" w:date="2022-12-06T13:44:00Z">
              <w:r w:rsidRPr="00203244">
                <w:rPr>
                  <w:sz w:val="20"/>
                  <w:szCs w:val="20"/>
                  <w:lang w:val="en-US"/>
                </w:rPr>
                <w:t>III</w:t>
              </w:r>
              <w:r w:rsidRPr="00203244">
                <w:rPr>
                  <w:sz w:val="20"/>
                  <w:szCs w:val="20"/>
                </w:rPr>
                <w:t xml:space="preserve">. Юридические лица, являющиеся собственниками собственников организации-Поставщика </w:t>
              </w:r>
            </w:ins>
          </w:p>
        </w:tc>
      </w:tr>
      <w:tr w:rsidR="00F9606E" w:rsidRPr="00203244" w:rsidTr="002221C0">
        <w:trPr>
          <w:ins w:id="11576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7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8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79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80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81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82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83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84" w:author="Rinat Gub" w:date="2022-12-06T13:44:00Z"/>
        </w:trPr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85" w:author="Rinat Gub" w:date="2022-12-06T13:44:00Z"/>
                <w:sz w:val="20"/>
                <w:szCs w:val="20"/>
              </w:rPr>
            </w:pPr>
            <w:ins w:id="11586" w:author="Rinat Gub" w:date="2022-12-06T13:44:00Z">
              <w:r w:rsidRPr="00203244">
                <w:rPr>
                  <w:sz w:val="20"/>
                  <w:szCs w:val="20"/>
                  <w:lang w:val="en-US"/>
                </w:rPr>
                <w:t>IV</w:t>
              </w:r>
              <w:r w:rsidRPr="00203244">
                <w:rPr>
                  <w:sz w:val="20"/>
                  <w:szCs w:val="20"/>
                </w:rPr>
                <w:t>. Юридические лица, являющиеся собственниками следующих уровней (до конечных) …</w:t>
              </w:r>
            </w:ins>
          </w:p>
        </w:tc>
      </w:tr>
      <w:tr w:rsidR="00F9606E" w:rsidRPr="00203244" w:rsidTr="002221C0">
        <w:trPr>
          <w:ins w:id="11587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88" w:author="Rinat Gub" w:date="2022-12-06T13:44:00Z"/>
                <w:sz w:val="20"/>
                <w:szCs w:val="20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89" w:author="Rinat Gub" w:date="2022-12-06T13:44:00Z"/>
                <w:sz w:val="20"/>
                <w:szCs w:val="20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ins w:id="11590" w:author="Rinat Gub" w:date="2022-12-06T13:44:00Z"/>
                <w:sz w:val="20"/>
                <w:szCs w:val="20"/>
              </w:rPr>
            </w:pPr>
          </w:p>
        </w:tc>
      </w:tr>
      <w:tr w:rsidR="00F9606E" w:rsidRPr="00203244" w:rsidTr="002221C0">
        <w:trPr>
          <w:ins w:id="11591" w:author="Rinat Gub" w:date="2022-12-06T13:44:00Z"/>
        </w:trPr>
        <w:tc>
          <w:tcPr>
            <w:tcW w:w="14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  <w:rPr>
                <w:ins w:id="11592" w:author="Rinat Gub" w:date="2022-12-06T13:44:00Z"/>
              </w:rPr>
            </w:pPr>
          </w:p>
        </w:tc>
        <w:tc>
          <w:tcPr>
            <w:tcW w:w="191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  <w:rPr>
                <w:ins w:id="11593" w:author="Rinat Gub" w:date="2022-12-06T13:44:00Z"/>
              </w:rPr>
            </w:pPr>
          </w:p>
        </w:tc>
        <w:tc>
          <w:tcPr>
            <w:tcW w:w="162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  <w:rPr>
                <w:ins w:id="11594" w:author="Rinat Gub" w:date="2022-12-06T13:44:00Z"/>
              </w:rPr>
            </w:pPr>
          </w:p>
        </w:tc>
      </w:tr>
    </w:tbl>
    <w:p w:rsidR="00F9606E" w:rsidRPr="00203244" w:rsidRDefault="00F9606E" w:rsidP="0007372F">
      <w:pPr>
        <w:ind w:right="14" w:firstLine="0"/>
        <w:rPr>
          <w:ins w:id="11595" w:author="Rinat Gub" w:date="2022-12-06T13:44:00Z"/>
        </w:rPr>
      </w:pPr>
    </w:p>
    <w:p w:rsidR="00F9606E" w:rsidRPr="00203244" w:rsidRDefault="00F9606E" w:rsidP="00F9606E">
      <w:pPr>
        <w:rPr>
          <w:ins w:id="11596" w:author="Rinat Gub" w:date="2022-12-06T13:44:00Z"/>
          <w:color w:val="000000"/>
          <w:spacing w:val="-2"/>
        </w:rPr>
      </w:pPr>
      <w:ins w:id="11597" w:author="Rinat Gub" w:date="2022-12-06T13:44:00Z">
        <w:r w:rsidRPr="00203244">
          <w:rPr>
            <w:color w:val="000000"/>
            <w:spacing w:val="-2"/>
          </w:rPr>
          <w:t>Должность (подпись) Ф. И. О. ____________________________________</w:t>
        </w:r>
      </w:ins>
    </w:p>
    <w:p w:rsidR="00F9606E" w:rsidRPr="00F464D5" w:rsidRDefault="00F9606E" w:rsidP="00F9606E">
      <w:pPr>
        <w:spacing w:before="240"/>
        <w:rPr>
          <w:ins w:id="11598" w:author="Rinat Gub" w:date="2022-12-06T13:44:00Z"/>
          <w:color w:val="000000"/>
          <w:spacing w:val="-2"/>
          <w:sz w:val="20"/>
        </w:rPr>
      </w:pPr>
      <w:ins w:id="11599" w:author="Rinat Gub" w:date="2022-12-06T13:44:00Z">
        <w:r w:rsidRPr="00F464D5">
          <w:rPr>
            <w:color w:val="000000"/>
            <w:spacing w:val="-2"/>
            <w:sz w:val="20"/>
          </w:rPr>
          <w:t>Исп. ФИО</w:t>
        </w:r>
      </w:ins>
    </w:p>
    <w:p w:rsidR="00F9606E" w:rsidRPr="00F464D5" w:rsidRDefault="00F9606E" w:rsidP="00F9606E">
      <w:pPr>
        <w:rPr>
          <w:ins w:id="11600" w:author="Rinat Gub" w:date="2022-12-06T13:44:00Z"/>
          <w:sz w:val="20"/>
        </w:rPr>
      </w:pPr>
      <w:ins w:id="11601" w:author="Rinat Gub" w:date="2022-12-06T13:44:00Z">
        <w:r w:rsidRPr="00F464D5">
          <w:rPr>
            <w:color w:val="000000"/>
            <w:spacing w:val="-2"/>
            <w:sz w:val="20"/>
          </w:rPr>
          <w:t>Тел.</w:t>
        </w:r>
      </w:ins>
    </w:p>
    <w:p w:rsidR="00F9606E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11602" w:author="Rinat Gub" w:date="2022-12-06T13:44:00Z"/>
          <w:b/>
          <w:bCs/>
          <w:color w:val="000000"/>
          <w:spacing w:val="36"/>
          <w:szCs w:val="22"/>
        </w:rPr>
      </w:pPr>
      <w:bookmarkStart w:id="11603" w:name="_Ref392931988"/>
      <w:bookmarkStart w:id="11604" w:name="_Toc392326438"/>
      <w:bookmarkStart w:id="11605" w:name="_Toc392495199"/>
      <w:bookmarkStart w:id="11606" w:name="_Toc392595027"/>
      <w:bookmarkStart w:id="11607" w:name="_Toc392610539"/>
      <w:bookmarkStart w:id="11608" w:name="_Toc393989341"/>
      <w:bookmarkStart w:id="11609" w:name="_Toc393888126"/>
      <w:moveToRangeStart w:id="11610" w:author="Rinat Gub" w:date="2022-12-06T13:44:00Z" w:name="move121226691"/>
      <w:moveTo w:id="11611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To>
    </w:p>
    <w:moveToRangeEnd w:id="11610"/>
    <w:p w:rsidR="000C32F5" w:rsidRPr="00203244" w:rsidRDefault="000C32F5" w:rsidP="000C32F5">
      <w:pPr>
        <w:ind w:firstLine="0"/>
        <w:rPr>
          <w:ins w:id="11612" w:author="Rinat Gub" w:date="2022-12-06T13:44:00Z"/>
          <w:i/>
        </w:rPr>
      </w:pPr>
      <w:ins w:id="11613" w:author="Rinat Gub" w:date="2022-12-06T13:44:00Z">
        <w:r w:rsidRPr="003D7230">
          <w:rPr>
            <w:b/>
          </w:rPr>
          <w:t>Инструкция по заполнению</w:t>
        </w:r>
        <w:r w:rsidRPr="00203244">
          <w:rPr>
            <w:i/>
          </w:rPr>
          <w:t xml:space="preserve">: </w:t>
        </w:r>
      </w:ins>
    </w:p>
    <w:p w:rsidR="000C32F5" w:rsidRPr="00203244" w:rsidRDefault="000C32F5" w:rsidP="0040134A">
      <w:pPr>
        <w:pStyle w:val="afa"/>
        <w:widowControl/>
        <w:numPr>
          <w:ilvl w:val="0"/>
          <w:numId w:val="121"/>
        </w:numPr>
        <w:tabs>
          <w:tab w:val="clear" w:pos="1134"/>
        </w:tabs>
        <w:spacing w:before="0"/>
        <w:contextualSpacing w:val="0"/>
        <w:jc w:val="both"/>
        <w:rPr>
          <w:ins w:id="11614" w:author="Rinat Gub" w:date="2022-12-06T13:44:00Z"/>
          <w:i/>
        </w:rPr>
      </w:pPr>
      <w:ins w:id="11615" w:author="Rinat Gub" w:date="2022-12-06T13:44:00Z">
        <w:r w:rsidRPr="00203244">
          <w:rPr>
            <w:i/>
          </w:rPr>
          <w:t xml:space="preserve">для собственников/бенефициаров/акционеров физических лиц указать ФИО, паспортные данные, гражданство и долю в %; </w:t>
        </w:r>
      </w:ins>
    </w:p>
    <w:p w:rsidR="000C32F5" w:rsidRPr="00203244" w:rsidRDefault="000C32F5" w:rsidP="0040134A">
      <w:pPr>
        <w:pStyle w:val="afa"/>
        <w:widowControl/>
        <w:numPr>
          <w:ilvl w:val="0"/>
          <w:numId w:val="121"/>
        </w:numPr>
        <w:tabs>
          <w:tab w:val="clear" w:pos="1134"/>
        </w:tabs>
        <w:spacing w:before="0"/>
        <w:contextualSpacing w:val="0"/>
        <w:jc w:val="both"/>
        <w:rPr>
          <w:ins w:id="11616" w:author="Rinat Gub" w:date="2022-12-06T13:44:00Z"/>
          <w:i/>
        </w:rPr>
      </w:pPr>
      <w:ins w:id="11617" w:author="Rinat Gub" w:date="2022-12-06T13:44:00Z">
        <w:r w:rsidRPr="00203244">
          <w:rPr>
            <w:i/>
          </w:rPr>
          <w:t xml:space="preserve">для собственников/акционеров юридических лиц указать: </w:t>
        </w:r>
      </w:ins>
    </w:p>
    <w:p w:rsidR="000C32F5" w:rsidRPr="00203244" w:rsidRDefault="000C32F5" w:rsidP="0040134A">
      <w:pPr>
        <w:pStyle w:val="afa"/>
        <w:widowControl/>
        <w:numPr>
          <w:ilvl w:val="1"/>
          <w:numId w:val="122"/>
        </w:numPr>
        <w:tabs>
          <w:tab w:val="clear" w:pos="1134"/>
        </w:tabs>
        <w:spacing w:before="0"/>
        <w:ind w:left="1843"/>
        <w:contextualSpacing w:val="0"/>
        <w:jc w:val="both"/>
        <w:rPr>
          <w:ins w:id="11618" w:author="Rinat Gub" w:date="2022-12-06T13:44:00Z"/>
          <w:i/>
        </w:rPr>
      </w:pPr>
      <w:ins w:id="11619" w:author="Rinat Gub" w:date="2022-12-06T13:44:00Z">
        <w:r w:rsidRPr="00203244">
          <w:rPr>
            <w:i/>
          </w:rPr>
          <w:t xml:space="preserve">наименование, </w:t>
        </w:r>
        <w:r>
          <w:rPr>
            <w:i/>
          </w:rPr>
          <w:t>форму собственности, ИНН, место</w:t>
        </w:r>
        <w:r w:rsidRPr="00203244">
          <w:rPr>
            <w:i/>
          </w:rPr>
          <w:t>нахождени</w:t>
        </w:r>
        <w:r>
          <w:rPr>
            <w:i/>
          </w:rPr>
          <w:t>е</w:t>
        </w:r>
        <w:r w:rsidRPr="00203244">
          <w:rPr>
            <w:i/>
          </w:rPr>
          <w:t xml:space="preserve"> (страну регистрации) и долю в % в организации–Поставщик</w:t>
        </w:r>
        <w:r>
          <w:rPr>
            <w:i/>
          </w:rPr>
          <w:t>а/Участника закупки</w:t>
        </w:r>
        <w:r w:rsidRPr="00203244">
          <w:rPr>
            <w:i/>
          </w:rPr>
          <w:t>;</w:t>
        </w:r>
      </w:ins>
    </w:p>
    <w:p w:rsidR="000C32F5" w:rsidRPr="00203244" w:rsidRDefault="000C32F5" w:rsidP="0040134A">
      <w:pPr>
        <w:pStyle w:val="afa"/>
        <w:widowControl/>
        <w:numPr>
          <w:ilvl w:val="1"/>
          <w:numId w:val="122"/>
        </w:numPr>
        <w:tabs>
          <w:tab w:val="clear" w:pos="1134"/>
        </w:tabs>
        <w:spacing w:before="0"/>
        <w:ind w:left="1843"/>
        <w:contextualSpacing w:val="0"/>
        <w:jc w:val="both"/>
        <w:rPr>
          <w:ins w:id="11620" w:author="Rinat Gub" w:date="2022-12-06T13:44:00Z"/>
          <w:i/>
        </w:rPr>
      </w:pPr>
      <w:ins w:id="11621" w:author="Rinat Gub" w:date="2022-12-06T13:44:00Z">
        <w:r w:rsidRPr="00203244">
          <w:rPr>
            <w:i/>
          </w:rPr>
          <w:t>своих собственников (до конечных);</w:t>
        </w:r>
      </w:ins>
    </w:p>
    <w:p w:rsidR="000C32F5" w:rsidRPr="00203244" w:rsidRDefault="000C32F5" w:rsidP="0040134A">
      <w:pPr>
        <w:pStyle w:val="afa"/>
        <w:widowControl/>
        <w:numPr>
          <w:ilvl w:val="0"/>
          <w:numId w:val="121"/>
        </w:numPr>
        <w:tabs>
          <w:tab w:val="clear" w:pos="1134"/>
        </w:tabs>
        <w:spacing w:before="0"/>
        <w:contextualSpacing w:val="0"/>
        <w:jc w:val="both"/>
        <w:rPr>
          <w:ins w:id="11622" w:author="Rinat Gub" w:date="2022-12-06T13:44:00Z"/>
          <w:i/>
        </w:rPr>
      </w:pPr>
      <w:ins w:id="11623" w:author="Rinat Gub" w:date="2022-12-06T13:44:00Z">
        <w:r w:rsidRPr="00203244">
          <w:rPr>
            <w:i/>
          </w:rPr>
  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  </w:r>
      </w:ins>
    </w:p>
    <w:p w:rsidR="00A821D8" w:rsidRPr="000C32F5" w:rsidRDefault="00A821D8" w:rsidP="000C32F5">
      <w:pPr>
        <w:rPr>
          <w:ins w:id="11624" w:author="Rinat Gub" w:date="2022-12-06T13:44:00Z"/>
          <w:color w:val="000000"/>
          <w:spacing w:val="-2"/>
        </w:rPr>
      </w:pPr>
    </w:p>
    <w:p w:rsidR="00F9606E" w:rsidRPr="00C53D8F" w:rsidRDefault="00F9606E" w:rsidP="00F9606E">
      <w:pPr>
        <w:rPr>
          <w:ins w:id="11625" w:author="Rinat Gub" w:date="2022-12-06T13:44:00Z"/>
          <w:color w:val="000000"/>
          <w:spacing w:val="-2"/>
        </w:rPr>
        <w:sectPr w:rsidR="00F9606E" w:rsidRPr="00C53D8F" w:rsidSect="00694DD2">
          <w:headerReference w:type="even" r:id="rId142"/>
          <w:headerReference w:type="first" r:id="rId14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1603"/>
    <w:bookmarkEnd w:id="11604"/>
    <w:bookmarkEnd w:id="11605"/>
    <w:bookmarkEnd w:id="11606"/>
    <w:bookmarkEnd w:id="11607"/>
    <w:bookmarkEnd w:id="11608"/>
    <w:bookmarkEnd w:id="11609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ins w:id="11626" w:author="Rinat Gub" w:date="2022-12-06T13:44:00Z"/>
          <w:b/>
          <w:bCs/>
          <w:color w:val="000000"/>
          <w:spacing w:val="36"/>
          <w:szCs w:val="24"/>
        </w:rPr>
      </w:pPr>
      <w:ins w:id="11627" w:author="Rinat Gub" w:date="2022-12-06T13:44:00Z">
        <w:r w:rsidRPr="00203244">
          <w:rPr>
            <w:b/>
            <w:bCs/>
            <w:color w:val="000000"/>
            <w:spacing w:val="36"/>
            <w:szCs w:val="24"/>
          </w:rPr>
          <w:lastRenderedPageBreak/>
          <w:t>начало формы</w:t>
        </w:r>
      </w:ins>
    </w:p>
    <w:p w:rsidR="00F9606E" w:rsidRPr="00203244" w:rsidRDefault="00F9606E" w:rsidP="00F9606E">
      <w:pPr>
        <w:pStyle w:val="afff"/>
        <w:rPr>
          <w:ins w:id="11628" w:author="Rinat Gub" w:date="2022-12-06T13:44:00Z"/>
        </w:rPr>
      </w:pPr>
      <w:ins w:id="11629" w:author="Rinat Gub" w:date="2022-12-06T13:44:00Z">
        <w:r w:rsidRPr="00203244">
          <w:t>Подтверждение согласия физического лица на обработку персональных данных</w:t>
        </w:r>
      </w:ins>
    </w:p>
    <w:p w:rsidR="00F9606E" w:rsidRPr="00180842" w:rsidRDefault="00A20C58" w:rsidP="00F9606E">
      <w:pPr>
        <w:ind w:firstLine="0"/>
        <w:rPr>
          <w:ins w:id="11630" w:author="Rinat Gub" w:date="2022-12-06T13:44:00Z"/>
          <w:sz w:val="20"/>
        </w:rPr>
      </w:pPr>
      <w:ins w:id="11631" w:author="Rinat Gub" w:date="2022-12-06T13:44:00Z">
        <w:r w:rsidRPr="00180842">
          <w:rPr>
            <w:sz w:val="20"/>
          </w:rPr>
          <w:t>Настоящим _______________________________________________________________________,</w:t>
        </w:r>
      </w:ins>
    </w:p>
    <w:p w:rsidR="00564ADE" w:rsidRPr="00180842" w:rsidRDefault="00A20C58" w:rsidP="00180842">
      <w:pPr>
        <w:spacing w:after="120"/>
        <w:ind w:firstLine="0"/>
        <w:rPr>
          <w:ins w:id="11632" w:author="Rinat Gub" w:date="2022-12-06T13:44:00Z"/>
          <w:i/>
          <w:sz w:val="18"/>
          <w:szCs w:val="20"/>
          <w:vertAlign w:val="superscript"/>
        </w:rPr>
      </w:pPr>
      <w:ins w:id="11633" w:author="Rinat Gub" w:date="2022-12-06T13:44:00Z">
        <w:r w:rsidRPr="00180842">
          <w:rPr>
            <w:i/>
            <w:sz w:val="18"/>
            <w:szCs w:val="20"/>
            <w:vertAlign w:val="superscript"/>
          </w:rPr>
          <w:tab/>
        </w:r>
        <w:r w:rsidRPr="00180842">
          <w:rPr>
            <w:i/>
            <w:sz w:val="18"/>
            <w:szCs w:val="20"/>
            <w:vertAlign w:val="superscript"/>
          </w:rPr>
          <w:tab/>
        </w:r>
        <w:r w:rsidRPr="00180842">
          <w:rPr>
            <w:i/>
            <w:sz w:val="18"/>
            <w:szCs w:val="20"/>
            <w:vertAlign w:val="superscript"/>
          </w:rPr>
          <w:tab/>
        </w:r>
        <w:r w:rsidRPr="00180842">
          <w:rPr>
            <w:i/>
            <w:sz w:val="18"/>
            <w:szCs w:val="20"/>
            <w:vertAlign w:val="superscript"/>
          </w:rPr>
          <w:tab/>
        </w:r>
        <w:r w:rsidRPr="00180842">
          <w:rPr>
            <w:i/>
            <w:sz w:val="18"/>
            <w:szCs w:val="20"/>
            <w:vertAlign w:val="superscript"/>
          </w:rPr>
          <w:tab/>
          <w:t>(фамилия, имя, отчество Поставщика)</w:t>
        </w:r>
      </w:ins>
    </w:p>
    <w:p w:rsidR="00F9606E" w:rsidRPr="00180842" w:rsidRDefault="00A20C58" w:rsidP="00F9606E">
      <w:pPr>
        <w:ind w:firstLine="0"/>
        <w:rPr>
          <w:ins w:id="11634" w:author="Rinat Gub" w:date="2022-12-06T13:44:00Z"/>
          <w:sz w:val="20"/>
        </w:rPr>
      </w:pPr>
      <w:ins w:id="11635" w:author="Rinat Gub" w:date="2022-12-06T13:44:00Z">
        <w:r w:rsidRPr="00180842">
          <w:rPr>
            <w:sz w:val="20"/>
          </w:rPr>
          <w:t>Основной документ, удостоверяющий личность _______________________________________,</w:t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sz w:val="20"/>
            <w:vertAlign w:val="superscript"/>
          </w:rPr>
          <w:tab/>
        </w:r>
        <w:r w:rsidRPr="00180842">
          <w:rPr>
            <w:i/>
            <w:sz w:val="18"/>
            <w:szCs w:val="20"/>
            <w:vertAlign w:val="superscript"/>
          </w:rPr>
          <w:t>(серия, номер, кем и когда выдан)</w:t>
        </w:r>
      </w:ins>
    </w:p>
    <w:p w:rsidR="00F9606E" w:rsidRPr="00180842" w:rsidRDefault="00A20C58" w:rsidP="00F9606E">
      <w:pPr>
        <w:spacing w:after="120"/>
        <w:ind w:firstLine="0"/>
        <w:rPr>
          <w:ins w:id="11636" w:author="Rinat Gub" w:date="2022-12-06T13:44:00Z"/>
          <w:sz w:val="20"/>
        </w:rPr>
      </w:pPr>
      <w:ins w:id="11637" w:author="Rinat Gub" w:date="2022-12-06T13:44:00Z">
        <w:r w:rsidRPr="00180842">
          <w:rPr>
            <w:sz w:val="20"/>
          </w:rPr>
          <w:t>Адрес регистрации: _______________________________________________________________,</w:t>
        </w:r>
      </w:ins>
    </w:p>
    <w:p w:rsidR="00F9606E" w:rsidRPr="00180842" w:rsidRDefault="00A20C58" w:rsidP="00F9606E">
      <w:pPr>
        <w:spacing w:after="120"/>
        <w:ind w:firstLine="0"/>
        <w:rPr>
          <w:ins w:id="11638" w:author="Rinat Gub" w:date="2022-12-06T13:44:00Z"/>
          <w:sz w:val="20"/>
        </w:rPr>
      </w:pPr>
      <w:ins w:id="11639" w:author="Rinat Gub" w:date="2022-12-06T13:44:00Z">
        <w:r w:rsidRPr="00180842">
          <w:rPr>
            <w:sz w:val="20"/>
          </w:rPr>
          <w:t>Дата рождения: ___________________________________________________________________,</w:t>
        </w:r>
      </w:ins>
    </w:p>
    <w:p w:rsidR="00F9606E" w:rsidRPr="00180842" w:rsidRDefault="00A20C58" w:rsidP="00F9606E">
      <w:pPr>
        <w:spacing w:after="120"/>
        <w:ind w:firstLine="0"/>
        <w:rPr>
          <w:ins w:id="11640" w:author="Rinat Gub" w:date="2022-12-06T13:44:00Z"/>
          <w:sz w:val="20"/>
        </w:rPr>
      </w:pPr>
      <w:ins w:id="11641" w:author="Rinat Gub" w:date="2022-12-06T13:44:00Z">
        <w:r w:rsidRPr="00180842">
          <w:rPr>
            <w:sz w:val="20"/>
          </w:rPr>
          <w:t>ИНН ____________________________________________________________________________</w:t>
        </w:r>
      </w:ins>
    </w:p>
    <w:p w:rsidR="00F9606E" w:rsidRPr="00180842" w:rsidRDefault="00A20C58" w:rsidP="00F9606E">
      <w:pPr>
        <w:spacing w:after="60"/>
        <w:ind w:firstLine="0"/>
        <w:rPr>
          <w:ins w:id="11642" w:author="Rinat Gub" w:date="2022-12-06T13:44:00Z"/>
          <w:sz w:val="20"/>
        </w:rPr>
      </w:pPr>
      <w:ins w:id="11643" w:author="Rinat Gub" w:date="2022-12-06T13:44:00Z">
        <w:r w:rsidRPr="00180842">
          <w:rPr>
            <w:sz w:val="20"/>
          </w:rPr>
  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  </w:r>
      </w:ins>
    </w:p>
    <w:p w:rsidR="00F9606E" w:rsidRPr="00180842" w:rsidRDefault="00A20C58" w:rsidP="00F9606E">
      <w:pPr>
        <w:spacing w:after="60"/>
        <w:rPr>
          <w:ins w:id="11644" w:author="Rinat Gub" w:date="2022-12-06T13:44:00Z"/>
          <w:sz w:val="20"/>
        </w:rPr>
      </w:pPr>
      <w:ins w:id="11645" w:author="Rinat Gub" w:date="2022-12-06T13:44:00Z">
        <w:r w:rsidRPr="00180842">
          <w:rPr>
            <w:sz w:val="20"/>
          </w:rPr>
          <w:t>Оператор, получающий настоящее согласие: [</w:t>
        </w:r>
        <w:r w:rsidRPr="00180842">
          <w:rPr>
            <w:i/>
            <w:sz w:val="20"/>
          </w:rPr>
          <w:t xml:space="preserve">указать наименование </w:t>
        </w:r>
        <w:r w:rsidR="00BC4D7A">
          <w:rPr>
            <w:i/>
            <w:sz w:val="20"/>
          </w:rPr>
          <w:t>Общества группы</w:t>
        </w:r>
        <w:r w:rsidRPr="00180842">
          <w:rPr>
            <w:i/>
            <w:sz w:val="20"/>
          </w:rPr>
          <w:t xml:space="preserve"> </w:t>
        </w:r>
        <w:r w:rsidR="002221C0">
          <w:rPr>
            <w:i/>
            <w:sz w:val="20"/>
          </w:rPr>
          <w:br/>
        </w:r>
        <w:r w:rsidR="004859FF">
          <w:rPr>
            <w:i/>
            <w:sz w:val="20"/>
          </w:rPr>
          <w:t>ПАО</w:t>
        </w:r>
        <w:r w:rsidRPr="00180842">
          <w:rPr>
            <w:i/>
            <w:sz w:val="20"/>
          </w:rPr>
          <w:t> «НК «РОСНЕФТЬ»</w:t>
        </w:r>
        <w:r w:rsidRPr="00180842">
          <w:rPr>
            <w:sz w:val="20"/>
          </w:rPr>
          <w:t>], зарегистрирован по адресу: [</w:t>
        </w:r>
        <w:r w:rsidRPr="00180842">
          <w:rPr>
            <w:i/>
            <w:sz w:val="20"/>
          </w:rPr>
          <w:t xml:space="preserve">указать </w:t>
        </w:r>
        <w:r w:rsidR="00187707">
          <w:rPr>
            <w:i/>
            <w:sz w:val="20"/>
          </w:rPr>
          <w:t xml:space="preserve">юридический </w:t>
        </w:r>
        <w:r w:rsidR="001E0392">
          <w:rPr>
            <w:i/>
            <w:sz w:val="20"/>
          </w:rPr>
          <w:t>адрес О</w:t>
        </w:r>
        <w:r w:rsidR="00BC4D7A">
          <w:rPr>
            <w:i/>
            <w:sz w:val="20"/>
          </w:rPr>
          <w:t xml:space="preserve">бщества группы </w:t>
        </w:r>
        <w:r w:rsidR="002221C0">
          <w:rPr>
            <w:i/>
            <w:sz w:val="20"/>
          </w:rPr>
          <w:br/>
        </w:r>
        <w:r w:rsidR="00BC4D7A">
          <w:rPr>
            <w:i/>
            <w:sz w:val="20"/>
          </w:rPr>
          <w:t>П</w:t>
        </w:r>
        <w:r w:rsidR="004859FF">
          <w:rPr>
            <w:i/>
            <w:sz w:val="20"/>
          </w:rPr>
          <w:t>АО</w:t>
        </w:r>
        <w:r w:rsidRPr="00180842">
          <w:rPr>
            <w:i/>
            <w:sz w:val="20"/>
          </w:rPr>
          <w:t> «НК «РОСНЕФТЬ»</w:t>
        </w:r>
        <w:r w:rsidR="00187707">
          <w:rPr>
            <w:i/>
            <w:sz w:val="20"/>
            <w:shd w:val="clear" w:color="auto" w:fill="FFFFCC"/>
          </w:rPr>
          <w:t xml:space="preserve">, </w:t>
        </w:r>
        <w:r w:rsidR="00CE295A">
          <w:rPr>
            <w:i/>
            <w:sz w:val="20"/>
            <w:shd w:val="clear" w:color="auto" w:fill="FFFFCC"/>
          </w:rPr>
          <w:t>в которое</w:t>
        </w:r>
        <w:r w:rsidR="00187707">
          <w:rPr>
            <w:i/>
            <w:sz w:val="20"/>
            <w:shd w:val="clear" w:color="auto" w:fill="FFFFCC"/>
          </w:rPr>
          <w:t xml:space="preserve"> подается согласие на обработку персональных</w:t>
        </w:r>
        <w:r w:rsidR="00E06931">
          <w:rPr>
            <w:i/>
            <w:sz w:val="20"/>
            <w:shd w:val="clear" w:color="auto" w:fill="FFFFCC"/>
          </w:rPr>
          <w:t xml:space="preserve"> данных</w:t>
        </w:r>
        <w:r w:rsidR="00E42B58">
          <w:rPr>
            <w:i/>
            <w:sz w:val="20"/>
            <w:shd w:val="clear" w:color="auto" w:fill="FFFFCC"/>
          </w:rPr>
          <w:t xml:space="preserve"> </w:t>
        </w:r>
        <w:r w:rsidRPr="00180842">
          <w:rPr>
            <w:sz w:val="20"/>
          </w:rPr>
          <w:t>].</w:t>
        </w:r>
      </w:ins>
    </w:p>
    <w:p w:rsidR="00F9606E" w:rsidRPr="00180842" w:rsidRDefault="00A20C58" w:rsidP="00F9606E">
      <w:pPr>
        <w:spacing w:after="60"/>
        <w:rPr>
          <w:ins w:id="11646" w:author="Rinat Gub" w:date="2022-12-06T13:44:00Z"/>
          <w:sz w:val="20"/>
        </w:rPr>
      </w:pPr>
      <w:ins w:id="11647" w:author="Rinat Gub" w:date="2022-12-06T13:44:00Z">
        <w:r w:rsidRPr="00180842">
          <w:rPr>
            <w:sz w:val="20"/>
          </w:rPr>
          <w:t>Настоящее согласие дано в отношении всех сведений, указанных в передаваемых мною в адрес [</w:t>
        </w:r>
        <w:r w:rsidRPr="00180842">
          <w:rPr>
            <w:i/>
            <w:sz w:val="20"/>
          </w:rPr>
          <w:t xml:space="preserve">указать наименование </w:t>
        </w:r>
        <w:r w:rsidR="00BC4D7A">
          <w:rPr>
            <w:i/>
            <w:sz w:val="20"/>
          </w:rPr>
          <w:t>Общества группы</w:t>
        </w:r>
        <w:r w:rsidRPr="00180842">
          <w:rPr>
            <w:i/>
            <w:sz w:val="20"/>
          </w:rPr>
          <w:t xml:space="preserve"> </w:t>
        </w:r>
        <w:r w:rsidR="004859FF">
          <w:rPr>
            <w:i/>
            <w:sz w:val="20"/>
          </w:rPr>
          <w:t>ПАО</w:t>
        </w:r>
        <w:r w:rsidRPr="00180842">
          <w:rPr>
            <w:i/>
            <w:sz w:val="20"/>
          </w:rPr>
          <w:t> «НК «РОСНЕФТЬ»</w:t>
        </w:r>
        <w:r w:rsidR="00CE295A" w:rsidRPr="00CE295A">
          <w:rPr>
            <w:i/>
            <w:sz w:val="20"/>
            <w:shd w:val="clear" w:color="auto" w:fill="FFFFCC"/>
          </w:rPr>
          <w:t xml:space="preserve"> </w:t>
        </w:r>
        <w:r w:rsidR="00CE295A">
          <w:rPr>
            <w:i/>
            <w:sz w:val="20"/>
            <w:shd w:val="clear" w:color="auto" w:fill="FFFFCC"/>
          </w:rPr>
          <w:t>в которое подается согласие на обработку персональных данных</w:t>
        </w:r>
        <w:r w:rsidRPr="00180842">
          <w:rPr>
            <w:sz w:val="20"/>
          </w:rPr>
          <w:t>] документах,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  </w:r>
      </w:ins>
    </w:p>
    <w:p w:rsidR="00F9606E" w:rsidRPr="00180842" w:rsidRDefault="00A20C58" w:rsidP="00F9606E">
      <w:pPr>
        <w:spacing w:after="60"/>
        <w:rPr>
          <w:ins w:id="11648" w:author="Rinat Gub" w:date="2022-12-06T13:44:00Z"/>
          <w:sz w:val="20"/>
        </w:rPr>
      </w:pPr>
      <w:ins w:id="11649" w:author="Rinat Gub" w:date="2022-12-06T13:44:00Z">
        <w:r w:rsidRPr="00180842">
          <w:rPr>
            <w:sz w:val="20"/>
          </w:rPr>
          <w:t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[</w:t>
        </w:r>
        <w:r w:rsidRPr="00180842">
          <w:rPr>
            <w:i/>
            <w:sz w:val="20"/>
          </w:rPr>
          <w:t xml:space="preserve">указать наименование </w:t>
        </w:r>
        <w:r w:rsidR="00BC4D7A">
          <w:rPr>
            <w:i/>
            <w:sz w:val="20"/>
          </w:rPr>
          <w:t>Общества</w:t>
        </w:r>
        <w:r w:rsidRPr="00180842">
          <w:rPr>
            <w:i/>
            <w:sz w:val="20"/>
          </w:rPr>
          <w:t xml:space="preserve"> </w:t>
        </w:r>
        <w:r w:rsidR="004859FF">
          <w:rPr>
            <w:i/>
            <w:sz w:val="20"/>
          </w:rPr>
          <w:t>ПАО</w:t>
        </w:r>
        <w:r w:rsidRPr="00180842">
          <w:rPr>
            <w:i/>
            <w:sz w:val="20"/>
          </w:rPr>
          <w:t> «НК «РОСНЕФТЬ»</w:t>
        </w:r>
        <w:r w:rsidRPr="00180842">
          <w:rPr>
            <w:sz w:val="20"/>
          </w:rPr>
          <w:t>] выступает для третьих лиц, которым передаются персональные данные, Организатором закупки.</w:t>
        </w:r>
      </w:ins>
    </w:p>
    <w:p w:rsidR="00F9606E" w:rsidRPr="00180842" w:rsidRDefault="00A20C58" w:rsidP="00F9606E">
      <w:pPr>
        <w:spacing w:after="60"/>
        <w:ind w:firstLine="709"/>
        <w:rPr>
          <w:ins w:id="11650" w:author="Rinat Gub" w:date="2022-12-06T13:44:00Z"/>
          <w:sz w:val="20"/>
        </w:rPr>
      </w:pPr>
      <w:ins w:id="11651" w:author="Rinat Gub" w:date="2022-12-06T13:44:00Z">
        <w:r w:rsidRPr="00180842">
          <w:rPr>
            <w:sz w:val="20"/>
          </w:rPr>
          <w:t>Условием прекращения обработки персональных данных является получение [</w:t>
        </w:r>
        <w:r w:rsidRPr="00180842">
          <w:rPr>
            <w:i/>
            <w:sz w:val="20"/>
          </w:rPr>
          <w:t xml:space="preserve">указать наименование </w:t>
        </w:r>
        <w:r w:rsidR="00BC4D7A">
          <w:rPr>
            <w:i/>
            <w:sz w:val="20"/>
          </w:rPr>
          <w:t xml:space="preserve">Общества группы </w:t>
        </w:r>
        <w:r w:rsidR="004859FF">
          <w:rPr>
            <w:i/>
            <w:sz w:val="20"/>
          </w:rPr>
          <w:t>ПАО</w:t>
        </w:r>
        <w:r w:rsidRPr="00180842">
          <w:rPr>
            <w:i/>
            <w:sz w:val="20"/>
          </w:rPr>
          <w:t> «НК «РОСНЕФТЬ»</w:t>
        </w:r>
        <w:r w:rsidRPr="00180842">
          <w:rPr>
            <w:sz w:val="20"/>
          </w:rPr>
          <w:t>] письменного уведомления об отзыве согласия на обработку персональных данных.</w:t>
        </w:r>
      </w:ins>
    </w:p>
    <w:p w:rsidR="00F9606E" w:rsidRPr="00180842" w:rsidRDefault="00A20C58" w:rsidP="00F9606E">
      <w:pPr>
        <w:spacing w:after="60"/>
        <w:rPr>
          <w:ins w:id="11652" w:author="Rinat Gub" w:date="2022-12-06T13:44:00Z"/>
          <w:sz w:val="20"/>
        </w:rPr>
      </w:pPr>
      <w:ins w:id="11653" w:author="Rinat Gub" w:date="2022-12-06T13:44:00Z">
        <w:r w:rsidRPr="00180842">
          <w:rPr>
            <w:sz w:val="20"/>
          </w:rPr>
          <w:t xml:space="preserve">Настоящее согласие действует в течение </w:t>
        </w:r>
        <w:r w:rsidR="007C5A8C">
          <w:rPr>
            <w:sz w:val="20"/>
          </w:rPr>
          <w:t>10</w:t>
        </w:r>
        <w:r w:rsidR="007C5A8C" w:rsidRPr="00180842">
          <w:rPr>
            <w:sz w:val="20"/>
          </w:rPr>
          <w:t xml:space="preserve"> </w:t>
        </w:r>
        <w:r w:rsidRPr="00180842">
          <w:rPr>
            <w:sz w:val="20"/>
          </w:rPr>
          <w:t xml:space="preserve">лет со дня его подписания. </w:t>
        </w:r>
      </w:ins>
    </w:p>
    <w:p w:rsidR="00F9606E" w:rsidRPr="00180842" w:rsidRDefault="00A20C58" w:rsidP="00F9606E">
      <w:pPr>
        <w:spacing w:after="60"/>
        <w:rPr>
          <w:ins w:id="11654" w:author="Rinat Gub" w:date="2022-12-06T13:44:00Z"/>
          <w:sz w:val="20"/>
        </w:rPr>
      </w:pPr>
      <w:ins w:id="11655" w:author="Rinat Gub" w:date="2022-12-06T13:44:00Z">
        <w:r w:rsidRPr="00180842">
          <w:rPr>
            <w:sz w:val="20"/>
          </w:rPr>
  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  </w:r>
      </w:ins>
    </w:p>
    <w:p w:rsidR="00F9606E" w:rsidRPr="00203244" w:rsidRDefault="00F9606E" w:rsidP="00F9606E">
      <w:pPr>
        <w:jc w:val="left"/>
        <w:rPr>
          <w:ins w:id="11656" w:author="Rinat Gub" w:date="2022-12-06T13:44:00Z"/>
        </w:rPr>
      </w:pPr>
      <w:ins w:id="11657" w:author="Rinat Gub" w:date="2022-12-06T13:44:00Z">
        <w:r w:rsidRPr="00203244">
          <w:t>«___» ______________ 20</w:t>
        </w:r>
        <w:r w:rsidR="003D359F">
          <w:t>__</w:t>
        </w:r>
        <w:r w:rsidRPr="00203244">
          <w:t xml:space="preserve"> г.</w:t>
        </w:r>
        <w:r w:rsidR="00A9777F">
          <w:t xml:space="preserve">                </w:t>
        </w:r>
        <w:r w:rsidRPr="00203244">
          <w:t xml:space="preserve"> _________________ (_________)</w:t>
        </w:r>
      </w:ins>
    </w:p>
    <w:p w:rsidR="00F9606E" w:rsidRPr="00203244" w:rsidRDefault="00F9606E" w:rsidP="00F9606E">
      <w:pPr>
        <w:rPr>
          <w:ins w:id="11658" w:author="Rinat Gub" w:date="2022-12-06T13:44:00Z"/>
          <w:i/>
          <w:sz w:val="20"/>
          <w:szCs w:val="20"/>
          <w:vertAlign w:val="superscript"/>
        </w:rPr>
      </w:pPr>
      <w:ins w:id="11659" w:author="Rinat Gub" w:date="2022-12-06T13:44:00Z">
        <w:r w:rsidRPr="00203244">
          <w:rPr>
            <w:vertAlign w:val="superscript"/>
          </w:rPr>
          <w:tab/>
        </w:r>
        <w:r w:rsidRPr="00203244">
          <w:rPr>
            <w:vertAlign w:val="superscript"/>
          </w:rPr>
          <w:tab/>
        </w:r>
        <w:r w:rsidRPr="00203244">
          <w:rPr>
            <w:vertAlign w:val="superscript"/>
          </w:rPr>
          <w:tab/>
        </w:r>
        <w:r w:rsidRPr="00203244">
          <w:rPr>
            <w:vertAlign w:val="superscript"/>
          </w:rPr>
          <w:tab/>
        </w:r>
        <w:r w:rsidR="00A9777F">
          <w:rPr>
            <w:i/>
            <w:sz w:val="20"/>
            <w:szCs w:val="20"/>
            <w:vertAlign w:val="superscript"/>
          </w:rPr>
          <w:t xml:space="preserve">                                            </w:t>
        </w:r>
        <w:r w:rsidRPr="00203244">
          <w:rPr>
            <w:i/>
            <w:sz w:val="20"/>
            <w:szCs w:val="20"/>
            <w:vertAlign w:val="superscript"/>
          </w:rPr>
          <w:t xml:space="preserve"> (подпись) </w:t>
        </w:r>
        <w:r w:rsidRPr="00203244">
          <w:rPr>
            <w:i/>
            <w:sz w:val="20"/>
            <w:szCs w:val="20"/>
            <w:vertAlign w:val="superscript"/>
          </w:rPr>
          <w:tab/>
        </w:r>
        <w:r w:rsidRPr="00203244">
          <w:rPr>
            <w:i/>
            <w:sz w:val="20"/>
            <w:szCs w:val="20"/>
            <w:vertAlign w:val="superscript"/>
          </w:rPr>
          <w:tab/>
        </w:r>
        <w:r w:rsidR="00A9777F">
          <w:rPr>
            <w:i/>
            <w:sz w:val="20"/>
            <w:szCs w:val="20"/>
            <w:vertAlign w:val="superscript"/>
          </w:rPr>
          <w:t xml:space="preserve">       </w:t>
        </w:r>
        <w:r w:rsidRPr="00203244">
          <w:rPr>
            <w:i/>
            <w:sz w:val="20"/>
            <w:szCs w:val="20"/>
            <w:vertAlign w:val="superscript"/>
          </w:rPr>
          <w:t>ФИО</w:t>
        </w:r>
      </w:ins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11660" w:author="Rinat Gub" w:date="2022-12-06T13:44:00Z"/>
          <w:b/>
          <w:bCs/>
          <w:color w:val="000000"/>
          <w:spacing w:val="36"/>
          <w:szCs w:val="22"/>
        </w:rPr>
      </w:pPr>
      <w:moveToRangeStart w:id="11661" w:author="Rinat Gub" w:date="2022-12-06T13:44:00Z" w:name="move121226699"/>
      <w:moveTo w:id="11662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To>
    </w:p>
    <w:moveToRangeEnd w:id="11661"/>
    <w:p w:rsidR="00F9606E" w:rsidRPr="00203244" w:rsidRDefault="00F9606E" w:rsidP="00F9606E">
      <w:pPr>
        <w:rPr>
          <w:ins w:id="11663" w:author="Rinat Gub" w:date="2022-12-06T13:44:00Z"/>
          <w:sz w:val="32"/>
          <w:szCs w:val="32"/>
        </w:rPr>
        <w:sectPr w:rsidR="00F9606E" w:rsidRPr="00203244" w:rsidSect="00694DD2">
          <w:headerReference w:type="even" r:id="rId144"/>
          <w:headerReference w:type="first" r:id="rId14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ins w:id="11664" w:author="Rinat Gub" w:date="2022-12-06T13:44:00Z"/>
          <w:b/>
          <w:bCs/>
          <w:color w:val="000000"/>
          <w:spacing w:val="36"/>
          <w:szCs w:val="22"/>
        </w:rPr>
      </w:pPr>
      <w:ins w:id="11665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lastRenderedPageBreak/>
          <w:t>начало формы</w:t>
        </w:r>
      </w:ins>
    </w:p>
    <w:p w:rsidR="00F9606E" w:rsidRPr="00203244" w:rsidRDefault="00F9606E" w:rsidP="00F9606E">
      <w:pPr>
        <w:pStyle w:val="afff"/>
        <w:rPr>
          <w:ins w:id="11666" w:author="Rinat Gub" w:date="2022-12-06T13:44:00Z"/>
          <w:b w:val="0"/>
          <w:caps w:val="0"/>
        </w:rPr>
      </w:pPr>
      <w:ins w:id="11667" w:author="Rinat Gub" w:date="2022-12-06T13:44:00Z">
        <w:r w:rsidRPr="00203244">
  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  </w:r>
      </w:ins>
    </w:p>
    <w:p w:rsidR="00F9606E" w:rsidRPr="00203244" w:rsidRDefault="00F9606E" w:rsidP="00F9606E">
      <w:pPr>
        <w:tabs>
          <w:tab w:val="left" w:pos="5788"/>
        </w:tabs>
        <w:jc w:val="left"/>
        <w:rPr>
          <w:ins w:id="11668" w:author="Rinat Gub" w:date="2022-12-06T13:44:00Z"/>
        </w:rPr>
      </w:pPr>
      <w:ins w:id="11669" w:author="Rinat Gub" w:date="2022-12-06T13:44:00Z">
        <w:r>
          <w:tab/>
        </w:r>
        <w:r>
          <w:tab/>
        </w:r>
      </w:ins>
    </w:p>
    <w:p w:rsidR="00F9606E" w:rsidRPr="00180842" w:rsidRDefault="00A20C58" w:rsidP="000C32F5">
      <w:pPr>
        <w:tabs>
          <w:tab w:val="right" w:pos="9639"/>
        </w:tabs>
        <w:spacing w:after="60" w:line="228" w:lineRule="auto"/>
        <w:ind w:firstLine="0"/>
        <w:rPr>
          <w:ins w:id="11670" w:author="Rinat Gub" w:date="2022-12-06T13:44:00Z"/>
          <w:sz w:val="20"/>
        </w:rPr>
      </w:pPr>
      <w:ins w:id="11671" w:author="Rinat Gub" w:date="2022-12-06T13:44:00Z">
        <w:r w:rsidRPr="00180842">
          <w:rPr>
            <w:sz w:val="20"/>
          </w:rPr>
          <w:t>Настоящим _____________________________________________________________________</w:t>
        </w:r>
        <w:r w:rsidR="000C32F5">
          <w:rPr>
            <w:sz w:val="20"/>
          </w:rPr>
          <w:tab/>
        </w:r>
        <w:r w:rsidRPr="00180842">
          <w:rPr>
            <w:sz w:val="20"/>
          </w:rPr>
          <w:t>,</w:t>
        </w:r>
      </w:ins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ns w:id="11672" w:author="Rinat Gub" w:date="2022-12-06T13:44:00Z"/>
          <w:i/>
          <w:sz w:val="20"/>
          <w:szCs w:val="22"/>
          <w:vertAlign w:val="superscript"/>
        </w:rPr>
      </w:pPr>
      <w:ins w:id="11673" w:author="Rinat Gub" w:date="2022-12-06T13:44:00Z">
        <w:r w:rsidRPr="00180842">
          <w:rPr>
            <w:i/>
            <w:sz w:val="20"/>
            <w:szCs w:val="22"/>
            <w:vertAlign w:val="superscript"/>
          </w:rPr>
          <w:t>(наименование Поставщика/ Участника закупки)</w:t>
        </w:r>
      </w:ins>
    </w:p>
    <w:p w:rsidR="00F9606E" w:rsidRPr="00180842" w:rsidRDefault="00A20C58" w:rsidP="000C32F5">
      <w:pPr>
        <w:tabs>
          <w:tab w:val="right" w:pos="9639"/>
        </w:tabs>
        <w:spacing w:after="120" w:line="228" w:lineRule="auto"/>
        <w:ind w:firstLine="0"/>
        <w:rPr>
          <w:ins w:id="11674" w:author="Rinat Gub" w:date="2022-12-06T13:44:00Z"/>
          <w:sz w:val="20"/>
        </w:rPr>
      </w:pPr>
      <w:ins w:id="11675" w:author="Rinat Gub" w:date="2022-12-06T13:44:00Z">
        <w:r w:rsidRPr="00180842">
          <w:rPr>
            <w:sz w:val="20"/>
          </w:rPr>
          <w:t>Адрес места нахождения (юридический адрес): ______________________________________</w:t>
        </w:r>
        <w:r w:rsidR="000C32F5">
          <w:rPr>
            <w:sz w:val="20"/>
          </w:rPr>
          <w:tab/>
        </w:r>
        <w:r w:rsidRPr="00180842">
          <w:rPr>
            <w:sz w:val="20"/>
          </w:rPr>
          <w:t>,</w:t>
        </w:r>
      </w:ins>
    </w:p>
    <w:p w:rsidR="00F9606E" w:rsidRPr="00180842" w:rsidRDefault="00A20C58" w:rsidP="000C32F5">
      <w:pPr>
        <w:tabs>
          <w:tab w:val="right" w:pos="9639"/>
        </w:tabs>
        <w:spacing w:after="120" w:line="228" w:lineRule="auto"/>
        <w:ind w:firstLine="0"/>
        <w:rPr>
          <w:ins w:id="11676" w:author="Rinat Gub" w:date="2022-12-06T13:44:00Z"/>
          <w:sz w:val="20"/>
        </w:rPr>
      </w:pPr>
      <w:ins w:id="11677" w:author="Rinat Gub" w:date="2022-12-06T13:44:00Z">
        <w:r w:rsidRPr="00180842">
          <w:rPr>
            <w:sz w:val="20"/>
          </w:rPr>
          <w:t>Фактический адрес: ______________________________________________________________</w:t>
        </w:r>
        <w:r w:rsidR="000C32F5">
          <w:rPr>
            <w:sz w:val="20"/>
          </w:rPr>
          <w:tab/>
        </w:r>
        <w:r w:rsidRPr="00180842">
          <w:rPr>
            <w:sz w:val="20"/>
          </w:rPr>
          <w:t>,</w:t>
        </w:r>
      </w:ins>
    </w:p>
    <w:p w:rsidR="00F9606E" w:rsidRDefault="00A20C58" w:rsidP="00F9606E">
      <w:pPr>
        <w:spacing w:line="228" w:lineRule="auto"/>
        <w:ind w:firstLine="0"/>
        <w:rPr>
          <w:ins w:id="11678" w:author="Rinat Gub" w:date="2022-12-06T13:44:00Z"/>
          <w:sz w:val="20"/>
          <w:szCs w:val="22"/>
        </w:rPr>
      </w:pPr>
      <w:ins w:id="11679" w:author="Rinat Gub" w:date="2022-12-06T13:44:00Z">
        <w:r w:rsidRPr="00180842">
          <w:rPr>
            <w:sz w:val="20"/>
          </w:rPr>
          <w:t xml:space="preserve">Свидетельство о </w:t>
        </w:r>
        <w:r w:rsidR="000C32F5">
          <w:rPr>
            <w:sz w:val="20"/>
          </w:rPr>
          <w:t xml:space="preserve">государственной </w:t>
        </w:r>
        <w:r w:rsidRPr="00180842">
          <w:rPr>
            <w:sz w:val="20"/>
          </w:rPr>
          <w:t>регистрации:</w:t>
        </w:r>
        <w:r w:rsidRPr="00180842">
          <w:rPr>
            <w:sz w:val="20"/>
            <w:szCs w:val="22"/>
          </w:rPr>
          <w:t xml:space="preserve"> _______________________________________________________________________________.</w:t>
        </w:r>
      </w:ins>
    </w:p>
    <w:p w:rsidR="00F9606E" w:rsidRPr="00180842" w:rsidRDefault="000C32F5" w:rsidP="00F9606E">
      <w:pPr>
        <w:spacing w:after="120"/>
        <w:ind w:firstLine="0"/>
        <w:rPr>
          <w:ins w:id="11680" w:author="Rinat Gub" w:date="2022-12-06T13:44:00Z"/>
          <w:sz w:val="20"/>
        </w:rPr>
      </w:pPr>
      <w:ins w:id="11681" w:author="Rinat Gub" w:date="2022-12-06T13:44:00Z">
        <w:r w:rsidRPr="00923C53">
          <w:rPr>
            <w:i/>
            <w:sz w:val="20"/>
            <w:szCs w:val="20"/>
            <w:vertAlign w:val="superscript"/>
          </w:rPr>
          <w:t>(</w:t>
        </w:r>
        <w:r w:rsidRPr="00923C53">
          <w:rPr>
            <w:i/>
            <w:sz w:val="20"/>
            <w:szCs w:val="20"/>
            <w:u w:val="single"/>
            <w:vertAlign w:val="superscript"/>
          </w:rPr>
          <w:t>резиденты РФ:</w:t>
        </w:r>
        <w:r w:rsidRPr="00923C53">
          <w:rPr>
            <w:i/>
            <w:sz w:val="20"/>
            <w:szCs w:val="20"/>
            <w:vertAlign w:val="superscript"/>
          </w:rPr>
          <w:t xml:space="preserve"> </w:t>
        </w:r>
        <w:r>
          <w:rPr>
            <w:i/>
            <w:sz w:val="20"/>
            <w:szCs w:val="20"/>
            <w:vertAlign w:val="superscript"/>
          </w:rPr>
          <w:t>основной государственный регистрационный номер (</w:t>
        </w:r>
        <w:r w:rsidRPr="00923C53">
          <w:rPr>
            <w:i/>
            <w:sz w:val="20"/>
            <w:szCs w:val="20"/>
            <w:vertAlign w:val="superscript"/>
          </w:rPr>
          <w:t>ОГРН</w:t>
        </w:r>
        <w:r>
          <w:rPr>
            <w:i/>
            <w:sz w:val="20"/>
            <w:szCs w:val="20"/>
            <w:vertAlign w:val="superscript"/>
          </w:rPr>
          <w:t>)</w:t>
        </w:r>
        <w:r w:rsidRPr="00923C53">
          <w:rPr>
            <w:i/>
            <w:sz w:val="20"/>
            <w:szCs w:val="20"/>
            <w:vertAlign w:val="superscript"/>
          </w:rPr>
          <w:t xml:space="preserve">, сведения о дате выдачи документа и выдавшем его органе; </w:t>
        </w:r>
        <w:r w:rsidRPr="00923C53">
          <w:rPr>
            <w:i/>
            <w:sz w:val="20"/>
            <w:szCs w:val="20"/>
            <w:vertAlign w:val="superscript"/>
          </w:rPr>
          <w:br/>
        </w:r>
        <w:r w:rsidRPr="00923C53">
          <w:rPr>
            <w:i/>
            <w:sz w:val="20"/>
            <w:szCs w:val="20"/>
            <w:u w:val="single"/>
            <w:vertAlign w:val="superscript"/>
          </w:rPr>
          <w:t>нерезиденты РФ</w:t>
        </w:r>
        <w:r w:rsidRPr="00923C53">
          <w:rPr>
            <w:i/>
            <w:sz w:val="20"/>
            <w:szCs w:val="20"/>
            <w:vertAlign w:val="superscript"/>
          </w:rPr>
          <w:t>: наименование регистрационного документа,</w:t>
        </w:r>
        <w:r>
          <w:rPr>
            <w:i/>
            <w:sz w:val="20"/>
            <w:szCs w:val="20"/>
            <w:vertAlign w:val="superscript"/>
          </w:rPr>
          <w:t xml:space="preserve"> номер документа</w:t>
        </w:r>
        <w:r w:rsidRPr="00923C53">
          <w:rPr>
            <w:i/>
            <w:sz w:val="20"/>
            <w:szCs w:val="20"/>
            <w:vertAlign w:val="superscript"/>
          </w:rPr>
          <w:t>, сведения о дате выдачи документа и выдавшем его органе)</w:t>
        </w:r>
        <w:r w:rsidR="00A20C58" w:rsidRPr="00180842">
          <w:rPr>
            <w:sz w:val="20"/>
          </w:rPr>
  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данных) 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[</w:t>
        </w:r>
        <w:r w:rsidR="00A20C58" w:rsidRPr="000D73D0">
          <w:rPr>
            <w:i/>
            <w:sz w:val="20"/>
            <w:shd w:val="clear" w:color="auto" w:fill="FFFFCC"/>
          </w:rPr>
          <w:t xml:space="preserve">указать наименование </w:t>
        </w:r>
        <w:r w:rsidR="001E0392" w:rsidRPr="000D73D0">
          <w:rPr>
            <w:i/>
            <w:sz w:val="20"/>
            <w:shd w:val="clear" w:color="auto" w:fill="FFFFCC"/>
          </w:rPr>
          <w:t>Общества группы</w:t>
        </w:r>
        <w:r w:rsidR="00A20C58" w:rsidRPr="000D73D0">
          <w:rPr>
            <w:i/>
            <w:sz w:val="20"/>
            <w:shd w:val="clear" w:color="auto" w:fill="FFFFCC"/>
          </w:rPr>
          <w:t xml:space="preserve"> </w:t>
        </w:r>
        <w:r w:rsidR="004859FF" w:rsidRPr="000D73D0">
          <w:rPr>
            <w:i/>
            <w:sz w:val="20"/>
            <w:shd w:val="clear" w:color="auto" w:fill="FFFFCC"/>
          </w:rPr>
          <w:t>ПАО</w:t>
        </w:r>
        <w:r w:rsidR="00A20C58" w:rsidRPr="000D73D0">
          <w:rPr>
            <w:i/>
            <w:sz w:val="20"/>
            <w:shd w:val="clear" w:color="auto" w:fill="FFFFCC"/>
          </w:rPr>
          <w:t> «НК «РОСНЕФТЬ</w:t>
        </w:r>
        <w:r w:rsidRPr="000D73D0">
          <w:rPr>
            <w:i/>
            <w:sz w:val="20"/>
            <w:shd w:val="clear" w:color="auto" w:fill="FFFFCC"/>
          </w:rPr>
          <w:t xml:space="preserve">, </w:t>
        </w:r>
        <w:r w:rsidR="00CE295A">
          <w:rPr>
            <w:i/>
            <w:sz w:val="20"/>
            <w:shd w:val="clear" w:color="auto" w:fill="FFFFCC"/>
          </w:rPr>
          <w:t>в которое</w:t>
        </w:r>
        <w:r w:rsidRPr="000D73D0">
          <w:rPr>
            <w:i/>
            <w:sz w:val="20"/>
            <w:shd w:val="clear" w:color="auto" w:fill="FFFFCC"/>
          </w:rPr>
          <w:t xml:space="preserve"> подается согласие на обработку персональных данных</w:t>
        </w:r>
        <w:r w:rsidR="00A20C58" w:rsidRPr="000D73D0">
          <w:rPr>
            <w:i/>
            <w:sz w:val="20"/>
            <w:shd w:val="clear" w:color="auto" w:fill="FFFFCC"/>
          </w:rPr>
          <w:t>»</w:t>
        </w:r>
        <w:r w:rsidR="00A20C58" w:rsidRPr="00180842">
          <w:rPr>
            <w:sz w:val="20"/>
          </w:rPr>
          <w:t>], зарегистрированному по адресу: [</w:t>
        </w:r>
        <w:r w:rsidR="00A20C58" w:rsidRPr="00180842">
          <w:rPr>
            <w:i/>
            <w:sz w:val="20"/>
          </w:rPr>
          <w:t xml:space="preserve">указать </w:t>
        </w:r>
        <w:r w:rsidR="00ED6FD4">
          <w:rPr>
            <w:i/>
            <w:sz w:val="20"/>
          </w:rPr>
          <w:t xml:space="preserve">юридический </w:t>
        </w:r>
        <w:r w:rsidR="00A20C58" w:rsidRPr="00180842">
          <w:rPr>
            <w:i/>
            <w:sz w:val="20"/>
          </w:rPr>
          <w:t xml:space="preserve">адрес </w:t>
        </w:r>
        <w:r w:rsidR="001E0392">
          <w:rPr>
            <w:i/>
            <w:sz w:val="20"/>
          </w:rPr>
          <w:t>Общества группы</w:t>
        </w:r>
        <w:r w:rsidR="00A20C58" w:rsidRPr="00180842">
          <w:rPr>
            <w:i/>
            <w:sz w:val="20"/>
          </w:rPr>
          <w:t xml:space="preserve"> </w:t>
        </w:r>
        <w:r w:rsidR="004859FF">
          <w:rPr>
            <w:i/>
            <w:sz w:val="20"/>
          </w:rPr>
          <w:t>ПАО</w:t>
        </w:r>
        <w:r w:rsidR="00A20C58" w:rsidRPr="00180842">
          <w:rPr>
            <w:i/>
            <w:sz w:val="20"/>
          </w:rPr>
          <w:t> «НК «РОСНЕФТЬ»</w:t>
        </w:r>
        <w:r w:rsidR="00187707">
          <w:rPr>
            <w:i/>
            <w:sz w:val="20"/>
            <w:shd w:val="clear" w:color="auto" w:fill="FFFFCC"/>
          </w:rPr>
          <w:t xml:space="preserve">, </w:t>
        </w:r>
        <w:r w:rsidR="00CE295A">
          <w:rPr>
            <w:i/>
            <w:sz w:val="20"/>
            <w:shd w:val="clear" w:color="auto" w:fill="FFFFCC"/>
          </w:rPr>
          <w:t xml:space="preserve">в которое </w:t>
        </w:r>
        <w:r w:rsidR="00187707">
          <w:rPr>
            <w:i/>
            <w:sz w:val="20"/>
            <w:shd w:val="clear" w:color="auto" w:fill="FFFFCC"/>
          </w:rPr>
          <w:t>подается согласие на обработку персональных</w:t>
        </w:r>
        <w:r w:rsidR="00A20C58" w:rsidRPr="00180842">
          <w:rPr>
            <w:sz w:val="20"/>
          </w:rPr>
          <w:t>], т.е. на совершение действий, предусмотренных п.3. ст.3 Закона 152-ФЗ.</w:t>
        </w:r>
      </w:ins>
    </w:p>
    <w:p w:rsidR="00F9606E" w:rsidRPr="00180842" w:rsidRDefault="00A20C58" w:rsidP="00F9606E">
      <w:pPr>
        <w:spacing w:after="120"/>
        <w:ind w:firstLine="709"/>
        <w:rPr>
          <w:ins w:id="11682" w:author="Rinat Gub" w:date="2022-12-06T13:44:00Z"/>
          <w:sz w:val="20"/>
        </w:rPr>
      </w:pPr>
      <w:ins w:id="11683" w:author="Rinat Gub" w:date="2022-12-06T13:44:00Z">
        <w:r w:rsidRPr="00180842">
          <w:rPr>
            <w:sz w:val="20"/>
          </w:rPr>
          <w:t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[</w:t>
        </w:r>
        <w:r w:rsidRPr="000D73D0">
          <w:rPr>
            <w:i/>
            <w:sz w:val="20"/>
            <w:shd w:val="clear" w:color="auto" w:fill="FFFFCC"/>
          </w:rPr>
          <w:t xml:space="preserve">указать наименование </w:t>
        </w:r>
        <w:r w:rsidR="001E0392" w:rsidRPr="000D73D0">
          <w:rPr>
            <w:i/>
            <w:sz w:val="20"/>
            <w:shd w:val="clear" w:color="auto" w:fill="FFFFCC"/>
          </w:rPr>
          <w:t>Общества группы</w:t>
        </w:r>
        <w:r w:rsidRPr="000D73D0">
          <w:rPr>
            <w:i/>
            <w:sz w:val="20"/>
            <w:shd w:val="clear" w:color="auto" w:fill="FFFFCC"/>
          </w:rPr>
          <w:t xml:space="preserve"> </w:t>
        </w:r>
        <w:r w:rsidR="00660821">
          <w:rPr>
            <w:i/>
            <w:sz w:val="20"/>
            <w:shd w:val="clear" w:color="auto" w:fill="FFFFCC"/>
          </w:rPr>
          <w:br/>
        </w:r>
        <w:r w:rsidR="004859FF" w:rsidRPr="000D73D0">
          <w:rPr>
            <w:i/>
            <w:sz w:val="20"/>
            <w:shd w:val="clear" w:color="auto" w:fill="FFFFCC"/>
          </w:rPr>
          <w:t>ПАО</w:t>
        </w:r>
        <w:r w:rsidRPr="000D73D0">
          <w:rPr>
            <w:i/>
            <w:sz w:val="20"/>
            <w:shd w:val="clear" w:color="auto" w:fill="FFFFCC"/>
          </w:rPr>
          <w:t> «НК «РОСНЕФТЬ»</w:t>
        </w:r>
        <w:r w:rsidR="000C32F5" w:rsidRPr="00820855">
          <w:rPr>
            <w:i/>
            <w:sz w:val="20"/>
            <w:shd w:val="clear" w:color="auto" w:fill="FFFFCC"/>
          </w:rPr>
          <w:t>, куда подается согласие на обработку персональных данных</w:t>
        </w:r>
        <w:r w:rsidRPr="00180842">
          <w:rPr>
            <w:sz w:val="20"/>
          </w:rPr>
          <w:t>]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  </w:r>
      </w:ins>
    </w:p>
    <w:p w:rsidR="00F9606E" w:rsidRPr="00180842" w:rsidRDefault="00A20C58" w:rsidP="00F9606E">
      <w:pPr>
        <w:spacing w:after="120"/>
        <w:ind w:firstLine="709"/>
        <w:rPr>
          <w:ins w:id="11684" w:author="Rinat Gub" w:date="2022-12-06T13:44:00Z"/>
          <w:sz w:val="20"/>
        </w:rPr>
      </w:pPr>
      <w:ins w:id="11685" w:author="Rinat Gub" w:date="2022-12-06T13:44:00Z">
        <w:r w:rsidRPr="00180842">
          <w:rPr>
            <w:sz w:val="20"/>
          </w:rPr>
          <w:t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[</w:t>
        </w:r>
        <w:r w:rsidRPr="000D73D0">
          <w:rPr>
            <w:i/>
            <w:sz w:val="20"/>
            <w:shd w:val="clear" w:color="auto" w:fill="FFFFCC"/>
          </w:rPr>
          <w:t xml:space="preserve">указать наименование </w:t>
        </w:r>
        <w:r w:rsidR="001E0392" w:rsidRPr="000D73D0">
          <w:rPr>
            <w:i/>
            <w:sz w:val="20"/>
            <w:shd w:val="clear" w:color="auto" w:fill="FFFFCC"/>
          </w:rPr>
          <w:t>Общества группы</w:t>
        </w:r>
        <w:r w:rsidRPr="000D73D0">
          <w:rPr>
            <w:i/>
            <w:sz w:val="20"/>
            <w:shd w:val="clear" w:color="auto" w:fill="FFFFCC"/>
          </w:rPr>
          <w:t xml:space="preserve"> </w:t>
        </w:r>
        <w:r w:rsidR="004859FF" w:rsidRPr="000D73D0">
          <w:rPr>
            <w:i/>
            <w:sz w:val="20"/>
            <w:shd w:val="clear" w:color="auto" w:fill="FFFFCC"/>
          </w:rPr>
          <w:t>ПАО</w:t>
        </w:r>
        <w:r w:rsidRPr="000D73D0">
          <w:rPr>
            <w:i/>
            <w:sz w:val="20"/>
            <w:shd w:val="clear" w:color="auto" w:fill="FFFFCC"/>
          </w:rPr>
          <w:t> «НК «РОСНЕФТЬ»</w:t>
        </w:r>
        <w:r w:rsidR="000C32F5" w:rsidRPr="00820855">
          <w:rPr>
            <w:i/>
            <w:sz w:val="20"/>
            <w:shd w:val="clear" w:color="auto" w:fill="FFFFCC"/>
          </w:rPr>
          <w:t xml:space="preserve">, </w:t>
        </w:r>
        <w:r w:rsidR="00CE295A">
          <w:rPr>
            <w:i/>
            <w:sz w:val="20"/>
            <w:shd w:val="clear" w:color="auto" w:fill="FFFFCC"/>
          </w:rPr>
          <w:t>в которое</w:t>
        </w:r>
        <w:r w:rsidR="000C32F5" w:rsidRPr="00820855">
          <w:rPr>
            <w:i/>
            <w:sz w:val="20"/>
            <w:shd w:val="clear" w:color="auto" w:fill="FFFFCC"/>
          </w:rPr>
          <w:t xml:space="preserve"> подается согласие на обработку персональных данных</w:t>
        </w:r>
        <w:r w:rsidRPr="00180842">
          <w:rPr>
            <w:sz w:val="20"/>
          </w:rPr>
          <w:t>] выступает для третьих лиц, которым передаются персональные данные, Организатором закупки.</w:t>
        </w:r>
      </w:ins>
    </w:p>
    <w:p w:rsidR="00F9606E" w:rsidRPr="00180842" w:rsidRDefault="00A20C58" w:rsidP="00F9606E">
      <w:pPr>
        <w:spacing w:after="120"/>
        <w:ind w:firstLine="709"/>
        <w:rPr>
          <w:ins w:id="11686" w:author="Rinat Gub" w:date="2022-12-06T13:44:00Z"/>
          <w:sz w:val="20"/>
        </w:rPr>
      </w:pPr>
      <w:ins w:id="11687" w:author="Rinat Gub" w:date="2022-12-06T13:44:00Z">
        <w:r w:rsidRPr="00180842">
          <w:rPr>
            <w:sz w:val="20"/>
          </w:rPr>
          <w:t>Условием прекращения обработки персональных данных является получение [</w:t>
        </w:r>
        <w:r w:rsidRPr="00180842">
          <w:rPr>
            <w:i/>
            <w:sz w:val="20"/>
          </w:rPr>
          <w:t xml:space="preserve">указать наименование </w:t>
        </w:r>
        <w:r w:rsidR="001E0392">
          <w:rPr>
            <w:i/>
            <w:sz w:val="20"/>
          </w:rPr>
          <w:t>Общества группы</w:t>
        </w:r>
        <w:r w:rsidR="001E0392" w:rsidRPr="00180842">
          <w:rPr>
            <w:i/>
            <w:sz w:val="20"/>
          </w:rPr>
          <w:t xml:space="preserve"> </w:t>
        </w:r>
        <w:r w:rsidR="004859FF">
          <w:rPr>
            <w:i/>
            <w:sz w:val="20"/>
          </w:rPr>
          <w:t>ПАО</w:t>
        </w:r>
        <w:r w:rsidRPr="00180842">
          <w:rPr>
            <w:i/>
            <w:sz w:val="20"/>
          </w:rPr>
          <w:t> «НК «РОСНЕФТЬ»</w:t>
        </w:r>
        <w:r w:rsidR="000C32F5" w:rsidRPr="00820855">
          <w:rPr>
            <w:i/>
            <w:sz w:val="20"/>
            <w:shd w:val="clear" w:color="auto" w:fill="FFFFCC"/>
          </w:rPr>
          <w:t xml:space="preserve">, </w:t>
        </w:r>
        <w:r w:rsidR="00CE295A">
          <w:rPr>
            <w:i/>
            <w:sz w:val="20"/>
            <w:shd w:val="clear" w:color="auto" w:fill="FFFFCC"/>
          </w:rPr>
          <w:t>в которое</w:t>
        </w:r>
        <w:r w:rsidR="000C32F5" w:rsidRPr="00820855">
          <w:rPr>
            <w:i/>
            <w:sz w:val="20"/>
            <w:shd w:val="clear" w:color="auto" w:fill="FFFFCC"/>
          </w:rPr>
          <w:t xml:space="preserve"> подается согласие на обработку персональных данных</w:t>
        </w:r>
        <w:r w:rsidRPr="00180842">
          <w:rPr>
            <w:sz w:val="20"/>
          </w:rPr>
          <w:t>] письменного уведомления об отзыве согласия на обработку персональных данных.</w:t>
        </w:r>
      </w:ins>
    </w:p>
    <w:p w:rsidR="00F9606E" w:rsidRPr="00180842" w:rsidRDefault="00A20C58" w:rsidP="00F9606E">
      <w:pPr>
        <w:spacing w:after="120"/>
        <w:ind w:firstLine="709"/>
        <w:rPr>
          <w:ins w:id="11688" w:author="Rinat Gub" w:date="2022-12-06T13:44:00Z"/>
          <w:sz w:val="20"/>
        </w:rPr>
      </w:pPr>
      <w:ins w:id="11689" w:author="Rinat Gub" w:date="2022-12-06T13:44:00Z">
        <w:r w:rsidRPr="00180842">
          <w:rPr>
            <w:sz w:val="20"/>
          </w:rPr>
          <w:t xml:space="preserve">Настоящее подтверждение действует со дня его подписания в течение </w:t>
        </w:r>
        <w:r w:rsidR="000C32F5">
          <w:rPr>
            <w:sz w:val="20"/>
          </w:rPr>
          <w:t>10</w:t>
        </w:r>
        <w:r w:rsidRPr="00180842">
          <w:rPr>
            <w:sz w:val="20"/>
          </w:rPr>
          <w:t xml:space="preserve"> лет (либо до дня его отзыва субъектом персональных данных способом, указанным выше).</w:t>
        </w:r>
      </w:ins>
    </w:p>
    <w:p w:rsidR="009507A7" w:rsidRDefault="009507A7" w:rsidP="009507A7">
      <w:pPr>
        <w:keepNext/>
        <w:tabs>
          <w:tab w:val="clear" w:pos="1134"/>
          <w:tab w:val="left" w:pos="3828"/>
          <w:tab w:val="left" w:pos="6804"/>
        </w:tabs>
        <w:ind w:firstLine="0"/>
        <w:jc w:val="left"/>
        <w:rPr>
          <w:ins w:id="11690" w:author="Rinat Gub" w:date="2022-12-06T13:44:00Z"/>
          <w:sz w:val="20"/>
        </w:rPr>
      </w:pPr>
      <w:ins w:id="11691" w:author="Rinat Gub" w:date="2022-12-06T13:44:00Z">
        <w:r>
          <w:rPr>
            <w:sz w:val="20"/>
          </w:rPr>
          <w:lastRenderedPageBreak/>
          <w:t xml:space="preserve">Должность руководителя </w:t>
        </w:r>
        <w:r>
          <w:rPr>
            <w:sz w:val="20"/>
          </w:rPr>
          <w:br/>
          <w:t xml:space="preserve">Поставщика/Участника закупки </w:t>
        </w:r>
        <w:r>
          <w:rPr>
            <w:sz w:val="20"/>
          </w:rPr>
          <w:tab/>
        </w:r>
        <w:r w:rsidRPr="00180842">
          <w:rPr>
            <w:sz w:val="20"/>
          </w:rPr>
          <w:t xml:space="preserve">_________________ </w:t>
        </w:r>
        <w:r>
          <w:rPr>
            <w:sz w:val="20"/>
          </w:rPr>
          <w:tab/>
        </w:r>
        <w:r w:rsidRPr="00180842">
          <w:rPr>
            <w:sz w:val="20"/>
          </w:rPr>
          <w:t>(_________)</w:t>
        </w:r>
      </w:ins>
    </w:p>
    <w:p w:rsidR="009507A7" w:rsidRPr="00180842" w:rsidRDefault="009507A7" w:rsidP="009507A7">
      <w:pPr>
        <w:keepNext/>
        <w:tabs>
          <w:tab w:val="clear" w:pos="1134"/>
          <w:tab w:val="left" w:pos="7088"/>
        </w:tabs>
        <w:ind w:firstLine="4395"/>
        <w:rPr>
          <w:ins w:id="11692" w:author="Rinat Gub" w:date="2022-12-06T13:44:00Z"/>
          <w:i/>
          <w:sz w:val="20"/>
          <w:vertAlign w:val="superscript"/>
        </w:rPr>
      </w:pPr>
      <w:ins w:id="11693" w:author="Rinat Gub" w:date="2022-12-06T13:44:00Z">
        <w:r w:rsidRPr="00180842">
          <w:rPr>
            <w:i/>
            <w:sz w:val="20"/>
            <w:vertAlign w:val="superscript"/>
          </w:rPr>
          <w:t xml:space="preserve"> (подпись) </w:t>
        </w:r>
        <w:r w:rsidRPr="00180842">
          <w:rPr>
            <w:i/>
            <w:sz w:val="20"/>
            <w:vertAlign w:val="superscript"/>
          </w:rPr>
          <w:tab/>
        </w:r>
        <w:r w:rsidRPr="00180842">
          <w:rPr>
            <w:i/>
            <w:sz w:val="20"/>
            <w:vertAlign w:val="superscript"/>
          </w:rPr>
          <w:tab/>
        </w:r>
        <w:r w:rsidR="00A9777F">
          <w:rPr>
            <w:i/>
            <w:sz w:val="20"/>
            <w:vertAlign w:val="superscript"/>
          </w:rPr>
          <w:t xml:space="preserve"> </w:t>
        </w:r>
        <w:r w:rsidRPr="00180842">
          <w:rPr>
            <w:i/>
            <w:sz w:val="20"/>
            <w:vertAlign w:val="superscript"/>
          </w:rPr>
          <w:t>ФИО</w:t>
        </w:r>
      </w:ins>
    </w:p>
    <w:p w:rsidR="009507A7" w:rsidRDefault="009507A7" w:rsidP="009507A7">
      <w:pPr>
        <w:keepNext/>
        <w:ind w:firstLine="993"/>
        <w:rPr>
          <w:ins w:id="11694" w:author="Rinat Gub" w:date="2022-12-06T13:44:00Z"/>
          <w:sz w:val="20"/>
        </w:rPr>
      </w:pPr>
      <w:ins w:id="11695" w:author="Rinat Gub" w:date="2022-12-06T13:44:00Z">
        <w:r w:rsidRPr="00180842">
          <w:rPr>
            <w:sz w:val="20"/>
            <w:vertAlign w:val="superscript"/>
          </w:rPr>
          <w:t>МП</w:t>
        </w:r>
        <w:r w:rsidRPr="00180842">
          <w:rPr>
            <w:sz w:val="20"/>
          </w:rPr>
          <w:t xml:space="preserve"> </w:t>
        </w:r>
      </w:ins>
    </w:p>
    <w:p w:rsidR="009507A7" w:rsidRPr="00180842" w:rsidRDefault="009507A7" w:rsidP="009507A7">
      <w:pPr>
        <w:keepNext/>
        <w:jc w:val="right"/>
        <w:rPr>
          <w:ins w:id="11696" w:author="Rinat Gub" w:date="2022-12-06T13:44:00Z"/>
          <w:sz w:val="20"/>
          <w:vertAlign w:val="superscript"/>
        </w:rPr>
      </w:pPr>
      <w:ins w:id="11697" w:author="Rinat Gub" w:date="2022-12-06T13:44:00Z">
        <w:r w:rsidRPr="00180842">
          <w:rPr>
            <w:sz w:val="20"/>
          </w:rPr>
          <w:t>«___» ______________ 20</w:t>
        </w:r>
        <w:r w:rsidRPr="000D73D0">
          <w:rPr>
            <w:sz w:val="20"/>
          </w:rPr>
          <w:t>_</w:t>
        </w:r>
        <w:r w:rsidRPr="00180842">
          <w:rPr>
            <w:sz w:val="20"/>
          </w:rPr>
          <w:t>_ г.</w:t>
        </w:r>
      </w:ins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moveTo w:id="11698" w:author="Rinat Gub" w:date="2022-12-06T13:44:00Z"/>
          <w:b/>
          <w:bCs/>
          <w:color w:val="000000"/>
          <w:spacing w:val="36"/>
          <w:szCs w:val="22"/>
        </w:rPr>
      </w:pPr>
      <w:moveToRangeStart w:id="11699" w:author="Rinat Gub" w:date="2022-12-06T13:44:00Z" w:name="move121226701"/>
      <w:moveTo w:id="11700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конец формы</w:t>
        </w:r>
      </w:moveTo>
    </w:p>
    <w:moveToRangeEnd w:id="11699"/>
    <w:p w:rsidR="00F9606E" w:rsidRPr="00326EC6" w:rsidRDefault="00F9606E" w:rsidP="00F9606E">
      <w:pPr>
        <w:rPr>
          <w:ins w:id="11701" w:author="Rinat Gub" w:date="2022-12-06T13:44:00Z"/>
        </w:rPr>
        <w:sectPr w:rsidR="00F9606E" w:rsidRPr="00326EC6" w:rsidSect="00694DD2">
          <w:headerReference w:type="even" r:id="rId146"/>
          <w:headerReference w:type="first" r:id="rId14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 w:rsidP="008D033A">
      <w:pPr>
        <w:pStyle w:val="-32"/>
        <w:rPr>
          <w:ins w:id="11702" w:author="Rinat Gub" w:date="2022-12-06T13:44:00Z"/>
        </w:rPr>
      </w:pPr>
      <w:bookmarkStart w:id="11703" w:name="_Toc398807152"/>
      <w:ins w:id="11704" w:author="Rinat Gub" w:date="2022-12-06T13:44:00Z">
        <w:r w:rsidRPr="00203244">
          <w:lastRenderedPageBreak/>
          <w:t xml:space="preserve">Форма декларации о </w:t>
        </w:r>
        <w:r w:rsidR="001514C2">
          <w:t>не</w:t>
        </w:r>
        <w:r w:rsidRPr="00203244">
  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  </w:r>
        <w:r>
          <w:t>2007 №209</w:t>
        </w:r>
        <w:r>
          <w:noBreakHyphen/>
        </w:r>
        <w:r w:rsidRPr="00203244">
          <w:t>ФЗ «О развитии малого и среднего предпринимательства в Российской Федерации»</w:t>
        </w:r>
      </w:ins>
    </w:p>
    <w:p w:rsidR="00FC3E20" w:rsidRDefault="00FC3E20" w:rsidP="00F9606E">
      <w:pPr>
        <w:ind w:firstLine="0"/>
        <w:jc w:val="center"/>
        <w:rPr>
          <w:ins w:id="11705" w:author="Rinat Gub" w:date="2022-12-06T13:44:00Z"/>
          <w:b/>
          <w:caps/>
        </w:rPr>
      </w:pPr>
    </w:p>
    <w:p w:rsidR="00F9606E" w:rsidRDefault="00F9606E" w:rsidP="00F9606E">
      <w:pPr>
        <w:ind w:firstLine="0"/>
        <w:jc w:val="center"/>
        <w:rPr>
          <w:ins w:id="11706" w:author="Rinat Gub" w:date="2022-12-06T13:44:00Z"/>
          <w:b/>
          <w:caps/>
        </w:rPr>
      </w:pPr>
      <w:ins w:id="11707" w:author="Rinat Gub" w:date="2022-12-06T13:44:00Z">
        <w:r w:rsidRPr="00203244">
          <w:rPr>
            <w:b/>
            <w:caps/>
          </w:rPr>
          <w:t xml:space="preserve">Форма подтверждения </w:t>
        </w:r>
        <w:r w:rsidR="00E12F6B" w:rsidRPr="00D54537">
          <w:rPr>
            <w:b/>
            <w:caps/>
          </w:rPr>
          <w:t>отсутствия</w:t>
        </w:r>
        <w:r w:rsidR="00A57A21">
          <w:rPr>
            <w:b/>
            <w:caps/>
          </w:rPr>
          <w:t xml:space="preserve"> </w:t>
        </w:r>
        <w:r w:rsidRPr="00203244">
          <w:rPr>
            <w:b/>
            <w:caps/>
          </w:rPr>
          <w:t xml:space="preserve">принадлежности </w:t>
        </w:r>
        <w:r>
          <w:rPr>
            <w:b/>
            <w:caps/>
          </w:rPr>
          <w:t xml:space="preserve">поставщика / участника закупки </w:t>
        </w:r>
        <w:r w:rsidRPr="00203244">
          <w:rPr>
            <w:b/>
            <w:caps/>
          </w:rPr>
          <w:t>к субъектам малого и среднего предпринимательства (МСП)</w:t>
        </w:r>
      </w:ins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moveTo w:id="11708" w:author="Rinat Gub" w:date="2022-12-06T13:44:00Z"/>
          <w:b/>
          <w:bCs/>
          <w:color w:val="000000"/>
          <w:spacing w:val="36"/>
          <w:szCs w:val="22"/>
        </w:rPr>
        <w:pPrChange w:id="11709" w:author="Rinat Gub" w:date="2022-12-06T13:44:00Z">
          <w:pPr>
            <w:pBdr>
              <w:bottom w:val="single" w:sz="4" w:space="1" w:color="auto"/>
            </w:pBdr>
            <w:shd w:val="clear" w:color="auto" w:fill="E0E0E0"/>
            <w:spacing w:before="120"/>
            <w:ind w:right="21"/>
            <w:jc w:val="center"/>
          </w:pPr>
        </w:pPrChange>
      </w:pPr>
      <w:moveToRangeStart w:id="11710" w:author="Rinat Gub" w:date="2022-12-06T13:44:00Z" w:name="move121226700"/>
      <w:moveTo w:id="11711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начало формы</w:t>
        </w:r>
      </w:moveTo>
    </w:p>
    <w:moveToRangeEnd w:id="11710"/>
    <w:p w:rsidR="00F9606E" w:rsidRDefault="00F9606E" w:rsidP="00F9606E">
      <w:pPr>
        <w:ind w:firstLine="0"/>
        <w:jc w:val="right"/>
        <w:rPr>
          <w:ins w:id="11712" w:author="Rinat Gub" w:date="2022-12-06T13:44:00Z"/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ins w:id="11713" w:author="Rinat Gub" w:date="2022-12-06T13:44:00Z"/>
          <w:b/>
          <w:caps/>
        </w:rPr>
      </w:pPr>
      <w:ins w:id="11714" w:author="Rinat Gub" w:date="2022-12-06T13:44:00Z">
        <w:r w:rsidRPr="00203244">
          <w:rPr>
            <w:b/>
            <w:bCs/>
            <w:color w:val="000000"/>
            <w:spacing w:val="36"/>
            <w:szCs w:val="22"/>
            <w:u w:val="single"/>
          </w:rPr>
          <w:t>&lt;на бланке организации&gt;</w:t>
        </w:r>
      </w:ins>
    </w:p>
    <w:p w:rsidR="00F9606E" w:rsidRPr="00326EC6" w:rsidRDefault="00F9606E" w:rsidP="00F9606E">
      <w:pPr>
        <w:rPr>
          <w:ins w:id="11715" w:author="Rinat Gub" w:date="2022-12-06T13:44:00Z"/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  <w:rPr>
          <w:ins w:id="11716" w:author="Rinat Gub" w:date="2022-12-06T13:44:00Z"/>
        </w:rPr>
      </w:pPr>
      <w:ins w:id="11717" w:author="Rinat Gub" w:date="2022-12-06T13:44:00Z">
        <w:r w:rsidRPr="00203244">
          <w:t>Настоящим, __________________________________________________________________,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ins w:id="11718" w:author="Rinat Gub" w:date="2022-12-06T13:44:00Z"/>
          <w:vertAlign w:val="superscript"/>
        </w:rPr>
      </w:pPr>
      <w:ins w:id="11719" w:author="Rinat Gub" w:date="2022-12-06T13:44:00Z">
        <w:r w:rsidRPr="00203244">
          <w:rPr>
            <w:vertAlign w:val="superscript"/>
          </w:rPr>
          <w:t>(полное/краткое наименование организации)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rPr>
          <w:ins w:id="11720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ind w:firstLine="0"/>
        <w:rPr>
          <w:ins w:id="11721" w:author="Rinat Gub" w:date="2022-12-06T13:44:00Z"/>
        </w:rPr>
      </w:pPr>
      <w:ins w:id="11722" w:author="Rinat Gub" w:date="2022-12-06T13:44:00Z">
        <w:r w:rsidRPr="00203244">
          <w:t>Адрес местонахождения (юридический адрес): ____________________________________,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rPr>
          <w:ins w:id="11723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ind w:firstLine="0"/>
        <w:rPr>
          <w:ins w:id="11724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ind w:firstLine="0"/>
        <w:rPr>
          <w:ins w:id="11725" w:author="Rinat Gub" w:date="2022-12-06T13:44:00Z"/>
        </w:rPr>
      </w:pPr>
      <w:ins w:id="11726" w:author="Rinat Gub" w:date="2022-12-06T13:44:00Z">
        <w:r w:rsidRPr="00203244">
          <w:t>ИНН/КПП: __________________________________________________________________,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ins w:id="11727" w:author="Rinat Gub" w:date="2022-12-06T13:44:00Z"/>
          <w:vertAlign w:val="superscript"/>
        </w:rPr>
      </w:pPr>
      <w:ins w:id="11728" w:author="Rinat Gub" w:date="2022-12-06T13:44:00Z">
        <w:r w:rsidRPr="00203244">
          <w:rPr>
            <w:vertAlign w:val="superscript"/>
          </w:rPr>
          <w:t xml:space="preserve"> (№, сведения о дате выдачи документа и выдавшем его органе)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rPr>
          <w:ins w:id="11729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ind w:firstLine="0"/>
        <w:rPr>
          <w:ins w:id="11730" w:author="Rinat Gub" w:date="2022-12-06T13:44:00Z"/>
        </w:rPr>
      </w:pPr>
      <w:ins w:id="11731" w:author="Rinat Gub" w:date="2022-12-06T13:44:00Z">
        <w:r w:rsidRPr="00203244">
          <w:t xml:space="preserve">ОГРН: ______________________________________________________________________, </w:t>
        </w:r>
      </w:ins>
    </w:p>
    <w:p w:rsidR="00F9606E" w:rsidRPr="00203244" w:rsidRDefault="00F9606E" w:rsidP="00F9606E">
      <w:pPr>
        <w:tabs>
          <w:tab w:val="clear" w:pos="1134"/>
        </w:tabs>
        <w:ind w:firstLine="0"/>
        <w:rPr>
          <w:ins w:id="11732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ins w:id="11733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ins w:id="11734" w:author="Rinat Gub" w:date="2022-12-06T13:44:00Z"/>
        </w:rPr>
      </w:pPr>
      <w:ins w:id="11735" w:author="Rinat Gub" w:date="2022-12-06T13:44:00Z">
        <w:r w:rsidRPr="00203244">
          <w:t xml:space="preserve">подтверждает </w:t>
        </w:r>
        <w:r w:rsidRPr="00581B5C">
          <w:t>отсутствие принадлежности</w:t>
        </w:r>
        <w:r w:rsidR="008F39A7" w:rsidRPr="00581B5C">
          <w:rPr>
            <w:b/>
          </w:rPr>
          <w:t xml:space="preserve"> </w:t>
        </w:r>
        <w:r w:rsidRPr="00203244">
          <w:t>к субъектам малого и среднего предпринимательства (МСП).</w:t>
        </w:r>
      </w:ins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ins w:id="11736" w:author="Rinat Gub" w:date="2022-12-06T13:44:00Z"/>
        </w:rPr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  <w:rPr>
          <w:ins w:id="11737" w:author="Rinat Gub" w:date="2022-12-06T13:44:00Z"/>
        </w:rPr>
      </w:pPr>
      <w:ins w:id="11738" w:author="Rinat Gub" w:date="2022-12-06T13:44:00Z">
        <w:r w:rsidRPr="00203244">
          <w:t>Подтверждаю, что ознакомлен(а) с положениями Федерального закона от 24.07.2007</w:t>
        </w:r>
        <w:r>
          <w:t xml:space="preserve"> </w:t>
        </w:r>
        <w:r w:rsidR="00660821">
          <w:br/>
        </w:r>
        <w:r>
          <w:t>№</w:t>
        </w:r>
        <w:r w:rsidR="00660821">
          <w:t xml:space="preserve"> </w:t>
        </w:r>
        <w:r>
          <w:t>209-ФЗ «О </w:t>
        </w:r>
        <w:r w:rsidRPr="00203244">
          <w:t>развитии малого и среднего предпринимательства в Российской Федерации».</w:t>
        </w:r>
      </w:ins>
    </w:p>
    <w:p w:rsidR="00F9606E" w:rsidRPr="00203244" w:rsidRDefault="00F9606E" w:rsidP="00F9606E">
      <w:pPr>
        <w:spacing w:line="276" w:lineRule="auto"/>
        <w:rPr>
          <w:ins w:id="11739" w:author="Rinat Gub" w:date="2022-12-06T13:44:00Z"/>
          <w:szCs w:val="22"/>
        </w:rPr>
      </w:pPr>
    </w:p>
    <w:p w:rsidR="009507A7" w:rsidRDefault="009507A7" w:rsidP="009507A7">
      <w:pPr>
        <w:keepNext/>
        <w:tabs>
          <w:tab w:val="clear" w:pos="1134"/>
          <w:tab w:val="left" w:pos="3828"/>
          <w:tab w:val="left" w:pos="6804"/>
        </w:tabs>
        <w:ind w:firstLine="0"/>
        <w:jc w:val="left"/>
        <w:rPr>
          <w:ins w:id="11740" w:author="Rinat Gub" w:date="2022-12-06T13:44:00Z"/>
          <w:sz w:val="20"/>
        </w:rPr>
      </w:pPr>
      <w:ins w:id="11741" w:author="Rinat Gub" w:date="2022-12-06T13:44:00Z">
        <w:r>
          <w:rPr>
            <w:sz w:val="20"/>
          </w:rPr>
          <w:t xml:space="preserve">Должность руководителя </w:t>
        </w:r>
        <w:r>
          <w:rPr>
            <w:sz w:val="20"/>
          </w:rPr>
          <w:br/>
          <w:t xml:space="preserve">Поставщика/Участника закупки </w:t>
        </w:r>
        <w:r>
          <w:rPr>
            <w:sz w:val="20"/>
          </w:rPr>
          <w:tab/>
        </w:r>
        <w:r w:rsidRPr="00180842">
          <w:rPr>
            <w:sz w:val="20"/>
          </w:rPr>
          <w:t xml:space="preserve">_________________ </w:t>
        </w:r>
        <w:r>
          <w:rPr>
            <w:sz w:val="20"/>
          </w:rPr>
          <w:tab/>
        </w:r>
        <w:r w:rsidRPr="00180842">
          <w:rPr>
            <w:sz w:val="20"/>
          </w:rPr>
          <w:t>(_________)</w:t>
        </w:r>
      </w:ins>
    </w:p>
    <w:p w:rsidR="009507A7" w:rsidRPr="00180842" w:rsidRDefault="009507A7" w:rsidP="009507A7">
      <w:pPr>
        <w:keepNext/>
        <w:tabs>
          <w:tab w:val="clear" w:pos="1134"/>
          <w:tab w:val="left" w:pos="7088"/>
        </w:tabs>
        <w:ind w:firstLine="4395"/>
        <w:rPr>
          <w:ins w:id="11742" w:author="Rinat Gub" w:date="2022-12-06T13:44:00Z"/>
          <w:i/>
          <w:sz w:val="20"/>
          <w:vertAlign w:val="superscript"/>
        </w:rPr>
      </w:pPr>
      <w:ins w:id="11743" w:author="Rinat Gub" w:date="2022-12-06T13:44:00Z">
        <w:r w:rsidRPr="00180842">
          <w:rPr>
            <w:i/>
            <w:sz w:val="20"/>
            <w:vertAlign w:val="superscript"/>
          </w:rPr>
          <w:t xml:space="preserve"> (подпись) </w:t>
        </w:r>
        <w:r w:rsidRPr="00180842">
          <w:rPr>
            <w:i/>
            <w:sz w:val="20"/>
            <w:vertAlign w:val="superscript"/>
          </w:rPr>
          <w:tab/>
        </w:r>
        <w:r w:rsidRPr="00180842">
          <w:rPr>
            <w:i/>
            <w:sz w:val="20"/>
            <w:vertAlign w:val="superscript"/>
          </w:rPr>
          <w:tab/>
        </w:r>
        <w:r w:rsidR="00A9777F">
          <w:rPr>
            <w:i/>
            <w:sz w:val="20"/>
            <w:vertAlign w:val="superscript"/>
          </w:rPr>
          <w:t xml:space="preserve"> </w:t>
        </w:r>
        <w:r w:rsidRPr="00180842">
          <w:rPr>
            <w:i/>
            <w:sz w:val="20"/>
            <w:vertAlign w:val="superscript"/>
          </w:rPr>
          <w:t>ФИО</w:t>
        </w:r>
      </w:ins>
    </w:p>
    <w:p w:rsidR="009507A7" w:rsidRDefault="009507A7" w:rsidP="009507A7">
      <w:pPr>
        <w:keepNext/>
        <w:ind w:firstLine="993"/>
        <w:rPr>
          <w:ins w:id="11744" w:author="Rinat Gub" w:date="2022-12-06T13:44:00Z"/>
          <w:sz w:val="20"/>
        </w:rPr>
      </w:pPr>
      <w:ins w:id="11745" w:author="Rinat Gub" w:date="2022-12-06T13:44:00Z">
        <w:r w:rsidRPr="00180842">
          <w:rPr>
            <w:sz w:val="20"/>
            <w:vertAlign w:val="superscript"/>
          </w:rPr>
          <w:t>МП</w:t>
        </w:r>
        <w:r w:rsidRPr="00180842">
          <w:rPr>
            <w:sz w:val="20"/>
          </w:rPr>
          <w:t xml:space="preserve"> </w:t>
        </w:r>
      </w:ins>
    </w:p>
    <w:p w:rsidR="009507A7" w:rsidRPr="00180842" w:rsidRDefault="009507A7" w:rsidP="009507A7">
      <w:pPr>
        <w:keepNext/>
        <w:jc w:val="right"/>
        <w:rPr>
          <w:ins w:id="11746" w:author="Rinat Gub" w:date="2022-12-06T13:44:00Z"/>
          <w:sz w:val="20"/>
          <w:vertAlign w:val="superscript"/>
        </w:rPr>
      </w:pPr>
      <w:ins w:id="11747" w:author="Rinat Gub" w:date="2022-12-06T13:44:00Z">
        <w:r w:rsidRPr="00180842">
          <w:rPr>
            <w:sz w:val="20"/>
          </w:rPr>
          <w:t>«___» ______________ 20</w:t>
        </w:r>
        <w:r w:rsidRPr="00C03BDA">
          <w:rPr>
            <w:sz w:val="20"/>
          </w:rPr>
          <w:t>_</w:t>
        </w:r>
        <w:r w:rsidRPr="00180842">
          <w:rPr>
            <w:sz w:val="20"/>
          </w:rPr>
          <w:t>_ г.</w:t>
        </w:r>
      </w:ins>
    </w:p>
    <w:p w:rsidR="00BB3972" w:rsidRDefault="00F9606E" w:rsidP="008D033A">
      <w:pPr>
        <w:pStyle w:val="-32"/>
        <w:rPr>
          <w:ins w:id="11748" w:author="Rinat Gub" w:date="2022-12-06T13:44:00Z"/>
        </w:rPr>
      </w:pPr>
      <w:ins w:id="11749" w:author="Rinat Gub" w:date="2022-12-06T13:44:00Z">
        <w:r>
          <w:rPr>
            <w:rFonts w:ascii="Arial" w:hAnsi="Arial"/>
            <w:b/>
            <w:bCs/>
            <w:caps/>
            <w:sz w:val="28"/>
            <w:szCs w:val="24"/>
          </w:rPr>
          <w:br w:type="page"/>
        </w:r>
        <w:r w:rsidR="00BB3972" w:rsidRPr="00203244">
          <w:lastRenderedPageBreak/>
          <w:t xml:space="preserve">Форма </w:t>
        </w:r>
        <w:r w:rsidR="00BB3972">
  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  </w:r>
      </w:ins>
    </w:p>
    <w:p w:rsidR="00BB3972" w:rsidRPr="00AE026F" w:rsidRDefault="00BB3972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ins w:id="11750" w:author="Rinat Gub" w:date="2022-12-06T13:44:00Z"/>
          <w:sz w:val="22"/>
          <w:szCs w:val="22"/>
        </w:rPr>
      </w:pPr>
      <w:ins w:id="11751" w:author="Rinat Gub" w:date="2022-12-06T13:44:00Z">
        <w:r w:rsidRPr="00AE026F">
          <w:rPr>
            <w:sz w:val="22"/>
            <w:szCs w:val="22"/>
          </w:rPr>
          <w:t>по уплате налогов, сборов, задолженности по иным обязательным платежам в бюджеты бюджетной системы Российской Федерации;</w:t>
        </w:r>
      </w:ins>
    </w:p>
    <w:p w:rsidR="00BB3972" w:rsidRPr="00AE026F" w:rsidRDefault="00BB3972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ins w:id="11752" w:author="Rinat Gub" w:date="2022-12-06T13:44:00Z"/>
          <w:sz w:val="22"/>
          <w:szCs w:val="22"/>
        </w:rPr>
      </w:pPr>
      <w:ins w:id="11753" w:author="Rinat Gub" w:date="2022-12-06T13:44:00Z">
        <w:r w:rsidRPr="00AE026F">
          <w:rPr>
            <w:sz w:val="22"/>
            <w:szCs w:val="22"/>
          </w:rPr>
          <w:t>по своевременной и полной выплате работникам заработной платы;</w:t>
        </w:r>
      </w:ins>
    </w:p>
    <w:p w:rsidR="00BB3972" w:rsidRPr="00AE026F" w:rsidRDefault="00BB3972" w:rsidP="0040134A">
      <w:pPr>
        <w:pStyle w:val="afa"/>
        <w:widowControl/>
        <w:numPr>
          <w:ilvl w:val="0"/>
          <w:numId w:val="107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ins w:id="11754" w:author="Rinat Gub" w:date="2022-12-06T13:44:00Z"/>
          <w:sz w:val="22"/>
          <w:szCs w:val="22"/>
        </w:rPr>
      </w:pPr>
      <w:ins w:id="11755" w:author="Rinat Gub" w:date="2022-12-06T13:44:00Z">
        <w:r w:rsidRPr="00AE026F">
          <w:rPr>
            <w:sz w:val="22"/>
            <w:szCs w:val="22"/>
          </w:rPr>
          <w:t>по уплате в пользу третьих лиц сумм за аренду помещений (оборудования), пользование электроэнергией (теплом).</w:t>
        </w:r>
      </w:ins>
    </w:p>
    <w:p w:rsidR="00BB3972" w:rsidRDefault="00BB3972" w:rsidP="00BB3972">
      <w:pPr>
        <w:ind w:firstLine="0"/>
        <w:jc w:val="center"/>
        <w:rPr>
          <w:ins w:id="11756" w:author="Rinat Gub" w:date="2022-12-06T13:44:00Z"/>
          <w:b/>
          <w:caps/>
        </w:rPr>
      </w:pPr>
    </w:p>
    <w:p w:rsidR="00BB3972" w:rsidRDefault="00BB3972" w:rsidP="00BB3972">
      <w:pPr>
        <w:ind w:firstLine="0"/>
        <w:jc w:val="center"/>
        <w:rPr>
          <w:ins w:id="11757" w:author="Rinat Gub" w:date="2022-12-06T13:44:00Z"/>
          <w:b/>
          <w:caps/>
        </w:rPr>
      </w:pPr>
      <w:ins w:id="11758" w:author="Rinat Gub" w:date="2022-12-06T13:44:00Z">
        <w:r w:rsidRPr="00203244">
          <w:rPr>
            <w:b/>
            <w:caps/>
          </w:rPr>
          <w:t xml:space="preserve">Форма </w:t>
        </w:r>
        <w:r>
          <w:rPr>
            <w:b/>
            <w:caps/>
          </w:rPr>
          <w:t>письма об имеющейся у</w:t>
        </w:r>
        <w:r w:rsidRPr="00203244">
          <w:rPr>
            <w:b/>
            <w:caps/>
          </w:rPr>
          <w:t xml:space="preserve"> </w:t>
        </w:r>
        <w:r>
          <w:rPr>
            <w:b/>
            <w:caps/>
          </w:rPr>
          <w:t>поставщика / участника закупки</w:t>
        </w:r>
        <w:r w:rsidR="00A9777F">
          <w:rPr>
            <w:b/>
            <w:caps/>
          </w:rPr>
          <w:t xml:space="preserve"> </w:t>
        </w:r>
        <w:r>
          <w:rPr>
            <w:b/>
            <w:caps/>
          </w:rPr>
          <w:t>НЕПОГАШЕННОЙ ЗАДОЛЖЕННОСТИ, совокупная сумма ВЗЫСКАНИЯ ПО КОТОРОЙ ПРЕВЫШАЕТ 50% ВЫРУЧКИ ЗА ПОСЛЕДНИЙ ОТЧЕТНЫЙ ПЕРИОД (КАЛЕНДАРНЫЙ ГОД)</w:t>
        </w:r>
      </w:ins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ins w:id="11759" w:author="Rinat Gub" w:date="2022-12-06T13:44:00Z"/>
          <w:b/>
          <w:bCs/>
          <w:color w:val="000000"/>
          <w:spacing w:val="36"/>
          <w:szCs w:val="22"/>
        </w:rPr>
      </w:pPr>
      <w:ins w:id="11760" w:author="Rinat Gub" w:date="2022-12-06T13:44:00Z">
        <w:r w:rsidRPr="00203244">
          <w:rPr>
            <w:b/>
            <w:bCs/>
            <w:color w:val="000000"/>
            <w:spacing w:val="36"/>
            <w:szCs w:val="22"/>
          </w:rPr>
          <w:t>начало формы</w:t>
        </w:r>
      </w:ins>
    </w:p>
    <w:p w:rsidR="00BB3972" w:rsidRDefault="00BB3972" w:rsidP="00BB3972">
      <w:pPr>
        <w:ind w:firstLine="0"/>
        <w:jc w:val="right"/>
        <w:rPr>
          <w:ins w:id="11761" w:author="Rinat Gub" w:date="2022-12-06T13:44:00Z"/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ins w:id="11762" w:author="Rinat Gub" w:date="2022-12-06T13:44:00Z"/>
          <w:b/>
          <w:caps/>
        </w:rPr>
      </w:pPr>
      <w:ins w:id="11763" w:author="Rinat Gub" w:date="2022-12-06T13:44:00Z">
        <w:r w:rsidRPr="00203244">
          <w:rPr>
            <w:b/>
            <w:bCs/>
            <w:color w:val="000000"/>
            <w:spacing w:val="36"/>
            <w:szCs w:val="22"/>
            <w:u w:val="single"/>
          </w:rPr>
          <w:t>&lt;на бланке организации&gt;</w:t>
        </w:r>
      </w:ins>
    </w:p>
    <w:p w:rsidR="00BB3972" w:rsidRPr="00326EC6" w:rsidRDefault="00BB3972" w:rsidP="00BB3972">
      <w:pPr>
        <w:rPr>
          <w:ins w:id="11764" w:author="Rinat Gub" w:date="2022-12-06T13:44:00Z"/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  <w:rPr>
          <w:ins w:id="11765" w:author="Rinat Gub" w:date="2022-12-06T13:44:00Z"/>
        </w:rPr>
      </w:pPr>
      <w:ins w:id="11766" w:author="Rinat Gub" w:date="2022-12-06T13:44:00Z">
        <w:r w:rsidRPr="00203244">
          <w:t>Настоящим, __________________________________________________________________,</w:t>
        </w:r>
      </w:ins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ins w:id="11767" w:author="Rinat Gub" w:date="2022-12-06T13:44:00Z"/>
          <w:vertAlign w:val="superscript"/>
        </w:rPr>
      </w:pPr>
      <w:ins w:id="11768" w:author="Rinat Gub" w:date="2022-12-06T13:44:00Z">
        <w:r w:rsidRPr="00203244">
          <w:rPr>
            <w:vertAlign w:val="superscript"/>
          </w:rPr>
          <w:t>(полное/краткое наименование организации</w:t>
        </w:r>
        <w:r w:rsidR="00BE1475">
          <w:rPr>
            <w:vertAlign w:val="superscript"/>
          </w:rPr>
          <w:t xml:space="preserve"> или полное ФИО Индивидуального предпринимателя</w:t>
        </w:r>
        <w:r w:rsidRPr="00203244">
          <w:rPr>
            <w:vertAlign w:val="superscript"/>
          </w:rPr>
          <w:t>)</w:t>
        </w:r>
      </w:ins>
    </w:p>
    <w:p w:rsidR="00BB3972" w:rsidRPr="00203244" w:rsidRDefault="00BB3972" w:rsidP="00BB3972">
      <w:pPr>
        <w:tabs>
          <w:tab w:val="clear" w:pos="1134"/>
        </w:tabs>
        <w:ind w:firstLine="0"/>
        <w:rPr>
          <w:ins w:id="11769" w:author="Rinat Gub" w:date="2022-12-06T13:44:00Z"/>
        </w:rPr>
      </w:pPr>
    </w:p>
    <w:p w:rsidR="00BB3972" w:rsidRPr="00203244" w:rsidRDefault="00BB3972" w:rsidP="00BB3972">
      <w:pPr>
        <w:tabs>
          <w:tab w:val="clear" w:pos="1134"/>
        </w:tabs>
        <w:ind w:firstLine="0"/>
        <w:rPr>
          <w:ins w:id="11770" w:author="Rinat Gub" w:date="2022-12-06T13:44:00Z"/>
        </w:rPr>
      </w:pPr>
      <w:ins w:id="11771" w:author="Rinat Gub" w:date="2022-12-06T13:44:00Z">
        <w:r w:rsidRPr="00203244">
          <w:t>Адрес местонахождения (юридический адрес): ____________________________________,</w:t>
        </w:r>
      </w:ins>
    </w:p>
    <w:p w:rsidR="00BB3972" w:rsidRPr="00203244" w:rsidRDefault="00BB3972" w:rsidP="00BB3972">
      <w:pPr>
        <w:tabs>
          <w:tab w:val="clear" w:pos="1134"/>
        </w:tabs>
        <w:ind w:firstLine="0"/>
        <w:rPr>
          <w:ins w:id="11772" w:author="Rinat Gub" w:date="2022-12-06T13:44:00Z"/>
        </w:rPr>
      </w:pPr>
    </w:p>
    <w:p w:rsidR="00BB3972" w:rsidRPr="00203244" w:rsidRDefault="00BB3972" w:rsidP="00BB3972">
      <w:pPr>
        <w:tabs>
          <w:tab w:val="clear" w:pos="1134"/>
        </w:tabs>
        <w:ind w:firstLine="0"/>
        <w:rPr>
          <w:ins w:id="11773" w:author="Rinat Gub" w:date="2022-12-06T13:44:00Z"/>
        </w:rPr>
      </w:pPr>
    </w:p>
    <w:p w:rsidR="00BB3972" w:rsidRPr="00203244" w:rsidRDefault="00BB3972" w:rsidP="00BB3972">
      <w:pPr>
        <w:tabs>
          <w:tab w:val="clear" w:pos="1134"/>
        </w:tabs>
        <w:ind w:firstLine="0"/>
        <w:rPr>
          <w:ins w:id="11774" w:author="Rinat Gub" w:date="2022-12-06T13:44:00Z"/>
        </w:rPr>
      </w:pPr>
      <w:ins w:id="11775" w:author="Rinat Gub" w:date="2022-12-06T13:44:00Z">
        <w:r w:rsidRPr="00203244">
          <w:t>ИНН/КПП</w:t>
        </w:r>
        <w:r w:rsidR="00BE1475">
          <w:rPr>
            <w:rStyle w:val="afc"/>
          </w:rPr>
          <w:footnoteReference w:id="61"/>
        </w:r>
        <w:r w:rsidRPr="00203244">
          <w:t>: __________________________________________________________________,</w:t>
        </w:r>
      </w:ins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ins w:id="11778" w:author="Rinat Gub" w:date="2022-12-06T13:44:00Z"/>
          <w:vertAlign w:val="superscript"/>
        </w:rPr>
      </w:pPr>
      <w:ins w:id="11779" w:author="Rinat Gub" w:date="2022-12-06T13:44:00Z">
        <w:r w:rsidRPr="00203244">
          <w:rPr>
            <w:vertAlign w:val="superscript"/>
          </w:rPr>
          <w:t xml:space="preserve"> (№, сведения о дате выдачи документа и выдавшем его органе)</w:t>
        </w:r>
      </w:ins>
    </w:p>
    <w:p w:rsidR="00BB3972" w:rsidRPr="00203244" w:rsidRDefault="00BB3972" w:rsidP="00BB3972">
      <w:pPr>
        <w:tabs>
          <w:tab w:val="clear" w:pos="1134"/>
        </w:tabs>
        <w:ind w:firstLine="0"/>
        <w:rPr>
          <w:ins w:id="11780" w:author="Rinat Gub" w:date="2022-12-06T13:44:00Z"/>
        </w:rPr>
      </w:pPr>
    </w:p>
    <w:p w:rsidR="00BB3972" w:rsidRPr="00203244" w:rsidRDefault="00BB3972" w:rsidP="00BB3972">
      <w:pPr>
        <w:tabs>
          <w:tab w:val="clear" w:pos="1134"/>
        </w:tabs>
        <w:ind w:firstLine="0"/>
        <w:rPr>
          <w:ins w:id="11781" w:author="Rinat Gub" w:date="2022-12-06T13:44:00Z"/>
        </w:rPr>
      </w:pPr>
      <w:ins w:id="11782" w:author="Rinat Gub" w:date="2022-12-06T13:44:00Z">
        <w:r w:rsidRPr="00203244">
          <w:t>ОГРН</w:t>
        </w:r>
        <w:r w:rsidR="00BE1475">
          <w:t>/ОГРИП</w:t>
        </w:r>
        <w:r w:rsidRPr="00203244">
          <w:t xml:space="preserve">___________________________________________________________________, </w:t>
        </w:r>
      </w:ins>
    </w:p>
    <w:p w:rsidR="00BB3972" w:rsidRPr="00203244" w:rsidRDefault="00BB3972" w:rsidP="00BB3972">
      <w:pPr>
        <w:tabs>
          <w:tab w:val="clear" w:pos="1134"/>
        </w:tabs>
        <w:ind w:firstLine="0"/>
        <w:rPr>
          <w:ins w:id="11783" w:author="Rinat Gub" w:date="2022-12-06T13:44:00Z"/>
        </w:rPr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  <w:rPr>
          <w:ins w:id="11784" w:author="Rinat Gub" w:date="2022-12-06T13:44:00Z"/>
        </w:rPr>
      </w:pPr>
      <w:ins w:id="11785" w:author="Rinat Gub" w:date="2022-12-06T13:44:00Z">
        <w:r>
          <w:t>п</w:t>
        </w:r>
        <w:r w:rsidRPr="00203244">
          <w:t xml:space="preserve">одтверждает </w:t>
        </w:r>
        <w:r w:rsidRPr="0021204F">
          <w:t>[</w:t>
        </w:r>
        <w:r w:rsidRPr="00BB3972">
          <w:rPr>
            <w:rStyle w:val="af3"/>
          </w:rPr>
          <w:t>отсутствие/наличи</w:t>
        </w:r>
        <w:r>
          <w:rPr>
            <w:rStyle w:val="af3"/>
          </w:rPr>
          <w:t>е</w:t>
        </w:r>
        <w:r w:rsidRPr="00BB3972">
          <w:t>]</w:t>
        </w:r>
        <w:r w:rsidRPr="00581B5C">
          <w:t xml:space="preserve"> </w:t>
        </w:r>
        <w:r>
  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</w:r>
        <w:r w:rsidR="00EE6E38">
          <w:t xml:space="preserve">в том числе, </w:t>
        </w:r>
        <w:r>
          <w:t>по следующим обязательствам (при наличии вступившего в законную силу судебного решения):</w:t>
        </w:r>
      </w:ins>
    </w:p>
    <w:p w:rsidR="00BB3972" w:rsidRDefault="00BB3972" w:rsidP="0040134A">
      <w:pPr>
        <w:pStyle w:val="afa"/>
        <w:widowControl/>
        <w:numPr>
          <w:ilvl w:val="0"/>
          <w:numId w:val="150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  <w:rPr>
          <w:ins w:id="11786" w:author="Rinat Gub" w:date="2022-12-06T13:44:00Z"/>
        </w:rPr>
      </w:pPr>
      <w:ins w:id="11787" w:author="Rinat Gub" w:date="2022-12-06T13:44:00Z">
        <w:r>
          <w:t>по уплате налогов, сборов, задолженности по иным обязательным платежам в бюджеты бюджетной системы Российской Федерации;</w:t>
        </w:r>
      </w:ins>
    </w:p>
    <w:p w:rsidR="00BB3972" w:rsidRDefault="00BB3972" w:rsidP="0040134A">
      <w:pPr>
        <w:pStyle w:val="afa"/>
        <w:widowControl/>
        <w:numPr>
          <w:ilvl w:val="0"/>
          <w:numId w:val="150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  <w:rPr>
          <w:ins w:id="11788" w:author="Rinat Gub" w:date="2022-12-06T13:44:00Z"/>
        </w:rPr>
      </w:pPr>
      <w:ins w:id="11789" w:author="Rinat Gub" w:date="2022-12-06T13:44:00Z">
        <w:r>
          <w:t>по своевременной и полной выплате работникам заработной платы;</w:t>
        </w:r>
      </w:ins>
    </w:p>
    <w:p w:rsidR="00BB3972" w:rsidRPr="00203244" w:rsidRDefault="00BB3972" w:rsidP="0040134A">
      <w:pPr>
        <w:pStyle w:val="afa"/>
        <w:widowControl/>
        <w:numPr>
          <w:ilvl w:val="0"/>
          <w:numId w:val="150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  <w:rPr>
          <w:ins w:id="11790" w:author="Rinat Gub" w:date="2022-12-06T13:44:00Z"/>
        </w:rPr>
      </w:pPr>
      <w:ins w:id="11791" w:author="Rinat Gub" w:date="2022-12-06T13:44:00Z">
        <w:r>
          <w:t>по уплате в пользу третьих лиц сумм за аренду помещений (оборудования), пользование электроэнергией (теплом).</w:t>
        </w:r>
      </w:ins>
    </w:p>
    <w:p w:rsidR="00BB3972" w:rsidRPr="00203244" w:rsidRDefault="00BB3972" w:rsidP="00BB3972">
      <w:pPr>
        <w:spacing w:line="276" w:lineRule="auto"/>
        <w:rPr>
          <w:ins w:id="11792" w:author="Rinat Gub" w:date="2022-12-06T13:44:00Z"/>
          <w:szCs w:val="22"/>
        </w:rPr>
      </w:pPr>
    </w:p>
    <w:p w:rsidR="00BE1475" w:rsidRPr="00CD66D0" w:rsidRDefault="00BE1475" w:rsidP="00BE1475">
      <w:pPr>
        <w:keepNext/>
        <w:tabs>
          <w:tab w:val="clear" w:pos="1134"/>
          <w:tab w:val="left" w:pos="3828"/>
          <w:tab w:val="left" w:pos="6804"/>
        </w:tabs>
        <w:ind w:firstLine="0"/>
        <w:jc w:val="left"/>
        <w:rPr>
          <w:ins w:id="11793" w:author="Rinat Gub" w:date="2022-12-06T13:44:00Z"/>
        </w:rPr>
      </w:pPr>
      <w:ins w:id="11794" w:author="Rinat Gub" w:date="2022-12-06T13:44:00Z">
        <w:r w:rsidRPr="00CD66D0">
          <w:t xml:space="preserve">Должность руководителя </w:t>
        </w:r>
        <w:r w:rsidRPr="00CD66D0">
          <w:br/>
          <w:t xml:space="preserve">Поставщика/Участника закупки </w:t>
        </w:r>
        <w:r w:rsidRPr="00CD66D0">
          <w:tab/>
          <w:t xml:space="preserve">_________________ </w:t>
        </w:r>
        <w:r w:rsidRPr="00CD66D0">
          <w:tab/>
          <w:t>(_________)</w:t>
        </w:r>
      </w:ins>
    </w:p>
    <w:p w:rsidR="00BE1475" w:rsidRPr="00CD66D0" w:rsidRDefault="00BE1475" w:rsidP="00BE1475">
      <w:pPr>
        <w:keepNext/>
        <w:tabs>
          <w:tab w:val="clear" w:pos="1134"/>
          <w:tab w:val="left" w:pos="7088"/>
        </w:tabs>
        <w:ind w:firstLine="4395"/>
        <w:rPr>
          <w:ins w:id="11795" w:author="Rinat Gub" w:date="2022-12-06T13:44:00Z"/>
          <w:i/>
          <w:vertAlign w:val="superscript"/>
        </w:rPr>
      </w:pPr>
      <w:ins w:id="11796" w:author="Rinat Gub" w:date="2022-12-06T13:44:00Z">
        <w:r w:rsidRPr="00CD66D0">
          <w:rPr>
            <w:i/>
            <w:vertAlign w:val="superscript"/>
          </w:rPr>
          <w:t xml:space="preserve"> (подпись) </w:t>
        </w:r>
        <w:r w:rsidRPr="00CD66D0">
          <w:rPr>
            <w:i/>
            <w:vertAlign w:val="superscript"/>
          </w:rPr>
          <w:tab/>
        </w:r>
        <w:r w:rsidRPr="00CD66D0">
          <w:rPr>
            <w:i/>
            <w:vertAlign w:val="superscript"/>
          </w:rPr>
          <w:tab/>
        </w:r>
        <w:r w:rsidR="00A9777F">
          <w:rPr>
            <w:i/>
            <w:vertAlign w:val="superscript"/>
          </w:rPr>
          <w:t xml:space="preserve"> </w:t>
        </w:r>
        <w:r w:rsidRPr="00CD66D0">
          <w:rPr>
            <w:i/>
            <w:vertAlign w:val="superscript"/>
          </w:rPr>
          <w:t>ФИО</w:t>
        </w:r>
      </w:ins>
    </w:p>
    <w:p w:rsidR="00BE1475" w:rsidRPr="00CD66D0" w:rsidRDefault="00BE1475" w:rsidP="00BE1475">
      <w:pPr>
        <w:keepNext/>
        <w:ind w:firstLine="993"/>
        <w:rPr>
          <w:ins w:id="11797" w:author="Rinat Gub" w:date="2022-12-06T13:44:00Z"/>
        </w:rPr>
      </w:pPr>
      <w:ins w:id="11798" w:author="Rinat Gub" w:date="2022-12-06T13:44:00Z">
        <w:r w:rsidRPr="00CD66D0">
          <w:rPr>
            <w:vertAlign w:val="superscript"/>
          </w:rPr>
          <w:t>МП</w:t>
        </w:r>
        <w:r w:rsidRPr="00CD66D0">
          <w:t xml:space="preserve"> </w:t>
        </w:r>
      </w:ins>
    </w:p>
    <w:p w:rsidR="00BE1475" w:rsidRPr="00CD66D0" w:rsidRDefault="00BE1475" w:rsidP="00BE1475">
      <w:pPr>
        <w:keepNext/>
        <w:jc w:val="right"/>
        <w:rPr>
          <w:ins w:id="11799" w:author="Rinat Gub" w:date="2022-12-06T13:44:00Z"/>
          <w:vertAlign w:val="superscript"/>
        </w:rPr>
      </w:pPr>
      <w:ins w:id="11800" w:author="Rinat Gub" w:date="2022-12-06T13:44:00Z">
        <w:r w:rsidRPr="00CD66D0">
          <w:t>«___» ______________ 20__ г.</w:t>
        </w:r>
      </w:ins>
    </w:p>
    <w:p w:rsidR="00BE1475" w:rsidRDefault="00BE1475" w:rsidP="00BB3972">
      <w:pPr>
        <w:tabs>
          <w:tab w:val="clear" w:pos="1134"/>
        </w:tabs>
        <w:spacing w:line="276" w:lineRule="auto"/>
        <w:ind w:firstLine="0"/>
        <w:rPr>
          <w:ins w:id="11801" w:author="Rinat Gub" w:date="2022-12-06T13:44:00Z"/>
          <w:szCs w:val="22"/>
        </w:rPr>
      </w:pP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ins w:id="11802" w:author="Rinat Gub" w:date="2022-12-06T13:44:00Z"/>
          <w:rFonts w:ascii="Arial" w:hAnsi="Arial"/>
          <w:b/>
          <w:bCs/>
          <w:caps/>
          <w:sz w:val="28"/>
          <w:szCs w:val="24"/>
        </w:rPr>
      </w:pPr>
      <w:ins w:id="11803" w:author="Rinat Gub" w:date="2022-12-06T13:44:00Z">
        <w:r>
          <w:rPr>
            <w:rFonts w:ascii="Arial" w:hAnsi="Arial"/>
            <w:b/>
            <w:bCs/>
            <w:caps/>
            <w:sz w:val="28"/>
            <w:szCs w:val="24"/>
          </w:rPr>
          <w:br w:type="page"/>
        </w:r>
      </w:ins>
    </w:p>
    <w:p w:rsidR="00F9606E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ins w:id="11804" w:author="Rinat Gub" w:date="2022-12-06T13:44:00Z"/>
          <w:rFonts w:ascii="Arial" w:hAnsi="Arial"/>
          <w:b/>
          <w:bCs/>
          <w:caps/>
          <w:sz w:val="28"/>
          <w:szCs w:val="24"/>
        </w:rPr>
      </w:pPr>
      <w:ins w:id="11805" w:author="Rinat Gub" w:date="2022-12-06T13:44:00Z">
        <w:r w:rsidRPr="00203244">
          <w:rPr>
            <w:rFonts w:ascii="Arial" w:hAnsi="Arial"/>
            <w:b/>
            <w:bCs/>
            <w:caps/>
            <w:sz w:val="28"/>
            <w:szCs w:val="24"/>
          </w:rPr>
          <w:lastRenderedPageBreak/>
          <w:t xml:space="preserve">Формуляр для загрузки данных поставщика в базу данных </w:t>
        </w:r>
        <w:r w:rsidR="004859FF">
          <w:rPr>
            <w:rFonts w:ascii="Arial" w:hAnsi="Arial"/>
            <w:b/>
            <w:bCs/>
            <w:caps/>
            <w:sz w:val="28"/>
            <w:szCs w:val="24"/>
          </w:rPr>
          <w:t>ПАО</w:t>
        </w:r>
        <w:r w:rsidRPr="00203244">
          <w:rPr>
            <w:rFonts w:ascii="Arial" w:hAnsi="Arial"/>
            <w:b/>
            <w:bCs/>
            <w:caps/>
            <w:sz w:val="28"/>
            <w:szCs w:val="24"/>
          </w:rPr>
          <w:t xml:space="preserve"> «НК «Роснефть»</w:t>
        </w:r>
        <w:bookmarkEnd w:id="11703"/>
        <w:r w:rsidRPr="00203244">
          <w:rPr>
            <w:rFonts w:ascii="Arial" w:hAnsi="Arial"/>
            <w:b/>
            <w:bCs/>
            <w:caps/>
            <w:sz w:val="28"/>
            <w:szCs w:val="24"/>
          </w:rPr>
          <w:t xml:space="preserve"> </w:t>
        </w:r>
        <w:r w:rsidRPr="00203244">
          <w:rPr>
            <w:rStyle w:val="afc"/>
            <w:rFonts w:ascii="Arial" w:hAnsi="Arial"/>
            <w:b/>
            <w:bCs/>
            <w:caps/>
            <w:szCs w:val="24"/>
          </w:rPr>
          <w:footnoteReference w:id="62"/>
        </w:r>
      </w:ins>
    </w:p>
    <w:bookmarkStart w:id="11808" w:name="_MON_1650891016"/>
    <w:bookmarkEnd w:id="11808"/>
    <w:p w:rsidR="00F9606E" w:rsidRDefault="006E1311" w:rsidP="00101796">
      <w:pPr>
        <w:ind w:left="567" w:firstLine="0"/>
        <w:rPr>
          <w:ins w:id="11809" w:author="Rinat Gub" w:date="2022-12-06T13:44:00Z"/>
        </w:rPr>
      </w:pPr>
      <w:ins w:id="11810" w:author="Rinat Gub" w:date="2022-12-06T13:44:00Z">
        <w:r>
          <w:object w:dxaOrig="2040" w:dyaOrig="1320">
            <v:shape id="_x0000_i1047" type="#_x0000_t75" style="width:102pt;height:65.75pt" o:ole="">
              <v:imagedata r:id="rId148" o:title=""/>
            </v:shape>
            <o:OLEObject Type="Embed" ProgID="Excel.Sheet.12" ShapeID="_x0000_i1047" DrawAspect="Icon" ObjectID="_1731846811" r:id="rId149"/>
          </w:object>
        </w:r>
      </w:ins>
    </w:p>
    <w:p w:rsidR="00837E8B" w:rsidRPr="003F7920" w:rsidRDefault="00837E8B" w:rsidP="00837E8B">
      <w:pPr>
        <w:tabs>
          <w:tab w:val="clear" w:pos="1134"/>
        </w:tabs>
        <w:ind w:firstLine="0"/>
        <w:rPr>
          <w:ins w:id="11811" w:author="Rinat Gub" w:date="2022-12-06T13:44:00Z"/>
        </w:rPr>
      </w:pPr>
      <w:ins w:id="11812" w:author="Rinat Gub" w:date="2022-12-06T13:44:00Z">
        <w:r w:rsidRPr="00837E8B">
          <w:t xml:space="preserve"> </w:t>
        </w:r>
        <w:r>
          <w:t>Лист 1. «Г</w:t>
        </w:r>
        <w:r w:rsidRPr="003F7920">
          <w:t>лавная</w:t>
        </w:r>
        <w:r>
          <w:t>»</w:t>
        </w:r>
      </w:ins>
    </w:p>
    <w:p w:rsidR="00837E8B" w:rsidRPr="003F7920" w:rsidRDefault="00CE74DC" w:rsidP="00837E8B">
      <w:pPr>
        <w:tabs>
          <w:tab w:val="clear" w:pos="1134"/>
        </w:tabs>
        <w:ind w:firstLine="0"/>
        <w:rPr>
          <w:ins w:id="11813" w:author="Rinat Gub" w:date="2022-12-06T13:44:00Z"/>
        </w:rPr>
      </w:pPr>
      <w:ins w:id="11814" w:author="Rinat Gub" w:date="2022-12-06T13:44:00Z">
        <w:r>
          <w:rPr>
            <w:noProof/>
          </w:rPr>
          <w:drawing>
            <wp:inline distT="0" distB="0" distL="0" distR="0" wp14:anchorId="6AA25B32" wp14:editId="71917D41">
              <wp:extent cx="6055567" cy="5596128"/>
              <wp:effectExtent l="19050" t="0" r="2333" b="0"/>
              <wp:docPr id="1763" name="Рисунок 17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63"/>
                      <pic:cNvPicPr>
                        <a:picLocks noChangeAspect="1" noChangeArrowheads="1"/>
                      </pic:cNvPicPr>
                    </pic:nvPicPr>
                    <pic:blipFill>
                      <a:blip r:embed="rId150"/>
                      <a:srcRect l="4935" t="25333" r="55359" b="1203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67230" cy="56069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37E8B" w:rsidRDefault="00837E8B" w:rsidP="00837E8B">
      <w:pPr>
        <w:tabs>
          <w:tab w:val="clear" w:pos="1134"/>
        </w:tabs>
        <w:ind w:firstLine="0"/>
        <w:rPr>
          <w:ins w:id="11815" w:author="Rinat Gub" w:date="2022-12-06T13:44:00Z"/>
          <w:lang w:val="en-US"/>
        </w:rPr>
      </w:pPr>
    </w:p>
    <w:p w:rsidR="00D73799" w:rsidRPr="00CD66D0" w:rsidRDefault="00D73799" w:rsidP="00837E8B">
      <w:pPr>
        <w:tabs>
          <w:tab w:val="clear" w:pos="1134"/>
        </w:tabs>
        <w:ind w:firstLine="0"/>
        <w:rPr>
          <w:ins w:id="11816" w:author="Rinat Gub" w:date="2022-12-06T13:44:00Z"/>
          <w:lang w:val="en-US"/>
        </w:rPr>
      </w:pPr>
      <w:ins w:id="11817" w:author="Rinat Gub" w:date="2022-12-06T13:44:00Z">
        <w:r w:rsidRPr="00D73799">
          <w:rPr>
            <w:noProof/>
          </w:rPr>
          <w:lastRenderedPageBreak/>
          <w:drawing>
            <wp:inline distT="0" distB="0" distL="0" distR="0" wp14:anchorId="757F1C9F" wp14:editId="287A0343">
              <wp:extent cx="6095239" cy="3476191"/>
              <wp:effectExtent l="0" t="0" r="1270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5239" cy="3476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37E8B" w:rsidRDefault="00CE74DC" w:rsidP="00837E8B">
      <w:pPr>
        <w:tabs>
          <w:tab w:val="clear" w:pos="1134"/>
        </w:tabs>
        <w:ind w:firstLine="0"/>
        <w:rPr>
          <w:ins w:id="11818" w:author="Rinat Gub" w:date="2022-12-06T13:44:00Z"/>
        </w:rPr>
      </w:pPr>
      <w:ins w:id="11819" w:author="Rinat Gub" w:date="2022-12-06T13:44:00Z">
        <w:r>
          <w:rPr>
            <w:noProof/>
          </w:rPr>
          <w:drawing>
            <wp:inline distT="0" distB="0" distL="0" distR="0" wp14:anchorId="6BDBF2C9" wp14:editId="6FFDF3DD">
              <wp:extent cx="6083137" cy="5186477"/>
              <wp:effectExtent l="19050" t="0" r="0" b="0"/>
              <wp:docPr id="1775" name="Рисунок 17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75"/>
                      <pic:cNvPicPr>
                        <a:picLocks noChangeAspect="1" noChangeArrowheads="1"/>
                      </pic:cNvPicPr>
                    </pic:nvPicPr>
                    <pic:blipFill>
                      <a:blip r:embed="rId152"/>
                      <a:srcRect l="6384" t="28447" r="6725" b="430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86429" cy="518928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37E8B" w:rsidRDefault="00837E8B" w:rsidP="00837E8B">
      <w:pPr>
        <w:tabs>
          <w:tab w:val="clear" w:pos="1134"/>
        </w:tabs>
        <w:ind w:firstLine="0"/>
        <w:rPr>
          <w:ins w:id="11820" w:author="Rinat Gub" w:date="2022-12-06T13:44:00Z"/>
        </w:rPr>
      </w:pPr>
    </w:p>
    <w:p w:rsidR="00837E8B" w:rsidRDefault="00837E8B" w:rsidP="00837E8B">
      <w:pPr>
        <w:keepNext/>
        <w:tabs>
          <w:tab w:val="clear" w:pos="1134"/>
        </w:tabs>
        <w:ind w:firstLine="0"/>
        <w:rPr>
          <w:ins w:id="11821" w:author="Rinat Gub" w:date="2022-12-06T13:44:00Z"/>
        </w:rPr>
      </w:pPr>
      <w:ins w:id="11822" w:author="Rinat Gub" w:date="2022-12-06T13:44:00Z">
        <w:r>
          <w:lastRenderedPageBreak/>
          <w:t>Лист 2. «Собственники»</w:t>
        </w:r>
      </w:ins>
    </w:p>
    <w:p w:rsidR="00837E8B" w:rsidRDefault="00AA58A2" w:rsidP="00837E8B">
      <w:pPr>
        <w:tabs>
          <w:tab w:val="clear" w:pos="1134"/>
        </w:tabs>
        <w:ind w:firstLine="0"/>
        <w:rPr>
          <w:ins w:id="11823" w:author="Rinat Gub" w:date="2022-12-06T13:44:00Z"/>
        </w:rPr>
      </w:pPr>
      <w:ins w:id="11824" w:author="Rinat Gub" w:date="2022-12-06T13:44:00Z">
        <w:r w:rsidRPr="00AA58A2">
          <w:rPr>
            <w:noProof/>
          </w:rPr>
          <w:drawing>
            <wp:inline distT="0" distB="0" distL="0" distR="0" wp14:anchorId="7C81663C" wp14:editId="0B3BFCDE">
              <wp:extent cx="6114286" cy="1019048"/>
              <wp:effectExtent l="0" t="0" r="1270" b="0"/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4286" cy="10190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37E8B" w:rsidRDefault="00837E8B" w:rsidP="00837E8B">
      <w:pPr>
        <w:tabs>
          <w:tab w:val="clear" w:pos="1134"/>
        </w:tabs>
        <w:ind w:firstLine="0"/>
        <w:rPr>
          <w:ins w:id="11825" w:author="Rinat Gub" w:date="2022-12-06T13:44:00Z"/>
        </w:rPr>
      </w:pPr>
    </w:p>
    <w:p w:rsidR="00837E8B" w:rsidRDefault="00837E8B" w:rsidP="00837E8B">
      <w:pPr>
        <w:keepNext/>
        <w:tabs>
          <w:tab w:val="clear" w:pos="1134"/>
        </w:tabs>
        <w:ind w:firstLine="0"/>
        <w:rPr>
          <w:ins w:id="11826" w:author="Rinat Gub" w:date="2022-12-06T13:44:00Z"/>
        </w:rPr>
      </w:pPr>
      <w:ins w:id="11827" w:author="Rinat Gub" w:date="2022-12-06T13:44:00Z">
        <w:r>
          <w:t>Лист 3. «Бенефициары»</w:t>
        </w:r>
      </w:ins>
    </w:p>
    <w:p w:rsidR="00837E8B" w:rsidRPr="003632B6" w:rsidRDefault="00AA58A2" w:rsidP="00837E8B">
      <w:pPr>
        <w:tabs>
          <w:tab w:val="clear" w:pos="1134"/>
        </w:tabs>
        <w:ind w:firstLine="0"/>
        <w:rPr>
          <w:ins w:id="11828" w:author="Rinat Gub" w:date="2022-12-06T13:44:00Z"/>
        </w:rPr>
      </w:pPr>
      <w:ins w:id="11829" w:author="Rinat Gub" w:date="2022-12-06T13:44:00Z">
        <w:r w:rsidRPr="00AA58A2">
          <w:rPr>
            <w:noProof/>
          </w:rPr>
          <w:drawing>
            <wp:inline distT="0" distB="0" distL="0" distR="0" wp14:anchorId="176087E0" wp14:editId="6D494AD4">
              <wp:extent cx="6114286" cy="1019048"/>
              <wp:effectExtent l="0" t="0" r="1270" b="0"/>
              <wp:docPr id="704" name="Рисунок 7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4286" cy="10190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37E8B" w:rsidRDefault="00837E8B" w:rsidP="00837E8B">
      <w:pPr>
        <w:tabs>
          <w:tab w:val="clear" w:pos="1134"/>
        </w:tabs>
        <w:ind w:firstLine="0"/>
        <w:rPr>
          <w:ins w:id="11830" w:author="Rinat Gub" w:date="2022-12-06T13:44:00Z"/>
        </w:rPr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  <w:rPr>
          <w:ins w:id="11831" w:author="Rinat Gub" w:date="2022-12-06T13:44:00Z"/>
        </w:rPr>
      </w:pPr>
      <w:ins w:id="11832" w:author="Rinat Gub" w:date="2022-12-06T13:44:00Z">
        <w:r>
          <w:t>Лист 4. «Коды ОКВЭД2»</w:t>
        </w:r>
        <w:r w:rsidR="00CE74DC">
          <w:rPr>
            <w:noProof/>
          </w:rPr>
          <w:drawing>
            <wp:inline distT="0" distB="0" distL="0" distR="0" wp14:anchorId="2FC89889" wp14:editId="3D907A70">
              <wp:extent cx="6058611" cy="1324051"/>
              <wp:effectExtent l="19050" t="0" r="0" b="0"/>
              <wp:docPr id="1781" name="Рисунок 17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81"/>
                      <pic:cNvPicPr>
                        <a:picLocks noChangeAspect="1" noChangeArrowheads="1"/>
                      </pic:cNvPicPr>
                    </pic:nvPicPr>
                    <pic:blipFill>
                      <a:blip r:embed="rId154"/>
                      <a:srcRect l="2558" t="34625" r="2343" b="2325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58611" cy="132405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37E8B" w:rsidRDefault="00837E8B" w:rsidP="00837E8B">
      <w:pPr>
        <w:tabs>
          <w:tab w:val="clear" w:pos="1134"/>
        </w:tabs>
        <w:ind w:firstLine="0"/>
        <w:jc w:val="left"/>
        <w:rPr>
          <w:ins w:id="11833" w:author="Rinat Gub" w:date="2022-12-06T13:44:00Z"/>
        </w:rPr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  <w:rPr>
          <w:ins w:id="11834" w:author="Rinat Gub" w:date="2022-12-06T13:44:00Z"/>
        </w:rPr>
      </w:pPr>
      <w:ins w:id="11835" w:author="Rinat Gub" w:date="2022-12-06T13:44:00Z">
        <w:r>
          <w:t>Лист 5. «Коды ОКПД2»</w:t>
        </w:r>
        <w:r w:rsidRPr="003632B6">
          <w:t xml:space="preserve"> </w:t>
        </w:r>
      </w:ins>
    </w:p>
    <w:p w:rsidR="00837E8B" w:rsidRDefault="00CE74DC" w:rsidP="00837E8B">
      <w:pPr>
        <w:tabs>
          <w:tab w:val="clear" w:pos="1134"/>
        </w:tabs>
        <w:ind w:firstLine="0"/>
        <w:jc w:val="left"/>
        <w:rPr>
          <w:ins w:id="11836" w:author="Rinat Gub" w:date="2022-12-06T13:44:00Z"/>
        </w:rPr>
      </w:pPr>
      <w:ins w:id="11837" w:author="Rinat Gub" w:date="2022-12-06T13:44:00Z">
        <w:r>
          <w:rPr>
            <w:noProof/>
          </w:rPr>
          <w:drawing>
            <wp:inline distT="0" distB="0" distL="0" distR="0" wp14:anchorId="6AB5FD24" wp14:editId="62BD41D7">
              <wp:extent cx="6118402" cy="1411834"/>
              <wp:effectExtent l="19050" t="0" r="0" b="0"/>
              <wp:docPr id="4" name="Рисунок 17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84"/>
                      <pic:cNvPicPr>
                        <a:picLocks noChangeAspect="1" noChangeArrowheads="1"/>
                      </pic:cNvPicPr>
                    </pic:nvPicPr>
                    <pic:blipFill>
                      <a:blip r:embed="rId155"/>
                      <a:srcRect l="2439" t="34383" r="5928" b="227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18402" cy="141183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37E8B" w:rsidRDefault="00837E8B" w:rsidP="00837E8B">
      <w:pPr>
        <w:tabs>
          <w:tab w:val="clear" w:pos="1134"/>
        </w:tabs>
        <w:ind w:firstLine="0"/>
        <w:jc w:val="left"/>
        <w:rPr>
          <w:ins w:id="11838" w:author="Rinat Gub" w:date="2022-12-06T13:44:00Z"/>
        </w:rPr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  <w:rPr>
          <w:ins w:id="11839" w:author="Rinat Gub" w:date="2022-12-06T13:44:00Z"/>
        </w:rPr>
      </w:pPr>
      <w:ins w:id="11840" w:author="Rinat Gub" w:date="2022-12-06T13:44:00Z">
        <w:r>
          <w:t>Лист 6. «Филиалы»</w:t>
        </w:r>
      </w:ins>
    </w:p>
    <w:p w:rsidR="00837E8B" w:rsidRDefault="00CE74DC" w:rsidP="00837E8B">
      <w:pPr>
        <w:tabs>
          <w:tab w:val="clear" w:pos="1134"/>
        </w:tabs>
        <w:ind w:firstLine="0"/>
        <w:jc w:val="left"/>
        <w:rPr>
          <w:ins w:id="11841" w:author="Rinat Gub" w:date="2022-12-06T13:44:00Z"/>
        </w:rPr>
      </w:pPr>
      <w:ins w:id="11842" w:author="Rinat Gub" w:date="2022-12-06T13:44:00Z">
        <w:r>
          <w:rPr>
            <w:noProof/>
          </w:rPr>
          <w:drawing>
            <wp:inline distT="0" distB="0" distL="0" distR="0" wp14:anchorId="1193C74D" wp14:editId="6D51818D">
              <wp:extent cx="6133033" cy="1609898"/>
              <wp:effectExtent l="19050" t="0" r="1067" b="0"/>
              <wp:docPr id="1790" name="Рисунок 17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90"/>
                      <pic:cNvPicPr>
                        <a:picLocks noChangeAspect="1" noChangeArrowheads="1"/>
                      </pic:cNvPicPr>
                    </pic:nvPicPr>
                    <pic:blipFill>
                      <a:blip r:embed="rId156"/>
                      <a:srcRect l="2678" t="29298" r="14533" b="2668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33033" cy="160989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37E8B" w:rsidRPr="003F7920" w:rsidRDefault="00837E8B" w:rsidP="00837E8B">
      <w:pPr>
        <w:tabs>
          <w:tab w:val="clear" w:pos="1134"/>
        </w:tabs>
        <w:ind w:firstLine="0"/>
        <w:jc w:val="left"/>
        <w:rPr>
          <w:ins w:id="11843" w:author="Rinat Gub" w:date="2022-12-06T13:44:00Z"/>
        </w:rPr>
      </w:pPr>
    </w:p>
    <w:p w:rsidR="002B402B" w:rsidRPr="00101796" w:rsidRDefault="002B402B" w:rsidP="00101796">
      <w:pPr>
        <w:ind w:left="567" w:firstLine="0"/>
        <w:rPr>
          <w:rPrChange w:id="11844" w:author="Rinat Gub" w:date="2022-12-06T13:44:00Z">
            <w:rPr>
              <w:sz w:val="22"/>
            </w:rPr>
          </w:rPrChange>
        </w:rPr>
        <w:pPrChange w:id="11845" w:author="Rinat Gub" w:date="2022-12-06T13:44:00Z">
          <w:pPr>
            <w:adjustRightInd w:val="0"/>
            <w:spacing w:after="120"/>
            <w:ind w:firstLine="0"/>
          </w:pPr>
        </w:pPrChange>
      </w:pPr>
    </w:p>
    <w:sectPr w:rsidR="002B402B" w:rsidRPr="00101796" w:rsidSect="00694DD2">
      <w:headerReference w:type="even" r:id="rId157"/>
      <w:headerReference w:type="first" r:id="rId158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5AC8" w:rsidRDefault="000E5AC8">
      <w:r>
        <w:separator/>
      </w:r>
    </w:p>
    <w:p w:rsidR="000E5AC8" w:rsidRDefault="000E5AC8"/>
  </w:endnote>
  <w:endnote w:type="continuationSeparator" w:id="0">
    <w:p w:rsidR="000E5AC8" w:rsidRDefault="000E5AC8">
      <w:r>
        <w:continuationSeparator/>
      </w:r>
    </w:p>
    <w:p w:rsidR="000E5AC8" w:rsidRDefault="000E5AC8"/>
  </w:endnote>
  <w:endnote w:type="continuationNotice" w:id="1">
    <w:p w:rsidR="000E5AC8" w:rsidRDefault="000E5A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EuropeDemiC">
    <w:panose1 w:val="00000000000000000000"/>
    <w:charset w:val="CC"/>
    <w:family w:val="modern"/>
    <w:notTrueType/>
    <w:pitch w:val="variable"/>
    <w:sig w:usb0="80000283" w:usb1="0000004A" w:usb2="00000000" w:usb3="00000000" w:csb0="00000005" w:csb1="00000000"/>
  </w:font>
  <w:font w:name="EuropeExt">
    <w:altName w:val="Times New Roman"/>
    <w:charset w:val="CC"/>
    <w:family w:val="auto"/>
    <w:pitch w:val="variable"/>
    <w:sig w:usb0="00000001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G Times (WN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33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3166350" wp14:editId="7CECCCB3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5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34" w:author="Rinat Gub" w:date="2022-12-06T13:44:00Z"/>
                              </w:rPr>
                            </w:pPr>
                            <w:del w:id="35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1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80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66350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53" type="#_x0000_t202" style="position:absolute;left:0;text-align:left;margin-left:408.4pt;margin-top:7.3pt;width:79.5pt;height:26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OpXIcnFAgAAwgUAAA4AAAAAAAAAAAAAAAAALgIAAGRycy9lMm9Eb2MueG1sUEsBAi0A&#10;FAAGAAgAAAAhALiCaarfAAAACQEAAA8AAAAAAAAAAAAAAAAAHw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36" w:author="Rinat Gub" w:date="2022-12-06T13:44:00Z"/>
                        </w:rPr>
                      </w:pPr>
                      <w:del w:id="37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1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80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38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D1B1CF" wp14:editId="589EFCFB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39" w:author="Rinat Gub" w:date="2022-12-06T13:44:00Z"/>
                              </w:rPr>
                            </w:pPr>
                            <w:ins w:id="40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8</w:t>
                            </w:r>
                            <w:ins w:id="41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42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1B1CF" id="_x0000_s1054" type="#_x0000_t202" style="position:absolute;left:0;text-align:left;margin-left:408.4pt;margin-top:7.3pt;width:79.5pt;height:26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esxQIAAMI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IfMp6zFAgAAwgUAAA4AAAAAAAAAAAAAAAAALgIAAGRycy9lMm9Eb2MueG1sUEsBAi0A&#10;FAAGAAgAAAAhALiCaarfAAAACQEAAA8AAAAAAAAAAAAAAAAAHw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43" w:author="Rinat Gub" w:date="2022-12-06T13:44:00Z"/>
                        </w:rPr>
                      </w:pPr>
                      <w:ins w:id="44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8</w:t>
                      </w:r>
                      <w:ins w:id="45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46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1454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2767B47" wp14:editId="36641FBF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30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1455" w:author="Rinat Gub" w:date="2022-12-06T13:44:00Z"/>
                              </w:rPr>
                            </w:pPr>
                            <w:del w:id="1456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37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38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767B47" id="_x0000_t202" coordsize="21600,21600" o:spt="202" path="m,l,21600r21600,l21600,xe">
                <v:stroke joinstyle="miter"/>
                <v:path gradientshapeok="t" o:connecttype="rect"/>
              </v:shapetype>
              <v:shape id="_x0000_s1061" type="#_x0000_t202" style="position:absolute;left:0;text-align:left;margin-left:408.4pt;margin-top:7.3pt;width:79.5pt;height:26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pOxQIAAMM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EMaOk7FAgAAwwUAAA4AAAAAAAAAAAAAAAAALgIAAGRycy9lMm9Eb2MueG1sUEsBAi0A&#10;FAAGAAgAAAAhALiCaarfAAAACQEAAA8AAAAAAAAAAAAAAAAAHw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1457" w:author="Rinat Gub" w:date="2022-12-06T13:44:00Z"/>
                        </w:rPr>
                      </w:pPr>
                      <w:del w:id="1458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37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38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1459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F9389CB" wp14:editId="7A19EB43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4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1460" w:author="Rinat Gub" w:date="2022-12-06T13:44:00Z"/>
                              </w:rPr>
                            </w:pPr>
                            <w:ins w:id="1461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31</w:t>
                            </w:r>
                            <w:ins w:id="1462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1463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389CB" id="_x0000_s1062" type="#_x0000_t202" style="position:absolute;left:0;text-align:left;margin-left:408.4pt;margin-top:7.3pt;width:79.5pt;height:26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NzpUovFAgAAwgUAAA4AAAAAAAAAAAAAAAAALgIAAGRycy9lMm9Eb2MueG1sUEsBAi0A&#10;FAAGAAgAAAAhALiCaarfAAAACQEAAA8AAAAAAAAAAAAAAAAAHw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1464" w:author="Rinat Gub" w:date="2022-12-06T13:44:00Z"/>
                        </w:rPr>
                      </w:pPr>
                      <w:ins w:id="1465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31</w:t>
                      </w:r>
                      <w:ins w:id="1466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1467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ustomXmlInsRangeStart w:id="1560" w:author="Rinat Gub" w:date="2022-12-06T13:44:00Z"/>
  <w:sdt>
    <w:sdtPr>
      <w:id w:val="-1319186404"/>
      <w:docPartObj>
        <w:docPartGallery w:val="Page Numbers (Bottom of Page)"/>
        <w:docPartUnique/>
      </w:docPartObj>
    </w:sdtPr>
    <w:sdtContent>
      <w:customXmlInsRangeEnd w:id="1560"/>
      <w:p w:rsidR="000E5AC8" w:rsidRDefault="000E5AC8">
        <w:pPr>
          <w:pStyle w:val="aa"/>
        </w:pPr>
        <w:ins w:id="1561" w:author="Rinat Gub" w:date="2022-12-06T13:44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322</w:t>
          </w:r>
          <w:r>
            <w:rPr>
              <w:noProof/>
            </w:rPr>
            <w:fldChar w:fldCharType="end"/>
          </w:r>
        </w:ins>
      </w:p>
      <w:customXmlInsRangeStart w:id="1562" w:author="Rinat Gub" w:date="2022-12-06T13:44:00Z"/>
    </w:sdtContent>
  </w:sdt>
  <w:customXmlInsRangeEnd w:id="1562"/>
  <w:p w:rsidR="000E5AC8" w:rsidRPr="002F5350" w:rsidRDefault="000E5AC8" w:rsidP="002F5350">
    <w:pPr>
      <w:pStyle w:val="aa"/>
      <w:ind w:firstLine="0"/>
      <w:jc w:val="both"/>
      <w:rPr>
        <w:szCs w:val="12"/>
      </w:rPr>
      <w:pPrChange w:id="1563" w:author="Rinat Gub" w:date="2022-12-06T13:44:00Z">
        <w:pPr>
          <w:pStyle w:val="aa"/>
        </w:pPr>
      </w:pPrChange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a"/>
      <w:rPr>
        <w:del w:id="1720" w:author="Rinat Gub" w:date="2022-12-06T13:44:00Z"/>
      </w:rPr>
    </w:pPr>
    <w:del w:id="1721" w:author="Rinat Gub" w:date="2022-12-06T13:44:00Z">
      <w:r w:rsidRPr="002C633D">
        <w:delText xml:space="preserve">стр. </w:delText>
      </w:r>
      <w:r>
        <w:fldChar w:fldCharType="begin"/>
      </w:r>
      <w:r>
        <w:delInstrText xml:space="preserve"> PAGE </w:delInstrText>
      </w:r>
      <w:r>
        <w:fldChar w:fldCharType="separate"/>
      </w:r>
      <w:r>
        <w:rPr>
          <w:noProof/>
        </w:rPr>
        <w:delText>322</w:delText>
      </w:r>
      <w:r>
        <w:rPr>
          <w:noProof/>
        </w:rPr>
        <w:fldChar w:fldCharType="end"/>
      </w:r>
      <w:r w:rsidRPr="002C633D">
        <w:delText xml:space="preserve"> из </w:delText>
      </w:r>
      <w:r>
        <w:rPr>
          <w:noProof/>
        </w:rPr>
        <w:fldChar w:fldCharType="begin"/>
      </w:r>
      <w:r>
        <w:rPr>
          <w:noProof/>
        </w:rPr>
        <w:delInstrText xml:space="preserve"> NUMPAGES </w:delInstrText>
      </w:r>
      <w:r>
        <w:rPr>
          <w:noProof/>
        </w:rPr>
        <w:fldChar w:fldCharType="separate"/>
      </w:r>
      <w:r>
        <w:rPr>
          <w:noProof/>
        </w:rPr>
        <w:delText>346</w:delText>
      </w:r>
      <w:r>
        <w:rPr>
          <w:noProof/>
        </w:rPr>
        <w:fldChar w:fldCharType="end"/>
      </w:r>
    </w:del>
  </w:p>
  <w:customXmlInsRangeStart w:id="1722" w:author="Rinat Gub" w:date="2022-12-06T13:44:00Z"/>
  <w:sdt>
    <w:sdtPr>
      <w:id w:val="2024279928"/>
      <w:docPartObj>
        <w:docPartGallery w:val="Page Numbers (Bottom of Page)"/>
        <w:docPartUnique/>
      </w:docPartObj>
    </w:sdtPr>
    <w:sdtContent>
      <w:customXmlInsRangeEnd w:id="1722"/>
      <w:p w:rsidR="000E5AC8" w:rsidRDefault="000E5AC8">
        <w:pPr>
          <w:pStyle w:val="aa"/>
        </w:pPr>
        <w:ins w:id="1723" w:author="Rinat Gub" w:date="2022-12-06T13:44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322</w:t>
          </w:r>
          <w:r>
            <w:rPr>
              <w:noProof/>
            </w:rPr>
            <w:fldChar w:fldCharType="end"/>
          </w:r>
        </w:ins>
      </w:p>
      <w:customXmlInsRangeStart w:id="1724" w:author="Rinat Gub" w:date="2022-12-06T13:44:00Z"/>
    </w:sdtContent>
  </w:sdt>
  <w:customXmlInsRangeEnd w:id="1724"/>
  <w:p w:rsidR="000E5AC8" w:rsidRPr="002F5350" w:rsidRDefault="000E5AC8" w:rsidP="002F5350">
    <w:pPr>
      <w:pStyle w:val="aa"/>
      <w:ind w:firstLine="0"/>
      <w:jc w:val="both"/>
      <w:rPr>
        <w:szCs w:val="12"/>
      </w:rPr>
      <w:pPrChange w:id="1725" w:author="Rinat Gub" w:date="2022-12-06T13:44:00Z">
        <w:pPr>
          <w:pStyle w:val="aa"/>
        </w:pPr>
      </w:pPrChange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15366"/>
      <w:gridCol w:w="452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3764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A22AAC5" wp14:editId="5EFE0CE0">
                <wp:simplePos x="0" y="0"/>
                <wp:positionH relativeFrom="column">
                  <wp:posOffset>9101455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7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3765" w:author="Rinat Gub" w:date="2022-12-06T13:44:00Z"/>
                              </w:rPr>
                            </w:pPr>
                            <w:del w:id="3766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51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53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22AAC5"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left:0;text-align:left;margin-left:716.65pt;margin-top:7.3pt;width:79.5pt;height:26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gykxQIAAMI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3767" w:author="Rinat Gub" w:date="2022-12-06T13:44:00Z"/>
                        </w:rPr>
                      </w:pPr>
                      <w:del w:id="3768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51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53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3769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A22AAC5" wp14:editId="5EFE0CE0">
                <wp:simplePos x="0" y="0"/>
                <wp:positionH relativeFrom="column">
                  <wp:posOffset>9101455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3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3770" w:author="Rinat Gub" w:date="2022-12-06T13:44:00Z"/>
                              </w:rPr>
                            </w:pPr>
                            <w:ins w:id="3771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44</w:t>
                            </w:r>
                            <w:ins w:id="3772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3773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2AAC5" id="_x0000_s1064" type="#_x0000_t202" style="position:absolute;left:0;text-align:left;margin-left:716.65pt;margin-top:7.3pt;width:79.5pt;height:26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3774" w:author="Rinat Gub" w:date="2022-12-06T13:44:00Z"/>
                        </w:rPr>
                      </w:pPr>
                      <w:ins w:id="3775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44</w:t>
                      </w:r>
                      <w:ins w:id="3776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3777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Pr="00FE13AD" w:rsidRDefault="000E5AC8" w:rsidP="00CE3D8D">
    <w:pPr>
      <w:framePr w:wrap="around" w:vAnchor="text" w:hAnchor="margin" w:xAlign="center" w:y="1"/>
      <w:rPr>
        <w:rStyle w:val="ad"/>
        <w:sz w:val="24"/>
        <w:szCs w:val="24"/>
      </w:rPr>
    </w:pPr>
    <w:r w:rsidRPr="00FE13AD">
      <w:rPr>
        <w:rStyle w:val="ad"/>
        <w:sz w:val="24"/>
        <w:szCs w:val="24"/>
      </w:rPr>
      <w:fldChar w:fldCharType="begin"/>
    </w:r>
    <w:r w:rsidRPr="00FE13AD">
      <w:rPr>
        <w:rStyle w:val="ad"/>
        <w:sz w:val="24"/>
        <w:szCs w:val="24"/>
      </w:rPr>
      <w:instrText xml:space="preserve">PAGE  </w:instrText>
    </w:r>
    <w:r w:rsidRPr="00FE13AD">
      <w:rPr>
        <w:rStyle w:val="ad"/>
        <w:sz w:val="24"/>
        <w:szCs w:val="24"/>
      </w:rPr>
      <w:fldChar w:fldCharType="separate"/>
    </w:r>
    <w:r>
      <w:rPr>
        <w:rStyle w:val="ad"/>
        <w:noProof/>
        <w:sz w:val="24"/>
        <w:szCs w:val="24"/>
      </w:rPr>
      <w:t>322</w:t>
    </w:r>
    <w:r w:rsidRPr="00FE13AD">
      <w:rPr>
        <w:rStyle w:val="ad"/>
        <w:sz w:val="24"/>
        <w:szCs w:val="24"/>
      </w:rPr>
      <w:fldChar w:fldCharType="end"/>
    </w:r>
  </w:p>
  <w:p w:rsidR="000E5AC8" w:rsidRPr="00FE13AD" w:rsidRDefault="000E5AC8" w:rsidP="00CE3D8D"/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5894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340C7E3" wp14:editId="7741397C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19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5895" w:author="Rinat Gub" w:date="2022-12-06T13:44:00Z"/>
                              </w:rPr>
                            </w:pPr>
                            <w:del w:id="5896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54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58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40C7E3"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left:0;text-align:left;margin-left:408.4pt;margin-top:7.3pt;width:79.5pt;height:26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LQ9+bzFAgAAwwUAAA4AAAAAAAAAAAAAAAAALgIAAGRycy9lMm9Eb2MueG1sUEsBAi0A&#10;FAAGAAgAAAAhALiCaarfAAAACQEAAA8AAAAAAAAAAAAAAAAAHw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5897" w:author="Rinat Gub" w:date="2022-12-06T13:44:00Z"/>
                        </w:rPr>
                      </w:pPr>
                      <w:del w:id="5898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54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58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5899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340C7E3" wp14:editId="7741397C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32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5900" w:author="Rinat Gub" w:date="2022-12-06T13:44:00Z"/>
                              </w:rPr>
                            </w:pPr>
                            <w:ins w:id="5901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59</w:t>
                            </w:r>
                            <w:ins w:id="5902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5903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0C7E3" id="_x0000_s1066" type="#_x0000_t202" style="position:absolute;left:0;text-align:left;margin-left:408.4pt;margin-top:7.3pt;width:79.5pt;height:26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4sxQIAAMM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GCpTizFAgAAwwUAAA4AAAAAAAAAAAAAAAAALgIAAGRycy9lMm9Eb2MueG1sUEsBAi0A&#10;FAAGAAgAAAAhALiCaarfAAAACQEAAA8AAAAAAAAAAAAAAAAAHw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5904" w:author="Rinat Gub" w:date="2022-12-06T13:44:00Z"/>
                        </w:rPr>
                      </w:pPr>
                      <w:ins w:id="5905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59</w:t>
                      </w:r>
                      <w:ins w:id="5906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5907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2057849"/>
      <w:docPartObj>
        <w:docPartGallery w:val="Page Numbers (Bottom of Page)"/>
        <w:docPartUnique/>
      </w:docPartObj>
    </w:sdtPr>
    <w:sdtContent>
      <w:p w:rsidR="000E5AC8" w:rsidRDefault="000E5AC8">
        <w:pPr>
          <w:pStyle w:val="a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322</w:t>
        </w:r>
        <w:r>
          <w:rPr>
            <w:noProof/>
          </w:rPr>
          <w:fldChar w:fldCharType="end"/>
        </w:r>
      </w:p>
    </w:sdtContent>
  </w:sdt>
  <w:p w:rsidR="000E5AC8" w:rsidRPr="002F5350" w:rsidRDefault="000E5AC8" w:rsidP="002F5350">
    <w:pPr>
      <w:pStyle w:val="aa"/>
      <w:rPr>
        <w:szCs w:val="1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15366"/>
      <w:gridCol w:w="452"/>
    </w:tblGrid>
    <w:tr w:rsidR="000E5AC8" w:rsidRPr="000D4ED4" w:rsidTr="00774270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774270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7207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C474B13" wp14:editId="7617E97F">
                <wp:simplePos x="0" y="0"/>
                <wp:positionH relativeFrom="column">
                  <wp:posOffset>9072880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0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7208" w:author="Rinat Gub" w:date="2022-12-06T13:44:00Z"/>
                              </w:rPr>
                            </w:pPr>
                            <w:del w:id="7209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60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63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474B13" id="_x0000_t202" coordsize="21600,21600" o:spt="202" path="m,l,21600r21600,l21600,xe">
                <v:stroke joinstyle="miter"/>
                <v:path gradientshapeok="t" o:connecttype="rect"/>
              </v:shapetype>
              <v:shape id="_x0000_s1067" type="#_x0000_t202" style="position:absolute;left:0;text-align:left;margin-left:714.4pt;margin-top:7.3pt;width:79.5pt;height:26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7210" w:author="Rinat Gub" w:date="2022-12-06T13:44:00Z"/>
                        </w:rPr>
                      </w:pPr>
                      <w:del w:id="7211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60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63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7212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C474B13" wp14:editId="7617E97F">
                <wp:simplePos x="0" y="0"/>
                <wp:positionH relativeFrom="column">
                  <wp:posOffset>9072880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33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7213" w:author="Rinat Gub" w:date="2022-12-06T13:44:00Z"/>
                              </w:rPr>
                            </w:pPr>
                            <w:ins w:id="7214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65</w:t>
                            </w:r>
                            <w:ins w:id="7215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7216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74B13" id="_x0000_s1068" type="#_x0000_t202" style="position:absolute;left:0;text-align:left;margin-left:714.4pt;margin-top:7.3pt;width:79.5pt;height:26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7217" w:author="Rinat Gub" w:date="2022-12-06T13:44:00Z"/>
                        </w:rPr>
                      </w:pPr>
                      <w:ins w:id="7218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65</w:t>
                      </w:r>
                      <w:ins w:id="7219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7220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7299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99CC184" wp14:editId="3DB8D053">
                <wp:simplePos x="0" y="0"/>
                <wp:positionH relativeFrom="column">
                  <wp:posOffset>5069722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34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7300" w:author="Rinat Gub" w:date="2022-12-06T13:44:00Z"/>
                              </w:rPr>
                            </w:pPr>
                            <w:del w:id="7301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80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80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9CC184" id="_x0000_t202" coordsize="21600,21600" o:spt="202" path="m,l,21600r21600,l21600,xe">
                <v:stroke joinstyle="miter"/>
                <v:path gradientshapeok="t" o:connecttype="rect"/>
              </v:shapetype>
              <v:shape id="_x0000_s1069" type="#_x0000_t202" style="position:absolute;left:0;text-align:left;margin-left:399.2pt;margin-top:7.3pt;width:79.5pt;height:26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7302" w:author="Rinat Gub" w:date="2022-12-06T13:44:00Z"/>
                        </w:rPr>
                      </w:pPr>
                      <w:del w:id="7303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80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80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7304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86D606F" wp14:editId="171970B2">
                <wp:simplePos x="0" y="0"/>
                <wp:positionH relativeFrom="column">
                  <wp:posOffset>5069722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39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7305" w:author="Rinat Gub" w:date="2022-12-06T13:44:00Z"/>
                              </w:rPr>
                            </w:pPr>
                            <w:ins w:id="7306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75</w:t>
                            </w:r>
                            <w:ins w:id="7307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7308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D606F" id="_x0000_s1070" type="#_x0000_t202" style="position:absolute;left:0;text-align:left;margin-left:399.2pt;margin-top:7.3pt;width:79.5pt;height:26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7309" w:author="Rinat Gub" w:date="2022-12-06T13:44:00Z"/>
                        </w:rPr>
                      </w:pPr>
                      <w:ins w:id="7310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75</w:t>
                      </w:r>
                      <w:ins w:id="7311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7312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F636439" wp14:editId="3308B45A">
              <wp:simplePos x="0" y="0"/>
              <wp:positionH relativeFrom="column">
                <wp:posOffset>5186680</wp:posOffset>
              </wp:positionH>
              <wp:positionV relativeFrom="paragraph">
                <wp:posOffset>92710</wp:posOffset>
              </wp:positionV>
              <wp:extent cx="1009650" cy="333375"/>
              <wp:effectExtent l="0" t="0" r="0" b="9525"/>
              <wp:wrapNone/>
              <wp:docPr id="2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89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636439"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left:0;text-align:left;margin-left:408.4pt;margin-top:7.3pt;width:79.5pt;height:26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OPQAWjFAgAAwgUAAA4AAAAAAAAAAAAAAAAALgIAAGRycy9lMm9Eb2MueG1sUEsBAi0A&#10;FAAGAAgAAAAhALiCaarfAAAACQEAAA8AAAAAAAAAAAAAAAAAHwUAAGRycy9kb3ducmV2LnhtbFBL&#10;BQYAAAAABAAEAPMAAAArBgAAAAA=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89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rPr>
        <w:ins w:id="671" w:author="Rinat Gub" w:date="2022-12-06T13:44:00Z"/>
      </w:trPr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ins w:id="672" w:author="Rinat Gub" w:date="2022-12-06T13:44:00Z"/>
              <w:rFonts w:ascii="Arial" w:hAnsi="Arial" w:cs="Arial"/>
              <w:b/>
              <w:sz w:val="10"/>
              <w:szCs w:val="10"/>
            </w:rPr>
          </w:pPr>
          <w:ins w:id="673" w:author="Rinat Gub" w:date="2022-12-06T13:44:00Z"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t>АЛЬБОМ ФОРМ</w:t>
            </w:r>
            <w:r w:rsidRPr="008961EA">
              <w:rPr>
                <w:rFonts w:ascii="Arial" w:hAnsi="Arial" w:cs="Arial"/>
                <w:b/>
                <w:spacing w:val="-4"/>
                <w:sz w:val="10"/>
                <w:szCs w:val="10"/>
              </w:rPr>
              <w:t xml:space="preserve"> КОМПАНИИ «</w:t>
            </w:r>
            <w:r w:rsidRPr="00BA7DB2">
              <w:rPr>
                <w:rFonts w:ascii="Arial" w:hAnsi="Arial" w:cs="Arial"/>
                <w:b/>
                <w:spacing w:val="-4"/>
                <w:sz w:val="10"/>
                <w:szCs w:val="10"/>
              </w:rPr>
  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  </w:r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t>»</w:t>
            </w:r>
          </w:ins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ins w:id="674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rPr>
        <w:ins w:id="675" w:author="Rinat Gub" w:date="2022-12-06T13:44:00Z"/>
      </w:trPr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ins w:id="676" w:author="Rinat Gub" w:date="2022-12-06T13:44:00Z"/>
              <w:rFonts w:ascii="Arial" w:hAnsi="Arial" w:cs="Arial"/>
              <w:b/>
              <w:sz w:val="10"/>
              <w:szCs w:val="10"/>
            </w:rPr>
          </w:pPr>
          <w:ins w:id="677" w:author="Rinat Gub" w:date="2022-12-06T13:44:00Z">
            <w:r>
              <w:rPr>
                <w:rFonts w:ascii="Arial" w:hAnsi="Arial" w:cs="Arial"/>
                <w:b/>
                <w:sz w:val="10"/>
                <w:szCs w:val="10"/>
              </w:rPr>
              <w:t xml:space="preserve">№ </w:t>
            </w:r>
            <w:r w:rsidRPr="00DA3534">
              <w:rPr>
                <w:rFonts w:ascii="Arial" w:hAnsi="Arial" w:cs="Arial"/>
                <w:b/>
                <w:sz w:val="10"/>
                <w:szCs w:val="10"/>
              </w:rPr>
              <w:t>П2-08 Ф-0002</w:t>
            </w:r>
            <w:r>
              <w:rPr>
                <w:rFonts w:ascii="Arial" w:hAnsi="Arial" w:cs="Arial"/>
                <w:b/>
                <w:sz w:val="10"/>
                <w:szCs w:val="10"/>
              </w:rPr>
              <w:t xml:space="preserve"> </w:t>
            </w:r>
            <w:r w:rsidRPr="009A0E74">
              <w:rPr>
                <w:rFonts w:ascii="Arial" w:hAnsi="Arial" w:cs="Arial"/>
                <w:b/>
                <w:sz w:val="10"/>
                <w:szCs w:val="10"/>
              </w:rPr>
              <w:t xml:space="preserve">ВЕРСИЯ </w:t>
            </w:r>
            <w:r>
              <w:rPr>
                <w:rFonts w:ascii="Arial" w:hAnsi="Arial" w:cs="Arial"/>
                <w:b/>
                <w:sz w:val="10"/>
                <w:szCs w:val="10"/>
              </w:rPr>
              <w:t>2.00</w:t>
            </w:r>
          </w:ins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ins w:id="678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395347" w:rsidRDefault="000E5AC8" w:rsidP="00DF0C27">
    <w:pPr>
      <w:pStyle w:val="aa"/>
      <w:ind w:firstLine="0"/>
      <w:jc w:val="both"/>
      <w:pPrChange w:id="679" w:author="Rinat Gub" w:date="2022-12-06T13:44:00Z">
        <w:pPr>
          <w:pStyle w:val="aa"/>
        </w:pPr>
      </w:pPrChange>
    </w:pPr>
    <w:ins w:id="680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F76AA6F" wp14:editId="567517CD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681" w:author="Rinat Gub" w:date="2022-12-06T13:44:00Z"/>
                              </w:rPr>
                            </w:pPr>
                            <w:ins w:id="682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9</w:t>
                            </w:r>
                            <w:ins w:id="683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684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76AA6F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08.4pt;margin-top:7.3pt;width:79.5pt;height:26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685" w:author="Rinat Gub" w:date="2022-12-06T13:44:00Z"/>
                        </w:rPr>
                      </w:pPr>
                      <w:ins w:id="686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9</w:t>
                      </w:r>
                      <w:ins w:id="687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688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ustomXmlDelRangeStart w:id="8106" w:author="Rinat Gub" w:date="2022-12-06T13:44:00Z"/>
  <w:sdt>
    <w:sdtPr>
      <w:id w:val="1167137631"/>
      <w:docPartObj>
        <w:docPartGallery w:val="Page Numbers (Bottom of Page)"/>
        <w:docPartUnique/>
      </w:docPartObj>
    </w:sdtPr>
    <w:sdtContent>
      <w:customXmlDelRangeEnd w:id="8106"/>
      <w:p w:rsidR="000E5AC8" w:rsidRDefault="000E5AC8">
        <w:pPr>
          <w:pStyle w:val="aa"/>
        </w:pPr>
        <w:del w:id="8107" w:author="Rinat Gub" w:date="2022-12-06T13:44:00Z">
          <w:r>
            <w:fldChar w:fldCharType="begin"/>
          </w:r>
          <w:r>
            <w:delInstrText xml:space="preserve"> PAGE   \* MERGEFORMAT </w:delInstrText>
          </w:r>
          <w:r>
            <w:fldChar w:fldCharType="separate"/>
          </w:r>
          <w:r>
            <w:rPr>
              <w:noProof/>
            </w:rPr>
            <w:delText>322</w:delText>
          </w:r>
          <w:r>
            <w:rPr>
              <w:noProof/>
            </w:rPr>
            <w:fldChar w:fldCharType="end"/>
          </w:r>
        </w:del>
      </w:p>
      <w:customXmlDelRangeStart w:id="8108" w:author="Rinat Gub" w:date="2022-12-06T13:44:00Z"/>
    </w:sdtContent>
  </w:sdt>
  <w:customXmlDelRangeEnd w:id="8108"/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FFBABC5" wp14:editId="24F9A4EC">
              <wp:simplePos x="0" y="0"/>
              <wp:positionH relativeFrom="column">
                <wp:posOffset>5186680</wp:posOffset>
              </wp:positionH>
              <wp:positionV relativeFrom="paragraph">
                <wp:posOffset>92710</wp:posOffset>
              </wp:positionV>
              <wp:extent cx="1009650" cy="333375"/>
              <wp:effectExtent l="0" t="0" r="0" b="9525"/>
              <wp:wrapNone/>
              <wp:docPr id="2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92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FBABC5" id="_x0000_t202" coordsize="21600,21600" o:spt="202" path="m,l,21600r21600,l21600,xe">
              <v:stroke joinstyle="miter"/>
              <v:path gradientshapeok="t" o:connecttype="rect"/>
            </v:shapetype>
            <v:shape id="_x0000_s1072" type="#_x0000_t202" style="position:absolute;left:0;text-align:left;margin-left:408.4pt;margin-top:7.3pt;width:79.5pt;height:26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ucxAIAAMI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92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15366"/>
      <w:gridCol w:w="452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7CD8892" wp14:editId="72FCF2B2">
              <wp:simplePos x="0" y="0"/>
              <wp:positionH relativeFrom="column">
                <wp:posOffset>9034780</wp:posOffset>
              </wp:positionH>
              <wp:positionV relativeFrom="paragraph">
                <wp:posOffset>92710</wp:posOffset>
              </wp:positionV>
              <wp:extent cx="1009650" cy="333375"/>
              <wp:effectExtent l="0" t="0" r="0" b="9525"/>
              <wp:wrapNone/>
              <wp:docPr id="63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100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CD8892"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0;text-align:left;margin-left:711.4pt;margin-top:7.3pt;width:79.5pt;height:26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100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1054566"/>
      <w:docPartObj>
        <w:docPartGallery w:val="Page Numbers (Bottom of Page)"/>
        <w:docPartUnique/>
      </w:docPartObj>
    </w:sdtPr>
    <w:sdtContent>
      <w:p w:rsidR="000E5AC8" w:rsidRDefault="000E5AC8">
        <w:pPr>
          <w:pStyle w:val="a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322</w:t>
        </w:r>
        <w:r>
          <w:rPr>
            <w:noProof/>
          </w:rPr>
          <w:fldChar w:fldCharType="end"/>
        </w:r>
      </w:p>
    </w:sdtContent>
  </w:sdt>
  <w:p w:rsidR="000E5AC8" w:rsidRPr="002F5350" w:rsidRDefault="000E5AC8" w:rsidP="002F5350">
    <w:pPr>
      <w:pStyle w:val="a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6CF79690" wp14:editId="715814E9">
              <wp:simplePos x="0" y="0"/>
              <wp:positionH relativeFrom="column">
                <wp:posOffset>5186680</wp:posOffset>
              </wp:positionH>
              <wp:positionV relativeFrom="paragraph">
                <wp:posOffset>92710</wp:posOffset>
              </wp:positionV>
              <wp:extent cx="1009650" cy="333375"/>
              <wp:effectExtent l="0" t="0" r="0" b="9525"/>
              <wp:wrapNone/>
              <wp:docPr id="64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121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79690"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left:0;text-align:left;margin-left:408.4pt;margin-top:7.3pt;width:79.5pt;height:26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IiFQN7FAgAAwgUAAA4AAAAAAAAAAAAAAAAALgIAAGRycy9lMm9Eb2MueG1sUEsBAi0A&#10;FAAGAAgAAAAhALiCaarfAAAACQEAAA8AAAAAAAAAAAAAAAAAHwUAAGRycy9kb3ducmV2LnhtbFBL&#10;BQYAAAAABAAEAPMAAAArBgAAAAA=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121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3947288"/>
      <w:docPartObj>
        <w:docPartGallery w:val="Page Numbers (Bottom of Page)"/>
        <w:docPartUnique/>
      </w:docPartObj>
    </w:sdtPr>
    <w:sdtContent>
      <w:p w:rsidR="000E5AC8" w:rsidRDefault="000E5AC8">
        <w:pPr>
          <w:pStyle w:val="a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322</w:t>
        </w:r>
        <w:r>
          <w:rPr>
            <w:noProof/>
          </w:rPr>
          <w:fldChar w:fldCharType="end"/>
        </w:r>
      </w:p>
    </w:sdtContent>
  </w:sdt>
  <w:p w:rsidR="000E5AC8" w:rsidRPr="002F5350" w:rsidRDefault="000E5AC8" w:rsidP="002F5350">
    <w:pPr>
      <w:pStyle w:val="a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452"/>
      <w:gridCol w:w="222"/>
    </w:tblGrid>
    <w:tr w:rsidR="000E5AC8" w:rsidRPr="000D4ED4" w:rsidTr="00947859">
      <w:tc>
        <w:tcPr>
          <w:tcW w:w="4926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74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947859">
      <w:tc>
        <w:tcPr>
          <w:tcW w:w="4926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74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BB3ED66" wp14:editId="70A7536B">
              <wp:simplePos x="0" y="0"/>
              <wp:positionH relativeFrom="column">
                <wp:posOffset>9050739</wp:posOffset>
              </wp:positionH>
              <wp:positionV relativeFrom="paragraph">
                <wp:posOffset>118110</wp:posOffset>
              </wp:positionV>
              <wp:extent cx="1009650" cy="333375"/>
              <wp:effectExtent l="0" t="0" r="0" b="9525"/>
              <wp:wrapNone/>
              <wp:docPr id="3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122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B3ED66"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left:0;text-align:left;margin-left:712.65pt;margin-top:9.3pt;width:79.5pt;height:26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122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93" w:type="pct"/>
      <w:tblLook w:val="01E0" w:firstRow="1" w:lastRow="1" w:firstColumn="1" w:lastColumn="1" w:noHBand="0" w:noVBand="0"/>
    </w:tblPr>
    <w:tblGrid>
      <w:gridCol w:w="15065"/>
      <w:gridCol w:w="279"/>
    </w:tblGrid>
    <w:tr w:rsidR="000E5AC8" w:rsidRPr="000D4ED4" w:rsidTr="00947859">
      <w:tc>
        <w:tcPr>
          <w:tcW w:w="4909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91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947859">
      <w:tc>
        <w:tcPr>
          <w:tcW w:w="4909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91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3DEF881" wp14:editId="5BF03B9D">
              <wp:simplePos x="0" y="0"/>
              <wp:positionH relativeFrom="column">
                <wp:posOffset>8624443</wp:posOffset>
              </wp:positionH>
              <wp:positionV relativeFrom="paragraph">
                <wp:posOffset>105130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147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EF881"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0;text-align:left;margin-left:679.1pt;margin-top:8.3pt;width:79.5pt;height:26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KB9xQIAAMM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147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7"/>
      <w:gridCol w:w="277"/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06352B43" wp14:editId="40C9662F">
              <wp:simplePos x="0" y="0"/>
              <wp:positionH relativeFrom="column">
                <wp:posOffset>5186680</wp:posOffset>
              </wp:positionH>
              <wp:positionV relativeFrom="paragraph">
                <wp:posOffset>92710</wp:posOffset>
              </wp:positionV>
              <wp:extent cx="1009650" cy="333375"/>
              <wp:effectExtent l="0" t="0" r="0" b="9525"/>
              <wp:wrapNone/>
              <wp:docPr id="6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Pr="004511AD" w:rsidRDefault="000E5AC8" w:rsidP="00DF0C27">
                          <w:pPr>
                            <w:pStyle w:val="Sf0"/>
                          </w:pPr>
                          <w:r>
                            <w:t xml:space="preserve">СТРАНИЦА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ИЗ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707A65">
                            <w:rPr>
                              <w:noProof/>
                            </w:rPr>
                            <w:t>170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352B43"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style="position:absolute;left:0;text-align:left;margin-left:408.4pt;margin-top:7.3pt;width:79.5pt;height:26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5iuxgIAAMM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" filled="f" stroked="f" strokeweight="1.3pt">
              <v:textbox>
                <w:txbxContent>
                  <w:p w:rsidR="000E5AC8" w:rsidRPr="004511AD" w:rsidRDefault="000E5AC8" w:rsidP="00DF0C27">
                    <w:pPr>
                      <w:pStyle w:val="Sf0"/>
                    </w:pPr>
                    <w:r>
                      <w:t xml:space="preserve">СТРАНИЦА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t xml:space="preserve"> ИЗ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707A65">
                      <w:rPr>
                        <w:noProof/>
                      </w:rPr>
                      <w:t>170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rPr>
        <w:del w:id="871" w:author="Rinat Gub" w:date="2022-12-06T13:44:00Z"/>
      </w:trPr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del w:id="872" w:author="Rinat Gub" w:date="2022-12-06T13:44:00Z"/>
              <w:rFonts w:ascii="Arial" w:hAnsi="Arial" w:cs="Arial"/>
              <w:b/>
              <w:sz w:val="10"/>
              <w:szCs w:val="10"/>
            </w:rPr>
          </w:pPr>
          <w:del w:id="873" w:author="Rinat Gub" w:date="2022-12-06T13:44:00Z"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delText>АЛЬБОМ ФОРМ</w:delText>
            </w:r>
            <w:r w:rsidRPr="008961EA">
              <w:rPr>
                <w:rFonts w:ascii="Arial" w:hAnsi="Arial" w:cs="Arial"/>
                <w:b/>
                <w:spacing w:val="-4"/>
                <w:sz w:val="10"/>
                <w:szCs w:val="10"/>
              </w:rPr>
              <w:delText xml:space="preserve"> КОМПАНИИ «</w:delText>
            </w:r>
            <w:r w:rsidRPr="00BA7DB2">
              <w:rPr>
                <w:rFonts w:ascii="Arial" w:hAnsi="Arial" w:cs="Arial"/>
                <w:b/>
                <w:spacing w:val="-4"/>
                <w:sz w:val="10"/>
                <w:szCs w:val="10"/>
              </w:rPr>
              <w:delText>ТИПОВАЯ ДОКУМЕНТАЦИЯ О ЗАКУПКЕ (ЗА ИСКЛЮЧЕНИЕМ ЗАКУПОК, УЧАСТНИКАМИ КОТОРОЙ МОГУТ БЫТЬ ТОЛЬКО СУБЪЕКТЫ МАЛОГО И СРЕДНЕГО ПРЕДПРИНИМАТЕЛЬСТВА)</w:delText>
            </w:r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delText>»</w:delText>
            </w:r>
          </w:del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del w:id="874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rPr>
        <w:del w:id="875" w:author="Rinat Gub" w:date="2022-12-06T13:44:00Z"/>
      </w:trPr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del w:id="876" w:author="Rinat Gub" w:date="2022-12-06T13:44:00Z"/>
              <w:rFonts w:ascii="Arial" w:hAnsi="Arial" w:cs="Arial"/>
              <w:b/>
              <w:sz w:val="10"/>
              <w:szCs w:val="10"/>
            </w:rPr>
          </w:pPr>
          <w:del w:id="877" w:author="Rinat Gub" w:date="2022-12-06T13:44:00Z">
            <w:r>
              <w:rPr>
                <w:rFonts w:ascii="Arial" w:hAnsi="Arial" w:cs="Arial"/>
                <w:b/>
                <w:sz w:val="10"/>
                <w:szCs w:val="10"/>
              </w:rPr>
              <w:delText xml:space="preserve">№ </w:delText>
            </w:r>
            <w:r w:rsidRPr="00DA3534">
              <w:rPr>
                <w:rFonts w:ascii="Arial" w:hAnsi="Arial" w:cs="Arial"/>
                <w:b/>
                <w:sz w:val="10"/>
                <w:szCs w:val="10"/>
              </w:rPr>
              <w:delText>П2-08 Ф-0002</w:delText>
            </w:r>
            <w:r>
              <w:rPr>
                <w:rFonts w:ascii="Arial" w:hAnsi="Arial" w:cs="Arial"/>
                <w:b/>
                <w:sz w:val="10"/>
                <w:szCs w:val="10"/>
              </w:rPr>
              <w:delText xml:space="preserve"> </w:delText>
            </w:r>
            <w:r w:rsidRPr="009A0E74">
              <w:rPr>
                <w:rFonts w:ascii="Arial" w:hAnsi="Arial" w:cs="Arial"/>
                <w:b/>
                <w:sz w:val="10"/>
                <w:szCs w:val="10"/>
              </w:rPr>
              <w:delText xml:space="preserve">ВЕРСИЯ </w:delText>
            </w:r>
            <w:r>
              <w:rPr>
                <w:rFonts w:ascii="Arial" w:hAnsi="Arial" w:cs="Arial"/>
                <w:b/>
                <w:sz w:val="10"/>
                <w:szCs w:val="10"/>
              </w:rPr>
              <w:delText>2.00</w:delText>
            </w:r>
          </w:del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del w:id="878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Default="000E5AC8">
    <w:pPr>
      <w:pStyle w:val="aa"/>
      <w:pPrChange w:id="879" w:author="Rinat Gub" w:date="2022-12-06T13:44:00Z">
        <w:pPr>
          <w:pStyle w:val="aa"/>
          <w:ind w:firstLine="0"/>
          <w:jc w:val="both"/>
        </w:pPr>
      </w:pPrChange>
    </w:pPr>
    <w:del w:id="880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6A476A2" wp14:editId="5E67F326">
                <wp:simplePos x="0" y="0"/>
                <wp:positionH relativeFrom="column">
                  <wp:posOffset>9044305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7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881" w:author="Rinat Gub" w:date="2022-12-06T13:44:00Z"/>
                              </w:rPr>
                            </w:pPr>
                            <w:del w:id="882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19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80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A476A2" id="_x0000_t202" coordsize="21600,21600" o:spt="202" path="m,l,21600r21600,l21600,xe">
                <v:stroke joinstyle="miter"/>
                <v:path gradientshapeok="t" o:connecttype="rect"/>
              </v:shapetype>
              <v:shape id="_x0000_s1056" type="#_x0000_t202" style="position:absolute;left:0;text-align:left;margin-left:712.15pt;margin-top:7.3pt;width:79.5pt;height:26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nExxgIAAMM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883" w:author="Rinat Gub" w:date="2022-12-06T13:44:00Z"/>
                        </w:rPr>
                      </w:pPr>
                      <w:del w:id="884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19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80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a"/>
    </w:pPr>
    <w:del w:id="886" w:author="Rinat Gub" w:date="2022-12-06T13:44:00Z">
      <w:r>
        <w:delText>стр.</w:delText>
      </w:r>
      <w:r>
        <w:rPr>
          <w:rStyle w:val="ad"/>
          <w:szCs w:val="20"/>
        </w:rPr>
        <w:fldChar w:fldCharType="begin"/>
      </w:r>
      <w:r>
        <w:rPr>
          <w:rStyle w:val="ad"/>
          <w:szCs w:val="20"/>
        </w:rPr>
        <w:delInstrText xml:space="preserve"> PAGE </w:delInstrText>
      </w:r>
      <w:r>
        <w:rPr>
          <w:rStyle w:val="ad"/>
          <w:szCs w:val="20"/>
        </w:rPr>
        <w:fldChar w:fldCharType="separate"/>
      </w:r>
      <w:r>
        <w:rPr>
          <w:rStyle w:val="ad"/>
          <w:noProof/>
          <w:szCs w:val="20"/>
        </w:rPr>
        <w:delText>322</w:delText>
      </w:r>
      <w:r>
        <w:rPr>
          <w:rStyle w:val="ad"/>
          <w:szCs w:val="20"/>
        </w:rPr>
        <w:fldChar w:fldCharType="end"/>
      </w:r>
      <w:r>
        <w:rPr>
          <w:rStyle w:val="ad"/>
          <w:szCs w:val="20"/>
        </w:rPr>
        <w:delText xml:space="preserve"> из </w:delText>
      </w:r>
      <w:r>
        <w:rPr>
          <w:rStyle w:val="ad"/>
          <w:szCs w:val="20"/>
        </w:rPr>
        <w:fldChar w:fldCharType="begin"/>
      </w:r>
      <w:r>
        <w:rPr>
          <w:rStyle w:val="ad"/>
          <w:szCs w:val="20"/>
        </w:rPr>
        <w:delInstrText xml:space="preserve"> NUMPAGES </w:delInstrText>
      </w:r>
      <w:r>
        <w:rPr>
          <w:rStyle w:val="ad"/>
          <w:szCs w:val="20"/>
        </w:rPr>
        <w:fldChar w:fldCharType="separate"/>
      </w:r>
      <w:r>
        <w:rPr>
          <w:rStyle w:val="ad"/>
          <w:noProof/>
          <w:szCs w:val="20"/>
        </w:rPr>
        <w:delText>346</w:delText>
      </w:r>
      <w:r>
        <w:rPr>
          <w:rStyle w:val="ad"/>
          <w:szCs w:val="20"/>
        </w:rPr>
        <w:fldChar w:fldCharType="end"/>
      </w:r>
    </w:del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  <w:tblPrChange w:id="964" w:author="Rinat Gub" w:date="2022-12-06T13:44:00Z">
        <w:tblPr>
          <w:tblW w:w="5018" w:type="pct"/>
          <w:tblLook w:val="01E0" w:firstRow="1" w:lastRow="1" w:firstColumn="1" w:lastColumn="1" w:noHBand="0" w:noVBand="0"/>
        </w:tblPr>
      </w:tblPrChange>
    </w:tblPr>
    <w:tblGrid>
      <w:gridCol w:w="15366"/>
      <w:gridCol w:w="452"/>
      <w:tblGridChange w:id="965">
        <w:tblGrid>
          <w:gridCol w:w="9396"/>
          <w:gridCol w:w="277"/>
        </w:tblGrid>
      </w:tblGridChange>
    </w:tblGrid>
    <w:tr w:rsidR="000E5AC8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  <w:tcPrChange w:id="966" w:author="Rinat Gub" w:date="2022-12-06T13:44:00Z">
            <w:tcPr>
              <w:tcW w:w="4857" w:type="pct"/>
              <w:tcBorders>
                <w:top w:val="single" w:sz="12" w:space="0" w:color="FFD200"/>
              </w:tcBorders>
              <w:vAlign w:val="center"/>
            </w:tcPr>
          </w:tcPrChange>
        </w:tcPr>
        <w:p w:rsidR="000E5AC8" w:rsidRPr="008961EA" w:rsidRDefault="000E5AC8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  <w:tcPrChange w:id="967" w:author="Rinat Gub" w:date="2022-12-06T13:44:00Z">
            <w:tcPr>
              <w:tcW w:w="143" w:type="pct"/>
              <w:tcBorders>
                <w:top w:val="single" w:sz="12" w:space="0" w:color="FFD200"/>
              </w:tcBorders>
            </w:tcPr>
          </w:tcPrChange>
        </w:tcPr>
        <w:p w:rsidR="000E5AC8" w:rsidRPr="008961EA" w:rsidRDefault="000E5AC8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c>
        <w:tcPr>
          <w:tcW w:w="4857" w:type="pct"/>
          <w:vAlign w:val="center"/>
          <w:tcPrChange w:id="968" w:author="Rinat Gub" w:date="2022-12-06T13:44:00Z">
            <w:tcPr>
              <w:tcW w:w="4857" w:type="pct"/>
              <w:vAlign w:val="center"/>
            </w:tcPr>
          </w:tcPrChange>
        </w:tcPr>
        <w:p w:rsidR="000E5AC8" w:rsidRPr="00AA422C" w:rsidRDefault="000E5AC8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  <w:tcPrChange w:id="969" w:author="Rinat Gub" w:date="2022-12-06T13:44:00Z">
            <w:tcPr>
              <w:tcW w:w="143" w:type="pct"/>
            </w:tcPr>
          </w:tcPrChange>
        </w:tcPr>
        <w:p w:rsidR="000E5AC8" w:rsidRPr="00AA422C" w:rsidRDefault="000E5AC8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</w:pPr>
    <w:del w:id="970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4E7F1E3" wp14:editId="61377FAF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8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971" w:author="Rinat Gub" w:date="2022-12-06T13:44:00Z"/>
                              </w:rPr>
                            </w:pPr>
                            <w:del w:id="972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21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80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E7F1E3" id="_x0000_t202" coordsize="21600,21600" o:spt="202" path="m,l,21600r21600,l21600,xe">
                <v:stroke joinstyle="miter"/>
                <v:path gradientshapeok="t" o:connecttype="rect"/>
              </v:shapetype>
              <v:shape id="_x0000_s1057" type="#_x0000_t202" style="position:absolute;left:0;text-align:left;margin-left:408.4pt;margin-top:7.3pt;width:79.5pt;height:26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xlXxAIAAMM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973" w:author="Rinat Gub" w:date="2022-12-06T13:44:00Z"/>
                        </w:rPr>
                      </w:pPr>
                      <w:del w:id="974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21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80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  <w:ins w:id="975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1EE524" wp14:editId="6D4995D4">
                <wp:simplePos x="0" y="0"/>
                <wp:positionH relativeFrom="column">
                  <wp:posOffset>9063355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2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976" w:author="Rinat Gub" w:date="2022-12-06T13:44:00Z"/>
                              </w:rPr>
                            </w:pPr>
                            <w:ins w:id="977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20</w:t>
                            </w:r>
                            <w:ins w:id="978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979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EE524" id="_x0000_s1058" type="#_x0000_t202" style="position:absolute;left:0;text-align:left;margin-left:713.65pt;margin-top:7.3pt;width:79.5pt;height:26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fe5xAIAAMI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980" w:author="Rinat Gub" w:date="2022-12-06T13:44:00Z"/>
                        </w:rPr>
                      </w:pPr>
                      <w:ins w:id="981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20</w:t>
                      </w:r>
                      <w:ins w:id="982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983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a"/>
      <w:rPr>
        <w:del w:id="988" w:author="Rinat Gub" w:date="2022-12-06T13:44:00Z"/>
      </w:rPr>
    </w:pPr>
    <w:del w:id="989" w:author="Rinat Gub" w:date="2022-12-06T13:44:00Z">
      <w:r>
        <w:delText>стр.</w:delText>
      </w:r>
      <w:r>
        <w:rPr>
          <w:rStyle w:val="ad"/>
          <w:szCs w:val="20"/>
        </w:rPr>
        <w:fldChar w:fldCharType="begin"/>
      </w:r>
      <w:r>
        <w:rPr>
          <w:rStyle w:val="ad"/>
          <w:szCs w:val="20"/>
        </w:rPr>
        <w:delInstrText xml:space="preserve"> PAGE </w:delInstrText>
      </w:r>
      <w:r>
        <w:rPr>
          <w:rStyle w:val="ad"/>
          <w:szCs w:val="20"/>
        </w:rPr>
        <w:fldChar w:fldCharType="separate"/>
      </w:r>
      <w:r>
        <w:rPr>
          <w:rStyle w:val="ad"/>
          <w:noProof/>
          <w:szCs w:val="20"/>
        </w:rPr>
        <w:delText>322</w:delText>
      </w:r>
      <w:r>
        <w:rPr>
          <w:rStyle w:val="ad"/>
          <w:szCs w:val="20"/>
        </w:rPr>
        <w:fldChar w:fldCharType="end"/>
      </w:r>
      <w:r>
        <w:rPr>
          <w:rStyle w:val="ad"/>
          <w:szCs w:val="20"/>
        </w:rPr>
        <w:delText xml:space="preserve"> из </w:delText>
      </w:r>
      <w:r>
        <w:rPr>
          <w:rStyle w:val="ad"/>
          <w:szCs w:val="20"/>
        </w:rPr>
        <w:fldChar w:fldCharType="begin"/>
      </w:r>
      <w:r>
        <w:rPr>
          <w:rStyle w:val="ad"/>
          <w:szCs w:val="20"/>
        </w:rPr>
        <w:delInstrText xml:space="preserve"> NUMPAGES </w:delInstrText>
      </w:r>
      <w:r>
        <w:rPr>
          <w:rStyle w:val="ad"/>
          <w:szCs w:val="20"/>
        </w:rPr>
        <w:fldChar w:fldCharType="separate"/>
      </w:r>
      <w:r>
        <w:rPr>
          <w:rStyle w:val="ad"/>
          <w:noProof/>
          <w:szCs w:val="20"/>
        </w:rPr>
        <w:delText>346</w:delText>
      </w:r>
      <w:r>
        <w:rPr>
          <w:rStyle w:val="ad"/>
          <w:szCs w:val="20"/>
        </w:rPr>
        <w:fldChar w:fldCharType="end"/>
      </w:r>
    </w:del>
  </w:p>
  <w:customXmlInsRangeStart w:id="990" w:author="Rinat Gub" w:date="2022-12-06T13:44:00Z"/>
  <w:sdt>
    <w:sdtPr>
      <w:id w:val="-1777555194"/>
      <w:docPartObj>
        <w:docPartGallery w:val="Page Numbers (Bottom of Page)"/>
        <w:docPartUnique/>
      </w:docPartObj>
    </w:sdtPr>
    <w:sdtContent>
      <w:customXmlInsRangeEnd w:id="990"/>
      <w:p w:rsidR="000E5AC8" w:rsidRDefault="000E5AC8">
        <w:pPr>
          <w:pStyle w:val="aa"/>
        </w:pPr>
        <w:ins w:id="991" w:author="Rinat Gub" w:date="2022-12-06T13:44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322</w:t>
          </w:r>
          <w:r>
            <w:rPr>
              <w:noProof/>
            </w:rPr>
            <w:fldChar w:fldCharType="end"/>
          </w:r>
        </w:ins>
      </w:p>
      <w:customXmlInsRangeStart w:id="992" w:author="Rinat Gub" w:date="2022-12-06T13:44:00Z"/>
    </w:sdtContent>
  </w:sdt>
  <w:customXmlInsRangeEnd w:id="992"/>
  <w:p w:rsidR="000E5AC8" w:rsidRPr="002F5350" w:rsidRDefault="000E5AC8" w:rsidP="002F5350">
    <w:pPr>
      <w:pStyle w:val="aa"/>
      <w:rPr>
        <w:szCs w:val="1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rPr>
        <w:ins w:id="1329" w:author="Rinat Gub" w:date="2022-12-06T13:44:00Z"/>
      </w:trPr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ins w:id="1330" w:author="Rinat Gub" w:date="2022-12-06T13:44:00Z"/>
              <w:rFonts w:ascii="Arial" w:hAnsi="Arial" w:cs="Arial"/>
              <w:b/>
              <w:sz w:val="10"/>
              <w:szCs w:val="10"/>
            </w:rPr>
          </w:pPr>
          <w:ins w:id="1331" w:author="Rinat Gub" w:date="2022-12-06T13:44:00Z"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t>АЛЬБОМ ФОРМ</w:t>
            </w:r>
            <w:r w:rsidRPr="008961EA">
              <w:rPr>
                <w:rFonts w:ascii="Arial" w:hAnsi="Arial" w:cs="Arial"/>
                <w:b/>
                <w:spacing w:val="-4"/>
                <w:sz w:val="10"/>
                <w:szCs w:val="10"/>
              </w:rPr>
              <w:t xml:space="preserve"> КОМПАНИИ «</w:t>
            </w:r>
            <w:r w:rsidRPr="00BA7DB2">
              <w:rPr>
                <w:rFonts w:ascii="Arial" w:hAnsi="Arial" w:cs="Arial"/>
                <w:b/>
                <w:spacing w:val="-4"/>
                <w:sz w:val="10"/>
                <w:szCs w:val="10"/>
              </w:rPr>
  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  </w:r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t>»</w:t>
            </w:r>
          </w:ins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ins w:id="1332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rPr>
        <w:ins w:id="1333" w:author="Rinat Gub" w:date="2022-12-06T13:44:00Z"/>
      </w:trPr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ins w:id="1334" w:author="Rinat Gub" w:date="2022-12-06T13:44:00Z"/>
              <w:rFonts w:ascii="Arial" w:hAnsi="Arial" w:cs="Arial"/>
              <w:b/>
              <w:sz w:val="10"/>
              <w:szCs w:val="10"/>
            </w:rPr>
          </w:pPr>
          <w:ins w:id="1335" w:author="Rinat Gub" w:date="2022-12-06T13:44:00Z">
            <w:r>
              <w:rPr>
                <w:rFonts w:ascii="Arial" w:hAnsi="Arial" w:cs="Arial"/>
                <w:b/>
                <w:sz w:val="10"/>
                <w:szCs w:val="10"/>
              </w:rPr>
              <w:t xml:space="preserve">№ </w:t>
            </w:r>
            <w:r w:rsidRPr="00DA3534">
              <w:rPr>
                <w:rFonts w:ascii="Arial" w:hAnsi="Arial" w:cs="Arial"/>
                <w:b/>
                <w:sz w:val="10"/>
                <w:szCs w:val="10"/>
              </w:rPr>
              <w:t>П2-08 Ф-0002</w:t>
            </w:r>
            <w:r>
              <w:rPr>
                <w:rFonts w:ascii="Arial" w:hAnsi="Arial" w:cs="Arial"/>
                <w:b/>
                <w:sz w:val="10"/>
                <w:szCs w:val="10"/>
              </w:rPr>
              <w:t xml:space="preserve"> </w:t>
            </w:r>
            <w:r w:rsidRPr="009A0E74">
              <w:rPr>
                <w:rFonts w:ascii="Arial" w:hAnsi="Arial" w:cs="Arial"/>
                <w:b/>
                <w:sz w:val="10"/>
                <w:szCs w:val="10"/>
              </w:rPr>
              <w:t xml:space="preserve">ВЕРСИЯ </w:t>
            </w:r>
            <w:r>
              <w:rPr>
                <w:rFonts w:ascii="Arial" w:hAnsi="Arial" w:cs="Arial"/>
                <w:b/>
                <w:sz w:val="10"/>
                <w:szCs w:val="10"/>
              </w:rPr>
              <w:t>2.00</w:t>
            </w:r>
          </w:ins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ins w:id="1336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Pr="00B454DB" w:rsidRDefault="000E5AC8" w:rsidP="00DF0C27">
    <w:pPr>
      <w:pStyle w:val="aa"/>
      <w:ind w:firstLine="0"/>
      <w:jc w:val="both"/>
      <w:pPrChange w:id="1337" w:author="Rinat Gub" w:date="2022-12-06T13:44:00Z">
        <w:pPr>
          <w:pStyle w:val="aa"/>
        </w:pPr>
      </w:pPrChange>
    </w:pPr>
    <w:ins w:id="1338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B05DA9B" wp14:editId="6AA0380F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3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ins w:id="1339" w:author="Rinat Gub" w:date="2022-12-06T13:44:00Z"/>
                              </w:rPr>
                            </w:pPr>
                            <w:ins w:id="1340" w:author="Rinat Gub" w:date="2022-12-06T13:44:00Z">
                              <w:r>
                                <w:t xml:space="preserve">СТРАНИЦА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21</w:t>
                            </w:r>
                            <w:ins w:id="1341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ИЗ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NUMPAGES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</w:ins>
                            <w:r w:rsidR="00707A65">
                              <w:rPr>
                                <w:noProof/>
                              </w:rPr>
                              <w:t>170</w:t>
                            </w:r>
                            <w:ins w:id="1342" w:author="Rinat Gub" w:date="2022-12-06T13:44:00Z"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05DA9B" id="_x0000_t202" coordsize="21600,21600" o:spt="202" path="m,l,21600r21600,l21600,xe">
                <v:stroke joinstyle="miter"/>
                <v:path gradientshapeok="t" o:connecttype="rect"/>
              </v:shapetype>
              <v:shape id="_x0000_s1059" type="#_x0000_t202" style="position:absolute;left:0;text-align:left;margin-left:408.4pt;margin-top:7.3pt;width:79.5pt;height:26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pNfxAIAAMI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ins w:id="1343" w:author="Rinat Gub" w:date="2022-12-06T13:44:00Z"/>
                        </w:rPr>
                      </w:pPr>
                      <w:ins w:id="1344" w:author="Rinat Gub" w:date="2022-12-06T13:44:00Z">
                        <w:r>
                          <w:t xml:space="preserve">СТРАНИЦА </w:t>
                        </w:r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21</w:t>
                      </w:r>
                      <w:ins w:id="1345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ИЗ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NUMPAGES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</w:ins>
                      <w:r w:rsidR="00707A65">
                        <w:rPr>
                          <w:noProof/>
                        </w:rPr>
                        <w:t>170</w:t>
                      </w:r>
                      <w:ins w:id="1346" w:author="Rinat Gub" w:date="2022-12-06T13:44:00Z">
                        <w:r>
                          <w:rPr>
                            <w:noProof/>
                          </w:rPr>
                          <w:fldChar w:fldCharType="end"/>
                        </w:r>
                      </w:ins>
                    </w:p>
                  </w:txbxContent>
                </v:textbox>
              </v:shape>
            </w:pict>
          </mc:Fallback>
        </mc:AlternateContent>
      </w:r>
    </w:ins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8" w:type="pct"/>
      <w:tblLook w:val="01E0" w:firstRow="1" w:lastRow="1" w:firstColumn="1" w:lastColumn="1" w:noHBand="0" w:noVBand="0"/>
    </w:tblPr>
    <w:tblGrid>
      <w:gridCol w:w="9396"/>
      <w:gridCol w:w="277"/>
    </w:tblGrid>
    <w:tr w:rsidR="000E5AC8" w:rsidRPr="000D4ED4" w:rsidTr="00DF0C27">
      <w:trPr>
        <w:del w:id="1366" w:author="Rinat Gub" w:date="2022-12-06T13:44:00Z"/>
      </w:trPr>
      <w:tc>
        <w:tcPr>
          <w:tcW w:w="4857" w:type="pct"/>
          <w:tcBorders>
            <w:top w:val="single" w:sz="12" w:space="0" w:color="FFD200"/>
          </w:tcBorders>
          <w:vAlign w:val="center"/>
        </w:tcPr>
        <w:p w:rsidR="000E5AC8" w:rsidRPr="008961EA" w:rsidRDefault="000E5AC8" w:rsidP="00DF0C27">
          <w:pPr>
            <w:spacing w:before="60"/>
            <w:ind w:firstLine="0"/>
            <w:rPr>
              <w:del w:id="1367" w:author="Rinat Gub" w:date="2022-12-06T13:44:00Z"/>
              <w:rFonts w:ascii="Arial" w:hAnsi="Arial" w:cs="Arial"/>
              <w:b/>
              <w:sz w:val="10"/>
              <w:szCs w:val="10"/>
            </w:rPr>
          </w:pPr>
          <w:del w:id="1368" w:author="Rinat Gub" w:date="2022-12-06T13:44:00Z"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delText>АЛЬБОМ ФОРМ</w:delText>
            </w:r>
            <w:r w:rsidRPr="008961EA">
              <w:rPr>
                <w:rFonts w:ascii="Arial" w:hAnsi="Arial" w:cs="Arial"/>
                <w:b/>
                <w:spacing w:val="-4"/>
                <w:sz w:val="10"/>
                <w:szCs w:val="10"/>
              </w:rPr>
              <w:delText xml:space="preserve"> КОМПАНИИ «</w:delText>
            </w:r>
            <w:r w:rsidRPr="00BA7DB2">
              <w:rPr>
                <w:rFonts w:ascii="Arial" w:hAnsi="Arial" w:cs="Arial"/>
                <w:b/>
                <w:spacing w:val="-4"/>
                <w:sz w:val="10"/>
                <w:szCs w:val="10"/>
              </w:rPr>
              <w:delText>ТИПОВАЯ ДОКУМЕНТАЦИЯ О ЗАКУПКЕ (ЗА ИСКЛЮЧЕНИЕМ ЗАКУПОК, УЧАСТНИКАМИ КОТОРОЙ МОГУТ БЫТЬ ТОЛЬКО СУБЪЕКТЫ МАЛОГО И СРЕДНЕГО ПРЕДПРИНИМАТЕЛЬСТВА)</w:delText>
            </w:r>
            <w:r>
              <w:rPr>
                <w:rFonts w:ascii="Arial" w:hAnsi="Arial" w:cs="Arial"/>
                <w:b/>
                <w:spacing w:val="-4"/>
                <w:sz w:val="10"/>
                <w:szCs w:val="10"/>
              </w:rPr>
              <w:delText>»</w:delText>
            </w:r>
          </w:del>
        </w:p>
      </w:tc>
      <w:tc>
        <w:tcPr>
          <w:tcW w:w="143" w:type="pct"/>
          <w:tcBorders>
            <w:top w:val="single" w:sz="12" w:space="0" w:color="FFD200"/>
          </w:tcBorders>
        </w:tcPr>
        <w:p w:rsidR="000E5AC8" w:rsidRPr="008961EA" w:rsidRDefault="000E5AC8" w:rsidP="00DF0C27">
          <w:pPr>
            <w:pStyle w:val="aa"/>
            <w:spacing w:before="60"/>
            <w:rPr>
              <w:del w:id="1369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  <w:tr w:rsidR="000E5AC8" w:rsidRPr="00AA422C" w:rsidTr="00DF0C27">
      <w:trPr>
        <w:del w:id="1370" w:author="Rinat Gub" w:date="2022-12-06T13:44:00Z"/>
      </w:trPr>
      <w:tc>
        <w:tcPr>
          <w:tcW w:w="4857" w:type="pct"/>
          <w:vAlign w:val="center"/>
        </w:tcPr>
        <w:p w:rsidR="000E5AC8" w:rsidRPr="00AA422C" w:rsidRDefault="000E5AC8" w:rsidP="00DF0C27">
          <w:pPr>
            <w:pStyle w:val="aa"/>
            <w:ind w:firstLine="0"/>
            <w:jc w:val="both"/>
            <w:rPr>
              <w:del w:id="1371" w:author="Rinat Gub" w:date="2022-12-06T13:44:00Z"/>
              <w:rFonts w:ascii="Arial" w:hAnsi="Arial" w:cs="Arial"/>
              <w:b/>
              <w:sz w:val="10"/>
              <w:szCs w:val="10"/>
            </w:rPr>
          </w:pPr>
          <w:del w:id="1372" w:author="Rinat Gub" w:date="2022-12-06T13:44:00Z">
            <w:r>
              <w:rPr>
                <w:rFonts w:ascii="Arial" w:hAnsi="Arial" w:cs="Arial"/>
                <w:b/>
                <w:sz w:val="10"/>
                <w:szCs w:val="10"/>
              </w:rPr>
              <w:delText xml:space="preserve">№ </w:delText>
            </w:r>
            <w:r w:rsidRPr="00DA3534">
              <w:rPr>
                <w:rFonts w:ascii="Arial" w:hAnsi="Arial" w:cs="Arial"/>
                <w:b/>
                <w:sz w:val="10"/>
                <w:szCs w:val="10"/>
              </w:rPr>
              <w:delText>П2-08 Ф-0002</w:delText>
            </w:r>
            <w:r>
              <w:rPr>
                <w:rFonts w:ascii="Arial" w:hAnsi="Arial" w:cs="Arial"/>
                <w:b/>
                <w:sz w:val="10"/>
                <w:szCs w:val="10"/>
              </w:rPr>
              <w:delText xml:space="preserve"> </w:delText>
            </w:r>
            <w:r w:rsidRPr="009A0E74">
              <w:rPr>
                <w:rFonts w:ascii="Arial" w:hAnsi="Arial" w:cs="Arial"/>
                <w:b/>
                <w:sz w:val="10"/>
                <w:szCs w:val="10"/>
              </w:rPr>
              <w:delText xml:space="preserve">ВЕРСИЯ </w:delText>
            </w:r>
            <w:r>
              <w:rPr>
                <w:rFonts w:ascii="Arial" w:hAnsi="Arial" w:cs="Arial"/>
                <w:b/>
                <w:sz w:val="10"/>
                <w:szCs w:val="10"/>
              </w:rPr>
              <w:delText>2.00</w:delText>
            </w:r>
          </w:del>
        </w:p>
      </w:tc>
      <w:tc>
        <w:tcPr>
          <w:tcW w:w="143" w:type="pct"/>
        </w:tcPr>
        <w:p w:rsidR="000E5AC8" w:rsidRPr="00AA422C" w:rsidRDefault="000E5AC8" w:rsidP="00DF0C27">
          <w:pPr>
            <w:pStyle w:val="aa"/>
            <w:rPr>
              <w:del w:id="1373" w:author="Rinat Gub" w:date="2022-12-06T13:44:00Z"/>
              <w:rFonts w:ascii="Arial" w:hAnsi="Arial" w:cs="Arial"/>
              <w:b/>
              <w:sz w:val="10"/>
              <w:szCs w:val="10"/>
            </w:rPr>
          </w:pPr>
        </w:p>
      </w:tc>
    </w:tr>
  </w:tbl>
  <w:p w:rsidR="000E5AC8" w:rsidRDefault="000E5AC8">
    <w:pPr>
      <w:pStyle w:val="aa"/>
      <w:pPrChange w:id="1374" w:author="Rinat Gub" w:date="2022-12-06T13:44:00Z">
        <w:pPr>
          <w:pStyle w:val="aa"/>
          <w:ind w:firstLine="0"/>
          <w:jc w:val="both"/>
        </w:pPr>
      </w:pPrChange>
    </w:pPr>
    <w:del w:id="1375" w:author="Rinat Gub" w:date="2022-12-06T13:44:00Z"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92A3DD5" wp14:editId="5492E560">
                <wp:simplePos x="0" y="0"/>
                <wp:positionH relativeFrom="column">
                  <wp:posOffset>5186680</wp:posOffset>
                </wp:positionH>
                <wp:positionV relativeFrom="paragraph">
                  <wp:posOffset>92710</wp:posOffset>
                </wp:positionV>
                <wp:extent cx="1009650" cy="333375"/>
                <wp:effectExtent l="0" t="0" r="0" b="9525"/>
                <wp:wrapNone/>
                <wp:docPr id="29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651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AC8" w:rsidRPr="004511AD" w:rsidRDefault="000E5AC8" w:rsidP="00DF0C27">
                            <w:pPr>
                              <w:pStyle w:val="Sf0"/>
                              <w:rPr>
                                <w:del w:id="1376" w:author="Rinat Gub" w:date="2022-12-06T13:44:00Z"/>
                              </w:rPr>
                            </w:pPr>
                            <w:del w:id="1377" w:author="Rinat Gub" w:date="2022-12-06T13:44:00Z">
                              <w:r>
                                <w:delText xml:space="preserve">СТРАНИЦА </w:delText>
                              </w:r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27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delText xml:space="preserve"> ИЗ </w:delTex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delInstrText xml:space="preserve"> NUMPAGES </w:del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delText>29</w:delTex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2A3DD5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408.4pt;margin-top:7.3pt;width:79.5pt;height:26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" filled="f" stroked="f" strokeweight="1.3pt">
                <v:textbox>
                  <w:txbxContent>
                    <w:p w:rsidR="000E5AC8" w:rsidRPr="004511AD" w:rsidRDefault="000E5AC8" w:rsidP="00DF0C27">
                      <w:pPr>
                        <w:pStyle w:val="Sf0"/>
                        <w:rPr>
                          <w:del w:id="1378" w:author="Rinat Gub" w:date="2022-12-06T13:44:00Z"/>
                        </w:rPr>
                      </w:pPr>
                      <w:del w:id="1379" w:author="Rinat Gub" w:date="2022-12-06T13:44:00Z">
                        <w:r>
                          <w:delText xml:space="preserve">СТРАНИЦА </w:delText>
                        </w:r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delText>27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delText xml:space="preserve"> ИЗ </w:delTex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delInstrText xml:space="preserve"> NUMPAGES </w:del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delText>29</w:delTex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del>
                    </w:p>
                  </w:txbxContent>
                </v:textbox>
              </v:shape>
            </w:pict>
          </mc:Fallback>
        </mc:AlternateContent>
      </w:r>
    </w:del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a"/>
      <w:rPr>
        <w:del w:id="1384" w:author="Rinat Gub" w:date="2022-12-06T13:44:00Z"/>
      </w:rPr>
    </w:pPr>
    <w:del w:id="1385" w:author="Rinat Gub" w:date="2022-12-06T13:44:00Z">
      <w:r>
        <w:delText>стр.</w:delText>
      </w:r>
      <w:r>
        <w:rPr>
          <w:rStyle w:val="ad"/>
          <w:szCs w:val="20"/>
        </w:rPr>
        <w:fldChar w:fldCharType="begin"/>
      </w:r>
      <w:r>
        <w:rPr>
          <w:rStyle w:val="ad"/>
          <w:szCs w:val="20"/>
        </w:rPr>
        <w:delInstrText xml:space="preserve"> PAGE </w:delInstrText>
      </w:r>
      <w:r>
        <w:rPr>
          <w:rStyle w:val="ad"/>
          <w:szCs w:val="20"/>
        </w:rPr>
        <w:fldChar w:fldCharType="separate"/>
      </w:r>
      <w:r>
        <w:rPr>
          <w:rStyle w:val="ad"/>
          <w:noProof/>
          <w:szCs w:val="20"/>
        </w:rPr>
        <w:delText>322</w:delText>
      </w:r>
      <w:r>
        <w:rPr>
          <w:rStyle w:val="ad"/>
          <w:szCs w:val="20"/>
        </w:rPr>
        <w:fldChar w:fldCharType="end"/>
      </w:r>
      <w:r>
        <w:rPr>
          <w:rStyle w:val="ad"/>
          <w:szCs w:val="20"/>
        </w:rPr>
        <w:delText xml:space="preserve"> из </w:delText>
      </w:r>
      <w:r>
        <w:rPr>
          <w:rStyle w:val="ad"/>
          <w:szCs w:val="20"/>
        </w:rPr>
        <w:fldChar w:fldCharType="begin"/>
      </w:r>
      <w:r>
        <w:rPr>
          <w:rStyle w:val="ad"/>
          <w:szCs w:val="20"/>
        </w:rPr>
        <w:delInstrText xml:space="preserve"> NUMPAGES </w:delInstrText>
      </w:r>
      <w:r>
        <w:rPr>
          <w:rStyle w:val="ad"/>
          <w:szCs w:val="20"/>
        </w:rPr>
        <w:fldChar w:fldCharType="separate"/>
      </w:r>
      <w:r>
        <w:rPr>
          <w:rStyle w:val="ad"/>
          <w:noProof/>
          <w:szCs w:val="20"/>
        </w:rPr>
        <w:delText>346</w:delText>
      </w:r>
      <w:r>
        <w:rPr>
          <w:rStyle w:val="ad"/>
          <w:szCs w:val="20"/>
        </w:rPr>
        <w:fldChar w:fldCharType="end"/>
      </w:r>
    </w:del>
  </w:p>
  <w:customXmlInsRangeStart w:id="1386" w:author="Rinat Gub" w:date="2022-12-06T13:44:00Z"/>
  <w:sdt>
    <w:sdtPr>
      <w:id w:val="-1173717288"/>
      <w:docPartObj>
        <w:docPartGallery w:val="Page Numbers (Bottom of Page)"/>
        <w:docPartUnique/>
      </w:docPartObj>
    </w:sdtPr>
    <w:sdtContent>
      <w:customXmlInsRangeEnd w:id="1386"/>
      <w:p w:rsidR="000E5AC8" w:rsidRDefault="000E5AC8">
        <w:pPr>
          <w:pStyle w:val="aa"/>
        </w:pPr>
        <w:ins w:id="1387" w:author="Rinat Gub" w:date="2022-12-06T13:44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322</w:t>
          </w:r>
          <w:r>
            <w:rPr>
              <w:noProof/>
            </w:rPr>
            <w:fldChar w:fldCharType="end"/>
          </w:r>
        </w:ins>
      </w:p>
      <w:customXmlInsRangeStart w:id="1388" w:author="Rinat Gub" w:date="2022-12-06T13:44:00Z"/>
    </w:sdtContent>
  </w:sdt>
  <w:customXmlInsRangeEnd w:id="1388"/>
  <w:p w:rsidR="000E5AC8" w:rsidRPr="002F5350" w:rsidRDefault="000E5AC8" w:rsidP="002F5350">
    <w:pPr>
      <w:pStyle w:val="aa"/>
      <w:rPr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5AC8" w:rsidRDefault="000E5AC8">
      <w:r>
        <w:separator/>
      </w:r>
    </w:p>
  </w:footnote>
  <w:footnote w:type="continuationSeparator" w:id="0">
    <w:p w:rsidR="000E5AC8" w:rsidRDefault="000E5AC8">
      <w:r>
        <w:continuationSeparator/>
      </w:r>
    </w:p>
  </w:footnote>
  <w:footnote w:type="continuationNotice" w:id="1">
    <w:p w:rsidR="000E5AC8" w:rsidRDefault="000E5AC8"/>
  </w:footnote>
  <w:footnote w:id="2">
    <w:p w:rsidR="000E5AC8" w:rsidRPr="008A7B3D" w:rsidRDefault="000E5AC8" w:rsidP="008A7B3D">
      <w:pPr>
        <w:pStyle w:val="afff2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При наличии на электронной торговой площадке специального функционала для приема указанных документов.</w:t>
      </w:r>
    </w:p>
  </w:footnote>
  <w:footnote w:id="3">
    <w:p w:rsidR="000E5AC8" w:rsidRPr="008A7B3D" w:rsidRDefault="000E5AC8" w:rsidP="008A7B3D">
      <w:pPr>
        <w:pStyle w:val="afff2"/>
        <w:rPr>
          <w:rFonts w:ascii="Arial" w:hAnsi="Arial" w:cs="Arial"/>
          <w:sz w:val="16"/>
          <w:szCs w:val="16"/>
        </w:rPr>
        <w:pPrChange w:id="395" w:author="Rinat Gub" w:date="2022-12-06T13:44:00Z">
          <w:pPr>
            <w:pStyle w:val="afff2"/>
            <w:spacing w:before="0"/>
          </w:pPr>
        </w:pPrChange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Укажите гражданство иного государства (при наличии</w:t>
      </w:r>
      <w:del w:id="396" w:author="Rinat Gub" w:date="2022-12-06T13:44:00Z">
        <w:r w:rsidRPr="008A7B3D">
          <w:rPr>
            <w:rFonts w:ascii="Arial" w:hAnsi="Arial" w:cs="Arial"/>
            <w:sz w:val="16"/>
            <w:szCs w:val="16"/>
          </w:rPr>
          <w:delText>)</w:delText>
        </w:r>
      </w:del>
      <w:ins w:id="397" w:author="Rinat Gub" w:date="2022-12-06T13:44:00Z">
        <w:r w:rsidRPr="008A7B3D">
          <w:rPr>
            <w:rFonts w:ascii="Arial" w:hAnsi="Arial" w:cs="Arial"/>
            <w:sz w:val="16"/>
            <w:szCs w:val="16"/>
          </w:rPr>
          <w:t>)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4">
    <w:p w:rsidR="000E5AC8" w:rsidRPr="008A7B3D" w:rsidRDefault="000E5AC8" w:rsidP="008A7B3D">
      <w:pPr>
        <w:pStyle w:val="afff2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При наличии на электронной торговой площадке специального функционала для приема указанных документов.</w:t>
      </w:r>
    </w:p>
  </w:footnote>
  <w:footnote w:id="5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Согласно ст.4 Закона РСФСР от 22.03.1991 №948-1 «О конкуренции и ограничении монополистической деятельности на товарных рынках».</w:t>
      </w:r>
    </w:p>
  </w:footnote>
  <w:footnote w:id="6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Согласно ст.9 Федерального за</w:t>
      </w:r>
      <w:r>
        <w:rPr>
          <w:rFonts w:ascii="Arial" w:hAnsi="Arial" w:cs="Arial"/>
          <w:sz w:val="16"/>
          <w:szCs w:val="16"/>
        </w:rPr>
        <w:t>кона РФ от 26.07.2006 № 135-ФЗ «О защите конкуренции»</w:t>
      </w:r>
      <w:r w:rsidRPr="008A7B3D">
        <w:rPr>
          <w:rFonts w:ascii="Arial" w:hAnsi="Arial" w:cs="Arial"/>
          <w:sz w:val="16"/>
          <w:szCs w:val="16"/>
        </w:rPr>
        <w:t>.</w:t>
      </w:r>
    </w:p>
  </w:footnote>
  <w:footnote w:id="7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Данная форма может быть изменена при инициировании закупочной процедуры.</w:t>
      </w:r>
    </w:p>
  </w:footnote>
  <w:footnote w:id="8">
    <w:p w:rsidR="000E5AC8" w:rsidRPr="008A7B3D" w:rsidRDefault="000E5AC8" w:rsidP="008A7B3D">
      <w:pPr>
        <w:pStyle w:val="afff2"/>
        <w:spacing w:before="0"/>
        <w:rPr>
          <w:ins w:id="2530" w:author="Rinat Gub" w:date="2022-12-06T13:44:00Z"/>
          <w:rFonts w:ascii="Arial" w:hAnsi="Arial" w:cs="Arial"/>
          <w:sz w:val="16"/>
          <w:szCs w:val="16"/>
        </w:rPr>
      </w:pPr>
      <w:ins w:id="253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составе коммерческой части заявки Участник закупки должен представить калькуляцию стоимости продукции (раскрытие информации о составляющих цены), отражающую цену завода-изготовителя, транспортные расходы, наценку посредника, стоимость страхования и таможенного оформления и т.д.). При закупке сложного технологического оборудования необходимо расширить калькуляцию иными составляющими. Форма предоставления данных определяется Участником закупки.</w:t>
        </w:r>
      </w:ins>
    </w:p>
  </w:footnote>
  <w:footnote w:id="9">
    <w:p w:rsidR="000E5AC8" w:rsidRPr="008A7B3D" w:rsidRDefault="000E5AC8" w:rsidP="008A7B3D">
      <w:pPr>
        <w:pStyle w:val="afff2"/>
        <w:spacing w:before="0"/>
        <w:rPr>
          <w:del w:id="2641" w:author="Rinat Gub" w:date="2022-12-06T13:44:00Z"/>
          <w:rFonts w:ascii="Arial" w:hAnsi="Arial" w:cs="Arial"/>
          <w:sz w:val="16"/>
          <w:szCs w:val="16"/>
        </w:rPr>
      </w:pPr>
      <w:del w:id="2642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delText xml:space="preserve"> Данная форма может быть изменена при инициировании закупочной процедуры.</w:delText>
        </w:r>
      </w:del>
    </w:p>
  </w:footnote>
  <w:footnote w:id="10">
    <w:p w:rsidR="000E5AC8" w:rsidRPr="008A7B3D" w:rsidRDefault="000E5AC8" w:rsidP="008A7B3D">
      <w:pPr>
        <w:pStyle w:val="afff2"/>
        <w:spacing w:before="0"/>
        <w:rPr>
          <w:del w:id="5383" w:author="Rinat Gub" w:date="2022-12-06T13:44:00Z"/>
          <w:rFonts w:ascii="Arial" w:hAnsi="Arial" w:cs="Arial"/>
          <w:sz w:val="16"/>
          <w:szCs w:val="16"/>
        </w:rPr>
      </w:pPr>
      <w:del w:id="538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delText xml:space="preserve"> Данная форма может быть изменена при инициировании закупочной процедуры.</w:delText>
        </w:r>
      </w:del>
    </w:p>
  </w:footnote>
  <w:footnote w:id="11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В случае если банковская гарантия выдается не в российских рублях, в текст гарантии подлежит включению следующее положение:</w:t>
      </w:r>
    </w:p>
    <w:p w:rsidR="000E5AC8" w:rsidRPr="008A7B3D" w:rsidRDefault="000E5AC8" w:rsidP="008A7B3D">
      <w:pPr>
        <w:pStyle w:val="afff2"/>
        <w:ind w:firstLine="567"/>
        <w:rPr>
          <w:rFonts w:ascii="Arial" w:hAnsi="Arial" w:cs="Arial"/>
          <w:sz w:val="16"/>
          <w:szCs w:val="16"/>
        </w:rPr>
      </w:pPr>
      <w:r w:rsidRPr="008A7B3D">
        <w:rPr>
          <w:rFonts w:ascii="Arial" w:hAnsi="Arial" w:cs="Arial"/>
          <w:sz w:val="16"/>
          <w:szCs w:val="16"/>
        </w:rPr>
        <w:t xml:space="preserve">Платеж(-и) по настоящей Гарантии будет(-ут) произведен(-ны) </w:t>
      </w:r>
      <w:r w:rsidRPr="008A7B3D">
        <w:rPr>
          <w:rFonts w:ascii="Arial" w:hAnsi="Arial" w:cs="Arial"/>
          <w:b/>
          <w:sz w:val="16"/>
          <w:szCs w:val="16"/>
        </w:rPr>
        <w:t>Гарантом</w:t>
      </w:r>
      <w:r w:rsidRPr="008A7B3D">
        <w:rPr>
          <w:rFonts w:ascii="Arial" w:hAnsi="Arial" w:cs="Arial"/>
          <w:sz w:val="16"/>
          <w:szCs w:val="16"/>
        </w:rPr>
        <w:t xml:space="preserve"> в рублях по курсу Банка России на дату платежа по Гарантии.</w:t>
      </w:r>
    </w:p>
  </w:footnote>
  <w:footnote w:id="12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Дата - срок исполнения обязательств контрагента по Договору + не менее 60 дней.</w:t>
      </w:r>
    </w:p>
  </w:footnote>
  <w:footnote w:id="13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В случае если банковская гарантия выдается не в российских рублях, в текст гарантии подлежит включению следующее положение:</w:t>
      </w:r>
    </w:p>
    <w:p w:rsidR="000E5AC8" w:rsidRPr="008A7B3D" w:rsidRDefault="000E5AC8" w:rsidP="008A7B3D">
      <w:pPr>
        <w:pStyle w:val="afff2"/>
        <w:ind w:firstLine="567"/>
        <w:rPr>
          <w:rFonts w:ascii="Arial" w:hAnsi="Arial" w:cs="Arial"/>
          <w:sz w:val="16"/>
          <w:szCs w:val="16"/>
        </w:rPr>
      </w:pPr>
      <w:r w:rsidRPr="008A7B3D">
        <w:rPr>
          <w:rFonts w:ascii="Arial" w:hAnsi="Arial" w:cs="Arial"/>
          <w:sz w:val="16"/>
          <w:szCs w:val="16"/>
        </w:rPr>
        <w:t xml:space="preserve">Платеж(-и) по настоящей Гарантии будет(-ут) произведен(-ны) </w:t>
      </w:r>
      <w:r w:rsidRPr="008A7B3D">
        <w:rPr>
          <w:rFonts w:ascii="Arial" w:hAnsi="Arial" w:cs="Arial"/>
          <w:b/>
          <w:sz w:val="16"/>
          <w:szCs w:val="16"/>
        </w:rPr>
        <w:t>Гарантом</w:t>
      </w:r>
      <w:r w:rsidRPr="008A7B3D">
        <w:rPr>
          <w:rFonts w:ascii="Arial" w:hAnsi="Arial" w:cs="Arial"/>
          <w:sz w:val="16"/>
          <w:szCs w:val="16"/>
        </w:rPr>
        <w:t xml:space="preserve"> в рублях по курсу Банка России на дату платежа по Гарантии.</w:t>
      </w:r>
    </w:p>
  </w:footnote>
  <w:footnote w:id="14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Дата - не менее 60 дней с момента окончания действия Договора.</w:t>
      </w:r>
    </w:p>
  </w:footnote>
  <w:footnote w:id="15">
    <w:p w:rsidR="000E5AC8" w:rsidRPr="008A7B3D" w:rsidRDefault="000E5AC8" w:rsidP="008A7B3D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8A7B3D">
        <w:rPr>
          <w:rStyle w:val="afc"/>
          <w:rFonts w:ascii="Arial" w:hAnsi="Arial" w:cs="Arial"/>
          <w:sz w:val="16"/>
          <w:szCs w:val="16"/>
        </w:rPr>
        <w:footnoteRef/>
      </w:r>
      <w:r w:rsidRPr="008A7B3D">
        <w:rPr>
          <w:rFonts w:ascii="Arial" w:hAnsi="Arial" w:cs="Arial"/>
          <w:sz w:val="16"/>
          <w:szCs w:val="16"/>
        </w:rPr>
        <w:t xml:space="preserve"> Если НДС не применяется, то везде в таблице указывается стоимость без НДС с соответствующей пометкой «Без НДС».</w:t>
      </w:r>
    </w:p>
  </w:footnote>
  <w:footnote w:id="16">
    <w:p w:rsidR="000E5AC8" w:rsidRPr="008A7B3D" w:rsidRDefault="000E5AC8" w:rsidP="008A7B3D">
      <w:pPr>
        <w:pStyle w:val="afff2"/>
        <w:spacing w:before="0"/>
        <w:rPr>
          <w:ins w:id="8507" w:author="Rinat Gub" w:date="2022-12-06T13:44:00Z"/>
          <w:rFonts w:ascii="Arial" w:hAnsi="Arial" w:cs="Arial"/>
          <w:sz w:val="16"/>
          <w:szCs w:val="16"/>
        </w:rPr>
      </w:pPr>
      <w:ins w:id="8508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Время и дата окончания срока подачи заявки (соответствующей части) согласно Извещению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17">
    <w:p w:rsidR="000E5AC8" w:rsidRPr="008A7B3D" w:rsidRDefault="000E5AC8" w:rsidP="008A7B3D">
      <w:pPr>
        <w:pStyle w:val="afff2"/>
        <w:spacing w:before="0"/>
        <w:rPr>
          <w:ins w:id="8605" w:author="Rinat Gub" w:date="2022-12-06T13:44:00Z"/>
          <w:rFonts w:ascii="Arial" w:hAnsi="Arial" w:cs="Arial"/>
          <w:sz w:val="16"/>
          <w:szCs w:val="16"/>
        </w:rPr>
      </w:pPr>
      <w:ins w:id="8606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Время и дата окончания срока подачи заявки (соответствующей части) согласно Извещению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18">
    <w:p w:rsidR="000E5AC8" w:rsidRPr="008A7B3D" w:rsidRDefault="000E5AC8" w:rsidP="008A7B3D">
      <w:pPr>
        <w:pStyle w:val="afff2"/>
        <w:spacing w:before="0"/>
        <w:rPr>
          <w:ins w:id="8700" w:author="Rinat Gub" w:date="2022-12-06T13:44:00Z"/>
          <w:rFonts w:ascii="Arial" w:hAnsi="Arial" w:cs="Arial"/>
          <w:sz w:val="16"/>
          <w:szCs w:val="16"/>
        </w:rPr>
      </w:pPr>
      <w:ins w:id="870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Время и дата окончания срока подачи заявки (соответствующей части) согласно Извещению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19">
    <w:p w:rsidR="000E5AC8" w:rsidRPr="008A7B3D" w:rsidRDefault="000E5AC8" w:rsidP="008A7B3D">
      <w:pPr>
        <w:pStyle w:val="afff2"/>
        <w:rPr>
          <w:ins w:id="9307" w:author="Rinat Gub" w:date="2022-12-06T13:44:00Z"/>
          <w:rFonts w:ascii="Arial" w:hAnsi="Arial" w:cs="Arial"/>
          <w:sz w:val="16"/>
          <w:szCs w:val="16"/>
        </w:rPr>
      </w:pPr>
      <w:ins w:id="9308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Жалоба может быть подана только в адрес Заказчика, либо Организатора закупки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20">
    <w:p w:rsidR="000E5AC8" w:rsidRPr="008A7B3D" w:rsidRDefault="000E5AC8" w:rsidP="008A7B3D">
      <w:pPr>
        <w:pStyle w:val="afff2"/>
        <w:spacing w:before="0"/>
        <w:rPr>
          <w:ins w:id="9620" w:author="Rinat Gub" w:date="2022-12-06T13:44:00Z"/>
          <w:rFonts w:ascii="Arial" w:hAnsi="Arial" w:cs="Arial"/>
          <w:sz w:val="16"/>
          <w:szCs w:val="16"/>
        </w:rPr>
      </w:pPr>
      <w:ins w:id="962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Требования должны включать оговорку о приемлемости «аналога» или «эквивалента» за исключением случаев, установленных в Положении Компании «О закупке товаров, работ, услуг».</w:t>
        </w:r>
      </w:ins>
    </w:p>
  </w:footnote>
  <w:footnote w:id="21">
    <w:p w:rsidR="000E5AC8" w:rsidRPr="008A7B3D" w:rsidRDefault="000E5AC8" w:rsidP="008A7B3D">
      <w:pPr>
        <w:pStyle w:val="afff2"/>
        <w:rPr>
          <w:ins w:id="9732" w:author="Rinat Gub" w:date="2022-12-06T13:44:00Z"/>
          <w:rFonts w:ascii="Arial" w:hAnsi="Arial" w:cs="Arial"/>
          <w:sz w:val="16"/>
          <w:szCs w:val="16"/>
        </w:rPr>
      </w:pPr>
      <w:ins w:id="973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Второй этап – проведение выездной проверки (технического аудита) является правом Заказчика и в рамках отбора участников закупки является опциональной по решению Заказчика. В случае, если проверка на соответствие требованиям ПБОТОС проводится в целях долгосрочной квалификации – проведение выездной проверки (технического аудита) является обязательным.</w:t>
        </w:r>
      </w:ins>
    </w:p>
  </w:footnote>
  <w:footnote w:id="22">
    <w:p w:rsidR="000E5AC8" w:rsidRPr="008A7B3D" w:rsidRDefault="000E5AC8" w:rsidP="008A7B3D">
      <w:pPr>
        <w:pStyle w:val="afff2"/>
        <w:spacing w:before="0"/>
        <w:rPr>
          <w:ins w:id="9858" w:author="Rinat Gub" w:date="2022-12-06T13:44:00Z"/>
          <w:rFonts w:ascii="Arial" w:hAnsi="Arial" w:cs="Arial"/>
          <w:sz w:val="16"/>
          <w:szCs w:val="16"/>
        </w:rPr>
      </w:pPr>
      <w:ins w:id="985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Представленные требования распространяются:</w:t>
        </w:r>
      </w:ins>
    </w:p>
    <w:p w:rsidR="000E5AC8" w:rsidRPr="008A7B3D" w:rsidRDefault="000E5AC8" w:rsidP="0040134A">
      <w:pPr>
        <w:pStyle w:val="afff2"/>
        <w:numPr>
          <w:ilvl w:val="0"/>
          <w:numId w:val="238"/>
        </w:numPr>
        <w:spacing w:before="0"/>
        <w:rPr>
          <w:ins w:id="9860" w:author="Rinat Gub" w:date="2022-12-06T13:44:00Z"/>
          <w:rFonts w:ascii="Arial" w:hAnsi="Arial" w:cs="Arial"/>
          <w:sz w:val="16"/>
          <w:szCs w:val="16"/>
        </w:rPr>
      </w:pPr>
      <w:ins w:id="9861" w:author="Rinat Gub" w:date="2022-12-06T13:44:00Z">
        <w:r w:rsidRPr="008A7B3D">
          <w:rPr>
            <w:rFonts w:ascii="Arial" w:hAnsi="Arial" w:cs="Arial"/>
            <w:sz w:val="16"/>
            <w:szCs w:val="16"/>
          </w:rPr>
          <w:t>на резидентов РФ;</w:t>
        </w:r>
      </w:ins>
    </w:p>
    <w:p w:rsidR="000E5AC8" w:rsidRPr="008A7B3D" w:rsidRDefault="000E5AC8" w:rsidP="0040134A">
      <w:pPr>
        <w:pStyle w:val="afff2"/>
        <w:numPr>
          <w:ilvl w:val="0"/>
          <w:numId w:val="238"/>
        </w:numPr>
        <w:spacing w:before="0"/>
        <w:rPr>
          <w:ins w:id="9862" w:author="Rinat Gub" w:date="2022-12-06T13:44:00Z"/>
          <w:rFonts w:ascii="Arial" w:hAnsi="Arial" w:cs="Arial"/>
          <w:sz w:val="16"/>
          <w:szCs w:val="16"/>
        </w:rPr>
      </w:pPr>
      <w:ins w:id="9863" w:author="Rinat Gub" w:date="2022-12-06T13:44:00Z">
        <w:r w:rsidRPr="008A7B3D">
          <w:rPr>
            <w:rFonts w:ascii="Arial" w:hAnsi="Arial" w:cs="Arial"/>
            <w:sz w:val="16"/>
            <w:szCs w:val="16"/>
          </w:rPr>
          <w:t>на индивидуальных предпринимателей (по аналогии с нерезидентами), за исключением пп. 3, 15.2, 15.9,</w:t>
        </w:r>
        <w:r w:rsidRPr="00E46285">
          <w:rPr>
            <w:rFonts w:ascii="Arial" w:hAnsi="Arial" w:cs="Arial"/>
            <w:sz w:val="16"/>
            <w:szCs w:val="16"/>
          </w:rPr>
          <w:t xml:space="preserve"> 15.10, 15.11, </w:t>
        </w:r>
        <w:r>
          <w:rPr>
            <w:rFonts w:ascii="Arial" w:hAnsi="Arial" w:cs="Arial"/>
            <w:sz w:val="16"/>
            <w:szCs w:val="16"/>
          </w:rPr>
          <w:t xml:space="preserve">15.12, </w:t>
        </w:r>
        <w:r w:rsidRPr="00E46285">
          <w:rPr>
            <w:rFonts w:ascii="Arial" w:hAnsi="Arial" w:cs="Arial"/>
            <w:sz w:val="16"/>
            <w:szCs w:val="16"/>
          </w:rPr>
          <w:t xml:space="preserve">15.15, </w:t>
        </w:r>
        <w:r w:rsidRPr="008A7B3D">
          <w:rPr>
            <w:rFonts w:ascii="Arial" w:hAnsi="Arial" w:cs="Arial"/>
            <w:sz w:val="16"/>
            <w:szCs w:val="16"/>
          </w:rPr>
          <w:t>15.16, 15.19.;</w:t>
        </w:r>
      </w:ins>
    </w:p>
    <w:p w:rsidR="000E5AC8" w:rsidRPr="008A7B3D" w:rsidRDefault="000E5AC8" w:rsidP="0040134A">
      <w:pPr>
        <w:pStyle w:val="afff2"/>
        <w:numPr>
          <w:ilvl w:val="0"/>
          <w:numId w:val="238"/>
        </w:numPr>
        <w:spacing w:before="0"/>
        <w:rPr>
          <w:ins w:id="9864" w:author="Rinat Gub" w:date="2022-12-06T13:44:00Z"/>
          <w:rFonts w:ascii="Arial" w:hAnsi="Arial" w:cs="Arial"/>
          <w:sz w:val="16"/>
          <w:szCs w:val="16"/>
        </w:rPr>
      </w:pPr>
      <w:ins w:id="9865" w:author="Rinat Gub" w:date="2022-12-06T13:44:00Z">
        <w:r w:rsidRPr="008A7B3D">
          <w:rPr>
            <w:rFonts w:ascii="Arial" w:hAnsi="Arial" w:cs="Arial"/>
            <w:sz w:val="16"/>
            <w:szCs w:val="16"/>
          </w:rPr>
          <w:t>на нерезидентов РФ, за исключением пп. 2, 10, 11, 15.3, 15.5, 15.8, 15.11, 15.12, 15.13, 15.15, 15.16, 15.18, 15.20.</w:t>
        </w:r>
      </w:ins>
    </w:p>
  </w:footnote>
  <w:footnote w:id="23">
    <w:p w:rsidR="000E5AC8" w:rsidRPr="008A7B3D" w:rsidRDefault="000E5AC8" w:rsidP="008A7B3D">
      <w:pPr>
        <w:ind w:right="312" w:firstLine="0"/>
        <w:rPr>
          <w:ins w:id="9945" w:author="Rinat Gub" w:date="2022-12-06T13:44:00Z"/>
          <w:rFonts w:ascii="Arial" w:hAnsi="Arial" w:cs="Arial"/>
          <w:sz w:val="16"/>
          <w:szCs w:val="16"/>
        </w:rPr>
      </w:pPr>
      <w:ins w:id="9946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  </w:r>
      </w:ins>
    </w:p>
  </w:footnote>
  <w:footnote w:id="24">
    <w:p w:rsidR="000E5AC8" w:rsidRPr="008A7B3D" w:rsidRDefault="000E5AC8" w:rsidP="008A7B3D">
      <w:pPr>
        <w:pStyle w:val="afff2"/>
        <w:spacing w:before="0"/>
        <w:rPr>
          <w:ins w:id="10030" w:author="Rinat Gub" w:date="2022-12-06T13:44:00Z"/>
          <w:rFonts w:ascii="Arial" w:hAnsi="Arial" w:cs="Arial"/>
          <w:sz w:val="16"/>
          <w:szCs w:val="16"/>
        </w:rPr>
      </w:pPr>
      <w:ins w:id="1003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сертификаты на </w:t>
        </w:r>
      </w:ins>
    </w:p>
    <w:p w:rsidR="000E5AC8" w:rsidRPr="008A7B3D" w:rsidRDefault="000E5AC8" w:rsidP="008A7B3D">
      <w:pPr>
        <w:pStyle w:val="afff2"/>
        <w:spacing w:before="0"/>
        <w:rPr>
          <w:ins w:id="10032" w:author="Rinat Gub" w:date="2022-12-06T13:44:00Z"/>
          <w:rFonts w:ascii="Arial" w:hAnsi="Arial" w:cs="Arial"/>
          <w:sz w:val="16"/>
          <w:szCs w:val="16"/>
        </w:rPr>
      </w:pPr>
      <w:ins w:id="10033" w:author="Rinat Gub" w:date="2022-12-06T13:44:00Z">
        <w:r w:rsidRPr="008A7B3D">
          <w:rPr>
            <w:rFonts w:ascii="Arial" w:hAnsi="Arial" w:cs="Arial"/>
            <w:sz w:val="16"/>
            <w:szCs w:val="16"/>
          </w:rPr>
          <w:t>продукцию, банковские гарантии, а также документы ПАО «НК «Роснефть» о результатах прохождения аккредитации и/или квалификации по видам продукции.</w:t>
        </w:r>
      </w:ins>
    </w:p>
  </w:footnote>
  <w:footnote w:id="25">
    <w:p w:rsidR="000E5AC8" w:rsidRPr="008A7B3D" w:rsidRDefault="000E5AC8" w:rsidP="008A7B3D">
      <w:pPr>
        <w:pStyle w:val="afff2"/>
        <w:spacing w:before="0"/>
        <w:rPr>
          <w:ins w:id="10223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2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Письма Министерства финансов Российской Федерации: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25" w:author="Rinat Gub" w:date="2022-12-06T13:44:00Z"/>
          <w:rFonts w:ascii="Arial" w:hAnsi="Arial" w:cs="Arial"/>
          <w:sz w:val="16"/>
          <w:szCs w:val="16"/>
        </w:rPr>
      </w:pPr>
      <w:ins w:id="10226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10.04.2009 № 03-02-07/1-177;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27" w:author="Rinat Gub" w:date="2022-12-06T13:44:00Z"/>
          <w:rFonts w:ascii="Arial" w:hAnsi="Arial" w:cs="Arial"/>
          <w:sz w:val="16"/>
          <w:szCs w:val="16"/>
        </w:rPr>
      </w:pPr>
      <w:ins w:id="10228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 xml:space="preserve">от 05.05.2012 № 03-02-07/1-113; 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29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30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 xml:space="preserve">от 13.12.2011 № 03-02-07/1-430 «О порядке проверки контрагентов»; 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31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32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03.08.2012 № 03-02-07/1-197«О подтверждении добросовестности контрагента»;.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33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3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17.12.2014 № 03-02-07/1/65228. О проявлении налогоплательщиком должной осмотрительности и осторожности при выборе контрагента.</w:t>
        </w:r>
      </w:ins>
    </w:p>
  </w:footnote>
  <w:footnote w:id="26">
    <w:p w:rsidR="000E5AC8" w:rsidRPr="008A7B3D" w:rsidRDefault="000E5AC8" w:rsidP="008A7B3D">
      <w:pPr>
        <w:pStyle w:val="afff2"/>
        <w:spacing w:before="0"/>
        <w:rPr>
          <w:ins w:id="10235" w:author="Rinat Gub" w:date="2022-12-06T13:44:00Z"/>
          <w:rFonts w:ascii="Arial" w:hAnsi="Arial" w:cs="Arial"/>
          <w:sz w:val="16"/>
          <w:szCs w:val="16"/>
        </w:rPr>
      </w:pPr>
      <w:ins w:id="10236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Письм</w:t>
        </w:r>
        <w:r w:rsidRPr="008A7B3D">
          <w:rPr>
            <w:rFonts w:ascii="Arial" w:hAnsi="Arial" w:cs="Arial"/>
            <w:sz w:val="16"/>
            <w:szCs w:val="16"/>
          </w:rPr>
          <w:t>а</w:t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 xml:space="preserve"> Федеральной налоговой службы</w:t>
        </w:r>
        <w:r w:rsidRPr="008A7B3D">
          <w:rPr>
            <w:rFonts w:ascii="Arial" w:hAnsi="Arial" w:cs="Arial"/>
            <w:sz w:val="16"/>
            <w:szCs w:val="16"/>
          </w:rPr>
          <w:t>: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37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38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17.10.2012 № АС-4-2/17710 «О проявлении должной осмотрительности в выборе контрагентов»;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39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40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41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42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43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4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45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46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47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48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rPr>
          <w:ins w:id="10249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50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Приказ ФНС России от 30.05.2007 №ММ-3-06/333@ «Об утверждении Концепции системы планирования выездных налоговых проверок»;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ind w:right="312"/>
        <w:rPr>
          <w:ins w:id="10251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52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Приказа ФНС России от 11.02.2016 №ММВ-7-14/72@, «Об утверждении оснований, условий и способов проведения указанных в пункте 4.2 статьи 9 ФЗ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  </w:r>
      </w:ins>
    </w:p>
    <w:p w:rsidR="000E5AC8" w:rsidRPr="008A7B3D" w:rsidRDefault="000E5AC8" w:rsidP="0040134A">
      <w:pPr>
        <w:pStyle w:val="afff2"/>
        <w:numPr>
          <w:ilvl w:val="0"/>
          <w:numId w:val="147"/>
        </w:numPr>
        <w:spacing w:before="0"/>
        <w:ind w:right="312"/>
        <w:rPr>
          <w:ins w:id="10253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25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  </w:r>
      </w:ins>
    </w:p>
  </w:footnote>
  <w:footnote w:id="27">
    <w:p w:rsidR="000E5AC8" w:rsidRPr="00AA13A9" w:rsidRDefault="000E5AC8" w:rsidP="008A7B3D">
      <w:pPr>
        <w:pStyle w:val="afff2"/>
        <w:spacing w:before="0"/>
        <w:rPr>
          <w:ins w:id="10312" w:author="Rinat Gub" w:date="2022-12-06T13:44:00Z"/>
          <w:rFonts w:ascii="Arial" w:hAnsi="Arial" w:cs="Arial"/>
          <w:sz w:val="16"/>
          <w:szCs w:val="16"/>
        </w:rPr>
      </w:pPr>
      <w:ins w:id="1031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соответствии с данными сайта ФНС России </w:t>
        </w:r>
        <w:r w:rsidRPr="008A7B3D">
          <w:rPr>
            <w:rFonts w:ascii="Arial" w:hAnsi="Arial" w:cs="Arial"/>
            <w:sz w:val="16"/>
            <w:szCs w:val="16"/>
            <w:lang w:val="en-US"/>
          </w:rPr>
          <w:t>www</w:t>
        </w:r>
        <w:r w:rsidRPr="008A7B3D">
          <w:rPr>
            <w:rFonts w:ascii="Arial" w:hAnsi="Arial" w:cs="Arial"/>
            <w:sz w:val="16"/>
            <w:szCs w:val="16"/>
          </w:rPr>
          <w:t>.</w:t>
        </w:r>
        <w:r w:rsidRPr="008A7B3D">
          <w:rPr>
            <w:rFonts w:ascii="Arial" w:hAnsi="Arial" w:cs="Arial"/>
            <w:sz w:val="16"/>
            <w:szCs w:val="16"/>
            <w:lang w:val="en-US"/>
          </w:rPr>
          <w:t>nalog</w:t>
        </w:r>
        <w:r w:rsidRPr="008A7B3D">
          <w:rPr>
            <w:rFonts w:ascii="Arial" w:hAnsi="Arial" w:cs="Arial"/>
            <w:sz w:val="16"/>
            <w:szCs w:val="16"/>
          </w:rPr>
          <w:t>.</w:t>
        </w:r>
        <w:r w:rsidRPr="008A7B3D">
          <w:rPr>
            <w:rFonts w:ascii="Arial" w:hAnsi="Arial" w:cs="Arial"/>
            <w:sz w:val="16"/>
            <w:szCs w:val="16"/>
            <w:lang w:val="en-US"/>
          </w:rPr>
          <w:t>ru</w:t>
        </w:r>
        <w:r w:rsidRPr="008A7B3D">
          <w:rPr>
            <w:rFonts w:ascii="Arial" w:hAnsi="Arial" w:cs="Arial"/>
            <w:sz w:val="16"/>
            <w:szCs w:val="16"/>
          </w:rPr>
          <w:t xml:space="preserve">. Адреса, указанные при государственной регистрации в качестве места нахождения несколькими юридическими лицами </w:t>
        </w:r>
        <w:r>
          <w:fldChar w:fldCharType="begin"/>
        </w:r>
        <w:r>
          <w:instrText xml:space="preserve"> HYPERLINK "https://service.nalog.ru/addrfind.do" </w:instrText>
        </w:r>
        <w:r>
          <w:fldChar w:fldCharType="separate"/>
        </w:r>
        <w:r w:rsidRPr="008A7B3D"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t>https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</w:rPr>
          <w:t>://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t>service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</w:rPr>
          <w:t>.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t>nalog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</w:rPr>
          <w:t>.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t>ru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</w:rPr>
          <w:t>/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t>addrfind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</w:rPr>
          <w:t>.</w:t>
        </w:r>
        <w:r w:rsidRPr="008A7B3D"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t>do</w:t>
        </w:r>
        <w:r>
          <w:rPr>
            <w:rStyle w:val="ac"/>
            <w:rFonts w:ascii="Arial" w:hAnsi="Arial" w:cs="Arial"/>
            <w:i w:val="0"/>
            <w:sz w:val="16"/>
            <w:szCs w:val="16"/>
            <w:lang w:val="en-US"/>
          </w:rPr>
          <w:fldChar w:fldCharType="end"/>
        </w:r>
        <w:r>
          <w:rPr>
            <w:rStyle w:val="ac"/>
            <w:rFonts w:ascii="Arial" w:hAnsi="Arial" w:cs="Arial"/>
            <w:i w:val="0"/>
            <w:sz w:val="16"/>
            <w:szCs w:val="16"/>
          </w:rPr>
          <w:t>.</w:t>
        </w:r>
      </w:ins>
    </w:p>
  </w:footnote>
  <w:footnote w:id="28">
    <w:p w:rsidR="000E5AC8" w:rsidRPr="008A7B3D" w:rsidRDefault="000E5AC8" w:rsidP="008A7B3D">
      <w:pPr>
        <w:tabs>
          <w:tab w:val="left" w:pos="851"/>
        </w:tabs>
        <w:spacing w:before="60"/>
        <w:rPr>
          <w:ins w:id="10653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65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footnoteRef/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 xml:space="preserve"> Государственная регистрация Поставщика осуществлена менее, чем за 12 календарных месяцев до момента осуществления проверки.</w:t>
        </w:r>
      </w:ins>
    </w:p>
  </w:footnote>
  <w:footnote w:id="29">
    <w:p w:rsidR="000E5AC8" w:rsidRPr="008A7B3D" w:rsidRDefault="000E5AC8" w:rsidP="008A7B3D">
      <w:pPr>
        <w:tabs>
          <w:tab w:val="left" w:pos="851"/>
        </w:tabs>
        <w:spacing w:before="60"/>
        <w:rPr>
          <w:ins w:id="10665" w:author="Rinat Gub" w:date="2022-12-06T13:44:00Z"/>
          <w:rStyle w:val="afc"/>
          <w:rFonts w:ascii="Arial" w:hAnsi="Arial" w:cs="Arial"/>
          <w:sz w:val="16"/>
          <w:szCs w:val="16"/>
          <w:vertAlign w:val="baseline"/>
        </w:rPr>
      </w:pPr>
      <w:ins w:id="10666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</w:t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Государственная регистрация Поставщика осуществлена более, чем за 12 и менее, чем за 24 календарных месяца до момента осуществления проверки</w:t>
        </w:r>
        <w:r w:rsidRPr="008A7B3D">
          <w:rPr>
            <w:rFonts w:ascii="Arial" w:hAnsi="Arial" w:cs="Arial"/>
            <w:sz w:val="16"/>
            <w:szCs w:val="16"/>
          </w:rPr>
          <w:t>.</w:t>
        </w:r>
      </w:ins>
    </w:p>
  </w:footnote>
  <w:footnote w:id="30">
    <w:p w:rsidR="000E5AC8" w:rsidRPr="008A7B3D" w:rsidRDefault="000E5AC8" w:rsidP="008A7B3D">
      <w:pPr>
        <w:tabs>
          <w:tab w:val="left" w:pos="851"/>
        </w:tabs>
        <w:spacing w:before="60"/>
        <w:rPr>
          <w:ins w:id="10679" w:author="Rinat Gub" w:date="2022-12-06T13:44:00Z"/>
          <w:rFonts w:ascii="Arial" w:hAnsi="Arial" w:cs="Arial"/>
          <w:sz w:val="16"/>
          <w:szCs w:val="16"/>
        </w:rPr>
      </w:pPr>
      <w:ins w:id="10680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Г</w:t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>осударственная регистрация Поставщика осуществлена ранее, чем за 24 календарных месяца до момента осуществления проверки</w:t>
        </w:r>
        <w:r w:rsidRPr="008A7B3D">
          <w:rPr>
            <w:rFonts w:ascii="Arial" w:hAnsi="Arial" w:cs="Arial"/>
            <w:sz w:val="16"/>
            <w:szCs w:val="16"/>
          </w:rPr>
          <w:t>.</w:t>
        </w:r>
      </w:ins>
    </w:p>
  </w:footnote>
  <w:footnote w:id="31">
    <w:p w:rsidR="000E5AC8" w:rsidRPr="008A7B3D" w:rsidRDefault="000E5AC8" w:rsidP="008A7B3D">
      <w:pPr>
        <w:tabs>
          <w:tab w:val="left" w:pos="851"/>
        </w:tabs>
        <w:spacing w:before="60"/>
        <w:ind w:right="312"/>
        <w:rPr>
          <w:ins w:id="10685" w:author="Rinat Gub" w:date="2022-12-06T13:44:00Z"/>
          <w:rFonts w:ascii="Arial" w:hAnsi="Arial" w:cs="Arial"/>
          <w:sz w:val="16"/>
          <w:szCs w:val="16"/>
        </w:rPr>
      </w:pPr>
      <w:ins w:id="10686" w:author="Rinat Gub" w:date="2022-12-06T13:44:00Z">
        <w:r w:rsidRPr="008A7B3D">
          <w:rPr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</w:t>
        </w:r>
        <w:bookmarkStart w:id="10687" w:name="_Ref394438471"/>
        <w:r w:rsidRPr="008A7B3D">
          <w:rPr>
            <w:rFonts w:ascii="Arial" w:hAnsi="Arial" w:cs="Arial"/>
            <w:sz w:val="16"/>
            <w:szCs w:val="16"/>
          </w:rPr>
          <w:t>Поставщики, в отношении которых принято отрицательное решение по аккредитации, вправе повторно подать документы на аккредитацию сразу после устранения недостатков, явившихся причиной непрохождения аккредитации</w:t>
        </w:r>
        <w:bookmarkEnd w:id="10687"/>
        <w:r w:rsidRPr="008A7B3D">
          <w:rPr>
            <w:rFonts w:ascii="Arial" w:hAnsi="Arial" w:cs="Arial"/>
            <w:sz w:val="16"/>
            <w:szCs w:val="16"/>
          </w:rPr>
          <w:t>.</w:t>
        </w:r>
      </w:ins>
    </w:p>
  </w:footnote>
  <w:footnote w:id="32">
    <w:p w:rsidR="000E5AC8" w:rsidRPr="008A7B3D" w:rsidRDefault="000E5AC8" w:rsidP="008A7B3D">
      <w:pPr>
        <w:pStyle w:val="afff2"/>
        <w:ind w:left="567"/>
        <w:rPr>
          <w:ins w:id="10688" w:author="Rinat Gub" w:date="2022-12-06T13:44:00Z"/>
          <w:rFonts w:ascii="Arial" w:hAnsi="Arial" w:cs="Arial"/>
          <w:sz w:val="16"/>
          <w:szCs w:val="16"/>
        </w:rPr>
      </w:pPr>
      <w:ins w:id="10689" w:author="Rinat Gub" w:date="2022-12-06T13:44:00Z">
        <w:r w:rsidRPr="008A7B3D">
          <w:rPr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Поставщики, в отношении которых принято решение об аннулировании аккредитации на основании норм, установленных в пункте 7.1.4.1 (б, в, е), вправе повторно подать документы на</w:t>
        </w:r>
        <w:r w:rsidRPr="008A7B3D">
          <w:rPr>
            <w:rStyle w:val="afc"/>
            <w:rFonts w:ascii="Arial" w:hAnsi="Arial" w:cs="Arial"/>
            <w:sz w:val="16"/>
            <w:szCs w:val="16"/>
            <w:vertAlign w:val="baseline"/>
          </w:rPr>
          <w:t xml:space="preserve"> аккредитацию после устранения недостатков, явившихся причиной аннулирования аккредитации, но не ранее чем по истечении одного года с момента принятия решения об аннулировании.</w:t>
        </w:r>
      </w:ins>
    </w:p>
  </w:footnote>
  <w:footnote w:id="33">
    <w:p w:rsidR="000E5AC8" w:rsidRPr="008A7B3D" w:rsidRDefault="000E5AC8" w:rsidP="008A7B3D">
      <w:pPr>
        <w:pStyle w:val="afff2"/>
        <w:spacing w:before="0"/>
        <w:rPr>
          <w:ins w:id="10722" w:author="Rinat Gub" w:date="2022-12-06T13:44:00Z"/>
          <w:rFonts w:ascii="Arial" w:hAnsi="Arial" w:cs="Arial"/>
          <w:sz w:val="16"/>
          <w:szCs w:val="16"/>
        </w:rPr>
      </w:pPr>
      <w:ins w:id="1072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  </w:r>
      </w:ins>
    </w:p>
  </w:footnote>
  <w:footnote w:id="34">
    <w:p w:rsidR="000E5AC8" w:rsidRPr="008A7B3D" w:rsidRDefault="000E5AC8" w:rsidP="008A7B3D">
      <w:pPr>
        <w:pStyle w:val="afff2"/>
        <w:rPr>
          <w:ins w:id="10742" w:author="Rinat Gub" w:date="2022-12-06T13:44:00Z"/>
          <w:rFonts w:ascii="Arial" w:hAnsi="Arial" w:cs="Arial"/>
          <w:sz w:val="16"/>
          <w:szCs w:val="16"/>
        </w:rPr>
      </w:pPr>
      <w:ins w:id="1074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Для вновь зарегистрированных Поставщиков / Участников закупки допустимо предоставление Декларация о соответствии критериям отнесения к субъектам малого и среднего предпринимательства по форме приложения к Постановлению Правительства РФ от 11.12.2014 №1352 «Об особенностях участия субъектов малого и среднего предпринимательства в закупках товаров, работ, услуг отдельными видами юридических лиц».</w:t>
        </w:r>
      </w:ins>
    </w:p>
  </w:footnote>
  <w:footnote w:id="35">
    <w:p w:rsidR="000E5AC8" w:rsidRPr="008A7B3D" w:rsidRDefault="000E5AC8" w:rsidP="008A7B3D">
      <w:pPr>
        <w:pStyle w:val="afff2"/>
        <w:rPr>
          <w:ins w:id="10758" w:author="Rinat Gub" w:date="2022-12-06T13:44:00Z"/>
          <w:rFonts w:ascii="Arial" w:hAnsi="Arial" w:cs="Arial"/>
          <w:sz w:val="16"/>
          <w:szCs w:val="16"/>
        </w:rPr>
      </w:pPr>
      <w:ins w:id="1075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подачи документов через функционал ЭТП формуляр может формироваться автоматически на основании внесенных Поставщиком/Участником в Анкету данных.</w:t>
        </w:r>
      </w:ins>
    </w:p>
  </w:footnote>
  <w:footnote w:id="36">
    <w:p w:rsidR="000E5AC8" w:rsidRPr="008A7B3D" w:rsidRDefault="000E5AC8" w:rsidP="008A7B3D">
      <w:pPr>
        <w:pStyle w:val="afff2"/>
        <w:rPr>
          <w:ins w:id="10800" w:author="Rinat Gub" w:date="2022-12-06T13:44:00Z"/>
          <w:rFonts w:ascii="Arial" w:hAnsi="Arial" w:cs="Arial"/>
          <w:sz w:val="16"/>
          <w:szCs w:val="16"/>
        </w:rPr>
      </w:pPr>
      <w:ins w:id="1080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Поставщики, зарегистрированные до 1 июля 2002 года, дополнительно предоставляют копию свидетельства о внесении записи в Единый государственный реестр юридических лиц о юридическом лице, зарегистрированном до 1 июня 2002 года.</w:t>
        </w:r>
      </w:ins>
    </w:p>
  </w:footnote>
  <w:footnote w:id="37">
    <w:p w:rsidR="000E5AC8" w:rsidRPr="008A7B3D" w:rsidRDefault="000E5AC8" w:rsidP="008A7B3D">
      <w:pPr>
        <w:spacing w:before="60"/>
        <w:ind w:firstLine="0"/>
        <w:rPr>
          <w:ins w:id="10812" w:author="Rinat Gub" w:date="2022-12-06T13:44:00Z"/>
          <w:rFonts w:ascii="Arial" w:hAnsi="Arial" w:cs="Arial"/>
          <w:sz w:val="16"/>
          <w:szCs w:val="16"/>
        </w:rPr>
      </w:pPr>
      <w:ins w:id="1081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факте.</w:t>
        </w:r>
      </w:ins>
    </w:p>
  </w:footnote>
  <w:footnote w:id="38">
    <w:p w:rsidR="000E5AC8" w:rsidRPr="008A7B3D" w:rsidRDefault="000E5AC8" w:rsidP="008A7B3D">
      <w:pPr>
        <w:pStyle w:val="afff2"/>
        <w:rPr>
          <w:ins w:id="10816" w:author="Rinat Gub" w:date="2022-12-06T13:44:00Z"/>
          <w:rFonts w:ascii="Arial" w:hAnsi="Arial" w:cs="Arial"/>
          <w:sz w:val="16"/>
          <w:szCs w:val="16"/>
        </w:rPr>
      </w:pPr>
      <w:ins w:id="10817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предоставления Справки, полученной в электронной форме из ФНС, необходимо представить копию справки с ЭЦП сотрудника ФНС и заверенную печатью и подписью руководителя Поставщика.</w:t>
        </w:r>
      </w:ins>
    </w:p>
  </w:footnote>
  <w:footnote w:id="39">
    <w:p w:rsidR="000E5AC8" w:rsidRPr="008A7B3D" w:rsidRDefault="000E5AC8" w:rsidP="008A7B3D">
      <w:pPr>
        <w:pStyle w:val="afff2"/>
        <w:rPr>
          <w:ins w:id="10836" w:author="Rinat Gub" w:date="2022-12-06T13:44:00Z"/>
          <w:rFonts w:ascii="Arial" w:hAnsi="Arial" w:cs="Arial"/>
          <w:sz w:val="16"/>
          <w:szCs w:val="16"/>
        </w:rPr>
      </w:pPr>
      <w:ins w:id="10837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Индивидуальные предприниматели, зарегистрированные до 1 января 2004, дополнительно предоставляют копию Свидетельства о внесении записи в Единый реестр индивидуальных предпринимателей об индивидуальном предпринимателе, зарегистрированном до 01.01.2004.</w:t>
        </w:r>
      </w:ins>
    </w:p>
  </w:footnote>
  <w:footnote w:id="40">
    <w:p w:rsidR="000E5AC8" w:rsidRPr="008A7B3D" w:rsidRDefault="000E5AC8" w:rsidP="008A7B3D">
      <w:pPr>
        <w:pStyle w:val="afff2"/>
        <w:rPr>
          <w:ins w:id="10848" w:author="Rinat Gub" w:date="2022-12-06T13:44:00Z"/>
          <w:rFonts w:ascii="Arial" w:hAnsi="Arial" w:cs="Arial"/>
          <w:sz w:val="16"/>
          <w:szCs w:val="16"/>
        </w:rPr>
      </w:pPr>
      <w:ins w:id="1084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предоставления Справки, полученной в электронной форме из ФНС, необходимо представить копию справки с ЭЦП сотрудника ФНС и заверенную Индивидуальным предпринимателем.</w:t>
        </w:r>
      </w:ins>
    </w:p>
  </w:footnote>
  <w:footnote w:id="41">
    <w:p w:rsidR="000E5AC8" w:rsidRPr="008A7B3D" w:rsidRDefault="000E5AC8" w:rsidP="008A7B3D">
      <w:pPr>
        <w:pStyle w:val="afff2"/>
        <w:rPr>
          <w:ins w:id="10894" w:author="Rinat Gub" w:date="2022-12-06T13:44:00Z"/>
          <w:rFonts w:ascii="Arial" w:hAnsi="Arial" w:cs="Arial"/>
          <w:sz w:val="16"/>
          <w:szCs w:val="16"/>
        </w:rPr>
      </w:pPr>
      <w:ins w:id="10895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Для публичных Поставщиков допускается использование финансовой отчетности, размещенной в международных информационных системах (Thomson Reuters, Bloomberg и т.п.), либо опубликованной на официальном сайте Поставщика в информационно-коммуникационной сети «Интернет».</w:t>
        </w:r>
      </w:ins>
    </w:p>
  </w:footnote>
  <w:footnote w:id="42">
    <w:p w:rsidR="000E5AC8" w:rsidRPr="008A7B3D" w:rsidRDefault="000E5AC8" w:rsidP="008A7B3D">
      <w:pPr>
        <w:pStyle w:val="afff2"/>
        <w:spacing w:before="0"/>
        <w:rPr>
          <w:ins w:id="10900" w:author="Rinat Gub" w:date="2022-12-06T13:44:00Z"/>
          <w:rFonts w:ascii="Arial" w:hAnsi="Arial" w:cs="Arial"/>
          <w:sz w:val="16"/>
          <w:szCs w:val="16"/>
        </w:rPr>
      </w:pPr>
      <w:ins w:id="1090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  </w:r>
      </w:ins>
    </w:p>
  </w:footnote>
  <w:footnote w:id="43">
    <w:p w:rsidR="000E5AC8" w:rsidRPr="008A7B3D" w:rsidRDefault="000E5AC8" w:rsidP="008A7B3D">
      <w:pPr>
        <w:pStyle w:val="afff2"/>
        <w:spacing w:before="0"/>
        <w:rPr>
          <w:ins w:id="10902" w:author="Rinat Gub" w:date="2022-12-06T13:44:00Z"/>
          <w:rFonts w:ascii="Arial" w:hAnsi="Arial" w:cs="Arial"/>
          <w:sz w:val="16"/>
          <w:szCs w:val="16"/>
        </w:rPr>
      </w:pPr>
      <w:ins w:id="1090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  </w:r>
      </w:ins>
    </w:p>
  </w:footnote>
  <w:footnote w:id="44">
    <w:p w:rsidR="000E5AC8" w:rsidRPr="008A7B3D" w:rsidRDefault="000E5AC8" w:rsidP="008A7B3D">
      <w:pPr>
        <w:ind w:firstLine="0"/>
        <w:rPr>
          <w:ins w:id="10907" w:author="Rinat Gub" w:date="2022-12-06T13:44:00Z"/>
          <w:rFonts w:ascii="Arial" w:hAnsi="Arial" w:cs="Arial"/>
          <w:sz w:val="16"/>
          <w:szCs w:val="16"/>
        </w:rPr>
      </w:pPr>
      <w:ins w:id="10908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45">
    <w:p w:rsidR="000E5AC8" w:rsidRPr="008A7B3D" w:rsidRDefault="000E5AC8" w:rsidP="008A7B3D">
      <w:pPr>
        <w:pStyle w:val="afff2"/>
        <w:spacing w:before="0"/>
        <w:rPr>
          <w:ins w:id="10921" w:author="Rinat Gub" w:date="2022-12-06T13:44:00Z"/>
          <w:rFonts w:ascii="Arial" w:hAnsi="Arial" w:cs="Arial"/>
          <w:sz w:val="16"/>
          <w:szCs w:val="16"/>
        </w:rPr>
      </w:pPr>
      <w:ins w:id="10922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  </w:r>
      </w:ins>
    </w:p>
  </w:footnote>
  <w:footnote w:id="46">
    <w:p w:rsidR="000E5AC8" w:rsidRPr="008A7B3D" w:rsidRDefault="000E5AC8" w:rsidP="008A7B3D">
      <w:pPr>
        <w:pStyle w:val="afff2"/>
        <w:spacing w:before="0"/>
        <w:rPr>
          <w:ins w:id="10923" w:author="Rinat Gub" w:date="2022-12-06T13:44:00Z"/>
          <w:rFonts w:ascii="Arial" w:hAnsi="Arial" w:cs="Arial"/>
          <w:sz w:val="16"/>
          <w:szCs w:val="16"/>
        </w:rPr>
      </w:pPr>
      <w:ins w:id="1092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  </w:r>
      </w:ins>
    </w:p>
  </w:footnote>
  <w:footnote w:id="47">
    <w:p w:rsidR="000E5AC8" w:rsidRPr="008A7B3D" w:rsidRDefault="000E5AC8" w:rsidP="008A7B3D">
      <w:pPr>
        <w:pStyle w:val="afff2"/>
        <w:spacing w:before="0"/>
        <w:rPr>
          <w:ins w:id="10928" w:author="Rinat Gub" w:date="2022-12-06T13:44:00Z"/>
          <w:rFonts w:ascii="Arial" w:hAnsi="Arial" w:cs="Arial"/>
          <w:sz w:val="16"/>
          <w:szCs w:val="16"/>
        </w:rPr>
      </w:pPr>
      <w:ins w:id="1092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Неприменимо в случае отсутствия у Индивидуального предпринимателя печати (средства индивидуализации).</w:t>
        </w:r>
      </w:ins>
    </w:p>
  </w:footnote>
  <w:footnote w:id="48">
    <w:p w:rsidR="000E5AC8" w:rsidRPr="008A7B3D" w:rsidRDefault="000E5AC8" w:rsidP="008A7B3D">
      <w:pPr>
        <w:ind w:firstLine="0"/>
        <w:rPr>
          <w:ins w:id="10940" w:author="Rinat Gub" w:date="2022-12-06T13:44:00Z"/>
          <w:rFonts w:ascii="Arial" w:hAnsi="Arial" w:cs="Arial"/>
          <w:sz w:val="16"/>
          <w:szCs w:val="16"/>
        </w:rPr>
      </w:pPr>
      <w:ins w:id="1094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соответствии спп.1 п. 2 ст. 6 </w:t>
        </w:r>
        <w:r>
          <w:fldChar w:fldCharType="begin"/>
        </w:r>
        <w:r>
          <w:instrText xml:space="preserve"> HYPERLINK "http://www.consultant.ru/document/cons_doc_LAW_122855/" </w:instrText>
        </w:r>
        <w:r>
          <w:fldChar w:fldCharType="separate"/>
        </w:r>
        <w:r w:rsidRPr="008A7B3D">
          <w:rPr>
            <w:rFonts w:ascii="Arial" w:hAnsi="Arial" w:cs="Arial"/>
            <w:sz w:val="16"/>
            <w:szCs w:val="16"/>
          </w:rPr>
          <w:t>Федерального закона N 402-ФЗ от 06.12.2011 «О бухгалтерском учете»</w:t>
        </w:r>
        <w:r>
          <w:rPr>
            <w:rFonts w:ascii="Arial" w:hAnsi="Arial" w:cs="Arial"/>
            <w:sz w:val="16"/>
            <w:szCs w:val="16"/>
          </w:rPr>
          <w:fldChar w:fldCharType="end"/>
        </w:r>
        <w:r w:rsidRPr="008A7B3D">
          <w:rPr>
            <w:rFonts w:ascii="Arial" w:hAnsi="Arial" w:cs="Arial"/>
            <w:sz w:val="16"/>
            <w:szCs w:val="16"/>
          </w:rPr>
          <w:t>.</w:t>
        </w:r>
      </w:ins>
    </w:p>
  </w:footnote>
  <w:footnote w:id="49">
    <w:p w:rsidR="000E5AC8" w:rsidRPr="008A7B3D" w:rsidRDefault="000E5AC8" w:rsidP="008A7B3D">
      <w:pPr>
        <w:pStyle w:val="afff2"/>
        <w:spacing w:before="0"/>
        <w:rPr>
          <w:ins w:id="10952" w:author="Rinat Gub" w:date="2022-12-06T13:44:00Z"/>
          <w:rFonts w:ascii="Arial" w:hAnsi="Arial" w:cs="Arial"/>
          <w:sz w:val="16"/>
          <w:szCs w:val="16"/>
        </w:rPr>
      </w:pPr>
      <w:ins w:id="10953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International Accounting Standards (IAS) – Международный стандарт финансовой отчетности (МСФО).</w:t>
        </w:r>
      </w:ins>
    </w:p>
  </w:footnote>
  <w:footnote w:id="50">
    <w:p w:rsidR="000E5AC8" w:rsidRPr="008A7B3D" w:rsidRDefault="000E5AC8" w:rsidP="008A7B3D">
      <w:pPr>
        <w:pStyle w:val="afff2"/>
        <w:spacing w:before="0"/>
        <w:rPr>
          <w:ins w:id="10978" w:author="Rinat Gub" w:date="2022-12-06T13:44:00Z"/>
          <w:rFonts w:ascii="Arial" w:hAnsi="Arial" w:cs="Arial"/>
          <w:sz w:val="16"/>
          <w:szCs w:val="16"/>
        </w:rPr>
      </w:pPr>
      <w:ins w:id="1097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(Thomson Reuters , Bloomberg и т.п.), либо опубликованной на официальном сайте кредитной организации в информационно-коммуникационной сети «Интернет».</w:t>
        </w:r>
      </w:ins>
    </w:p>
  </w:footnote>
  <w:footnote w:id="51">
    <w:p w:rsidR="000E5AC8" w:rsidRPr="008A7B3D" w:rsidRDefault="000E5AC8" w:rsidP="008A7B3D">
      <w:pPr>
        <w:pStyle w:val="afff2"/>
        <w:rPr>
          <w:ins w:id="10984" w:author="Rinat Gub" w:date="2022-12-06T13:44:00Z"/>
          <w:rFonts w:ascii="Arial" w:hAnsi="Arial" w:cs="Arial"/>
          <w:sz w:val="16"/>
          <w:szCs w:val="16"/>
        </w:rPr>
      </w:pPr>
      <w:ins w:id="10985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предоставляется по формам, установленным в Приложении 1 Указания Банка России от 24.11.2016 №4212-У</w:t>
        </w:r>
      </w:ins>
    </w:p>
    <w:p w:rsidR="000E5AC8" w:rsidRPr="008A7B3D" w:rsidRDefault="000E5AC8" w:rsidP="008A7B3D">
      <w:pPr>
        <w:pStyle w:val="afff2"/>
        <w:spacing w:before="0"/>
        <w:rPr>
          <w:ins w:id="10986" w:author="Rinat Gub" w:date="2022-12-06T13:44:00Z"/>
          <w:rFonts w:ascii="Arial" w:hAnsi="Arial" w:cs="Arial"/>
          <w:sz w:val="16"/>
          <w:szCs w:val="16"/>
        </w:rPr>
      </w:pPr>
      <w:ins w:id="10987" w:author="Rinat Gub" w:date="2022-12-06T13:44:00Z">
        <w:r w:rsidRPr="008A7B3D">
          <w:rPr>
            <w:rFonts w:ascii="Arial" w:hAnsi="Arial" w:cs="Arial"/>
            <w:sz w:val="16"/>
            <w:szCs w:val="16"/>
          </w:rPr>
          <w:t>«О перечне, формах и порядке составления и представления форм отчетности кредитных организаций в Центральный банк Российской Федерации»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52">
    <w:p w:rsidR="000E5AC8" w:rsidRPr="008A7B3D" w:rsidRDefault="000E5AC8" w:rsidP="008A7B3D">
      <w:pPr>
        <w:pStyle w:val="afff2"/>
        <w:spacing w:before="0"/>
        <w:rPr>
          <w:ins w:id="10988" w:author="Rinat Gub" w:date="2022-12-06T13:44:00Z"/>
          <w:rFonts w:ascii="Arial" w:hAnsi="Arial" w:cs="Arial"/>
          <w:sz w:val="16"/>
          <w:szCs w:val="16"/>
        </w:rPr>
      </w:pPr>
      <w:ins w:id="1098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Допускается использование информации, публикуемой на официальном сайте Банка России в сети Интернет http://www.cbr.ru/.</w:t>
        </w:r>
      </w:ins>
    </w:p>
  </w:footnote>
  <w:footnote w:id="53">
    <w:p w:rsidR="000E5AC8" w:rsidRPr="008A7B3D" w:rsidRDefault="000E5AC8" w:rsidP="008A7B3D">
      <w:pPr>
        <w:pStyle w:val="afff2"/>
        <w:rPr>
          <w:ins w:id="10993" w:author="Rinat Gub" w:date="2022-12-06T13:44:00Z"/>
          <w:rFonts w:ascii="Arial" w:hAnsi="Arial" w:cs="Arial"/>
          <w:sz w:val="16"/>
          <w:szCs w:val="16"/>
        </w:rPr>
      </w:pPr>
      <w:ins w:id="1099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факте;</w:t>
        </w:r>
      </w:ins>
    </w:p>
  </w:footnote>
  <w:footnote w:id="54">
    <w:p w:rsidR="000E5AC8" w:rsidRPr="008A7B3D" w:rsidRDefault="000E5AC8" w:rsidP="008A7B3D">
      <w:pPr>
        <w:pStyle w:val="afff2"/>
        <w:spacing w:before="0"/>
        <w:rPr>
          <w:ins w:id="11003" w:author="Rinat Gub" w:date="2022-12-06T13:44:00Z"/>
          <w:rFonts w:ascii="Arial" w:hAnsi="Arial" w:cs="Arial"/>
          <w:sz w:val="16"/>
          <w:szCs w:val="16"/>
        </w:rPr>
      </w:pPr>
      <w:ins w:id="1100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International Accounting Standards (IAS) – Международный стандарт финансовой отчетности (МСФО).</w:t>
        </w:r>
      </w:ins>
    </w:p>
  </w:footnote>
  <w:footnote w:id="55">
    <w:p w:rsidR="000E5AC8" w:rsidRPr="008A7B3D" w:rsidRDefault="000E5AC8" w:rsidP="008A7B3D">
      <w:pPr>
        <w:pStyle w:val="afff2"/>
        <w:spacing w:before="0"/>
        <w:rPr>
          <w:ins w:id="11024" w:author="Rinat Gub" w:date="2022-12-06T13:44:00Z"/>
          <w:rFonts w:ascii="Arial" w:hAnsi="Arial" w:cs="Arial"/>
          <w:sz w:val="16"/>
          <w:szCs w:val="16"/>
        </w:rPr>
      </w:pPr>
      <w:ins w:id="11025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приводится в соответствие с формами, установленными Указанием Банка России от 12.11.2009 г. № 2332-У «О перечне, формах и порядке составления и представления форм отчетности кредитных организаций в Центральный банк Российской Федерации» (с изменениями и дополнениями).</w:t>
        </w:r>
      </w:ins>
    </w:p>
  </w:footnote>
  <w:footnote w:id="56">
    <w:p w:rsidR="000E5AC8" w:rsidRPr="008A7B3D" w:rsidRDefault="000E5AC8" w:rsidP="008A7B3D">
      <w:pPr>
        <w:pStyle w:val="afff2"/>
        <w:rPr>
          <w:ins w:id="11048" w:author="Rinat Gub" w:date="2022-12-06T13:44:00Z"/>
          <w:rFonts w:ascii="Arial" w:hAnsi="Arial" w:cs="Arial"/>
          <w:sz w:val="16"/>
          <w:szCs w:val="16"/>
        </w:rPr>
      </w:pPr>
      <w:ins w:id="11049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случае, если документы подписываются по доверенности, дополнительно прикладывается копия доверенности.</w:t>
        </w:r>
      </w:ins>
    </w:p>
  </w:footnote>
  <w:footnote w:id="57">
    <w:p w:rsidR="000E5AC8" w:rsidRPr="008A7B3D" w:rsidRDefault="000E5AC8" w:rsidP="008A7B3D">
      <w:pPr>
        <w:pStyle w:val="afff2"/>
        <w:spacing w:before="0"/>
        <w:rPr>
          <w:ins w:id="11084" w:author="Rinat Gub" w:date="2022-12-06T13:44:00Z"/>
          <w:rFonts w:ascii="Arial" w:hAnsi="Arial" w:cs="Arial"/>
          <w:sz w:val="16"/>
          <w:szCs w:val="16"/>
        </w:rPr>
      </w:pPr>
      <w:ins w:id="11085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  </w:r>
      </w:ins>
    </w:p>
  </w:footnote>
  <w:footnote w:id="58">
    <w:p w:rsidR="000E5AC8" w:rsidRPr="008A7B3D" w:rsidRDefault="000E5AC8" w:rsidP="008A7B3D">
      <w:pPr>
        <w:pStyle w:val="afff2"/>
        <w:spacing w:before="0"/>
        <w:rPr>
          <w:ins w:id="11086" w:author="Rinat Gub" w:date="2022-12-06T13:44:00Z"/>
          <w:rFonts w:ascii="Arial" w:hAnsi="Arial" w:cs="Arial"/>
          <w:sz w:val="16"/>
          <w:szCs w:val="16"/>
        </w:rPr>
      </w:pPr>
      <w:ins w:id="11087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  </w:r>
      </w:ins>
    </w:p>
  </w:footnote>
  <w:footnote w:id="59">
    <w:p w:rsidR="000E5AC8" w:rsidRPr="008A7B3D" w:rsidRDefault="000E5AC8" w:rsidP="008A7B3D">
      <w:pPr>
        <w:pStyle w:val="afff2"/>
        <w:spacing w:before="0"/>
        <w:rPr>
          <w:ins w:id="11170" w:author="Rinat Gub" w:date="2022-12-06T13:44:00Z"/>
          <w:rFonts w:ascii="Arial" w:hAnsi="Arial" w:cs="Arial"/>
          <w:sz w:val="16"/>
          <w:szCs w:val="16"/>
        </w:rPr>
      </w:pPr>
      <w:ins w:id="11171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  </w:r>
      </w:ins>
    </w:p>
  </w:footnote>
  <w:footnote w:id="60">
    <w:p w:rsidR="000E5AC8" w:rsidRPr="008A7B3D" w:rsidRDefault="000E5AC8" w:rsidP="008A7B3D">
      <w:pPr>
        <w:pStyle w:val="afff2"/>
        <w:spacing w:before="0"/>
        <w:rPr>
          <w:ins w:id="11523" w:author="Rinat Gub" w:date="2022-12-06T13:44:00Z"/>
          <w:rFonts w:ascii="Arial" w:hAnsi="Arial" w:cs="Arial"/>
          <w:sz w:val="16"/>
          <w:szCs w:val="16"/>
        </w:rPr>
      </w:pPr>
      <w:ins w:id="11524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Форма не заполняется Индивидуальными предпринимателями</w:t>
        </w:r>
      </w:ins>
    </w:p>
  </w:footnote>
  <w:footnote w:id="61">
    <w:p w:rsidR="000E5AC8" w:rsidRPr="008A7B3D" w:rsidRDefault="000E5AC8" w:rsidP="008A7B3D">
      <w:pPr>
        <w:pStyle w:val="afff2"/>
        <w:rPr>
          <w:ins w:id="11776" w:author="Rinat Gub" w:date="2022-12-06T13:44:00Z"/>
          <w:rFonts w:ascii="Arial" w:hAnsi="Arial" w:cs="Arial"/>
          <w:sz w:val="16"/>
          <w:szCs w:val="16"/>
        </w:rPr>
      </w:pPr>
      <w:ins w:id="11777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Информация о КПП не предоставляется Индивидуальными предпринимателями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  <w:footnote w:id="62">
    <w:p w:rsidR="000E5AC8" w:rsidRPr="008A7B3D" w:rsidRDefault="000E5AC8" w:rsidP="008A7B3D">
      <w:pPr>
        <w:pStyle w:val="afff2"/>
        <w:spacing w:before="0"/>
        <w:rPr>
          <w:ins w:id="11806" w:author="Rinat Gub" w:date="2022-12-06T13:44:00Z"/>
          <w:rFonts w:ascii="Arial" w:hAnsi="Arial" w:cs="Arial"/>
          <w:sz w:val="16"/>
          <w:szCs w:val="16"/>
        </w:rPr>
      </w:pPr>
      <w:ins w:id="11807" w:author="Rinat Gub" w:date="2022-12-06T13:44:00Z">
        <w:r w:rsidRPr="008A7B3D">
          <w:rPr>
            <w:rStyle w:val="afc"/>
            <w:rFonts w:ascii="Arial" w:hAnsi="Arial" w:cs="Arial"/>
            <w:sz w:val="16"/>
            <w:szCs w:val="16"/>
          </w:rPr>
          <w:footnoteRef/>
        </w:r>
        <w:r w:rsidRPr="008A7B3D">
          <w:rPr>
            <w:rFonts w:ascii="Arial" w:hAnsi="Arial" w:cs="Arial"/>
            <w:sz w:val="16"/>
            <w:szCs w:val="16"/>
          </w:rPr>
          <w:t xml:space="preserve"> Поставщик заполняет электронную версию Формуляра для загрузки данных поставщика в Базу данных </w:t>
        </w:r>
        <w:r>
          <w:rPr>
            <w:rFonts w:ascii="Arial" w:hAnsi="Arial" w:cs="Arial"/>
            <w:sz w:val="16"/>
            <w:szCs w:val="16"/>
          </w:rPr>
          <w:br/>
        </w:r>
        <w:r w:rsidRPr="008A7B3D">
          <w:rPr>
            <w:rFonts w:ascii="Arial" w:hAnsi="Arial" w:cs="Arial"/>
            <w:sz w:val="16"/>
            <w:szCs w:val="16"/>
          </w:rPr>
          <w:t>ПАО «НК «Роснефть»</w:t>
        </w:r>
        <w:r>
          <w:rPr>
            <w:rFonts w:ascii="Arial" w:hAnsi="Arial" w:cs="Arial"/>
            <w:sz w:val="16"/>
            <w:szCs w:val="16"/>
          </w:rPr>
          <w:t>.</w:t>
        </w:r>
      </w:ins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91554A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196050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196050">
    <w:pPr>
      <w:ind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  <w:pPrChange w:id="885" w:author="Rinat Gub" w:date="2022-12-06T13:44:00Z">
        <w:pPr/>
      </w:pPrChange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  <w:tblPrChange w:id="960" w:author="Rinat Gub" w:date="2022-12-06T13:44:00Z">
        <w:tblPr>
          <w:tblW w:w="5000" w:type="pct"/>
          <w:tblBorders>
            <w:bottom w:val="single" w:sz="8" w:space="0" w:color="FFD200"/>
          </w:tblBorders>
          <w:tblLook w:val="01E0" w:firstRow="1" w:lastRow="1" w:firstColumn="1" w:lastColumn="1" w:noHBand="0" w:noVBand="0"/>
        </w:tblPr>
      </w:tblPrChange>
    </w:tblPr>
    <w:tblGrid>
      <w:gridCol w:w="15761"/>
      <w:tblGridChange w:id="961">
        <w:tblGrid>
          <w:gridCol w:w="9638"/>
        </w:tblGrid>
      </w:tblGridChange>
    </w:tblGrid>
    <w:tr w:rsidR="000E5AC8" w:rsidTr="00DF0C27">
      <w:trPr>
        <w:trHeight w:val="253"/>
        <w:trPrChange w:id="962" w:author="Rinat Gub" w:date="2022-12-06T13:44:00Z">
          <w:trPr>
            <w:trHeight w:val="253"/>
          </w:trPr>
        </w:trPrChange>
      </w:trPr>
      <w:tc>
        <w:tcPr>
          <w:tcW w:w="5000" w:type="pct"/>
          <w:tcBorders>
            <w:bottom w:val="single" w:sz="12" w:space="0" w:color="FFD200"/>
          </w:tcBorders>
          <w:vAlign w:val="center"/>
          <w:tcPrChange w:id="963" w:author="Rinat Gub" w:date="2022-12-06T13:44:00Z">
            <w:tcPr>
              <w:tcW w:w="5000" w:type="pct"/>
              <w:tcBorders>
                <w:bottom w:val="single" w:sz="12" w:space="0" w:color="FFD200"/>
              </w:tcBorders>
              <w:vAlign w:val="center"/>
            </w:tcPr>
          </w:tcPrChange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7293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4058"/>
    </w:tblGrid>
    <w:tr w:rsidR="000E5AC8" w:rsidRPr="001B5DAB" w:rsidTr="009043EA">
      <w:trPr>
        <w:trHeight w:val="253"/>
        <w:ins w:id="984" w:author="Rinat Gub" w:date="2022-12-06T13:44:00Z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9043EA">
          <w:pPr>
            <w:ind w:firstLine="0"/>
            <w:jc w:val="right"/>
            <w:rPr>
              <w:ins w:id="985" w:author="Rinat Gub" w:date="2022-12-06T13:44:00Z"/>
              <w:rFonts w:ascii="Arial" w:hAnsi="Arial" w:cs="Arial"/>
              <w:b/>
              <w:sz w:val="10"/>
              <w:szCs w:val="10"/>
            </w:rPr>
          </w:pPr>
          <w:ins w:id="986" w:author="Rinat Gub" w:date="2022-12-06T13:44:00Z">
            <w:r>
              <w:rPr>
                <w:rFonts w:ascii="Arial" w:hAnsi="Arial" w:cs="Arial"/>
                <w:b/>
                <w:noProof/>
                <w:sz w:val="10"/>
                <w:szCs w:val="10"/>
              </w:rPr>
              <w:t>БЛОК 4 «ОБРАЗЦЫ ФОРМ ДОКУМЕНТОВ»</w:t>
            </w:r>
          </w:ins>
        </w:p>
      </w:tc>
    </w:tr>
  </w:tbl>
  <w:p w:rsidR="000E5AC8" w:rsidRPr="009043EA" w:rsidRDefault="000E5AC8" w:rsidP="009043EA">
    <w:pPr>
      <w:pStyle w:val="a8"/>
      <w:pBdr>
        <w:bottom w:val="none" w:sz="0" w:space="0" w:color="auto"/>
      </w:pBdr>
      <w:pPrChange w:id="987" w:author="Rinat Gub" w:date="2022-12-06T13:44:00Z">
        <w:pPr>
          <w:pStyle w:val="a8"/>
        </w:pPr>
      </w:pPrChange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RPr="001B5DAB" w:rsidTr="009043EA">
      <w:trPr>
        <w:trHeight w:val="253"/>
        <w:ins w:id="1380" w:author="Rinat Gub" w:date="2022-12-06T13:44:00Z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9043EA">
          <w:pPr>
            <w:ind w:firstLine="0"/>
            <w:jc w:val="right"/>
            <w:rPr>
              <w:ins w:id="1381" w:author="Rinat Gub" w:date="2022-12-06T13:44:00Z"/>
              <w:rFonts w:ascii="Arial" w:hAnsi="Arial" w:cs="Arial"/>
              <w:b/>
              <w:sz w:val="10"/>
              <w:szCs w:val="10"/>
            </w:rPr>
          </w:pPr>
          <w:ins w:id="1382" w:author="Rinat Gub" w:date="2022-12-06T13:44:00Z">
            <w:r>
              <w:rPr>
                <w:rFonts w:ascii="Arial" w:hAnsi="Arial" w:cs="Arial"/>
                <w:b/>
                <w:noProof/>
                <w:sz w:val="10"/>
                <w:szCs w:val="10"/>
              </w:rPr>
              <w:t>БЛОК 4 «ОБРАЗЦЫ ФОРМ ДОКУМЕНТОВ»</w:t>
            </w:r>
          </w:ins>
        </w:p>
      </w:tc>
    </w:tr>
  </w:tbl>
  <w:p w:rsidR="000E5AC8" w:rsidRPr="009043EA" w:rsidRDefault="000E5AC8" w:rsidP="009043EA">
    <w:pPr>
      <w:pStyle w:val="a8"/>
      <w:pBdr>
        <w:bottom w:val="none" w:sz="0" w:space="0" w:color="auto"/>
      </w:pBdr>
      <w:pPrChange w:id="1383" w:author="Rinat Gub" w:date="2022-12-06T13:44:00Z">
        <w:pPr>
          <w:pStyle w:val="a8"/>
        </w:pPr>
      </w:pPrChange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RPr="001B5DAB" w:rsidTr="009043EA">
      <w:trPr>
        <w:trHeight w:val="253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9043EA">
          <w:pPr>
            <w:ind w:firstLine="0"/>
            <w:jc w:val="right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noProof/>
              <w:sz w:val="10"/>
              <w:szCs w:val="10"/>
            </w:rPr>
            <w:t>БЛОК 4 «ОБРАЗЦЫ ФОРМ ДОКУМЕНТОВ»</w:t>
          </w:r>
        </w:p>
      </w:tc>
    </w:tr>
  </w:tbl>
  <w:p w:rsidR="000E5AC8" w:rsidRPr="009043EA" w:rsidRDefault="000E5AC8" w:rsidP="009043EA">
    <w:pPr>
      <w:pStyle w:val="a8"/>
      <w:pBdr>
        <w:bottom w:val="none" w:sz="0" w:space="0" w:color="auto"/>
      </w:pBdr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  <w:pPrChange w:id="1719" w:author="Rinat Gub" w:date="2022-12-06T13:44:00Z">
        <w:pPr/>
      </w:pPrChange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  <w:del w:id="2514" w:author="Rinat Gub" w:date="2022-12-06T13:44:00Z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  <w:rPr>
              <w:del w:id="2515" w:author="Rinat Gub" w:date="2022-12-06T13:44:00Z"/>
            </w:rPr>
          </w:pPr>
          <w:del w:id="2516" w:author="Rinat Gub" w:date="2022-12-06T13:44:00Z">
            <w:r w:rsidRPr="00C1334F">
              <w:delText>БЛОК 4 «ОБРАЗЦЫ ФОРМ ДОКУМЕНТОВ</w:delText>
            </w:r>
            <w:r>
              <w:delText>, включаемых в заявку на участие в закупке</w:delText>
            </w:r>
            <w:r w:rsidRPr="00C1334F">
              <w:delText>»</w:delText>
            </w:r>
          </w:del>
        </w:p>
      </w:tc>
    </w:tr>
  </w:tbl>
  <w:p w:rsidR="000E5AC8" w:rsidRDefault="000E5AC8">
    <w:pPr>
      <w:pStyle w:val="a8"/>
      <w:pPrChange w:id="2517" w:author="Rinat Gub" w:date="2022-12-06T13:44:00Z">
        <w:pPr>
          <w:ind w:firstLine="0"/>
        </w:pPr>
      </w:pPrChange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  <w:del w:id="2621" w:author="Rinat Gub" w:date="2022-12-06T13:44:00Z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  <w:rPr>
              <w:del w:id="2622" w:author="Rinat Gub" w:date="2022-12-06T13:44:00Z"/>
            </w:rPr>
          </w:pPr>
          <w:del w:id="2623" w:author="Rinat Gub" w:date="2022-12-06T13:44:00Z">
            <w:r w:rsidRPr="00C1334F">
              <w:delText>БЛОК 4 «ОБРАЗЦЫ ФОРМ ДОКУМЕНТОВ</w:delText>
            </w:r>
            <w:r>
              <w:delText>, включаемых в заявку на участие в закупке</w:delText>
            </w:r>
            <w:r w:rsidRPr="00C1334F">
              <w:delText>»</w:delText>
            </w:r>
          </w:del>
        </w:p>
      </w:tc>
    </w:tr>
  </w:tbl>
  <w:p w:rsidR="000E5AC8" w:rsidRDefault="000E5AC8">
    <w:pPr>
      <w:pStyle w:val="a8"/>
      <w:pPrChange w:id="2624" w:author="Rinat Gub" w:date="2022-12-06T13:44:00Z">
        <w:pPr>
          <w:ind w:firstLine="0"/>
        </w:pPr>
      </w:pPrChange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RPr="001B5DAB" w:rsidTr="009043EA">
      <w:trPr>
        <w:trHeight w:val="253"/>
        <w:del w:id="2625" w:author="Rinat Gub" w:date="2022-12-06T13:44:00Z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9043EA">
          <w:pPr>
            <w:ind w:left="567" w:firstLine="0"/>
            <w:jc w:val="right"/>
            <w:rPr>
              <w:del w:id="2626" w:author="Rinat Gub" w:date="2022-12-06T13:44:00Z"/>
              <w:rFonts w:ascii="Arial" w:hAnsi="Arial" w:cs="Arial"/>
              <w:b/>
              <w:sz w:val="10"/>
              <w:szCs w:val="10"/>
            </w:rPr>
          </w:pPr>
          <w:del w:id="2627" w:author="Rinat Gub" w:date="2022-12-06T13:44:00Z">
            <w:r>
              <w:rPr>
                <w:rFonts w:ascii="Arial" w:hAnsi="Arial" w:cs="Arial"/>
                <w:b/>
                <w:noProof/>
                <w:sz w:val="10"/>
                <w:szCs w:val="10"/>
              </w:rPr>
              <w:delText>БЛОК 4 «ОБРАЗЦЫ ФОРМ ДОКУМЕНТОВ»</w:delText>
            </w:r>
          </w:del>
        </w:p>
      </w:tc>
    </w:tr>
  </w:tbl>
  <w:p w:rsidR="000E5AC8" w:rsidRDefault="000E5AC8">
    <w:pPr>
      <w:pStyle w:val="a8"/>
      <w:pPrChange w:id="2628" w:author="Rinat Gub" w:date="2022-12-06T13:44:00Z">
        <w:pPr>
          <w:pStyle w:val="a8"/>
          <w:pBdr>
            <w:bottom w:val="none" w:sz="0" w:space="0" w:color="auto"/>
          </w:pBdr>
        </w:pPr>
      </w:pPrChange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C1334F">
      <w:trPr>
        <w:trHeight w:val="253"/>
        <w:ins w:id="352" w:author="Rinat Gub" w:date="2022-12-06T13:44:00Z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C1334F">
          <w:pPr>
            <w:pStyle w:val="S7"/>
            <w:spacing w:before="0"/>
            <w:rPr>
              <w:ins w:id="353" w:author="Rinat Gub" w:date="2022-12-06T13:44:00Z"/>
            </w:rPr>
          </w:pPr>
          <w:ins w:id="354" w:author="Rinat Gub" w:date="2022-12-06T13:44:00Z">
            <w:r w:rsidRPr="00C1334F">
              <w:t>БЛОК 4 «ОБРАЗЦЫ ФОРМ ДОКУМЕНТОВ</w:t>
            </w:r>
            <w:r>
              <w:t>, включаемых в заявку на участие в закупке</w:t>
            </w:r>
            <w:r w:rsidRPr="00C1334F">
              <w:t>»</w:t>
            </w:r>
          </w:ins>
        </w:p>
      </w:tc>
    </w:tr>
  </w:tbl>
  <w:p w:rsidR="000E5AC8" w:rsidRPr="00564407" w:rsidRDefault="000E5AC8" w:rsidP="00C1334F">
    <w:pPr>
      <w:ind w:firstLine="0"/>
      <w:pPrChange w:id="355" w:author="Rinat Gub" w:date="2022-12-06T13:44:00Z">
        <w:pPr>
          <w:pStyle w:val="a8"/>
        </w:pPr>
      </w:pPrChange>
    </w:pP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761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761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 w:rsidP="007120D0">
    <w:pPr>
      <w:pPrChange w:id="356" w:author="Rinat Gub" w:date="2022-12-06T13:44:00Z">
        <w:pPr>
          <w:pStyle w:val="a8"/>
        </w:pPr>
      </w:pPrChange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761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</w:pPr>
          <w:r w:rsidRPr="00C1334F">
            <w:t>БЛОК 4 «ОБРАЗЦЫ ФОРМ ДОКУМЕНТОВ</w:t>
          </w:r>
          <w:r>
            <w:t>, включаемых в заявку на участие в закупке</w:t>
          </w:r>
          <w:r w:rsidRPr="00C1334F">
            <w:t>»</w:t>
          </w:r>
        </w:p>
      </w:tc>
    </w:tr>
  </w:tbl>
  <w:p w:rsidR="000E5AC8" w:rsidRPr="00564407" w:rsidRDefault="000E5AC8" w:rsidP="00EC259E">
    <w:pPr>
      <w:ind w:firstLine="0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RPr="001B5DAB" w:rsidTr="009043EA">
      <w:trPr>
        <w:trHeight w:val="253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9043EA">
          <w:pPr>
            <w:ind w:left="567" w:firstLine="0"/>
            <w:jc w:val="right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noProof/>
              <w:sz w:val="10"/>
              <w:szCs w:val="10"/>
            </w:rPr>
            <w:t>БЛОК 4 «ОБРАЗЦЫ ФОРМ ДОКУМЕНТОВ»</w:t>
          </w:r>
        </w:p>
      </w:tc>
    </w:tr>
  </w:tbl>
  <w:p w:rsidR="000E5AC8" w:rsidRPr="009043EA" w:rsidRDefault="000E5AC8" w:rsidP="009043EA">
    <w:pPr>
      <w:pStyle w:val="a8"/>
      <w:pBdr>
        <w:bottom w:val="none" w:sz="0" w:space="0" w:color="auto"/>
      </w:pBdr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RPr="001B5DAB" w:rsidTr="002418EC">
      <w:trPr>
        <w:trHeight w:val="253"/>
        <w:del w:id="7516" w:author="Rinat Gub" w:date="2022-12-06T13:44:00Z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E074C1">
          <w:pPr>
            <w:ind w:left="567" w:firstLine="0"/>
            <w:jc w:val="right"/>
            <w:rPr>
              <w:del w:id="7517" w:author="Rinat Gub" w:date="2022-12-06T13:44:00Z"/>
              <w:rFonts w:ascii="Arial" w:hAnsi="Arial" w:cs="Arial"/>
              <w:b/>
              <w:sz w:val="10"/>
              <w:szCs w:val="10"/>
            </w:rPr>
          </w:pPr>
          <w:del w:id="7518" w:author="Rinat Gub" w:date="2022-12-06T13:44:00Z">
            <w:r>
              <w:rPr>
                <w:rFonts w:ascii="Arial" w:hAnsi="Arial" w:cs="Arial"/>
                <w:b/>
                <w:noProof/>
                <w:sz w:val="10"/>
                <w:szCs w:val="10"/>
              </w:rPr>
              <w:delText>БЛОК 4 «ОБРАЗЦЫ ФОРМ ДОКУМЕНТОВ»</w:delText>
            </w:r>
          </w:del>
        </w:p>
      </w:tc>
    </w:tr>
  </w:tbl>
  <w:p w:rsidR="000E5AC8" w:rsidRPr="009043EA" w:rsidRDefault="000E5AC8" w:rsidP="00E074C1">
    <w:pPr>
      <w:pStyle w:val="a8"/>
      <w:pBdr>
        <w:bottom w:val="none" w:sz="0" w:space="0" w:color="auto"/>
      </w:pBdr>
      <w:rPr>
        <w:del w:id="7519" w:author="Rinat Gub" w:date="2022-12-06T13:44:00Z"/>
      </w:rPr>
    </w:pPr>
  </w:p>
  <w:p w:rsidR="000E5AC8" w:rsidRDefault="000E5AC8">
    <w:pPr>
      <w:pStyle w:val="a8"/>
      <w:rPr>
        <w:rPrChange w:id="7520" w:author="Rinat Gub" w:date="2022-12-06T13:44:00Z">
          <w:rPr>
            <w:rFonts w:ascii="Arial" w:hAnsi="Arial"/>
            <w:b/>
            <w:sz w:val="10"/>
          </w:rPr>
        </w:rPrChange>
      </w:rPr>
      <w:pPrChange w:id="7521" w:author="Rinat Gub" w:date="2022-12-06T13:44:00Z">
        <w:pPr>
          <w:ind w:left="567" w:firstLine="0"/>
          <w:jc w:val="right"/>
        </w:pPr>
      </w:pPrChange>
    </w:pP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761"/>
    </w:tblGrid>
    <w:tr w:rsidR="000E5AC8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71EA3">
          <w:pPr>
            <w:pStyle w:val="S7"/>
            <w:spacing w:before="0"/>
          </w:pPr>
          <w:r w:rsidRPr="00D71EA3">
            <w:t>БЛОК 5 «ОБРАЗЕЦ ОФОРМЛЕНИЯ КОНВЕРТОВ</w:t>
          </w:r>
          <w:r>
            <w:t xml:space="preserve"> и иных документов, оформляемых в ходе проведения закупки и/или по ее результатам»</w:t>
          </w:r>
        </w:p>
      </w:tc>
    </w:tr>
  </w:tbl>
  <w:p w:rsidR="000E5AC8" w:rsidRPr="00564407" w:rsidRDefault="000E5AC8" w:rsidP="00C1334F">
    <w:pPr>
      <w:ind w:firstLine="0"/>
    </w:pP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71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0546"/>
    </w:tblGrid>
    <w:tr w:rsidR="000E5AC8" w:rsidRPr="001B5DAB" w:rsidTr="00833930">
      <w:trPr>
        <w:trHeight w:val="284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833930">
          <w:pPr>
            <w:ind w:left="567" w:firstLine="0"/>
            <w:jc w:val="right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noProof/>
              <w:sz w:val="10"/>
              <w:szCs w:val="10"/>
            </w:rPr>
            <w:t>БЛОК 5 «ОБРАЗЕЦ ОФОРМЛЕНИЯ КОНВЕРТОВ»</w:t>
          </w:r>
        </w:p>
      </w:tc>
    </w:tr>
  </w:tbl>
  <w:p w:rsidR="000E5AC8" w:rsidRDefault="000E5AC8" w:rsidP="00833930">
    <w:pPr>
      <w:ind w:firstLine="0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761"/>
    </w:tblGrid>
    <w:tr w:rsidR="000E5AC8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71EA3">
          <w:pPr>
            <w:pStyle w:val="S7"/>
            <w:spacing w:before="0"/>
          </w:pPr>
          <w:r w:rsidRPr="00D71EA3">
            <w:t>БЛОК 5 «ОБРАЗЕЦ ОФОРМЛЕНИЯ КОНВЕРТОВ</w:t>
          </w:r>
          <w:r>
            <w:t xml:space="preserve"> и иных документов, оформляемых в ходе проведения закупки и/или по ее результатам»</w:t>
          </w:r>
        </w:p>
      </w:tc>
    </w:tr>
  </w:tbl>
  <w:p w:rsidR="000E5AC8" w:rsidRPr="00564407" w:rsidRDefault="000E5AC8" w:rsidP="00D71EA3">
    <w:pPr>
      <w:ind w:firstLine="0"/>
    </w:pP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86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11"/>
    </w:tblGrid>
    <w:tr w:rsidR="000E5AC8" w:rsidRPr="001B5DAB" w:rsidTr="00864AB2">
      <w:trPr>
        <w:trHeight w:val="284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864AB2">
          <w:pPr>
            <w:ind w:left="567" w:firstLine="0"/>
            <w:jc w:val="right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noProof/>
              <w:sz w:val="10"/>
              <w:szCs w:val="10"/>
            </w:rPr>
            <w:t>БЛОК 5 «ОБРАЗЕЦ ОФОРМЛЕНИЯ КОНВЕРТОВ»</w:t>
          </w:r>
        </w:p>
      </w:tc>
    </w:tr>
  </w:tbl>
  <w:p w:rsidR="000E5AC8" w:rsidRDefault="000E5AC8" w:rsidP="00E0089C"/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C1334F">
      <w:trPr>
        <w:trHeight w:val="253"/>
        <w:ins w:id="667" w:author="Rinat Gub" w:date="2022-12-06T13:44:00Z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E329A1">
          <w:pPr>
            <w:pStyle w:val="S7"/>
            <w:spacing w:before="0"/>
            <w:rPr>
              <w:ins w:id="668" w:author="Rinat Gub" w:date="2022-12-06T13:44:00Z"/>
            </w:rPr>
          </w:pPr>
          <w:ins w:id="669" w:author="Rinat Gub" w:date="2022-12-06T13:44:00Z">
            <w:r w:rsidRPr="00C1334F">
              <w:t>БЛОК 4 «ОБРАЗЦЫ ФОРМ ДОКУМЕНТОВ</w:t>
            </w:r>
            <w:r>
              <w:t>, включаемых в заявку на участие в закупке</w:t>
            </w:r>
            <w:r w:rsidRPr="00C1334F">
              <w:t>»</w:t>
            </w:r>
          </w:ins>
        </w:p>
      </w:tc>
    </w:tr>
  </w:tbl>
  <w:p w:rsidR="000E5AC8" w:rsidRPr="00564407" w:rsidRDefault="000E5AC8" w:rsidP="00C1334F">
    <w:pPr>
      <w:ind w:firstLine="0"/>
      <w:pPrChange w:id="670" w:author="Rinat Gub" w:date="2022-12-06T13:44:00Z">
        <w:pPr>
          <w:pStyle w:val="a8"/>
        </w:pPr>
      </w:pPrChange>
    </w:pP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71EA3">
          <w:pPr>
            <w:pStyle w:val="S7"/>
            <w:spacing w:before="0"/>
          </w:pPr>
          <w:r w:rsidRPr="00D71EA3">
            <w:t>БЛОК 5 «ОБРАЗЕЦ ОФОРМЛЕНИЯ КОНВЕРТОВ</w:t>
          </w:r>
          <w:r>
            <w:t xml:space="preserve"> и иных документов, оформляемых в ходе проведения закупки и/или по ее результатам»</w:t>
          </w:r>
        </w:p>
      </w:tc>
    </w:tr>
  </w:tbl>
  <w:p w:rsidR="000E5AC8" w:rsidRPr="00564407" w:rsidRDefault="000E5AC8" w:rsidP="00D71EA3">
    <w:pPr>
      <w:ind w:firstLine="0"/>
    </w:pP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86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14"/>
    </w:tblGrid>
    <w:tr w:rsidR="000E5AC8" w:rsidRPr="001B5DAB" w:rsidTr="00864AB2">
      <w:trPr>
        <w:trHeight w:val="284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864AB2">
          <w:pPr>
            <w:ind w:left="567" w:firstLine="0"/>
            <w:jc w:val="right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noProof/>
              <w:sz w:val="10"/>
              <w:szCs w:val="10"/>
            </w:rPr>
            <w:t>БЛОК 5 «ОБРАЗЕЦ ОФОРМЛЕНИЯ КОНВЕРТОВ»</w:t>
          </w:r>
        </w:p>
      </w:tc>
    </w:tr>
  </w:tbl>
  <w:p w:rsidR="000E5AC8" w:rsidRDefault="000E5AC8" w:rsidP="00E0089C"/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71EA3">
          <w:pPr>
            <w:pStyle w:val="S7"/>
            <w:spacing w:before="0"/>
          </w:pPr>
          <w:r w:rsidRPr="00D71EA3">
            <w:t>БЛОК 6 «ПРОЕКТ ДОГОВОРА»</w:t>
          </w:r>
        </w:p>
      </w:tc>
    </w:tr>
  </w:tbl>
  <w:p w:rsidR="000E5AC8" w:rsidRPr="00564407" w:rsidRDefault="000E5AC8" w:rsidP="00D71EA3">
    <w:pPr>
      <w:ind w:firstLine="0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 w:rsidP="00620381"/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RPr="001B5DAB" w:rsidTr="007120D0">
      <w:trPr>
        <w:trHeight w:val="253"/>
        <w:ins w:id="689" w:author="Rinat Gub" w:date="2022-12-06T13:44:00Z"/>
      </w:trPr>
      <w:tc>
        <w:tcPr>
          <w:tcW w:w="5000" w:type="pct"/>
          <w:tcBorders>
            <w:bottom w:val="single" w:sz="12" w:space="0" w:color="FFC000"/>
          </w:tcBorders>
          <w:vAlign w:val="center"/>
        </w:tcPr>
        <w:p w:rsidR="000E5AC8" w:rsidRPr="001B5DAB" w:rsidRDefault="000E5AC8" w:rsidP="007120D0">
          <w:pPr>
            <w:ind w:left="567" w:firstLine="0"/>
            <w:jc w:val="right"/>
            <w:rPr>
              <w:ins w:id="690" w:author="Rinat Gub" w:date="2022-12-06T13:44:00Z"/>
              <w:rFonts w:ascii="Arial" w:hAnsi="Arial" w:cs="Arial"/>
              <w:b/>
              <w:sz w:val="10"/>
              <w:szCs w:val="10"/>
            </w:rPr>
          </w:pPr>
          <w:ins w:id="691" w:author="Rinat Gub" w:date="2022-12-06T13:44:00Z">
            <w:r>
              <w:rPr>
                <w:rFonts w:ascii="Arial" w:hAnsi="Arial" w:cs="Arial"/>
                <w:b/>
                <w:noProof/>
                <w:sz w:val="10"/>
                <w:szCs w:val="10"/>
              </w:rPr>
              <w:t>БЛОК 4 «ОБРАЗЦЫ ФОРМ ДОКУМЕНТОВ»</w:t>
            </w:r>
          </w:ins>
        </w:p>
      </w:tc>
    </w:tr>
  </w:tbl>
  <w:p w:rsidR="000E5AC8" w:rsidRDefault="000E5AC8" w:rsidP="007120D0">
    <w:pPr>
      <w:pPrChange w:id="692" w:author="Rinat Gub" w:date="2022-12-06T13:44:00Z">
        <w:pPr>
          <w:pStyle w:val="a8"/>
        </w:pPr>
      </w:pPrChange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71EA3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71EA3">
          <w:pPr>
            <w:pStyle w:val="S7"/>
            <w:spacing w:before="0"/>
          </w:pPr>
          <w:r w:rsidRPr="00D71EA3">
            <w:t>БЛОК 6 «ПРОЕКТ ДОГОВОРА»</w:t>
          </w:r>
        </w:p>
      </w:tc>
    </w:tr>
  </w:tbl>
  <w:p w:rsidR="000E5AC8" w:rsidRPr="00564407" w:rsidRDefault="000E5AC8" w:rsidP="00D71EA3">
    <w:pPr>
      <w:ind w:firstLine="0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 w:rsidP="00620381"/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0E5AC8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635DCE" w:rsidRDefault="000E5AC8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7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«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ТЕХНИЧЕСКОЕ ЗАДАНИЕ</w:t>
          </w:r>
          <w:r w:rsidRPr="00635DCE">
            <w:rPr>
              <w:rFonts w:ascii="Arial" w:hAnsi="Arial" w:cs="Arial"/>
              <w:b/>
              <w:i w:val="0"/>
              <w:noProof/>
              <w:sz w:val="10"/>
              <w:szCs w:val="10"/>
            </w:rPr>
            <w:t>»</w:t>
          </w:r>
        </w:p>
      </w:tc>
    </w:tr>
  </w:tbl>
  <w:p w:rsidR="000E5AC8" w:rsidRPr="0011106F" w:rsidRDefault="000E5AC8" w:rsidP="00D71EA3">
    <w:pPr>
      <w:ind w:firstLine="0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0E5AC8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635DCE" w:rsidRDefault="000E5AC8" w:rsidP="00D71EA3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8. ПОРЯДОК ПРОВЕДЕНИЯ ВЫЕЗДНОЙ ПРОВЕРКИ (АУДИТА)</w:t>
          </w:r>
        </w:p>
      </w:tc>
    </w:tr>
  </w:tbl>
  <w:p w:rsidR="000E5AC8" w:rsidRPr="0011106F" w:rsidRDefault="000E5AC8" w:rsidP="00D71EA3">
    <w:pPr>
      <w:ind w:firstLine="0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0E5AC8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635DCE" w:rsidRDefault="000E5AC8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9 «ТРЕБОВАНИЯ К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ПОСТАВЩИКУ/</w:t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УЧАСТНИКУ ЗАКУПКИ ДЛЯ ПРОХОЖДЕНИЯ АК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КРЕДИТАЦИИ</w:t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»</w:t>
          </w:r>
        </w:p>
      </w:tc>
    </w:tr>
  </w:tbl>
  <w:p w:rsidR="000E5AC8" w:rsidRPr="0011106F" w:rsidRDefault="000E5AC8" w:rsidP="00D71EA3">
    <w:pPr>
      <w:ind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44416" behindDoc="1" locked="0" layoutInCell="0" allowOverlap="1" wp14:anchorId="5E382954" wp14:editId="2B96664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Default="000E5AC8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382954"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6" type="#_x0000_t202" style="position:absolute;left:0;text-align:left;margin-left:0;margin-top:0;width:509.6pt;height:169.85pt;rotation:-45;z-index:-251672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2X4iwIAAAY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d9cFN+&#10;ds5O0RPI2cEVK7H9cSCGgTUO4loBN/BDbZQYDeefPRsvxbZ/JEaPqjioet+er1iQxuft6WhYQr8B&#10;kGjh5kLLaBrMMTQ8Jo8yDqhhRHoFxtrwoLF34MBztCNcttDl+GHwt/n1c8h6+XwtfwE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K8Nl+IsCAAAG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shapetype="t"/>
              <v:textbox style="mso-fit-shape-to-text:t">
                <w:txbxContent>
                  <w:p w:rsidR="000E5AC8" w:rsidRDefault="000E5AC8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93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344"/>
    </w:tblGrid>
    <w:tr w:rsidR="000E5AC8" w:rsidTr="00470A28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635DCE" w:rsidRDefault="000E5AC8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9 «ТРЕБОВАНИЯ К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ПОСТАВЩИКУ/</w:t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УЧАСТНИКУ ЗАКУПКИ ДЛЯ ПРОХОЖДЕНИЯ АК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КРЕДИТАЦИИ</w:t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»</w:t>
          </w:r>
        </w:p>
      </w:tc>
    </w:tr>
  </w:tbl>
  <w:p w:rsidR="000E5AC8" w:rsidRPr="0011106F" w:rsidRDefault="000E5AC8" w:rsidP="00DF74C7">
    <w:pPr>
      <w:ind w:firstLine="0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43392" behindDoc="1" locked="0" layoutInCell="0" allowOverlap="1" wp14:anchorId="2A2BCC34" wp14:editId="6D45BC6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5AC8" w:rsidRDefault="000E5AC8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2BCC34"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8" type="#_x0000_t202" style="position:absolute;left:0;text-align:left;margin-left:0;margin-top:0;width:509.6pt;height:169.85pt;rotation:-45;z-index:-251673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Kh1G+G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0E5AC8" w:rsidRDefault="000E5AC8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0E5AC8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635DCE" w:rsidRDefault="000E5AC8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БЛОК 9 «ТРЕБОВАНИЯ К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 ПОСТАВЩИКУ/</w:t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УЧАСТНИКУ ЗАКУПКИ ДЛЯ ПРОХОЖДЕНИЯ АК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t>КРЕДИТАЦИИ</w:t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»</w:t>
          </w:r>
        </w:p>
      </w:tc>
    </w:tr>
  </w:tbl>
  <w:p w:rsidR="000E5AC8" w:rsidRPr="0011106F" w:rsidRDefault="000E5AC8" w:rsidP="00DF74C7">
    <w:pPr>
      <w:ind w:firstLine="0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DF0C27">
      <w:trPr>
        <w:trHeight w:val="253"/>
        <w:del w:id="867" w:author="Rinat Gub" w:date="2022-12-06T13:44:00Z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711D68" w:rsidRDefault="000E5AC8" w:rsidP="00DF0C27">
          <w:pPr>
            <w:pStyle w:val="S7"/>
            <w:spacing w:before="0"/>
            <w:rPr>
              <w:del w:id="868" w:author="Rinat Gub" w:date="2022-12-06T13:44:00Z"/>
            </w:rPr>
          </w:pPr>
          <w:del w:id="869" w:author="Rinat Gub" w:date="2022-12-06T13:44:00Z">
            <w:r w:rsidRPr="00C1334F">
              <w:delText>БЛОК 4 «ОБРАЗЦЫ ФОРМ ДОКУМЕНТОВ</w:delText>
            </w:r>
            <w:r>
              <w:delText>, включаемых в заявку на участие в закупке</w:delText>
            </w:r>
            <w:r w:rsidRPr="00C1334F">
              <w:delText>»</w:delText>
            </w:r>
          </w:del>
        </w:p>
      </w:tc>
    </w:tr>
  </w:tbl>
  <w:p w:rsidR="000E5AC8" w:rsidRDefault="000E5AC8">
    <w:pPr>
      <w:pStyle w:val="a8"/>
      <w:pPrChange w:id="870" w:author="Rinat Gub" w:date="2022-12-06T13:44:00Z">
        <w:pPr>
          <w:ind w:firstLine="0"/>
        </w:pPr>
      </w:pPrChange>
    </w:pP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9"/>
    </w:tblGrid>
    <w:tr w:rsidR="000E5AC8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9602D8" w:rsidRDefault="000E5AC8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0E5AC8" w:rsidRDefault="000E5AC8" w:rsidP="001D0822"/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AC8" w:rsidRDefault="000E5AC8">
    <w:pPr>
      <w:pStyle w:val="a8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638"/>
    </w:tblGrid>
    <w:tr w:rsidR="000E5AC8" w:rsidTr="00864AB2">
      <w:trPr>
        <w:trHeight w:val="73"/>
        <w:ins w:id="11846" w:author="Rinat Gub" w:date="2022-12-06T13:44:00Z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0E5AC8" w:rsidRPr="00635DCE" w:rsidRDefault="000E5AC8" w:rsidP="00635DCE">
          <w:pPr>
            <w:pStyle w:val="a8"/>
            <w:pBdr>
              <w:bottom w:val="none" w:sz="0" w:space="0" w:color="auto"/>
            </w:pBdr>
            <w:jc w:val="right"/>
            <w:rPr>
              <w:ins w:id="11847" w:author="Rinat Gub" w:date="2022-12-06T13:44:00Z"/>
              <w:rFonts w:ascii="Arial" w:hAnsi="Arial" w:cs="Arial"/>
              <w:b/>
              <w:i w:val="0"/>
              <w:caps/>
              <w:sz w:val="10"/>
              <w:szCs w:val="10"/>
            </w:rPr>
          </w:pPr>
          <w:ins w:id="11848" w:author="Rinat Gub" w:date="2022-12-06T13:44:00Z">
            <w:r w:rsidRPr="00635DCE">
              <w:rPr>
                <w:rFonts w:ascii="Arial" w:hAnsi="Arial" w:cs="Arial"/>
                <w:b/>
                <w:i w:val="0"/>
                <w:caps/>
                <w:sz w:val="10"/>
                <w:szCs w:val="10"/>
              </w:rPr>
              <w:t xml:space="preserve">ФОРМУЛЯР ДЛЯ ЗАГРУЗКИ ДАННЫХ ПОСТАВЩИКА В БАЗУ ДАННЫХ </w:t>
            </w:r>
            <w:r>
              <w:rPr>
                <w:rFonts w:ascii="Arial" w:hAnsi="Arial" w:cs="Arial"/>
                <w:b/>
                <w:i w:val="0"/>
                <w:caps/>
                <w:sz w:val="10"/>
                <w:szCs w:val="10"/>
              </w:rPr>
              <w:t>ПАО</w:t>
            </w:r>
            <w:r w:rsidRPr="00635DCE">
              <w:rPr>
                <w:rFonts w:ascii="Arial" w:hAnsi="Arial" w:cs="Arial"/>
                <w:b/>
                <w:i w:val="0"/>
                <w:caps/>
                <w:sz w:val="10"/>
                <w:szCs w:val="10"/>
              </w:rPr>
              <w:t xml:space="preserve"> «НК «РОСНЕФТЬ»</w:t>
            </w:r>
          </w:ins>
        </w:p>
      </w:tc>
    </w:tr>
  </w:tbl>
  <w:p w:rsidR="000E5AC8" w:rsidRDefault="000E5AC8" w:rsidP="001D0822">
    <w:pPr>
      <w:pPrChange w:id="11849" w:author="Rinat Gub" w:date="2022-12-06T13:44:00Z">
        <w:pPr>
          <w:pStyle w:val="a8"/>
        </w:pPr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 w15:restartNumberingAfterBreak="0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2" w15:restartNumberingAfterBreak="0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3" w15:restartNumberingAfterBreak="0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6" w15:restartNumberingAfterBreak="0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8" w15:restartNumberingAfterBreak="0">
    <w:nsid w:val="05194119"/>
    <w:multiLevelType w:val="hybridMultilevel"/>
    <w:tmpl w:val="5F0A59AA"/>
    <w:lvl w:ilvl="0" w:tplc="95FA41C8">
      <w:start w:val="1"/>
      <w:numFmt w:val="russianUpp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1" w15:restartNumberingAfterBreak="0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" w15:restartNumberingAfterBreak="0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5" w15:restartNumberingAfterBreak="0">
    <w:nsid w:val="0899021B"/>
    <w:multiLevelType w:val="hybridMultilevel"/>
    <w:tmpl w:val="2368AA36"/>
    <w:lvl w:ilvl="0" w:tplc="04190013">
      <w:start w:val="1"/>
      <w:numFmt w:val="upp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9" w15:restartNumberingAfterBreak="0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0" w15:restartNumberingAfterBreak="0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27" w15:restartNumberingAfterBreak="0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5539F9"/>
    <w:multiLevelType w:val="hybridMultilevel"/>
    <w:tmpl w:val="023628A4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3" w15:restartNumberingAfterBreak="0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10716ADE"/>
    <w:multiLevelType w:val="hybridMultilevel"/>
    <w:tmpl w:val="3196B57A"/>
    <w:lvl w:ilvl="0" w:tplc="B7D4E04A">
      <w:start w:val="1"/>
      <w:numFmt w:val="russianLow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133800C6"/>
    <w:multiLevelType w:val="hybridMultilevel"/>
    <w:tmpl w:val="D0B8AA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35F6A39"/>
    <w:multiLevelType w:val="hybridMultilevel"/>
    <w:tmpl w:val="D06C5640"/>
    <w:lvl w:ilvl="0" w:tplc="B508A6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2" w15:restartNumberingAfterBreak="0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14AF3942"/>
    <w:multiLevelType w:val="hybridMultilevel"/>
    <w:tmpl w:val="C88880EA"/>
    <w:lvl w:ilvl="0" w:tplc="6A8A8878">
      <w:start w:val="1"/>
      <w:numFmt w:val="russianLower"/>
      <w:lvlText w:val="(%1)"/>
      <w:lvlJc w:val="left"/>
      <w:pPr>
        <w:ind w:left="77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5" w15:restartNumberingAfterBreak="0">
    <w:nsid w:val="152C6DEB"/>
    <w:multiLevelType w:val="hybridMultilevel"/>
    <w:tmpl w:val="5588D404"/>
    <w:lvl w:ilvl="0" w:tplc="0419000F">
      <w:start w:val="1"/>
      <w:numFmt w:val="decimal"/>
      <w:lvlText w:val="%1."/>
      <w:lvlJc w:val="left"/>
      <w:pPr>
        <w:ind w:left="765" w:hanging="360"/>
      </w:p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6" w15:restartNumberingAfterBreak="0">
    <w:nsid w:val="155F2530"/>
    <w:multiLevelType w:val="hybridMultilevel"/>
    <w:tmpl w:val="16867B2A"/>
    <w:lvl w:ilvl="0" w:tplc="041C0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6612D0F"/>
    <w:multiLevelType w:val="multilevel"/>
    <w:tmpl w:val="CF881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 w15:restartNumberingAfterBreak="0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1" w15:restartNumberingAfterBreak="0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7584C33"/>
    <w:multiLevelType w:val="hybridMultilevel"/>
    <w:tmpl w:val="18247D98"/>
    <w:lvl w:ilvl="0" w:tplc="C4A46F1A">
      <w:numFmt w:val="bullet"/>
      <w:lvlText w:val="–"/>
      <w:lvlJc w:val="left"/>
      <w:pPr>
        <w:ind w:left="1733" w:hanging="360"/>
      </w:pPr>
      <w:rPr>
        <w:rFonts w:ascii="Calibri" w:hAnsi="Calibri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93" w:hanging="360"/>
      </w:pPr>
      <w:rPr>
        <w:rFonts w:ascii="Wingdings" w:hAnsi="Wingdings" w:hint="default"/>
      </w:rPr>
    </w:lvl>
  </w:abstractNum>
  <w:abstractNum w:abstractNumId="53" w15:restartNumberingAfterBreak="0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89B3746"/>
    <w:multiLevelType w:val="hybridMultilevel"/>
    <w:tmpl w:val="4E2A0B3C"/>
    <w:lvl w:ilvl="0" w:tplc="7A4ACB1A">
      <w:start w:val="1"/>
      <w:numFmt w:val="bullet"/>
      <w:lvlRestart w:val="0"/>
      <w:lvlText w:val=""/>
      <w:lvlJc w:val="left"/>
      <w:pPr>
        <w:ind w:left="16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56" w15:restartNumberingAfterBreak="0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 w15:restartNumberingAfterBreak="0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 w15:restartNumberingAfterBreak="0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9" w15:restartNumberingAfterBreak="0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1B485C37"/>
    <w:multiLevelType w:val="hybridMultilevel"/>
    <w:tmpl w:val="24B24404"/>
    <w:lvl w:ilvl="0" w:tplc="8B9425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2" w15:restartNumberingAfterBreak="0">
    <w:nsid w:val="1CBA3E28"/>
    <w:multiLevelType w:val="hybridMultilevel"/>
    <w:tmpl w:val="16867B2A"/>
    <w:lvl w:ilvl="0" w:tplc="041C0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4" w15:restartNumberingAfterBreak="0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5" w15:restartNumberingAfterBreak="0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6" w15:restartNumberingAfterBreak="0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0" w15:restartNumberingAfterBreak="0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2" w15:restartNumberingAfterBreak="0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 w15:restartNumberingAfterBreak="0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24076B94"/>
    <w:multiLevelType w:val="hybridMultilevel"/>
    <w:tmpl w:val="2096731E"/>
    <w:lvl w:ilvl="0" w:tplc="3D160834">
      <w:start w:val="1"/>
      <w:numFmt w:val="decimal"/>
      <w:lvlText w:val="2.%1."/>
      <w:lvlJc w:val="left"/>
      <w:pPr>
        <w:ind w:left="1259" w:hanging="360"/>
      </w:pPr>
      <w:rPr>
        <w:rFonts w:hint="default"/>
        <w:color w:val="auto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76" w15:restartNumberingAfterBreak="0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 w15:restartNumberingAfterBreak="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6DA3C92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2" w15:restartNumberingAfterBreak="0">
    <w:nsid w:val="276F0811"/>
    <w:multiLevelType w:val="hybridMultilevel"/>
    <w:tmpl w:val="D06C5640"/>
    <w:lvl w:ilvl="0" w:tplc="B508A6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 w15:restartNumberingAfterBreak="0">
    <w:nsid w:val="27872FC7"/>
    <w:multiLevelType w:val="hybridMultilevel"/>
    <w:tmpl w:val="EA4AA9C0"/>
    <w:lvl w:ilvl="0" w:tplc="FE84C4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 w15:restartNumberingAfterBreak="0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7" w15:restartNumberingAfterBreak="0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9" w15:restartNumberingAfterBreak="0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0" w15:restartNumberingAfterBreak="0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1" w15:restartNumberingAfterBreak="0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2" w15:restartNumberingAfterBreak="0">
    <w:nsid w:val="29FA10BE"/>
    <w:multiLevelType w:val="hybridMultilevel"/>
    <w:tmpl w:val="D78EE450"/>
    <w:lvl w:ilvl="0" w:tplc="D94A73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4" w15:restartNumberingAfterBreak="0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5" w15:restartNumberingAfterBreak="0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C600A1D"/>
    <w:multiLevelType w:val="hybridMultilevel"/>
    <w:tmpl w:val="610EC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99" w15:restartNumberingAfterBreak="0">
    <w:nsid w:val="2E5812A2"/>
    <w:multiLevelType w:val="hybridMultilevel"/>
    <w:tmpl w:val="D0B8AA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1" w15:restartNumberingAfterBreak="0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2" w15:restartNumberingAfterBreak="0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3" w15:restartNumberingAfterBreak="0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2FD66A7D"/>
    <w:multiLevelType w:val="hybridMultilevel"/>
    <w:tmpl w:val="1AD834B2"/>
    <w:lvl w:ilvl="0" w:tplc="9D3EF5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0" w15:restartNumberingAfterBreak="0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 w15:restartNumberingAfterBreak="0">
    <w:nsid w:val="33231307"/>
    <w:multiLevelType w:val="hybridMultilevel"/>
    <w:tmpl w:val="D78EE450"/>
    <w:lvl w:ilvl="0" w:tplc="D94A73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4" w15:restartNumberingAfterBreak="0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7" w15:restartNumberingAfterBreak="0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8" w15:restartNumberingAfterBreak="0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9" w15:restartNumberingAfterBreak="0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20" w15:restartNumberingAfterBreak="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1" w15:restartNumberingAfterBreak="0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2" w15:restartNumberingAfterBreak="0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3" w15:restartNumberingAfterBreak="0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3E8C35B4"/>
    <w:multiLevelType w:val="hybridMultilevel"/>
    <w:tmpl w:val="D78EE450"/>
    <w:lvl w:ilvl="0" w:tplc="D94A73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3F380E7A"/>
    <w:multiLevelType w:val="hybridMultilevel"/>
    <w:tmpl w:val="24B24404"/>
    <w:lvl w:ilvl="0" w:tplc="8B9425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28" w15:restartNumberingAfterBreak="0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0" w15:restartNumberingAfterBreak="0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31" w15:restartNumberingAfterBreak="0">
    <w:nsid w:val="4071674A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33" w15:restartNumberingAfterBreak="0">
    <w:nsid w:val="40757D91"/>
    <w:multiLevelType w:val="hybridMultilevel"/>
    <w:tmpl w:val="F22C280A"/>
    <w:lvl w:ilvl="0" w:tplc="663C6626">
      <w:start w:val="1"/>
      <w:numFmt w:val="bullet"/>
      <w:lvlText w:val="−"/>
      <w:lvlJc w:val="left"/>
      <w:pPr>
        <w:ind w:left="16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4" w15:restartNumberingAfterBreak="0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5" w15:restartNumberingAfterBreak="0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40E73143"/>
    <w:multiLevelType w:val="hybridMultilevel"/>
    <w:tmpl w:val="12DCE890"/>
    <w:lvl w:ilvl="0" w:tplc="63B80EB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7" w15:restartNumberingAfterBreak="0">
    <w:nsid w:val="416C7DC5"/>
    <w:multiLevelType w:val="hybridMultilevel"/>
    <w:tmpl w:val="7A2A0D0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8" w15:restartNumberingAfterBreak="0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9" w15:restartNumberingAfterBreak="0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0" w15:restartNumberingAfterBreak="0">
    <w:nsid w:val="42353478"/>
    <w:multiLevelType w:val="hybridMultilevel"/>
    <w:tmpl w:val="2368AA36"/>
    <w:lvl w:ilvl="0" w:tplc="04190013">
      <w:start w:val="1"/>
      <w:numFmt w:val="upp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1" w15:restartNumberingAfterBreak="0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3" w15:restartNumberingAfterBreak="0">
    <w:nsid w:val="441D54ED"/>
    <w:multiLevelType w:val="hybridMultilevel"/>
    <w:tmpl w:val="69C8AE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4" w15:restartNumberingAfterBreak="0">
    <w:nsid w:val="44426A50"/>
    <w:multiLevelType w:val="hybridMultilevel"/>
    <w:tmpl w:val="D06C5640"/>
    <w:lvl w:ilvl="0" w:tplc="B508A6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6" w15:restartNumberingAfterBreak="0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47500A43"/>
    <w:multiLevelType w:val="hybridMultilevel"/>
    <w:tmpl w:val="5D0CF44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1" w15:restartNumberingAfterBreak="0">
    <w:nsid w:val="48355D2B"/>
    <w:multiLevelType w:val="hybridMultilevel"/>
    <w:tmpl w:val="A14EDF64"/>
    <w:lvl w:ilvl="0" w:tplc="FBB85FB8">
      <w:start w:val="1"/>
      <w:numFmt w:val="decimal"/>
      <w:lvlText w:val="(%1)"/>
      <w:lvlJc w:val="left"/>
      <w:pPr>
        <w:ind w:left="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</w:lvl>
    <w:lvl w:ilvl="3" w:tplc="0419000F" w:tentative="1">
      <w:start w:val="1"/>
      <w:numFmt w:val="decimal"/>
      <w:lvlText w:val="%4."/>
      <w:lvlJc w:val="left"/>
      <w:pPr>
        <w:ind w:left="2937" w:hanging="360"/>
      </w:p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</w:lvl>
    <w:lvl w:ilvl="6" w:tplc="0419000F" w:tentative="1">
      <w:start w:val="1"/>
      <w:numFmt w:val="decimal"/>
      <w:lvlText w:val="%7."/>
      <w:lvlJc w:val="left"/>
      <w:pPr>
        <w:ind w:left="5097" w:hanging="360"/>
      </w:p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52" w15:restartNumberingAfterBreak="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3" w15:restartNumberingAfterBreak="0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54" w15:restartNumberingAfterBreak="0">
    <w:nsid w:val="49BB5039"/>
    <w:multiLevelType w:val="hybridMultilevel"/>
    <w:tmpl w:val="D5EEB70E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23549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56" w15:restartNumberingAfterBreak="0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8" w15:restartNumberingAfterBreak="0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9" w15:restartNumberingAfterBreak="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0" w15:restartNumberingAfterBreak="0">
    <w:nsid w:val="4F140134"/>
    <w:multiLevelType w:val="hybridMultilevel"/>
    <w:tmpl w:val="99B655F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4" w15:restartNumberingAfterBreak="0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5" w15:restartNumberingAfterBreak="0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 w15:restartNumberingAfterBreak="0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8" w15:restartNumberingAfterBreak="0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69" w15:restartNumberingAfterBreak="0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0" w15:restartNumberingAfterBreak="0">
    <w:nsid w:val="534A084F"/>
    <w:multiLevelType w:val="hybridMultilevel"/>
    <w:tmpl w:val="16867B2A"/>
    <w:lvl w:ilvl="0" w:tplc="041C0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537E5E04"/>
    <w:multiLevelType w:val="hybridMultilevel"/>
    <w:tmpl w:val="2BDAB316"/>
    <w:lvl w:ilvl="0" w:tplc="63B80EBA">
      <w:start w:val="1"/>
      <w:numFmt w:val="bullet"/>
      <w:lvlText w:val="−"/>
      <w:lvlJc w:val="left"/>
      <w:pPr>
        <w:ind w:left="76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2" w15:restartNumberingAfterBreak="0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74" w15:restartNumberingAfterBreak="0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6" w15:restartNumberingAfterBreak="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7" w15:restartNumberingAfterBreak="0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8" w15:restartNumberingAfterBreak="0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9" w15:restartNumberingAfterBreak="0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0" w15:restartNumberingAfterBreak="0">
    <w:nsid w:val="588350C4"/>
    <w:multiLevelType w:val="hybridMultilevel"/>
    <w:tmpl w:val="8708C502"/>
    <w:lvl w:ilvl="0" w:tplc="67386C34">
      <w:start w:val="5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81" w15:restartNumberingAfterBreak="0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2" w15:restartNumberingAfterBreak="0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3" w15:restartNumberingAfterBreak="0">
    <w:nsid w:val="59875CC6"/>
    <w:multiLevelType w:val="hybridMultilevel"/>
    <w:tmpl w:val="D730F440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4" w15:restartNumberingAfterBreak="0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85" w15:restartNumberingAfterBreak="0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187" w15:restartNumberingAfterBreak="0">
    <w:nsid w:val="5BC73C13"/>
    <w:multiLevelType w:val="hybridMultilevel"/>
    <w:tmpl w:val="B924238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89" w15:restartNumberingAfterBreak="0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0" w15:restartNumberingAfterBreak="0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5DC46116"/>
    <w:multiLevelType w:val="multilevel"/>
    <w:tmpl w:val="005AB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2" w15:restartNumberingAfterBreak="0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5E813EAF"/>
    <w:multiLevelType w:val="hybridMultilevel"/>
    <w:tmpl w:val="16867B2A"/>
    <w:lvl w:ilvl="0" w:tplc="041C08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 w15:restartNumberingAfterBreak="0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62535CCF"/>
    <w:multiLevelType w:val="hybridMultilevel"/>
    <w:tmpl w:val="54780026"/>
    <w:lvl w:ilvl="0" w:tplc="C4A46F1A">
      <w:numFmt w:val="bullet"/>
      <w:lvlText w:val="–"/>
      <w:lvlJc w:val="left"/>
      <w:pPr>
        <w:ind w:left="1287" w:hanging="360"/>
      </w:pPr>
      <w:rPr>
        <w:rFonts w:ascii="Calibri" w:hAnsi="Calibri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9" w15:restartNumberingAfterBreak="0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1" w15:restartNumberingAfterBreak="0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2" w15:restartNumberingAfterBreak="0">
    <w:nsid w:val="641A16C7"/>
    <w:multiLevelType w:val="hybridMultilevel"/>
    <w:tmpl w:val="D78EE450"/>
    <w:lvl w:ilvl="0" w:tplc="D94A73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4" w15:restartNumberingAfterBreak="0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5" w15:restartNumberingAfterBreak="0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6" w15:restartNumberingAfterBreak="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07" w15:restartNumberingAfterBreak="0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8" w15:restartNumberingAfterBreak="0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10" w15:restartNumberingAfterBreak="0">
    <w:nsid w:val="69232296"/>
    <w:multiLevelType w:val="hybridMultilevel"/>
    <w:tmpl w:val="4CB632C0"/>
    <w:lvl w:ilvl="0" w:tplc="23549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2" w15:restartNumberingAfterBreak="0">
    <w:nsid w:val="6AEE0911"/>
    <w:multiLevelType w:val="hybridMultilevel"/>
    <w:tmpl w:val="EA4AA9C0"/>
    <w:lvl w:ilvl="0" w:tplc="FE84C4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6B3821B1"/>
    <w:multiLevelType w:val="hybridMultilevel"/>
    <w:tmpl w:val="D06C5640"/>
    <w:lvl w:ilvl="0" w:tplc="B508A6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6B9A3EE2"/>
    <w:multiLevelType w:val="hybridMultilevel"/>
    <w:tmpl w:val="D0C4AC12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5" w15:restartNumberingAfterBreak="0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6" w15:restartNumberingAfterBreak="0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7" w15:restartNumberingAfterBreak="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18" w15:restartNumberingAfterBreak="0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9" w15:restartNumberingAfterBreak="0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22" w15:restartNumberingAfterBreak="0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E544AF6"/>
    <w:multiLevelType w:val="hybridMultilevel"/>
    <w:tmpl w:val="EACAD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6" w15:restartNumberingAfterBreak="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28" w15:restartNumberingAfterBreak="0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9" w15:restartNumberingAfterBreak="0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0" w15:restartNumberingAfterBreak="0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1" w15:restartNumberingAfterBreak="0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704F4460"/>
    <w:multiLevelType w:val="hybridMultilevel"/>
    <w:tmpl w:val="D0B8AA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4" w15:restartNumberingAfterBreak="0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5" w15:restartNumberingAfterBreak="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37" w15:restartNumberingAfterBreak="0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38" w15:restartNumberingAfterBreak="0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9" w15:restartNumberingAfterBreak="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40" w15:restartNumberingAfterBreak="0">
    <w:nsid w:val="75D3608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75E240C2"/>
    <w:multiLevelType w:val="hybridMultilevel"/>
    <w:tmpl w:val="11400FAE"/>
    <w:lvl w:ilvl="0" w:tplc="06BE22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2" w15:restartNumberingAfterBreak="0">
    <w:nsid w:val="77123B1D"/>
    <w:multiLevelType w:val="hybridMultilevel"/>
    <w:tmpl w:val="0E484B88"/>
    <w:lvl w:ilvl="0" w:tplc="63B80EBA">
      <w:start w:val="1"/>
      <w:numFmt w:val="bullet"/>
      <w:lvlText w:val="−"/>
      <w:lvlJc w:val="left"/>
      <w:pPr>
        <w:ind w:left="927" w:hanging="360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3" w15:restartNumberingAfterBreak="0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 w15:restartNumberingAfterBreak="0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6" w15:restartNumberingAfterBreak="0">
    <w:nsid w:val="79B85464"/>
    <w:multiLevelType w:val="hybridMultilevel"/>
    <w:tmpl w:val="790AD73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8" w15:restartNumberingAfterBreak="0">
    <w:nsid w:val="7ABE2C5B"/>
    <w:multiLevelType w:val="hybridMultilevel"/>
    <w:tmpl w:val="A14EDF64"/>
    <w:lvl w:ilvl="0" w:tplc="FBB85FB8">
      <w:start w:val="1"/>
      <w:numFmt w:val="decimal"/>
      <w:lvlText w:val="(%1)"/>
      <w:lvlJc w:val="left"/>
      <w:pPr>
        <w:ind w:left="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</w:lvl>
    <w:lvl w:ilvl="3" w:tplc="0419000F" w:tentative="1">
      <w:start w:val="1"/>
      <w:numFmt w:val="decimal"/>
      <w:lvlText w:val="%4."/>
      <w:lvlJc w:val="left"/>
      <w:pPr>
        <w:ind w:left="2937" w:hanging="360"/>
      </w:p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</w:lvl>
    <w:lvl w:ilvl="6" w:tplc="0419000F" w:tentative="1">
      <w:start w:val="1"/>
      <w:numFmt w:val="decimal"/>
      <w:lvlText w:val="%7."/>
      <w:lvlJc w:val="left"/>
      <w:pPr>
        <w:ind w:left="5097" w:hanging="360"/>
      </w:p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49" w15:restartNumberingAfterBreak="0">
    <w:nsid w:val="7AFC5CE8"/>
    <w:multiLevelType w:val="hybridMultilevel"/>
    <w:tmpl w:val="198435F0"/>
    <w:lvl w:ilvl="0" w:tplc="23549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1" w15:restartNumberingAfterBreak="0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7D5624B3"/>
    <w:multiLevelType w:val="hybridMultilevel"/>
    <w:tmpl w:val="017E7E14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4" w15:restartNumberingAfterBreak="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5" w15:restartNumberingAfterBreak="0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6" w15:restartNumberingAfterBreak="0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 w15:restartNumberingAfterBreak="0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58" w15:restartNumberingAfterBreak="0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59" w15:restartNumberingAfterBreak="0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60" w15:restartNumberingAfterBreak="0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8"/>
  </w:num>
  <w:num w:numId="2">
    <w:abstractNumId w:val="184"/>
  </w:num>
  <w:num w:numId="3">
    <w:abstractNumId w:val="19"/>
  </w:num>
  <w:num w:numId="4">
    <w:abstractNumId w:val="65"/>
  </w:num>
  <w:num w:numId="5">
    <w:abstractNumId w:val="11"/>
  </w:num>
  <w:num w:numId="6">
    <w:abstractNumId w:val="239"/>
  </w:num>
  <w:num w:numId="7">
    <w:abstractNumId w:val="18"/>
  </w:num>
  <w:num w:numId="8">
    <w:abstractNumId w:val="33"/>
  </w:num>
  <w:num w:numId="9">
    <w:abstractNumId w:val="26"/>
  </w:num>
  <w:num w:numId="10">
    <w:abstractNumId w:val="58"/>
  </w:num>
  <w:num w:numId="11">
    <w:abstractNumId w:val="169"/>
  </w:num>
  <w:num w:numId="12">
    <w:abstractNumId w:val="93"/>
  </w:num>
  <w:num w:numId="13">
    <w:abstractNumId w:val="186"/>
  </w:num>
  <w:num w:numId="14">
    <w:abstractNumId w:val="132"/>
  </w:num>
  <w:num w:numId="15">
    <w:abstractNumId w:val="2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73"/>
  </w:num>
  <w:num w:numId="18">
    <w:abstractNumId w:val="233"/>
  </w:num>
  <w:num w:numId="19">
    <w:abstractNumId w:val="244"/>
  </w:num>
  <w:num w:numId="20">
    <w:abstractNumId w:val="13"/>
  </w:num>
  <w:num w:numId="21">
    <w:abstractNumId w:val="71"/>
  </w:num>
  <w:num w:numId="22">
    <w:abstractNumId w:val="175"/>
  </w:num>
  <w:num w:numId="23">
    <w:abstractNumId w:val="196"/>
  </w:num>
  <w:num w:numId="24">
    <w:abstractNumId w:val="43"/>
  </w:num>
  <w:num w:numId="25">
    <w:abstractNumId w:val="207"/>
  </w:num>
  <w:num w:numId="26">
    <w:abstractNumId w:val="157"/>
  </w:num>
  <w:num w:numId="27">
    <w:abstractNumId w:val="39"/>
  </w:num>
  <w:num w:numId="28">
    <w:abstractNumId w:val="34"/>
  </w:num>
  <w:num w:numId="29">
    <w:abstractNumId w:val="117"/>
  </w:num>
  <w:num w:numId="30">
    <w:abstractNumId w:val="103"/>
  </w:num>
  <w:num w:numId="31">
    <w:abstractNumId w:val="211"/>
  </w:num>
  <w:num w:numId="32">
    <w:abstractNumId w:val="243"/>
  </w:num>
  <w:num w:numId="33">
    <w:abstractNumId w:val="165"/>
  </w:num>
  <w:num w:numId="34">
    <w:abstractNumId w:val="228"/>
  </w:num>
  <w:num w:numId="35">
    <w:abstractNumId w:val="130"/>
  </w:num>
  <w:num w:numId="36">
    <w:abstractNumId w:val="120"/>
  </w:num>
  <w:num w:numId="37">
    <w:abstractNumId w:val="49"/>
  </w:num>
  <w:num w:numId="38">
    <w:abstractNumId w:val="76"/>
  </w:num>
  <w:num w:numId="39">
    <w:abstractNumId w:val="17"/>
  </w:num>
  <w:num w:numId="40">
    <w:abstractNumId w:val="176"/>
  </w:num>
  <w:num w:numId="41">
    <w:abstractNumId w:val="86"/>
  </w:num>
  <w:num w:numId="42">
    <w:abstractNumId w:val="254"/>
  </w:num>
  <w:num w:numId="43">
    <w:abstractNumId w:val="141"/>
  </w:num>
  <w:num w:numId="44">
    <w:abstractNumId w:val="109"/>
  </w:num>
  <w:num w:numId="45">
    <w:abstractNumId w:val="72"/>
  </w:num>
  <w:num w:numId="46">
    <w:abstractNumId w:val="68"/>
  </w:num>
  <w:num w:numId="47">
    <w:abstractNumId w:val="234"/>
  </w:num>
  <w:num w:numId="48">
    <w:abstractNumId w:val="203"/>
  </w:num>
  <w:num w:numId="49">
    <w:abstractNumId w:val="237"/>
  </w:num>
  <w:num w:numId="50">
    <w:abstractNumId w:val="260"/>
  </w:num>
  <w:num w:numId="51">
    <w:abstractNumId w:val="88"/>
  </w:num>
  <w:num w:numId="52">
    <w:abstractNumId w:val="69"/>
  </w:num>
  <w:num w:numId="53">
    <w:abstractNumId w:val="110"/>
  </w:num>
  <w:num w:numId="54">
    <w:abstractNumId w:val="67"/>
  </w:num>
  <w:num w:numId="55">
    <w:abstractNumId w:val="27"/>
  </w:num>
  <w:num w:numId="56">
    <w:abstractNumId w:val="204"/>
  </w:num>
  <w:num w:numId="57">
    <w:abstractNumId w:val="16"/>
  </w:num>
  <w:num w:numId="58">
    <w:abstractNumId w:val="185"/>
  </w:num>
  <w:num w:numId="59">
    <w:abstractNumId w:val="100"/>
  </w:num>
  <w:num w:numId="60">
    <w:abstractNumId w:val="25"/>
  </w:num>
  <w:num w:numId="61">
    <w:abstractNumId w:val="245"/>
  </w:num>
  <w:num w:numId="62">
    <w:abstractNumId w:val="255"/>
  </w:num>
  <w:num w:numId="63">
    <w:abstractNumId w:val="201"/>
  </w:num>
  <w:num w:numId="64">
    <w:abstractNumId w:val="216"/>
  </w:num>
  <w:num w:numId="65">
    <w:abstractNumId w:val="105"/>
  </w:num>
  <w:num w:numId="66">
    <w:abstractNumId w:val="77"/>
  </w:num>
  <w:num w:numId="67">
    <w:abstractNumId w:val="256"/>
  </w:num>
  <w:num w:numId="68">
    <w:abstractNumId w:val="9"/>
  </w:num>
  <w:num w:numId="69">
    <w:abstractNumId w:val="23"/>
  </w:num>
  <w:num w:numId="70">
    <w:abstractNumId w:val="122"/>
  </w:num>
  <w:num w:numId="71">
    <w:abstractNumId w:val="63"/>
  </w:num>
  <w:num w:numId="72">
    <w:abstractNumId w:val="253"/>
  </w:num>
  <w:num w:numId="73">
    <w:abstractNumId w:val="209"/>
  </w:num>
  <w:num w:numId="74">
    <w:abstractNumId w:val="236"/>
  </w:num>
  <w:num w:numId="75">
    <w:abstractNumId w:val="53"/>
  </w:num>
  <w:num w:numId="76">
    <w:abstractNumId w:val="123"/>
  </w:num>
  <w:num w:numId="77">
    <w:abstractNumId w:val="28"/>
  </w:num>
  <w:num w:numId="78">
    <w:abstractNumId w:val="172"/>
  </w:num>
  <w:num w:numId="79">
    <w:abstractNumId w:val="158"/>
  </w:num>
  <w:num w:numId="80">
    <w:abstractNumId w:val="41"/>
  </w:num>
  <w:num w:numId="81">
    <w:abstractNumId w:val="134"/>
  </w:num>
  <w:num w:numId="82">
    <w:abstractNumId w:val="127"/>
  </w:num>
  <w:num w:numId="83">
    <w:abstractNumId w:val="153"/>
  </w:num>
  <w:num w:numId="84">
    <w:abstractNumId w:val="56"/>
  </w:num>
  <w:num w:numId="85">
    <w:abstractNumId w:val="155"/>
  </w:num>
  <w:num w:numId="86">
    <w:abstractNumId w:val="150"/>
  </w:num>
  <w:num w:numId="87">
    <w:abstractNumId w:val="85"/>
  </w:num>
  <w:num w:numId="88">
    <w:abstractNumId w:val="217"/>
  </w:num>
  <w:num w:numId="89">
    <w:abstractNumId w:val="61"/>
  </w:num>
  <w:num w:numId="90">
    <w:abstractNumId w:val="101"/>
  </w:num>
  <w:num w:numId="91">
    <w:abstractNumId w:val="59"/>
  </w:num>
  <w:num w:numId="92">
    <w:abstractNumId w:val="113"/>
  </w:num>
  <w:num w:numId="93">
    <w:abstractNumId w:val="177"/>
  </w:num>
  <w:num w:numId="94">
    <w:abstractNumId w:val="29"/>
  </w:num>
  <w:num w:numId="95">
    <w:abstractNumId w:val="208"/>
  </w:num>
  <w:num w:numId="96">
    <w:abstractNumId w:val="229"/>
  </w:num>
  <w:num w:numId="97">
    <w:abstractNumId w:val="66"/>
  </w:num>
  <w:num w:numId="98">
    <w:abstractNumId w:val="218"/>
  </w:num>
  <w:num w:numId="99">
    <w:abstractNumId w:val="258"/>
  </w:num>
  <w:num w:numId="100">
    <w:abstractNumId w:val="195"/>
  </w:num>
  <w:num w:numId="101">
    <w:abstractNumId w:val="257"/>
  </w:num>
  <w:num w:numId="102">
    <w:abstractNumId w:val="179"/>
  </w:num>
  <w:num w:numId="103">
    <w:abstractNumId w:val="7"/>
  </w:num>
  <w:num w:numId="104">
    <w:abstractNumId w:val="94"/>
  </w:num>
  <w:num w:numId="105">
    <w:abstractNumId w:val="206"/>
  </w:num>
  <w:num w:numId="106">
    <w:abstractNumId w:val="98"/>
  </w:num>
  <w:num w:numId="107">
    <w:abstractNumId w:val="22"/>
  </w:num>
  <w:num w:numId="108">
    <w:abstractNumId w:val="2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>
    <w:abstractNumId w:val="21"/>
  </w:num>
  <w:num w:numId="110">
    <w:abstractNumId w:val="167"/>
  </w:num>
  <w:num w:numId="111">
    <w:abstractNumId w:val="163"/>
  </w:num>
  <w:num w:numId="112">
    <w:abstractNumId w:val="200"/>
  </w:num>
  <w:num w:numId="113">
    <w:abstractNumId w:val="182"/>
  </w:num>
  <w:num w:numId="114">
    <w:abstractNumId w:val="97"/>
  </w:num>
  <w:num w:numId="115">
    <w:abstractNumId w:val="89"/>
  </w:num>
  <w:num w:numId="116">
    <w:abstractNumId w:val="225"/>
  </w:num>
  <w:num w:numId="117">
    <w:abstractNumId w:val="178"/>
  </w:num>
  <w:num w:numId="118">
    <w:abstractNumId w:val="54"/>
  </w:num>
  <w:num w:numId="119">
    <w:abstractNumId w:val="197"/>
  </w:num>
  <w:num w:numId="120">
    <w:abstractNumId w:val="199"/>
  </w:num>
  <w:num w:numId="121">
    <w:abstractNumId w:val="145"/>
  </w:num>
  <w:num w:numId="122">
    <w:abstractNumId w:val="20"/>
  </w:num>
  <w:num w:numId="123">
    <w:abstractNumId w:val="108"/>
  </w:num>
  <w:num w:numId="124">
    <w:abstractNumId w:val="174"/>
  </w:num>
  <w:num w:numId="125">
    <w:abstractNumId w:val="168"/>
  </w:num>
  <w:num w:numId="126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">
    <w:abstractNumId w:val="57"/>
  </w:num>
  <w:num w:numId="133">
    <w:abstractNumId w:val="181"/>
  </w:num>
  <w:num w:numId="134">
    <w:abstractNumId w:val="214"/>
  </w:num>
  <w:num w:numId="135">
    <w:abstractNumId w:val="64"/>
  </w:num>
  <w:num w:numId="136">
    <w:abstractNumId w:val="137"/>
  </w:num>
  <w:num w:numId="137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">
    <w:abstractNumId w:val="91"/>
  </w:num>
  <w:num w:numId="139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6"/>
  </w:num>
  <w:num w:numId="142">
    <w:abstractNumId w:val="114"/>
  </w:num>
  <w:num w:numId="143">
    <w:abstractNumId w:val="118"/>
  </w:num>
  <w:num w:numId="144">
    <w:abstractNumId w:val="73"/>
  </w:num>
  <w:num w:numId="145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142"/>
  </w:num>
  <w:num w:numId="147">
    <w:abstractNumId w:val="161"/>
  </w:num>
  <w:num w:numId="148">
    <w:abstractNumId w:val="138"/>
  </w:num>
  <w:num w:numId="149">
    <w:abstractNumId w:val="50"/>
  </w:num>
  <w:num w:numId="150">
    <w:abstractNumId w:val="231"/>
  </w:num>
  <w:num w:numId="151">
    <w:abstractNumId w:val="227"/>
  </w:num>
  <w:num w:numId="152">
    <w:abstractNumId w:val="247"/>
  </w:num>
  <w:num w:numId="153">
    <w:abstractNumId w:val="2"/>
  </w:num>
  <w:num w:numId="154">
    <w:abstractNumId w:val="250"/>
  </w:num>
  <w:num w:numId="155">
    <w:abstractNumId w:val="83"/>
  </w:num>
  <w:num w:numId="156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116"/>
  </w:num>
  <w:num w:numId="158">
    <w:abstractNumId w:val="205"/>
  </w:num>
  <w:num w:numId="159">
    <w:abstractNumId w:val="230"/>
  </w:num>
  <w:num w:numId="160">
    <w:abstractNumId w:val="139"/>
  </w:num>
  <w:num w:numId="161">
    <w:abstractNumId w:val="106"/>
  </w:num>
  <w:num w:numId="162">
    <w:abstractNumId w:val="36"/>
  </w:num>
  <w:num w:numId="163">
    <w:abstractNumId w:val="2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>
    <w:abstractNumId w:val="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">
    <w:abstractNumId w:val="2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235"/>
  </w:num>
  <w:num w:numId="167">
    <w:abstractNumId w:val="78"/>
  </w:num>
  <w:num w:numId="168">
    <w:abstractNumId w:val="30"/>
  </w:num>
  <w:num w:numId="169">
    <w:abstractNumId w:val="219"/>
  </w:num>
  <w:num w:numId="170">
    <w:abstractNumId w:val="1"/>
  </w:num>
  <w:num w:numId="171">
    <w:abstractNumId w:val="32"/>
  </w:num>
  <w:num w:numId="172">
    <w:abstractNumId w:val="2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215"/>
  </w:num>
  <w:num w:numId="174">
    <w:abstractNumId w:val="107"/>
  </w:num>
  <w:num w:numId="175">
    <w:abstractNumId w:val="40"/>
  </w:num>
  <w:num w:numId="176">
    <w:abstractNumId w:val="146"/>
  </w:num>
  <w:num w:numId="177">
    <w:abstractNumId w:val="102"/>
  </w:num>
  <w:num w:numId="178">
    <w:abstractNumId w:val="252"/>
  </w:num>
  <w:num w:numId="179">
    <w:abstractNumId w:val="121"/>
  </w:num>
  <w:num w:numId="180">
    <w:abstractNumId w:val="90"/>
  </w:num>
  <w:num w:numId="181">
    <w:abstractNumId w:val="31"/>
  </w:num>
  <w:num w:numId="182">
    <w:abstractNumId w:val="4"/>
  </w:num>
  <w:num w:numId="183">
    <w:abstractNumId w:val="12"/>
  </w:num>
  <w:num w:numId="184">
    <w:abstractNumId w:val="74"/>
  </w:num>
  <w:num w:numId="185">
    <w:abstractNumId w:val="135"/>
  </w:num>
  <w:num w:numId="186">
    <w:abstractNumId w:val="147"/>
  </w:num>
  <w:num w:numId="187">
    <w:abstractNumId w:val="128"/>
  </w:num>
  <w:num w:numId="188">
    <w:abstractNumId w:val="96"/>
  </w:num>
  <w:num w:numId="189">
    <w:abstractNumId w:val="79"/>
  </w:num>
  <w:num w:numId="190">
    <w:abstractNumId w:val="95"/>
  </w:num>
  <w:num w:numId="191">
    <w:abstractNumId w:val="87"/>
  </w:num>
  <w:num w:numId="192">
    <w:abstractNumId w:val="148"/>
  </w:num>
  <w:num w:numId="193">
    <w:abstractNumId w:val="112"/>
  </w:num>
  <w:num w:numId="194">
    <w:abstractNumId w:val="47"/>
  </w:num>
  <w:num w:numId="195">
    <w:abstractNumId w:val="14"/>
  </w:num>
  <w:num w:numId="196">
    <w:abstractNumId w:val="159"/>
  </w:num>
  <w:num w:numId="197">
    <w:abstractNumId w:val="24"/>
  </w:num>
  <w:num w:numId="198">
    <w:abstractNumId w:val="224"/>
  </w:num>
  <w:num w:numId="199">
    <w:abstractNumId w:val="194"/>
  </w:num>
  <w:num w:numId="200">
    <w:abstractNumId w:val="152"/>
  </w:num>
  <w:num w:numId="201">
    <w:abstractNumId w:val="129"/>
  </w:num>
  <w:num w:numId="202">
    <w:abstractNumId w:val="42"/>
  </w:num>
  <w:num w:numId="203">
    <w:abstractNumId w:val="143"/>
  </w:num>
  <w:num w:numId="204">
    <w:abstractNumId w:val="192"/>
  </w:num>
  <w:num w:numId="205">
    <w:abstractNumId w:val="238"/>
  </w:num>
  <w:num w:numId="206">
    <w:abstractNumId w:val="81"/>
  </w:num>
  <w:num w:numId="207">
    <w:abstractNumId w:val="166"/>
  </w:num>
  <w:num w:numId="208">
    <w:abstractNumId w:val="189"/>
  </w:num>
  <w:num w:numId="209">
    <w:abstractNumId w:val="115"/>
  </w:num>
  <w:num w:numId="210">
    <w:abstractNumId w:val="162"/>
  </w:num>
  <w:num w:numId="211">
    <w:abstractNumId w:val="164"/>
  </w:num>
  <w:num w:numId="212">
    <w:abstractNumId w:val="221"/>
  </w:num>
  <w:num w:numId="213">
    <w:abstractNumId w:val="220"/>
  </w:num>
  <w:num w:numId="214">
    <w:abstractNumId w:val="119"/>
  </w:num>
  <w:num w:numId="215">
    <w:abstractNumId w:val="226"/>
  </w:num>
  <w:num w:numId="216">
    <w:abstractNumId w:val="70"/>
  </w:num>
  <w:num w:numId="217">
    <w:abstractNumId w:val="251"/>
  </w:num>
  <w:num w:numId="218">
    <w:abstractNumId w:val="156"/>
  </w:num>
  <w:num w:numId="219">
    <w:abstractNumId w:val="190"/>
  </w:num>
  <w:num w:numId="220">
    <w:abstractNumId w:val="124"/>
  </w:num>
  <w:num w:numId="221">
    <w:abstractNumId w:val="51"/>
  </w:num>
  <w:num w:numId="222">
    <w:abstractNumId w:val="222"/>
  </w:num>
  <w:num w:numId="223">
    <w:abstractNumId w:val="149"/>
  </w:num>
  <w:num w:numId="224">
    <w:abstractNumId w:val="232"/>
  </w:num>
  <w:num w:numId="225">
    <w:abstractNumId w:val="125"/>
  </w:num>
  <w:num w:numId="226">
    <w:abstractNumId w:val="92"/>
  </w:num>
  <w:num w:numId="227">
    <w:abstractNumId w:val="38"/>
  </w:num>
  <w:num w:numId="228">
    <w:abstractNumId w:val="126"/>
  </w:num>
  <w:num w:numId="229">
    <w:abstractNumId w:val="144"/>
  </w:num>
  <w:num w:numId="230">
    <w:abstractNumId w:val="212"/>
  </w:num>
  <w:num w:numId="231">
    <w:abstractNumId w:val="193"/>
  </w:num>
  <w:num w:numId="232">
    <w:abstractNumId w:val="170"/>
  </w:num>
  <w:num w:numId="233">
    <w:abstractNumId w:val="140"/>
  </w:num>
  <w:num w:numId="234">
    <w:abstractNumId w:val="187"/>
  </w:num>
  <w:num w:numId="235">
    <w:abstractNumId w:val="191"/>
  </w:num>
  <w:num w:numId="236">
    <w:abstractNumId w:val="75"/>
  </w:num>
  <w:num w:numId="237">
    <w:abstractNumId w:val="104"/>
  </w:num>
  <w:num w:numId="238">
    <w:abstractNumId w:val="171"/>
  </w:num>
  <w:num w:numId="239">
    <w:abstractNumId w:val="183"/>
  </w:num>
  <w:num w:numId="240">
    <w:abstractNumId w:val="35"/>
  </w:num>
  <w:num w:numId="241">
    <w:abstractNumId w:val="136"/>
  </w:num>
  <w:num w:numId="242">
    <w:abstractNumId w:val="248"/>
  </w:num>
  <w:num w:numId="243">
    <w:abstractNumId w:val="151"/>
  </w:num>
  <w:num w:numId="244">
    <w:abstractNumId w:val="160"/>
  </w:num>
  <w:num w:numId="245">
    <w:abstractNumId w:val="2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6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">
    <w:abstractNumId w:val="242"/>
  </w:num>
  <w:num w:numId="248">
    <w:abstractNumId w:val="48"/>
  </w:num>
  <w:num w:numId="249">
    <w:abstractNumId w:val="246"/>
  </w:num>
  <w:num w:numId="250">
    <w:abstractNumId w:val="241"/>
  </w:num>
  <w:num w:numId="251">
    <w:abstractNumId w:val="198"/>
  </w:num>
  <w:num w:numId="252">
    <w:abstractNumId w:val="44"/>
  </w:num>
  <w:num w:numId="253">
    <w:abstractNumId w:val="52"/>
  </w:num>
  <w:num w:numId="254">
    <w:abstractNumId w:val="8"/>
  </w:num>
  <w:num w:numId="255">
    <w:abstractNumId w:val="55"/>
  </w:num>
  <w:num w:numId="256">
    <w:abstractNumId w:val="80"/>
  </w:num>
  <w:num w:numId="257">
    <w:abstractNumId w:val="240"/>
  </w:num>
  <w:num w:numId="258">
    <w:abstractNumId w:val="249"/>
  </w:num>
  <w:num w:numId="259">
    <w:abstractNumId w:val="154"/>
  </w:num>
  <w:num w:numId="260">
    <w:abstractNumId w:val="223"/>
  </w:num>
  <w:num w:numId="261">
    <w:abstractNumId w:val="45"/>
  </w:num>
  <w:num w:numId="262">
    <w:abstractNumId w:val="180"/>
  </w:num>
  <w:num w:numId="263">
    <w:abstractNumId w:val="131"/>
  </w:num>
  <w:num w:numId="264">
    <w:abstractNumId w:val="133"/>
  </w:num>
  <w:num w:numId="265">
    <w:abstractNumId w:val="210"/>
  </w:num>
  <w:num w:numId="266">
    <w:abstractNumId w:val="99"/>
  </w:num>
  <w:num w:numId="267">
    <w:abstractNumId w:val="111"/>
  </w:num>
  <w:num w:numId="268">
    <w:abstractNumId w:val="202"/>
  </w:num>
  <w:num w:numId="269">
    <w:abstractNumId w:val="82"/>
  </w:num>
  <w:num w:numId="270">
    <w:abstractNumId w:val="37"/>
  </w:num>
  <w:num w:numId="271">
    <w:abstractNumId w:val="84"/>
  </w:num>
  <w:num w:numId="272">
    <w:abstractNumId w:val="213"/>
  </w:num>
  <w:num w:numId="273">
    <w:abstractNumId w:val="60"/>
  </w:num>
  <w:num w:numId="274">
    <w:abstractNumId w:val="62"/>
  </w:num>
  <w:num w:numId="275">
    <w:abstractNumId w:val="46"/>
  </w:num>
  <w:num w:numId="276">
    <w:abstractNumId w:val="1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7">
    <w:abstractNumId w:val="15"/>
  </w:num>
  <w:numIdMacAtCleanup w:val="2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edit="readOnly" w:formatting="1" w:enforcement="0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2467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234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DAF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6A"/>
    <w:rsid w:val="000059F7"/>
    <w:rsid w:val="00005BE9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5EA"/>
    <w:rsid w:val="000126BB"/>
    <w:rsid w:val="00012745"/>
    <w:rsid w:val="00012881"/>
    <w:rsid w:val="0001296B"/>
    <w:rsid w:val="00013696"/>
    <w:rsid w:val="00013B69"/>
    <w:rsid w:val="00013D6F"/>
    <w:rsid w:val="00014257"/>
    <w:rsid w:val="000146A2"/>
    <w:rsid w:val="00014BF6"/>
    <w:rsid w:val="00014C9F"/>
    <w:rsid w:val="00014E57"/>
    <w:rsid w:val="00015033"/>
    <w:rsid w:val="00015076"/>
    <w:rsid w:val="00015185"/>
    <w:rsid w:val="000155EF"/>
    <w:rsid w:val="000159C9"/>
    <w:rsid w:val="00015B07"/>
    <w:rsid w:val="00015BE7"/>
    <w:rsid w:val="00015E2B"/>
    <w:rsid w:val="00016109"/>
    <w:rsid w:val="00016651"/>
    <w:rsid w:val="00016A8A"/>
    <w:rsid w:val="00017063"/>
    <w:rsid w:val="0001721C"/>
    <w:rsid w:val="0001731B"/>
    <w:rsid w:val="00017663"/>
    <w:rsid w:val="00017A19"/>
    <w:rsid w:val="00017C47"/>
    <w:rsid w:val="00017CD1"/>
    <w:rsid w:val="00017CFB"/>
    <w:rsid w:val="00017D7D"/>
    <w:rsid w:val="00017F01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1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448"/>
    <w:rsid w:val="00024675"/>
    <w:rsid w:val="00024999"/>
    <w:rsid w:val="000249A4"/>
    <w:rsid w:val="00024C1B"/>
    <w:rsid w:val="00025073"/>
    <w:rsid w:val="00025C28"/>
    <w:rsid w:val="0002643C"/>
    <w:rsid w:val="000268D5"/>
    <w:rsid w:val="00026A3C"/>
    <w:rsid w:val="00026AFF"/>
    <w:rsid w:val="00027445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1F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19E"/>
    <w:rsid w:val="0003432A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0B57"/>
    <w:rsid w:val="0004108B"/>
    <w:rsid w:val="000413A0"/>
    <w:rsid w:val="000413BF"/>
    <w:rsid w:val="00041599"/>
    <w:rsid w:val="00041A15"/>
    <w:rsid w:val="00041E41"/>
    <w:rsid w:val="00041E9A"/>
    <w:rsid w:val="0004241A"/>
    <w:rsid w:val="000426D8"/>
    <w:rsid w:val="00042929"/>
    <w:rsid w:val="00042BAE"/>
    <w:rsid w:val="00042C3E"/>
    <w:rsid w:val="00043283"/>
    <w:rsid w:val="0004332D"/>
    <w:rsid w:val="00043426"/>
    <w:rsid w:val="00043700"/>
    <w:rsid w:val="00043A0D"/>
    <w:rsid w:val="00043C15"/>
    <w:rsid w:val="00043DE0"/>
    <w:rsid w:val="00044208"/>
    <w:rsid w:val="00044255"/>
    <w:rsid w:val="0004438C"/>
    <w:rsid w:val="000448C1"/>
    <w:rsid w:val="00044A94"/>
    <w:rsid w:val="00045235"/>
    <w:rsid w:val="00045389"/>
    <w:rsid w:val="000453A0"/>
    <w:rsid w:val="00045504"/>
    <w:rsid w:val="000457C1"/>
    <w:rsid w:val="0004610E"/>
    <w:rsid w:val="00046718"/>
    <w:rsid w:val="00046761"/>
    <w:rsid w:val="00046937"/>
    <w:rsid w:val="00046B9F"/>
    <w:rsid w:val="00047166"/>
    <w:rsid w:val="00047617"/>
    <w:rsid w:val="00047714"/>
    <w:rsid w:val="000478B5"/>
    <w:rsid w:val="00047BC5"/>
    <w:rsid w:val="0005002D"/>
    <w:rsid w:val="000504C6"/>
    <w:rsid w:val="00050916"/>
    <w:rsid w:val="00050A1B"/>
    <w:rsid w:val="00050A6B"/>
    <w:rsid w:val="00050F22"/>
    <w:rsid w:val="000511CA"/>
    <w:rsid w:val="00051307"/>
    <w:rsid w:val="000515E8"/>
    <w:rsid w:val="000516F6"/>
    <w:rsid w:val="00051F6C"/>
    <w:rsid w:val="00052297"/>
    <w:rsid w:val="000522C2"/>
    <w:rsid w:val="0005255E"/>
    <w:rsid w:val="00052B08"/>
    <w:rsid w:val="00052C5C"/>
    <w:rsid w:val="00053123"/>
    <w:rsid w:val="0005342A"/>
    <w:rsid w:val="0005359C"/>
    <w:rsid w:val="000538A6"/>
    <w:rsid w:val="000541A7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5D70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052"/>
    <w:rsid w:val="00057157"/>
    <w:rsid w:val="000571BE"/>
    <w:rsid w:val="000572B2"/>
    <w:rsid w:val="00057586"/>
    <w:rsid w:val="000575C7"/>
    <w:rsid w:val="000578BC"/>
    <w:rsid w:val="00057998"/>
    <w:rsid w:val="00057B4A"/>
    <w:rsid w:val="00057BAC"/>
    <w:rsid w:val="00057C79"/>
    <w:rsid w:val="00057CDF"/>
    <w:rsid w:val="00057DF7"/>
    <w:rsid w:val="00057FE4"/>
    <w:rsid w:val="000600C9"/>
    <w:rsid w:val="0006057E"/>
    <w:rsid w:val="0006069E"/>
    <w:rsid w:val="00060BCD"/>
    <w:rsid w:val="00060CE0"/>
    <w:rsid w:val="00060DEF"/>
    <w:rsid w:val="0006117B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9B3"/>
    <w:rsid w:val="00063A62"/>
    <w:rsid w:val="00063D09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22"/>
    <w:rsid w:val="00065C8F"/>
    <w:rsid w:val="00065CE3"/>
    <w:rsid w:val="00065CEE"/>
    <w:rsid w:val="000664AC"/>
    <w:rsid w:val="00066B23"/>
    <w:rsid w:val="00066C6F"/>
    <w:rsid w:val="00066F30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33"/>
    <w:rsid w:val="00070D5A"/>
    <w:rsid w:val="000711B3"/>
    <w:rsid w:val="00071351"/>
    <w:rsid w:val="000717E0"/>
    <w:rsid w:val="00071AE3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431"/>
    <w:rsid w:val="0007372F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C52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A52"/>
    <w:rsid w:val="00085B2A"/>
    <w:rsid w:val="00085EC2"/>
    <w:rsid w:val="00086432"/>
    <w:rsid w:val="00086495"/>
    <w:rsid w:val="00086537"/>
    <w:rsid w:val="000867DD"/>
    <w:rsid w:val="00086F41"/>
    <w:rsid w:val="00086F5E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B68"/>
    <w:rsid w:val="00091C6B"/>
    <w:rsid w:val="00091DCC"/>
    <w:rsid w:val="00091DFF"/>
    <w:rsid w:val="00092039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70"/>
    <w:rsid w:val="00097296"/>
    <w:rsid w:val="0009741A"/>
    <w:rsid w:val="000975A6"/>
    <w:rsid w:val="0009776D"/>
    <w:rsid w:val="000977E2"/>
    <w:rsid w:val="00097B00"/>
    <w:rsid w:val="00097BA4"/>
    <w:rsid w:val="00097BB8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58"/>
    <w:rsid w:val="000A34F5"/>
    <w:rsid w:val="000A37A5"/>
    <w:rsid w:val="000A3920"/>
    <w:rsid w:val="000A3B16"/>
    <w:rsid w:val="000A3B35"/>
    <w:rsid w:val="000A3B8D"/>
    <w:rsid w:val="000A3F94"/>
    <w:rsid w:val="000A4CCD"/>
    <w:rsid w:val="000A4CFC"/>
    <w:rsid w:val="000A5391"/>
    <w:rsid w:val="000A5783"/>
    <w:rsid w:val="000A5932"/>
    <w:rsid w:val="000A5951"/>
    <w:rsid w:val="000A5C4B"/>
    <w:rsid w:val="000A602D"/>
    <w:rsid w:val="000A6415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0EE1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9E9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5991"/>
    <w:rsid w:val="000B6091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28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098"/>
    <w:rsid w:val="000C21AA"/>
    <w:rsid w:val="000C2482"/>
    <w:rsid w:val="000C2599"/>
    <w:rsid w:val="000C2702"/>
    <w:rsid w:val="000C2BD0"/>
    <w:rsid w:val="000C2D08"/>
    <w:rsid w:val="000C303A"/>
    <w:rsid w:val="000C31A3"/>
    <w:rsid w:val="000C31B6"/>
    <w:rsid w:val="000C3239"/>
    <w:rsid w:val="000C325C"/>
    <w:rsid w:val="000C32F5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3FF2"/>
    <w:rsid w:val="000C408D"/>
    <w:rsid w:val="000C42B7"/>
    <w:rsid w:val="000C473E"/>
    <w:rsid w:val="000C48BB"/>
    <w:rsid w:val="000C49B7"/>
    <w:rsid w:val="000C4D64"/>
    <w:rsid w:val="000C5027"/>
    <w:rsid w:val="000C52C1"/>
    <w:rsid w:val="000C5574"/>
    <w:rsid w:val="000C55E0"/>
    <w:rsid w:val="000C562D"/>
    <w:rsid w:val="000C5F4E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0E20"/>
    <w:rsid w:val="000D1668"/>
    <w:rsid w:val="000D18ED"/>
    <w:rsid w:val="000D1CE2"/>
    <w:rsid w:val="000D1E9A"/>
    <w:rsid w:val="000D1F9D"/>
    <w:rsid w:val="000D201F"/>
    <w:rsid w:val="000D240E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5E47"/>
    <w:rsid w:val="000D600E"/>
    <w:rsid w:val="000D63FF"/>
    <w:rsid w:val="000D647B"/>
    <w:rsid w:val="000D6585"/>
    <w:rsid w:val="000D66B3"/>
    <w:rsid w:val="000D6E2E"/>
    <w:rsid w:val="000D73D0"/>
    <w:rsid w:val="000D7F96"/>
    <w:rsid w:val="000D7F9F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A8"/>
    <w:rsid w:val="000E1DC3"/>
    <w:rsid w:val="000E2001"/>
    <w:rsid w:val="000E2364"/>
    <w:rsid w:val="000E23D4"/>
    <w:rsid w:val="000E29B5"/>
    <w:rsid w:val="000E2DA8"/>
    <w:rsid w:val="000E326C"/>
    <w:rsid w:val="000E3284"/>
    <w:rsid w:val="000E34EF"/>
    <w:rsid w:val="000E35D3"/>
    <w:rsid w:val="000E3C2E"/>
    <w:rsid w:val="000E3C97"/>
    <w:rsid w:val="000E4041"/>
    <w:rsid w:val="000E439E"/>
    <w:rsid w:val="000E4882"/>
    <w:rsid w:val="000E49F8"/>
    <w:rsid w:val="000E4A71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AC8"/>
    <w:rsid w:val="000E5D26"/>
    <w:rsid w:val="000E6620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2F7"/>
    <w:rsid w:val="000F434A"/>
    <w:rsid w:val="000F4386"/>
    <w:rsid w:val="000F43DF"/>
    <w:rsid w:val="000F46EF"/>
    <w:rsid w:val="000F471E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5D3"/>
    <w:rsid w:val="000F7606"/>
    <w:rsid w:val="000F76F7"/>
    <w:rsid w:val="000F7AC6"/>
    <w:rsid w:val="001000E3"/>
    <w:rsid w:val="00100695"/>
    <w:rsid w:val="00100885"/>
    <w:rsid w:val="001009B6"/>
    <w:rsid w:val="00100A91"/>
    <w:rsid w:val="00100CB6"/>
    <w:rsid w:val="001013DB"/>
    <w:rsid w:val="001014EC"/>
    <w:rsid w:val="00101675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C41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C2E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7A0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17EAA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1C29"/>
    <w:rsid w:val="001220CC"/>
    <w:rsid w:val="001225A3"/>
    <w:rsid w:val="00122679"/>
    <w:rsid w:val="00122782"/>
    <w:rsid w:val="001227EE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BB"/>
    <w:rsid w:val="001341D0"/>
    <w:rsid w:val="001341F1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846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198"/>
    <w:rsid w:val="0014798E"/>
    <w:rsid w:val="00147C6D"/>
    <w:rsid w:val="00147EC1"/>
    <w:rsid w:val="0015056F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3D64"/>
    <w:rsid w:val="00154052"/>
    <w:rsid w:val="00154098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28"/>
    <w:rsid w:val="00156033"/>
    <w:rsid w:val="001563ED"/>
    <w:rsid w:val="001565C8"/>
    <w:rsid w:val="00156A44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A56"/>
    <w:rsid w:val="00160D1D"/>
    <w:rsid w:val="0016112C"/>
    <w:rsid w:val="001611E2"/>
    <w:rsid w:val="00161397"/>
    <w:rsid w:val="001613DC"/>
    <w:rsid w:val="001615AF"/>
    <w:rsid w:val="0016163E"/>
    <w:rsid w:val="00162277"/>
    <w:rsid w:val="0016227C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84C"/>
    <w:rsid w:val="00163B12"/>
    <w:rsid w:val="00163F05"/>
    <w:rsid w:val="00163F84"/>
    <w:rsid w:val="001645F5"/>
    <w:rsid w:val="00164608"/>
    <w:rsid w:val="00164765"/>
    <w:rsid w:val="00164855"/>
    <w:rsid w:val="00164A72"/>
    <w:rsid w:val="00164DA0"/>
    <w:rsid w:val="00164E7A"/>
    <w:rsid w:val="00165255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00E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A82"/>
    <w:rsid w:val="00174ED9"/>
    <w:rsid w:val="00174FB1"/>
    <w:rsid w:val="0017509A"/>
    <w:rsid w:val="0017545D"/>
    <w:rsid w:val="001754D6"/>
    <w:rsid w:val="00175746"/>
    <w:rsid w:val="00175951"/>
    <w:rsid w:val="00176466"/>
    <w:rsid w:val="00176470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155"/>
    <w:rsid w:val="00186407"/>
    <w:rsid w:val="00186754"/>
    <w:rsid w:val="00186B65"/>
    <w:rsid w:val="00186BDF"/>
    <w:rsid w:val="00186C6C"/>
    <w:rsid w:val="00186E38"/>
    <w:rsid w:val="00186EB4"/>
    <w:rsid w:val="001871E6"/>
    <w:rsid w:val="00187490"/>
    <w:rsid w:val="001876B5"/>
    <w:rsid w:val="00187707"/>
    <w:rsid w:val="00187A98"/>
    <w:rsid w:val="0019011A"/>
    <w:rsid w:val="0019041C"/>
    <w:rsid w:val="00190486"/>
    <w:rsid w:val="0019059B"/>
    <w:rsid w:val="001906EA"/>
    <w:rsid w:val="00190A31"/>
    <w:rsid w:val="00190C58"/>
    <w:rsid w:val="00190DB9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050"/>
    <w:rsid w:val="0019611A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5B1"/>
    <w:rsid w:val="001A17C8"/>
    <w:rsid w:val="001A1C61"/>
    <w:rsid w:val="001A20EA"/>
    <w:rsid w:val="001A2456"/>
    <w:rsid w:val="001A250F"/>
    <w:rsid w:val="001A2806"/>
    <w:rsid w:val="001A283D"/>
    <w:rsid w:val="001A2A30"/>
    <w:rsid w:val="001A2EE1"/>
    <w:rsid w:val="001A3077"/>
    <w:rsid w:val="001A33C5"/>
    <w:rsid w:val="001A366F"/>
    <w:rsid w:val="001A376C"/>
    <w:rsid w:val="001A3AAE"/>
    <w:rsid w:val="001A3B2B"/>
    <w:rsid w:val="001A3BD5"/>
    <w:rsid w:val="001A3C98"/>
    <w:rsid w:val="001A40A1"/>
    <w:rsid w:val="001A40E8"/>
    <w:rsid w:val="001A42A1"/>
    <w:rsid w:val="001A46B9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582"/>
    <w:rsid w:val="001A66C3"/>
    <w:rsid w:val="001A6A66"/>
    <w:rsid w:val="001A6A7B"/>
    <w:rsid w:val="001A6B21"/>
    <w:rsid w:val="001A6D0D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5BC"/>
    <w:rsid w:val="001B3D00"/>
    <w:rsid w:val="001B3D77"/>
    <w:rsid w:val="001B3FB3"/>
    <w:rsid w:val="001B403D"/>
    <w:rsid w:val="001B4110"/>
    <w:rsid w:val="001B42BA"/>
    <w:rsid w:val="001B444D"/>
    <w:rsid w:val="001B4757"/>
    <w:rsid w:val="001B47DA"/>
    <w:rsid w:val="001B48E7"/>
    <w:rsid w:val="001B4993"/>
    <w:rsid w:val="001B4F62"/>
    <w:rsid w:val="001B56D4"/>
    <w:rsid w:val="001B581C"/>
    <w:rsid w:val="001B58E4"/>
    <w:rsid w:val="001B5A82"/>
    <w:rsid w:val="001B5B8F"/>
    <w:rsid w:val="001B5C84"/>
    <w:rsid w:val="001B5DAB"/>
    <w:rsid w:val="001B5E82"/>
    <w:rsid w:val="001B64E5"/>
    <w:rsid w:val="001B6A04"/>
    <w:rsid w:val="001B6DCC"/>
    <w:rsid w:val="001B7037"/>
    <w:rsid w:val="001B712B"/>
    <w:rsid w:val="001B74C6"/>
    <w:rsid w:val="001B7661"/>
    <w:rsid w:val="001B78FB"/>
    <w:rsid w:val="001B79DB"/>
    <w:rsid w:val="001B7C78"/>
    <w:rsid w:val="001B7F19"/>
    <w:rsid w:val="001B7FA7"/>
    <w:rsid w:val="001C0190"/>
    <w:rsid w:val="001C02F3"/>
    <w:rsid w:val="001C058D"/>
    <w:rsid w:val="001C06F3"/>
    <w:rsid w:val="001C08E1"/>
    <w:rsid w:val="001C0B01"/>
    <w:rsid w:val="001C0CE6"/>
    <w:rsid w:val="001C0DAA"/>
    <w:rsid w:val="001C1244"/>
    <w:rsid w:val="001C154A"/>
    <w:rsid w:val="001C166B"/>
    <w:rsid w:val="001C183A"/>
    <w:rsid w:val="001C19D7"/>
    <w:rsid w:val="001C1D42"/>
    <w:rsid w:val="001C1DBB"/>
    <w:rsid w:val="001C1F75"/>
    <w:rsid w:val="001C22D2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7A7"/>
    <w:rsid w:val="001C3A7C"/>
    <w:rsid w:val="001C3CDB"/>
    <w:rsid w:val="001C3E9B"/>
    <w:rsid w:val="001C4228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DA"/>
    <w:rsid w:val="001C7EE3"/>
    <w:rsid w:val="001D0184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4FB"/>
    <w:rsid w:val="001D3562"/>
    <w:rsid w:val="001D3AA8"/>
    <w:rsid w:val="001D3F72"/>
    <w:rsid w:val="001D3F8B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6D76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6D6"/>
    <w:rsid w:val="001E2B67"/>
    <w:rsid w:val="001E3018"/>
    <w:rsid w:val="001E37DC"/>
    <w:rsid w:val="001E3A10"/>
    <w:rsid w:val="001E3F31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0"/>
    <w:rsid w:val="001E692C"/>
    <w:rsid w:val="001E6AED"/>
    <w:rsid w:val="001E6D9F"/>
    <w:rsid w:val="001E6DF3"/>
    <w:rsid w:val="001E71FD"/>
    <w:rsid w:val="001E72E9"/>
    <w:rsid w:val="001E735B"/>
    <w:rsid w:val="001E7870"/>
    <w:rsid w:val="001E79D0"/>
    <w:rsid w:val="001E7B5B"/>
    <w:rsid w:val="001E7B86"/>
    <w:rsid w:val="001E7BA9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862"/>
    <w:rsid w:val="001F1937"/>
    <w:rsid w:val="001F1A14"/>
    <w:rsid w:val="001F1E9B"/>
    <w:rsid w:val="001F1EC8"/>
    <w:rsid w:val="001F20BB"/>
    <w:rsid w:val="001F22BA"/>
    <w:rsid w:val="001F249F"/>
    <w:rsid w:val="001F271D"/>
    <w:rsid w:val="001F27BB"/>
    <w:rsid w:val="001F2D65"/>
    <w:rsid w:val="001F2F9E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06"/>
    <w:rsid w:val="00202474"/>
    <w:rsid w:val="002024B8"/>
    <w:rsid w:val="00202523"/>
    <w:rsid w:val="002025CE"/>
    <w:rsid w:val="00202C9A"/>
    <w:rsid w:val="00202CA7"/>
    <w:rsid w:val="00202E67"/>
    <w:rsid w:val="00203107"/>
    <w:rsid w:val="00203244"/>
    <w:rsid w:val="002032A0"/>
    <w:rsid w:val="00204951"/>
    <w:rsid w:val="0020530C"/>
    <w:rsid w:val="00205393"/>
    <w:rsid w:val="00205AFB"/>
    <w:rsid w:val="00205D96"/>
    <w:rsid w:val="002064E5"/>
    <w:rsid w:val="0020681B"/>
    <w:rsid w:val="002069FF"/>
    <w:rsid w:val="00206D97"/>
    <w:rsid w:val="002070FF"/>
    <w:rsid w:val="00207C7E"/>
    <w:rsid w:val="0021035C"/>
    <w:rsid w:val="0021042B"/>
    <w:rsid w:val="00210553"/>
    <w:rsid w:val="00210764"/>
    <w:rsid w:val="00210BAD"/>
    <w:rsid w:val="00210BFC"/>
    <w:rsid w:val="00211005"/>
    <w:rsid w:val="002111A8"/>
    <w:rsid w:val="00211489"/>
    <w:rsid w:val="002114D3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7F4"/>
    <w:rsid w:val="00216877"/>
    <w:rsid w:val="00216979"/>
    <w:rsid w:val="002169A6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0"/>
    <w:rsid w:val="002221CE"/>
    <w:rsid w:val="00222412"/>
    <w:rsid w:val="00222AAB"/>
    <w:rsid w:val="00222B4A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8D4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3DB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0FED"/>
    <w:rsid w:val="002311B4"/>
    <w:rsid w:val="002312EF"/>
    <w:rsid w:val="0023153B"/>
    <w:rsid w:val="00231694"/>
    <w:rsid w:val="00231ACD"/>
    <w:rsid w:val="00231C79"/>
    <w:rsid w:val="002324CE"/>
    <w:rsid w:val="0023283F"/>
    <w:rsid w:val="00232D86"/>
    <w:rsid w:val="00232DA9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58E4"/>
    <w:rsid w:val="0023680D"/>
    <w:rsid w:val="00236980"/>
    <w:rsid w:val="00236C5E"/>
    <w:rsid w:val="00236E1A"/>
    <w:rsid w:val="00236E32"/>
    <w:rsid w:val="00236ED4"/>
    <w:rsid w:val="0023737B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1AC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197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1FF"/>
    <w:rsid w:val="002473A3"/>
    <w:rsid w:val="00247944"/>
    <w:rsid w:val="00247A57"/>
    <w:rsid w:val="0025000D"/>
    <w:rsid w:val="00250065"/>
    <w:rsid w:val="002505FC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91F"/>
    <w:rsid w:val="00253B24"/>
    <w:rsid w:val="00253D21"/>
    <w:rsid w:val="00253DEF"/>
    <w:rsid w:val="00253EA6"/>
    <w:rsid w:val="00254001"/>
    <w:rsid w:val="002540FA"/>
    <w:rsid w:val="002541A2"/>
    <w:rsid w:val="0025448A"/>
    <w:rsid w:val="00254651"/>
    <w:rsid w:val="00254CD9"/>
    <w:rsid w:val="00254DAF"/>
    <w:rsid w:val="00254F87"/>
    <w:rsid w:val="0025555C"/>
    <w:rsid w:val="002559FF"/>
    <w:rsid w:val="00255A22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938"/>
    <w:rsid w:val="00257B32"/>
    <w:rsid w:val="00257CDB"/>
    <w:rsid w:val="00257EC8"/>
    <w:rsid w:val="002609D6"/>
    <w:rsid w:val="00260B7A"/>
    <w:rsid w:val="00260C80"/>
    <w:rsid w:val="002610EB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0F"/>
    <w:rsid w:val="00265244"/>
    <w:rsid w:val="00265306"/>
    <w:rsid w:val="002657C9"/>
    <w:rsid w:val="00265830"/>
    <w:rsid w:val="0026588A"/>
    <w:rsid w:val="00265BB4"/>
    <w:rsid w:val="00266240"/>
    <w:rsid w:val="00266271"/>
    <w:rsid w:val="0026650F"/>
    <w:rsid w:val="0026685F"/>
    <w:rsid w:val="00266B77"/>
    <w:rsid w:val="00266B8A"/>
    <w:rsid w:val="00266BA2"/>
    <w:rsid w:val="00266CDA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29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4D8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B60"/>
    <w:rsid w:val="00275E51"/>
    <w:rsid w:val="0027693C"/>
    <w:rsid w:val="00276B15"/>
    <w:rsid w:val="0027709E"/>
    <w:rsid w:val="00277416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DE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65F"/>
    <w:rsid w:val="0028499B"/>
    <w:rsid w:val="00284D14"/>
    <w:rsid w:val="002850D9"/>
    <w:rsid w:val="002851F9"/>
    <w:rsid w:val="002858E6"/>
    <w:rsid w:val="00285BEC"/>
    <w:rsid w:val="0028605C"/>
    <w:rsid w:val="00286076"/>
    <w:rsid w:val="002861E1"/>
    <w:rsid w:val="0028646D"/>
    <w:rsid w:val="002864BC"/>
    <w:rsid w:val="002864C4"/>
    <w:rsid w:val="00286667"/>
    <w:rsid w:val="00286B3C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48E0"/>
    <w:rsid w:val="00294D31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90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0AF5"/>
    <w:rsid w:val="002B134B"/>
    <w:rsid w:val="002B14C9"/>
    <w:rsid w:val="002B1556"/>
    <w:rsid w:val="002B18A5"/>
    <w:rsid w:val="002B19A3"/>
    <w:rsid w:val="002B1A0B"/>
    <w:rsid w:val="002B1B45"/>
    <w:rsid w:val="002B1E7C"/>
    <w:rsid w:val="002B2401"/>
    <w:rsid w:val="002B2463"/>
    <w:rsid w:val="002B295A"/>
    <w:rsid w:val="002B2DD2"/>
    <w:rsid w:val="002B2E07"/>
    <w:rsid w:val="002B324F"/>
    <w:rsid w:val="002B32EA"/>
    <w:rsid w:val="002B338D"/>
    <w:rsid w:val="002B369F"/>
    <w:rsid w:val="002B36B4"/>
    <w:rsid w:val="002B3734"/>
    <w:rsid w:val="002B3778"/>
    <w:rsid w:val="002B37EB"/>
    <w:rsid w:val="002B3A50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BBC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AC3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1D9A"/>
    <w:rsid w:val="002D205C"/>
    <w:rsid w:val="002D20A7"/>
    <w:rsid w:val="002D27D9"/>
    <w:rsid w:val="002D2B61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5FD5"/>
    <w:rsid w:val="002D60EC"/>
    <w:rsid w:val="002D618B"/>
    <w:rsid w:val="002D625F"/>
    <w:rsid w:val="002D6BB9"/>
    <w:rsid w:val="002D6CFA"/>
    <w:rsid w:val="002D7ADE"/>
    <w:rsid w:val="002E01F5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7A5"/>
    <w:rsid w:val="002E1B39"/>
    <w:rsid w:val="002E20B6"/>
    <w:rsid w:val="002E2314"/>
    <w:rsid w:val="002E2392"/>
    <w:rsid w:val="002E283C"/>
    <w:rsid w:val="002E28C9"/>
    <w:rsid w:val="002E2933"/>
    <w:rsid w:val="002E2A6A"/>
    <w:rsid w:val="002E2B00"/>
    <w:rsid w:val="002E324A"/>
    <w:rsid w:val="002E327A"/>
    <w:rsid w:val="002E3743"/>
    <w:rsid w:val="002E38BA"/>
    <w:rsid w:val="002E3D93"/>
    <w:rsid w:val="002E3E81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C0B"/>
    <w:rsid w:val="002E5E92"/>
    <w:rsid w:val="002E5EB3"/>
    <w:rsid w:val="002E6018"/>
    <w:rsid w:val="002E60C7"/>
    <w:rsid w:val="002E611F"/>
    <w:rsid w:val="002E63A2"/>
    <w:rsid w:val="002E6A28"/>
    <w:rsid w:val="002E6BAC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1BE"/>
    <w:rsid w:val="002F21CB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915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412"/>
    <w:rsid w:val="003015C1"/>
    <w:rsid w:val="0030166A"/>
    <w:rsid w:val="0030184A"/>
    <w:rsid w:val="00301D04"/>
    <w:rsid w:val="00301D6C"/>
    <w:rsid w:val="00301EE8"/>
    <w:rsid w:val="00301FEE"/>
    <w:rsid w:val="0030212B"/>
    <w:rsid w:val="00302349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08D"/>
    <w:rsid w:val="003043B4"/>
    <w:rsid w:val="00304533"/>
    <w:rsid w:val="00304665"/>
    <w:rsid w:val="003048E8"/>
    <w:rsid w:val="00304A0A"/>
    <w:rsid w:val="00304CD6"/>
    <w:rsid w:val="00305188"/>
    <w:rsid w:val="003058DB"/>
    <w:rsid w:val="00305AF1"/>
    <w:rsid w:val="00305CEE"/>
    <w:rsid w:val="00305E28"/>
    <w:rsid w:val="00305ECF"/>
    <w:rsid w:val="003061D7"/>
    <w:rsid w:val="00306471"/>
    <w:rsid w:val="00306528"/>
    <w:rsid w:val="003065A0"/>
    <w:rsid w:val="003069CF"/>
    <w:rsid w:val="00306AA8"/>
    <w:rsid w:val="00306BA6"/>
    <w:rsid w:val="00307D01"/>
    <w:rsid w:val="00307DE9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710"/>
    <w:rsid w:val="00311DE9"/>
    <w:rsid w:val="00311FDC"/>
    <w:rsid w:val="003123B4"/>
    <w:rsid w:val="003124D7"/>
    <w:rsid w:val="0031269E"/>
    <w:rsid w:val="003127FF"/>
    <w:rsid w:val="003129E1"/>
    <w:rsid w:val="00312A11"/>
    <w:rsid w:val="00312B98"/>
    <w:rsid w:val="00313003"/>
    <w:rsid w:val="00313122"/>
    <w:rsid w:val="0031342B"/>
    <w:rsid w:val="003135DD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4F7E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4D2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980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232"/>
    <w:rsid w:val="00325425"/>
    <w:rsid w:val="003254B0"/>
    <w:rsid w:val="00325550"/>
    <w:rsid w:val="003257E4"/>
    <w:rsid w:val="00325E2A"/>
    <w:rsid w:val="00325E8C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53B"/>
    <w:rsid w:val="00332618"/>
    <w:rsid w:val="0033276D"/>
    <w:rsid w:val="003328C3"/>
    <w:rsid w:val="00332938"/>
    <w:rsid w:val="00332ADF"/>
    <w:rsid w:val="00332B70"/>
    <w:rsid w:val="00332EEF"/>
    <w:rsid w:val="0033302C"/>
    <w:rsid w:val="00333648"/>
    <w:rsid w:val="003337E0"/>
    <w:rsid w:val="00333E06"/>
    <w:rsid w:val="00334236"/>
    <w:rsid w:val="003344F1"/>
    <w:rsid w:val="0033454C"/>
    <w:rsid w:val="003346BA"/>
    <w:rsid w:val="00334826"/>
    <w:rsid w:val="00334998"/>
    <w:rsid w:val="00334C4F"/>
    <w:rsid w:val="0033524C"/>
    <w:rsid w:val="003353E9"/>
    <w:rsid w:val="00335877"/>
    <w:rsid w:val="003358BE"/>
    <w:rsid w:val="00335A67"/>
    <w:rsid w:val="00336070"/>
    <w:rsid w:val="0033624D"/>
    <w:rsid w:val="0033633C"/>
    <w:rsid w:val="0033649C"/>
    <w:rsid w:val="00336614"/>
    <w:rsid w:val="00336A0C"/>
    <w:rsid w:val="00336A37"/>
    <w:rsid w:val="00336BD6"/>
    <w:rsid w:val="00336C44"/>
    <w:rsid w:val="00336EC8"/>
    <w:rsid w:val="00336F37"/>
    <w:rsid w:val="003370D7"/>
    <w:rsid w:val="003374DF"/>
    <w:rsid w:val="00337A00"/>
    <w:rsid w:val="00337B5F"/>
    <w:rsid w:val="0034003C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13E"/>
    <w:rsid w:val="00351221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966"/>
    <w:rsid w:val="00354397"/>
    <w:rsid w:val="00354651"/>
    <w:rsid w:val="00354A7C"/>
    <w:rsid w:val="00354C84"/>
    <w:rsid w:val="00354FA7"/>
    <w:rsid w:val="00354FB5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4B6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BEF"/>
    <w:rsid w:val="00360F52"/>
    <w:rsid w:val="00361436"/>
    <w:rsid w:val="003615A7"/>
    <w:rsid w:val="00361A19"/>
    <w:rsid w:val="00361A73"/>
    <w:rsid w:val="00361E63"/>
    <w:rsid w:val="00362083"/>
    <w:rsid w:val="003620DC"/>
    <w:rsid w:val="00362538"/>
    <w:rsid w:val="003626C7"/>
    <w:rsid w:val="003627A6"/>
    <w:rsid w:val="003628E8"/>
    <w:rsid w:val="0036299C"/>
    <w:rsid w:val="00362A6A"/>
    <w:rsid w:val="00362CC8"/>
    <w:rsid w:val="00362F6F"/>
    <w:rsid w:val="0036311A"/>
    <w:rsid w:val="00363799"/>
    <w:rsid w:val="003637FF"/>
    <w:rsid w:val="00363CD5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5B7"/>
    <w:rsid w:val="003706EB"/>
    <w:rsid w:val="00370702"/>
    <w:rsid w:val="00370996"/>
    <w:rsid w:val="00370AD4"/>
    <w:rsid w:val="00370D93"/>
    <w:rsid w:val="00370E6F"/>
    <w:rsid w:val="00371225"/>
    <w:rsid w:val="0037146B"/>
    <w:rsid w:val="0037181C"/>
    <w:rsid w:val="0037188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9A3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4D3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2E1"/>
    <w:rsid w:val="00383419"/>
    <w:rsid w:val="00383C0C"/>
    <w:rsid w:val="00383E82"/>
    <w:rsid w:val="00383EB7"/>
    <w:rsid w:val="00383EF7"/>
    <w:rsid w:val="00384352"/>
    <w:rsid w:val="00384828"/>
    <w:rsid w:val="00384D11"/>
    <w:rsid w:val="003857C5"/>
    <w:rsid w:val="00385924"/>
    <w:rsid w:val="003859A4"/>
    <w:rsid w:val="00385B62"/>
    <w:rsid w:val="00385F9D"/>
    <w:rsid w:val="00385FB7"/>
    <w:rsid w:val="003867D4"/>
    <w:rsid w:val="00386EEB"/>
    <w:rsid w:val="00386F1B"/>
    <w:rsid w:val="0038707F"/>
    <w:rsid w:val="003870B3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CF7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347"/>
    <w:rsid w:val="00395817"/>
    <w:rsid w:val="00395833"/>
    <w:rsid w:val="00395C6C"/>
    <w:rsid w:val="0039603B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0B71"/>
    <w:rsid w:val="003A0D03"/>
    <w:rsid w:val="003A1193"/>
    <w:rsid w:val="003A12A2"/>
    <w:rsid w:val="003A12FA"/>
    <w:rsid w:val="003A1BA6"/>
    <w:rsid w:val="003A1CD1"/>
    <w:rsid w:val="003A1D19"/>
    <w:rsid w:val="003A21B8"/>
    <w:rsid w:val="003A2458"/>
    <w:rsid w:val="003A2696"/>
    <w:rsid w:val="003A2A8D"/>
    <w:rsid w:val="003A2D5A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1E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A7B8F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0A6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742"/>
    <w:rsid w:val="003C0875"/>
    <w:rsid w:val="003C099E"/>
    <w:rsid w:val="003C0C7A"/>
    <w:rsid w:val="003C0C97"/>
    <w:rsid w:val="003C0FE3"/>
    <w:rsid w:val="003C1239"/>
    <w:rsid w:val="003C1467"/>
    <w:rsid w:val="003C1916"/>
    <w:rsid w:val="003C1A3A"/>
    <w:rsid w:val="003C1A9A"/>
    <w:rsid w:val="003C1AC0"/>
    <w:rsid w:val="003C1B4E"/>
    <w:rsid w:val="003C1F12"/>
    <w:rsid w:val="003C1F6B"/>
    <w:rsid w:val="003C2363"/>
    <w:rsid w:val="003C2524"/>
    <w:rsid w:val="003C253C"/>
    <w:rsid w:val="003C285F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C43"/>
    <w:rsid w:val="003C4E18"/>
    <w:rsid w:val="003C5015"/>
    <w:rsid w:val="003C5465"/>
    <w:rsid w:val="003C557A"/>
    <w:rsid w:val="003C575D"/>
    <w:rsid w:val="003C581E"/>
    <w:rsid w:val="003C58C2"/>
    <w:rsid w:val="003C5900"/>
    <w:rsid w:val="003C5A15"/>
    <w:rsid w:val="003C5F4D"/>
    <w:rsid w:val="003C634D"/>
    <w:rsid w:val="003C63CB"/>
    <w:rsid w:val="003C6B27"/>
    <w:rsid w:val="003C6CE1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33B"/>
    <w:rsid w:val="003D097D"/>
    <w:rsid w:val="003D09E9"/>
    <w:rsid w:val="003D0B15"/>
    <w:rsid w:val="003D1066"/>
    <w:rsid w:val="003D10D4"/>
    <w:rsid w:val="003D114D"/>
    <w:rsid w:val="003D1347"/>
    <w:rsid w:val="003D19CA"/>
    <w:rsid w:val="003D1D05"/>
    <w:rsid w:val="003D1E69"/>
    <w:rsid w:val="003D1EC3"/>
    <w:rsid w:val="003D20FC"/>
    <w:rsid w:val="003D24A2"/>
    <w:rsid w:val="003D250E"/>
    <w:rsid w:val="003D270B"/>
    <w:rsid w:val="003D2905"/>
    <w:rsid w:val="003D295D"/>
    <w:rsid w:val="003D2A5D"/>
    <w:rsid w:val="003D2D2C"/>
    <w:rsid w:val="003D2E80"/>
    <w:rsid w:val="003D2FC2"/>
    <w:rsid w:val="003D30AB"/>
    <w:rsid w:val="003D32F9"/>
    <w:rsid w:val="003D359F"/>
    <w:rsid w:val="003D37CA"/>
    <w:rsid w:val="003D3AC7"/>
    <w:rsid w:val="003D4139"/>
    <w:rsid w:val="003D417D"/>
    <w:rsid w:val="003D4297"/>
    <w:rsid w:val="003D432F"/>
    <w:rsid w:val="003D43DB"/>
    <w:rsid w:val="003D44B5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230"/>
    <w:rsid w:val="003D73F3"/>
    <w:rsid w:val="003D7586"/>
    <w:rsid w:val="003D766F"/>
    <w:rsid w:val="003D7896"/>
    <w:rsid w:val="003D7B6B"/>
    <w:rsid w:val="003D7BED"/>
    <w:rsid w:val="003D7CD8"/>
    <w:rsid w:val="003D7F9A"/>
    <w:rsid w:val="003E040F"/>
    <w:rsid w:val="003E0592"/>
    <w:rsid w:val="003E07FB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3CD"/>
    <w:rsid w:val="003E7528"/>
    <w:rsid w:val="003E789F"/>
    <w:rsid w:val="003E78F9"/>
    <w:rsid w:val="003E7A99"/>
    <w:rsid w:val="003E7AAC"/>
    <w:rsid w:val="003E7AC6"/>
    <w:rsid w:val="003F0214"/>
    <w:rsid w:val="003F044C"/>
    <w:rsid w:val="003F0559"/>
    <w:rsid w:val="003F0728"/>
    <w:rsid w:val="003F0871"/>
    <w:rsid w:val="003F088C"/>
    <w:rsid w:val="003F0CDB"/>
    <w:rsid w:val="003F0E35"/>
    <w:rsid w:val="003F121C"/>
    <w:rsid w:val="003F1259"/>
    <w:rsid w:val="003F1315"/>
    <w:rsid w:val="003F1889"/>
    <w:rsid w:val="003F1A38"/>
    <w:rsid w:val="003F1CC0"/>
    <w:rsid w:val="003F1CD4"/>
    <w:rsid w:val="003F2126"/>
    <w:rsid w:val="003F219A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5C"/>
    <w:rsid w:val="003F4E81"/>
    <w:rsid w:val="003F4F15"/>
    <w:rsid w:val="003F5140"/>
    <w:rsid w:val="003F5B53"/>
    <w:rsid w:val="003F613C"/>
    <w:rsid w:val="003F6352"/>
    <w:rsid w:val="003F65A3"/>
    <w:rsid w:val="003F67E0"/>
    <w:rsid w:val="003F694C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0740"/>
    <w:rsid w:val="00400FCA"/>
    <w:rsid w:val="00401254"/>
    <w:rsid w:val="0040134A"/>
    <w:rsid w:val="00401431"/>
    <w:rsid w:val="0040172D"/>
    <w:rsid w:val="00401B9E"/>
    <w:rsid w:val="00401C22"/>
    <w:rsid w:val="00402332"/>
    <w:rsid w:val="00402337"/>
    <w:rsid w:val="00402A18"/>
    <w:rsid w:val="00402CF7"/>
    <w:rsid w:val="00402FC4"/>
    <w:rsid w:val="004033C7"/>
    <w:rsid w:val="004034DF"/>
    <w:rsid w:val="00403A96"/>
    <w:rsid w:val="00403CD3"/>
    <w:rsid w:val="00404081"/>
    <w:rsid w:val="0040419D"/>
    <w:rsid w:val="004041BC"/>
    <w:rsid w:val="00404211"/>
    <w:rsid w:val="0040421F"/>
    <w:rsid w:val="00404290"/>
    <w:rsid w:val="0040487A"/>
    <w:rsid w:val="0040487C"/>
    <w:rsid w:val="00404B54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5E8F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7FA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4AE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1E7B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547"/>
    <w:rsid w:val="00425822"/>
    <w:rsid w:val="00425C26"/>
    <w:rsid w:val="00425D75"/>
    <w:rsid w:val="00425EB2"/>
    <w:rsid w:val="00425F53"/>
    <w:rsid w:val="0042602C"/>
    <w:rsid w:val="004260EA"/>
    <w:rsid w:val="004260EF"/>
    <w:rsid w:val="004262FA"/>
    <w:rsid w:val="00426A4B"/>
    <w:rsid w:val="004270F7"/>
    <w:rsid w:val="00427644"/>
    <w:rsid w:val="004276DB"/>
    <w:rsid w:val="00427B11"/>
    <w:rsid w:val="00427D25"/>
    <w:rsid w:val="00427E80"/>
    <w:rsid w:val="00427FCF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4D7A"/>
    <w:rsid w:val="00434DB6"/>
    <w:rsid w:val="00434F03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42"/>
    <w:rsid w:val="00436D8F"/>
    <w:rsid w:val="00436E38"/>
    <w:rsid w:val="00437226"/>
    <w:rsid w:val="004372B8"/>
    <w:rsid w:val="004373A1"/>
    <w:rsid w:val="004373C9"/>
    <w:rsid w:val="00437684"/>
    <w:rsid w:val="00437832"/>
    <w:rsid w:val="00437DD5"/>
    <w:rsid w:val="00437F27"/>
    <w:rsid w:val="00437FC8"/>
    <w:rsid w:val="0044008C"/>
    <w:rsid w:val="00440098"/>
    <w:rsid w:val="00440395"/>
    <w:rsid w:val="0044055E"/>
    <w:rsid w:val="00440759"/>
    <w:rsid w:val="0044076C"/>
    <w:rsid w:val="00440AF0"/>
    <w:rsid w:val="00440B8F"/>
    <w:rsid w:val="00440FA7"/>
    <w:rsid w:val="00441177"/>
    <w:rsid w:val="00441BA4"/>
    <w:rsid w:val="00441BA7"/>
    <w:rsid w:val="00442063"/>
    <w:rsid w:val="004427AE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3BEF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763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6DF9"/>
    <w:rsid w:val="00447583"/>
    <w:rsid w:val="00447C1B"/>
    <w:rsid w:val="00447FCB"/>
    <w:rsid w:val="0045059A"/>
    <w:rsid w:val="004505A0"/>
    <w:rsid w:val="00450653"/>
    <w:rsid w:val="00450658"/>
    <w:rsid w:val="004506C7"/>
    <w:rsid w:val="004507B3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9FC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5CE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8CB"/>
    <w:rsid w:val="00462B29"/>
    <w:rsid w:val="00462BFC"/>
    <w:rsid w:val="00462C7A"/>
    <w:rsid w:val="00462CE7"/>
    <w:rsid w:val="00462ED3"/>
    <w:rsid w:val="00463695"/>
    <w:rsid w:val="004639C1"/>
    <w:rsid w:val="004643F2"/>
    <w:rsid w:val="00464573"/>
    <w:rsid w:val="00464585"/>
    <w:rsid w:val="0046461A"/>
    <w:rsid w:val="00464703"/>
    <w:rsid w:val="00464741"/>
    <w:rsid w:val="004649EC"/>
    <w:rsid w:val="00464AE3"/>
    <w:rsid w:val="00464C7D"/>
    <w:rsid w:val="00464D55"/>
    <w:rsid w:val="00464DDD"/>
    <w:rsid w:val="00465E96"/>
    <w:rsid w:val="00465EC0"/>
    <w:rsid w:val="00465EFA"/>
    <w:rsid w:val="00465F14"/>
    <w:rsid w:val="004665F1"/>
    <w:rsid w:val="00466667"/>
    <w:rsid w:val="004666D9"/>
    <w:rsid w:val="004668C4"/>
    <w:rsid w:val="00466A50"/>
    <w:rsid w:val="00466B34"/>
    <w:rsid w:val="00466BB8"/>
    <w:rsid w:val="00466C75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28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6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4B"/>
    <w:rsid w:val="004761C5"/>
    <w:rsid w:val="0047624C"/>
    <w:rsid w:val="00476487"/>
    <w:rsid w:val="004764EA"/>
    <w:rsid w:val="00476B7C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7C"/>
    <w:rsid w:val="00487AEF"/>
    <w:rsid w:val="00487CA2"/>
    <w:rsid w:val="00490723"/>
    <w:rsid w:val="00490B74"/>
    <w:rsid w:val="00490B98"/>
    <w:rsid w:val="00490DBC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680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4C89"/>
    <w:rsid w:val="00494D6F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6EE8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DCF"/>
    <w:rsid w:val="004A0E24"/>
    <w:rsid w:val="004A0EBF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5FB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77E"/>
    <w:rsid w:val="004A590B"/>
    <w:rsid w:val="004A5F35"/>
    <w:rsid w:val="004A5FBA"/>
    <w:rsid w:val="004A6369"/>
    <w:rsid w:val="004A665C"/>
    <w:rsid w:val="004A6980"/>
    <w:rsid w:val="004A6A34"/>
    <w:rsid w:val="004A6CCF"/>
    <w:rsid w:val="004A6D3F"/>
    <w:rsid w:val="004A7C66"/>
    <w:rsid w:val="004A7E2C"/>
    <w:rsid w:val="004B0225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3B8"/>
    <w:rsid w:val="004B1461"/>
    <w:rsid w:val="004B1646"/>
    <w:rsid w:val="004B1655"/>
    <w:rsid w:val="004B1A8E"/>
    <w:rsid w:val="004B1AFB"/>
    <w:rsid w:val="004B2F31"/>
    <w:rsid w:val="004B2F84"/>
    <w:rsid w:val="004B2FB3"/>
    <w:rsid w:val="004B3025"/>
    <w:rsid w:val="004B3321"/>
    <w:rsid w:val="004B35F5"/>
    <w:rsid w:val="004B37AB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02D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7CB"/>
    <w:rsid w:val="004B6864"/>
    <w:rsid w:val="004B7381"/>
    <w:rsid w:val="004B74D3"/>
    <w:rsid w:val="004B7573"/>
    <w:rsid w:val="004B75EC"/>
    <w:rsid w:val="004B789A"/>
    <w:rsid w:val="004B78FC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364"/>
    <w:rsid w:val="004C1608"/>
    <w:rsid w:val="004C1655"/>
    <w:rsid w:val="004C16AB"/>
    <w:rsid w:val="004C174A"/>
    <w:rsid w:val="004C1C85"/>
    <w:rsid w:val="004C1E68"/>
    <w:rsid w:val="004C1F93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4B6"/>
    <w:rsid w:val="004C357D"/>
    <w:rsid w:val="004C3A3A"/>
    <w:rsid w:val="004C4069"/>
    <w:rsid w:val="004C47F8"/>
    <w:rsid w:val="004C4B2C"/>
    <w:rsid w:val="004C4B63"/>
    <w:rsid w:val="004C4CE1"/>
    <w:rsid w:val="004C5261"/>
    <w:rsid w:val="004C56A3"/>
    <w:rsid w:val="004C56A4"/>
    <w:rsid w:val="004C5CE4"/>
    <w:rsid w:val="004C6016"/>
    <w:rsid w:val="004C6038"/>
    <w:rsid w:val="004C60AA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5C7"/>
    <w:rsid w:val="004D1BF5"/>
    <w:rsid w:val="004D204E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41D"/>
    <w:rsid w:val="004D58FC"/>
    <w:rsid w:val="004D60A0"/>
    <w:rsid w:val="004D647B"/>
    <w:rsid w:val="004D6715"/>
    <w:rsid w:val="004D678D"/>
    <w:rsid w:val="004D6BD4"/>
    <w:rsid w:val="004D6FEA"/>
    <w:rsid w:val="004D741D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354"/>
    <w:rsid w:val="004E3439"/>
    <w:rsid w:val="004E3597"/>
    <w:rsid w:val="004E3B26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65DB"/>
    <w:rsid w:val="004E727C"/>
    <w:rsid w:val="004E73AD"/>
    <w:rsid w:val="004E77B7"/>
    <w:rsid w:val="004E78CE"/>
    <w:rsid w:val="004F04AA"/>
    <w:rsid w:val="004F05E9"/>
    <w:rsid w:val="004F0765"/>
    <w:rsid w:val="004F0EEF"/>
    <w:rsid w:val="004F114C"/>
    <w:rsid w:val="004F1B58"/>
    <w:rsid w:val="004F1D2F"/>
    <w:rsid w:val="004F20FB"/>
    <w:rsid w:val="004F21A3"/>
    <w:rsid w:val="004F2793"/>
    <w:rsid w:val="004F2BD2"/>
    <w:rsid w:val="004F2CCB"/>
    <w:rsid w:val="004F2D90"/>
    <w:rsid w:val="004F2DB4"/>
    <w:rsid w:val="004F2FBE"/>
    <w:rsid w:val="004F305E"/>
    <w:rsid w:val="004F31C8"/>
    <w:rsid w:val="004F36B6"/>
    <w:rsid w:val="004F37BA"/>
    <w:rsid w:val="004F39CC"/>
    <w:rsid w:val="004F3B11"/>
    <w:rsid w:val="004F3CED"/>
    <w:rsid w:val="004F418C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E4F"/>
    <w:rsid w:val="004F6F62"/>
    <w:rsid w:val="004F6FC4"/>
    <w:rsid w:val="004F7224"/>
    <w:rsid w:val="004F7299"/>
    <w:rsid w:val="004F76BA"/>
    <w:rsid w:val="0050030B"/>
    <w:rsid w:val="0050033A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7E8"/>
    <w:rsid w:val="005028EB"/>
    <w:rsid w:val="005029CC"/>
    <w:rsid w:val="00502B92"/>
    <w:rsid w:val="005035F7"/>
    <w:rsid w:val="005039DF"/>
    <w:rsid w:val="00503AB9"/>
    <w:rsid w:val="00503B06"/>
    <w:rsid w:val="00503C85"/>
    <w:rsid w:val="00503E40"/>
    <w:rsid w:val="005041DA"/>
    <w:rsid w:val="00504478"/>
    <w:rsid w:val="0050456B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589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2"/>
    <w:rsid w:val="00510E6B"/>
    <w:rsid w:val="00510F77"/>
    <w:rsid w:val="00510FAD"/>
    <w:rsid w:val="0051110E"/>
    <w:rsid w:val="005111F0"/>
    <w:rsid w:val="00511490"/>
    <w:rsid w:val="0051164B"/>
    <w:rsid w:val="005117A4"/>
    <w:rsid w:val="0051188E"/>
    <w:rsid w:val="00511AB4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68F"/>
    <w:rsid w:val="00513946"/>
    <w:rsid w:val="00513AD0"/>
    <w:rsid w:val="00513B85"/>
    <w:rsid w:val="00513BC6"/>
    <w:rsid w:val="00513DEF"/>
    <w:rsid w:val="00513F49"/>
    <w:rsid w:val="005140CE"/>
    <w:rsid w:val="0051418B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2B3"/>
    <w:rsid w:val="0051731C"/>
    <w:rsid w:val="0051771E"/>
    <w:rsid w:val="00517972"/>
    <w:rsid w:val="00517A82"/>
    <w:rsid w:val="00517C8D"/>
    <w:rsid w:val="00517D03"/>
    <w:rsid w:val="00517D55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1E13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0A"/>
    <w:rsid w:val="00523F7D"/>
    <w:rsid w:val="00524304"/>
    <w:rsid w:val="005243BC"/>
    <w:rsid w:val="00524691"/>
    <w:rsid w:val="00524802"/>
    <w:rsid w:val="00524810"/>
    <w:rsid w:val="0052486A"/>
    <w:rsid w:val="00524BE1"/>
    <w:rsid w:val="00524EDE"/>
    <w:rsid w:val="00524F85"/>
    <w:rsid w:val="00524F86"/>
    <w:rsid w:val="00524FEB"/>
    <w:rsid w:val="00525273"/>
    <w:rsid w:val="005255C4"/>
    <w:rsid w:val="005257B2"/>
    <w:rsid w:val="005259D0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22"/>
    <w:rsid w:val="00527CA6"/>
    <w:rsid w:val="00527FE6"/>
    <w:rsid w:val="00530558"/>
    <w:rsid w:val="005305F0"/>
    <w:rsid w:val="005306CB"/>
    <w:rsid w:val="0053074C"/>
    <w:rsid w:val="00530817"/>
    <w:rsid w:val="005308F4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EE4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BB8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3DBC"/>
    <w:rsid w:val="00543E5D"/>
    <w:rsid w:val="00544786"/>
    <w:rsid w:val="005447EA"/>
    <w:rsid w:val="00544929"/>
    <w:rsid w:val="00545110"/>
    <w:rsid w:val="00545153"/>
    <w:rsid w:val="005451AC"/>
    <w:rsid w:val="00545326"/>
    <w:rsid w:val="00545367"/>
    <w:rsid w:val="005453A4"/>
    <w:rsid w:val="00545AE7"/>
    <w:rsid w:val="00545CA0"/>
    <w:rsid w:val="00545F6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6A0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1"/>
    <w:rsid w:val="0055470F"/>
    <w:rsid w:val="00554794"/>
    <w:rsid w:val="005547EC"/>
    <w:rsid w:val="00554983"/>
    <w:rsid w:val="0055498F"/>
    <w:rsid w:val="0055551F"/>
    <w:rsid w:val="005555D3"/>
    <w:rsid w:val="00555DE2"/>
    <w:rsid w:val="00555FF9"/>
    <w:rsid w:val="00556179"/>
    <w:rsid w:val="0055622A"/>
    <w:rsid w:val="00556855"/>
    <w:rsid w:val="00556856"/>
    <w:rsid w:val="00556A55"/>
    <w:rsid w:val="00556B87"/>
    <w:rsid w:val="00556D7D"/>
    <w:rsid w:val="00556EB2"/>
    <w:rsid w:val="00556F0F"/>
    <w:rsid w:val="0055702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1E"/>
    <w:rsid w:val="00562DAE"/>
    <w:rsid w:val="00562DC1"/>
    <w:rsid w:val="005630C3"/>
    <w:rsid w:val="0056311F"/>
    <w:rsid w:val="00563261"/>
    <w:rsid w:val="00563691"/>
    <w:rsid w:val="00563D54"/>
    <w:rsid w:val="00563F50"/>
    <w:rsid w:val="00563FD1"/>
    <w:rsid w:val="0056411C"/>
    <w:rsid w:val="00564ADE"/>
    <w:rsid w:val="00564BE1"/>
    <w:rsid w:val="00564D94"/>
    <w:rsid w:val="00564FA4"/>
    <w:rsid w:val="005650F6"/>
    <w:rsid w:val="00565301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DFC"/>
    <w:rsid w:val="00566F4D"/>
    <w:rsid w:val="005672FE"/>
    <w:rsid w:val="00567346"/>
    <w:rsid w:val="00567673"/>
    <w:rsid w:val="00567891"/>
    <w:rsid w:val="005678DC"/>
    <w:rsid w:val="005678E7"/>
    <w:rsid w:val="00567A86"/>
    <w:rsid w:val="00567D5F"/>
    <w:rsid w:val="00567FFE"/>
    <w:rsid w:val="00570023"/>
    <w:rsid w:val="005704DD"/>
    <w:rsid w:val="005704F2"/>
    <w:rsid w:val="00570D43"/>
    <w:rsid w:val="00570E74"/>
    <w:rsid w:val="00571089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8FE"/>
    <w:rsid w:val="0057399C"/>
    <w:rsid w:val="005739A4"/>
    <w:rsid w:val="00573D18"/>
    <w:rsid w:val="00573FB6"/>
    <w:rsid w:val="005743C6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2E6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8008A"/>
    <w:rsid w:val="00580150"/>
    <w:rsid w:val="00580223"/>
    <w:rsid w:val="005802E4"/>
    <w:rsid w:val="005805AC"/>
    <w:rsid w:val="0058080A"/>
    <w:rsid w:val="00580EDA"/>
    <w:rsid w:val="00580FA9"/>
    <w:rsid w:val="00581B5C"/>
    <w:rsid w:val="00581D59"/>
    <w:rsid w:val="00581DCE"/>
    <w:rsid w:val="00582140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0B3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533"/>
    <w:rsid w:val="005A0667"/>
    <w:rsid w:val="005A06ED"/>
    <w:rsid w:val="005A0818"/>
    <w:rsid w:val="005A0936"/>
    <w:rsid w:val="005A0964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7B8"/>
    <w:rsid w:val="005A582F"/>
    <w:rsid w:val="005A59DA"/>
    <w:rsid w:val="005A5CF8"/>
    <w:rsid w:val="005A604E"/>
    <w:rsid w:val="005A60AF"/>
    <w:rsid w:val="005A68ED"/>
    <w:rsid w:val="005A6D76"/>
    <w:rsid w:val="005A6EF4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6E"/>
    <w:rsid w:val="005B18F4"/>
    <w:rsid w:val="005B1B30"/>
    <w:rsid w:val="005B1C4F"/>
    <w:rsid w:val="005B1E19"/>
    <w:rsid w:val="005B243B"/>
    <w:rsid w:val="005B2451"/>
    <w:rsid w:val="005B2504"/>
    <w:rsid w:val="005B2773"/>
    <w:rsid w:val="005B27D9"/>
    <w:rsid w:val="005B292F"/>
    <w:rsid w:val="005B2A36"/>
    <w:rsid w:val="005B2FCC"/>
    <w:rsid w:val="005B3214"/>
    <w:rsid w:val="005B33AB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369"/>
    <w:rsid w:val="005B448E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0E"/>
    <w:rsid w:val="005B6632"/>
    <w:rsid w:val="005B68D2"/>
    <w:rsid w:val="005B6CE1"/>
    <w:rsid w:val="005B6CE8"/>
    <w:rsid w:val="005B6E40"/>
    <w:rsid w:val="005B6FE2"/>
    <w:rsid w:val="005B7191"/>
    <w:rsid w:val="005B7259"/>
    <w:rsid w:val="005B778B"/>
    <w:rsid w:val="005B780A"/>
    <w:rsid w:val="005B7ADE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1AB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128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CB4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0A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E5D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500"/>
    <w:rsid w:val="005E2C6A"/>
    <w:rsid w:val="005E2CEB"/>
    <w:rsid w:val="005E319C"/>
    <w:rsid w:val="005E32AB"/>
    <w:rsid w:val="005E3FAE"/>
    <w:rsid w:val="005E426A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2E"/>
    <w:rsid w:val="005E75D7"/>
    <w:rsid w:val="005E76CC"/>
    <w:rsid w:val="005E76F2"/>
    <w:rsid w:val="005E7ECD"/>
    <w:rsid w:val="005F00EC"/>
    <w:rsid w:val="005F018D"/>
    <w:rsid w:val="005F05FA"/>
    <w:rsid w:val="005F077B"/>
    <w:rsid w:val="005F0AEC"/>
    <w:rsid w:val="005F0AF5"/>
    <w:rsid w:val="005F0B15"/>
    <w:rsid w:val="005F0B2A"/>
    <w:rsid w:val="005F0BC2"/>
    <w:rsid w:val="005F0C83"/>
    <w:rsid w:val="005F0D21"/>
    <w:rsid w:val="005F10D7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3CB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24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4F4"/>
    <w:rsid w:val="006016A7"/>
    <w:rsid w:val="006017D9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594"/>
    <w:rsid w:val="00604834"/>
    <w:rsid w:val="00604BA1"/>
    <w:rsid w:val="006056EA"/>
    <w:rsid w:val="0060574D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357"/>
    <w:rsid w:val="0061082E"/>
    <w:rsid w:val="00611110"/>
    <w:rsid w:val="0061191E"/>
    <w:rsid w:val="00611B75"/>
    <w:rsid w:val="00611C91"/>
    <w:rsid w:val="00611F90"/>
    <w:rsid w:val="00612003"/>
    <w:rsid w:val="00612210"/>
    <w:rsid w:val="00612220"/>
    <w:rsid w:val="00612763"/>
    <w:rsid w:val="00612B66"/>
    <w:rsid w:val="00613087"/>
    <w:rsid w:val="006130F8"/>
    <w:rsid w:val="006131D0"/>
    <w:rsid w:val="0061336F"/>
    <w:rsid w:val="00613626"/>
    <w:rsid w:val="00613915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929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6E5"/>
    <w:rsid w:val="006207DF"/>
    <w:rsid w:val="006207F1"/>
    <w:rsid w:val="006209C9"/>
    <w:rsid w:val="00620A57"/>
    <w:rsid w:val="00620C5A"/>
    <w:rsid w:val="00621009"/>
    <w:rsid w:val="006211CA"/>
    <w:rsid w:val="006211D7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4EFE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841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7B0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1A95"/>
    <w:rsid w:val="00631DFC"/>
    <w:rsid w:val="006320C1"/>
    <w:rsid w:val="0063226B"/>
    <w:rsid w:val="0063284B"/>
    <w:rsid w:val="00632BAC"/>
    <w:rsid w:val="00632C2B"/>
    <w:rsid w:val="00632DD6"/>
    <w:rsid w:val="006330E9"/>
    <w:rsid w:val="0063352C"/>
    <w:rsid w:val="0063364C"/>
    <w:rsid w:val="006337CF"/>
    <w:rsid w:val="00633E6B"/>
    <w:rsid w:val="006341A8"/>
    <w:rsid w:val="00634248"/>
    <w:rsid w:val="00634562"/>
    <w:rsid w:val="006347D9"/>
    <w:rsid w:val="006349F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5FBB"/>
    <w:rsid w:val="00636325"/>
    <w:rsid w:val="006364B7"/>
    <w:rsid w:val="00636589"/>
    <w:rsid w:val="00636591"/>
    <w:rsid w:val="006367BD"/>
    <w:rsid w:val="00636E1F"/>
    <w:rsid w:val="00636E4A"/>
    <w:rsid w:val="006375CA"/>
    <w:rsid w:val="00637678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122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AC"/>
    <w:rsid w:val="006445E6"/>
    <w:rsid w:val="00644629"/>
    <w:rsid w:val="006446C1"/>
    <w:rsid w:val="006447A5"/>
    <w:rsid w:val="00644B14"/>
    <w:rsid w:val="00644D32"/>
    <w:rsid w:val="0064531E"/>
    <w:rsid w:val="0064580E"/>
    <w:rsid w:val="006461D9"/>
    <w:rsid w:val="00646680"/>
    <w:rsid w:val="006468F1"/>
    <w:rsid w:val="00646919"/>
    <w:rsid w:val="00646BFD"/>
    <w:rsid w:val="00647190"/>
    <w:rsid w:val="006472FD"/>
    <w:rsid w:val="00647556"/>
    <w:rsid w:val="00647571"/>
    <w:rsid w:val="00647736"/>
    <w:rsid w:val="0064791A"/>
    <w:rsid w:val="006479CA"/>
    <w:rsid w:val="00647A15"/>
    <w:rsid w:val="00647A34"/>
    <w:rsid w:val="00647C2B"/>
    <w:rsid w:val="00647CF1"/>
    <w:rsid w:val="006501B6"/>
    <w:rsid w:val="00650327"/>
    <w:rsid w:val="0065047B"/>
    <w:rsid w:val="006509E5"/>
    <w:rsid w:val="00650AC2"/>
    <w:rsid w:val="00650B16"/>
    <w:rsid w:val="00650D97"/>
    <w:rsid w:val="00650ECA"/>
    <w:rsid w:val="00650F18"/>
    <w:rsid w:val="00650F40"/>
    <w:rsid w:val="00651015"/>
    <w:rsid w:val="00651205"/>
    <w:rsid w:val="00651266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1AD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791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9F3"/>
    <w:rsid w:val="00657B7A"/>
    <w:rsid w:val="00657CBC"/>
    <w:rsid w:val="00657E67"/>
    <w:rsid w:val="0066009C"/>
    <w:rsid w:val="006600F8"/>
    <w:rsid w:val="00660821"/>
    <w:rsid w:val="006609DE"/>
    <w:rsid w:val="00660CFC"/>
    <w:rsid w:val="00660EC9"/>
    <w:rsid w:val="006611BD"/>
    <w:rsid w:val="006611CA"/>
    <w:rsid w:val="00661492"/>
    <w:rsid w:val="006615DE"/>
    <w:rsid w:val="006618E4"/>
    <w:rsid w:val="00661BE4"/>
    <w:rsid w:val="00661F54"/>
    <w:rsid w:val="00661F57"/>
    <w:rsid w:val="0066203B"/>
    <w:rsid w:val="00662212"/>
    <w:rsid w:val="00662642"/>
    <w:rsid w:val="00662AFD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3FAC"/>
    <w:rsid w:val="00664034"/>
    <w:rsid w:val="0066407B"/>
    <w:rsid w:val="00664539"/>
    <w:rsid w:val="0066465F"/>
    <w:rsid w:val="006647A4"/>
    <w:rsid w:val="00664B91"/>
    <w:rsid w:val="00664C3A"/>
    <w:rsid w:val="00664E14"/>
    <w:rsid w:val="00664F1B"/>
    <w:rsid w:val="00664F42"/>
    <w:rsid w:val="00665425"/>
    <w:rsid w:val="006657BE"/>
    <w:rsid w:val="006658D7"/>
    <w:rsid w:val="00665C2C"/>
    <w:rsid w:val="00665D87"/>
    <w:rsid w:val="00666047"/>
    <w:rsid w:val="00666420"/>
    <w:rsid w:val="00666713"/>
    <w:rsid w:val="00666930"/>
    <w:rsid w:val="006669A3"/>
    <w:rsid w:val="00666E09"/>
    <w:rsid w:val="006670CD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861"/>
    <w:rsid w:val="00667EC8"/>
    <w:rsid w:val="00670019"/>
    <w:rsid w:val="006700F6"/>
    <w:rsid w:val="00670449"/>
    <w:rsid w:val="00670599"/>
    <w:rsid w:val="006707DD"/>
    <w:rsid w:val="00670AE7"/>
    <w:rsid w:val="00670C60"/>
    <w:rsid w:val="00670EFA"/>
    <w:rsid w:val="00671122"/>
    <w:rsid w:val="006716BD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446"/>
    <w:rsid w:val="006757BD"/>
    <w:rsid w:val="0067592C"/>
    <w:rsid w:val="006759C0"/>
    <w:rsid w:val="00675AE8"/>
    <w:rsid w:val="00675B22"/>
    <w:rsid w:val="00675CED"/>
    <w:rsid w:val="00675D46"/>
    <w:rsid w:val="00675D97"/>
    <w:rsid w:val="00675EF6"/>
    <w:rsid w:val="00676058"/>
    <w:rsid w:val="0067605D"/>
    <w:rsid w:val="00676104"/>
    <w:rsid w:val="00676733"/>
    <w:rsid w:val="00676C79"/>
    <w:rsid w:val="00676C81"/>
    <w:rsid w:val="0067704C"/>
    <w:rsid w:val="00677193"/>
    <w:rsid w:val="0067724D"/>
    <w:rsid w:val="00677431"/>
    <w:rsid w:val="00677444"/>
    <w:rsid w:val="006775E6"/>
    <w:rsid w:val="00677AB3"/>
    <w:rsid w:val="00677B22"/>
    <w:rsid w:val="00677D0D"/>
    <w:rsid w:val="00680176"/>
    <w:rsid w:val="006801CF"/>
    <w:rsid w:val="006802D2"/>
    <w:rsid w:val="00680C18"/>
    <w:rsid w:val="0068117F"/>
    <w:rsid w:val="0068133E"/>
    <w:rsid w:val="006815F7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0F2"/>
    <w:rsid w:val="00685107"/>
    <w:rsid w:val="00685110"/>
    <w:rsid w:val="00685195"/>
    <w:rsid w:val="0068550F"/>
    <w:rsid w:val="00685586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EED"/>
    <w:rsid w:val="00686F9F"/>
    <w:rsid w:val="00686FF0"/>
    <w:rsid w:val="00686FFC"/>
    <w:rsid w:val="006872BA"/>
    <w:rsid w:val="00687533"/>
    <w:rsid w:val="00687BCE"/>
    <w:rsid w:val="0069000A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AE2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6A"/>
    <w:rsid w:val="006936C9"/>
    <w:rsid w:val="00693847"/>
    <w:rsid w:val="0069392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C53"/>
    <w:rsid w:val="006A1EB2"/>
    <w:rsid w:val="006A2221"/>
    <w:rsid w:val="006A235A"/>
    <w:rsid w:val="006A23B8"/>
    <w:rsid w:val="006A2640"/>
    <w:rsid w:val="006A2CAD"/>
    <w:rsid w:val="006A2FE8"/>
    <w:rsid w:val="006A3742"/>
    <w:rsid w:val="006A389F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773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2E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5C"/>
    <w:rsid w:val="006B187F"/>
    <w:rsid w:val="006B2179"/>
    <w:rsid w:val="006B27D4"/>
    <w:rsid w:val="006B2FF0"/>
    <w:rsid w:val="006B3015"/>
    <w:rsid w:val="006B309E"/>
    <w:rsid w:val="006B32E8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50E"/>
    <w:rsid w:val="006C0666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6E9"/>
    <w:rsid w:val="006C383F"/>
    <w:rsid w:val="006C38B0"/>
    <w:rsid w:val="006C38DF"/>
    <w:rsid w:val="006C3A63"/>
    <w:rsid w:val="006C3C35"/>
    <w:rsid w:val="006C3F95"/>
    <w:rsid w:val="006C4264"/>
    <w:rsid w:val="006C4328"/>
    <w:rsid w:val="006C43D4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A31"/>
    <w:rsid w:val="006C6CE7"/>
    <w:rsid w:val="006C705D"/>
    <w:rsid w:val="006C7459"/>
    <w:rsid w:val="006C7A80"/>
    <w:rsid w:val="006C7EE5"/>
    <w:rsid w:val="006C7F38"/>
    <w:rsid w:val="006D0AFC"/>
    <w:rsid w:val="006D0BCB"/>
    <w:rsid w:val="006D0BFD"/>
    <w:rsid w:val="006D0D79"/>
    <w:rsid w:val="006D1110"/>
    <w:rsid w:val="006D1166"/>
    <w:rsid w:val="006D152E"/>
    <w:rsid w:val="006D1824"/>
    <w:rsid w:val="006D1B1B"/>
    <w:rsid w:val="006D223E"/>
    <w:rsid w:val="006D23E9"/>
    <w:rsid w:val="006D285F"/>
    <w:rsid w:val="006D2BC2"/>
    <w:rsid w:val="006D32B4"/>
    <w:rsid w:val="006D35F6"/>
    <w:rsid w:val="006D38A8"/>
    <w:rsid w:val="006D3C70"/>
    <w:rsid w:val="006D3CB8"/>
    <w:rsid w:val="006D3CBF"/>
    <w:rsid w:val="006D3EC1"/>
    <w:rsid w:val="006D418D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770"/>
    <w:rsid w:val="006D6962"/>
    <w:rsid w:val="006D6CE6"/>
    <w:rsid w:val="006D6E21"/>
    <w:rsid w:val="006D73CF"/>
    <w:rsid w:val="006D7451"/>
    <w:rsid w:val="006D78A4"/>
    <w:rsid w:val="006D7C66"/>
    <w:rsid w:val="006D7DC9"/>
    <w:rsid w:val="006E0040"/>
    <w:rsid w:val="006E02D9"/>
    <w:rsid w:val="006E04D8"/>
    <w:rsid w:val="006E0563"/>
    <w:rsid w:val="006E057C"/>
    <w:rsid w:val="006E0913"/>
    <w:rsid w:val="006E0B82"/>
    <w:rsid w:val="006E0E97"/>
    <w:rsid w:val="006E1311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91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9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7B6"/>
    <w:rsid w:val="006E7B4C"/>
    <w:rsid w:val="006E7D7F"/>
    <w:rsid w:val="006E7DC1"/>
    <w:rsid w:val="006E7EF0"/>
    <w:rsid w:val="006F0019"/>
    <w:rsid w:val="006F01AB"/>
    <w:rsid w:val="006F01C7"/>
    <w:rsid w:val="006F029D"/>
    <w:rsid w:val="006F029E"/>
    <w:rsid w:val="006F03C5"/>
    <w:rsid w:val="006F0514"/>
    <w:rsid w:val="006F0521"/>
    <w:rsid w:val="006F0B81"/>
    <w:rsid w:val="006F0D0D"/>
    <w:rsid w:val="006F10A8"/>
    <w:rsid w:val="006F10FE"/>
    <w:rsid w:val="006F14FC"/>
    <w:rsid w:val="006F1AA1"/>
    <w:rsid w:val="006F1B53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6F"/>
    <w:rsid w:val="006F528F"/>
    <w:rsid w:val="006F55A1"/>
    <w:rsid w:val="006F56BE"/>
    <w:rsid w:val="006F56F7"/>
    <w:rsid w:val="006F5787"/>
    <w:rsid w:val="006F5B9E"/>
    <w:rsid w:val="006F6061"/>
    <w:rsid w:val="006F6212"/>
    <w:rsid w:val="006F647E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792"/>
    <w:rsid w:val="006F7806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05"/>
    <w:rsid w:val="007019D4"/>
    <w:rsid w:val="00701B4A"/>
    <w:rsid w:val="00701BB1"/>
    <w:rsid w:val="00701BEC"/>
    <w:rsid w:val="00701D6D"/>
    <w:rsid w:val="00701E42"/>
    <w:rsid w:val="00701EFF"/>
    <w:rsid w:val="0070239C"/>
    <w:rsid w:val="007025C2"/>
    <w:rsid w:val="0070265C"/>
    <w:rsid w:val="00702D73"/>
    <w:rsid w:val="00703109"/>
    <w:rsid w:val="007035C3"/>
    <w:rsid w:val="007036E5"/>
    <w:rsid w:val="007037CF"/>
    <w:rsid w:val="00703BA0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579"/>
    <w:rsid w:val="0070675E"/>
    <w:rsid w:val="007069D7"/>
    <w:rsid w:val="00706EF6"/>
    <w:rsid w:val="00706FB9"/>
    <w:rsid w:val="00707381"/>
    <w:rsid w:val="007073BB"/>
    <w:rsid w:val="00707484"/>
    <w:rsid w:val="007076F6"/>
    <w:rsid w:val="00707709"/>
    <w:rsid w:val="007079A6"/>
    <w:rsid w:val="00707A65"/>
    <w:rsid w:val="00707AC2"/>
    <w:rsid w:val="00710715"/>
    <w:rsid w:val="00710F6F"/>
    <w:rsid w:val="00711492"/>
    <w:rsid w:val="00711657"/>
    <w:rsid w:val="0071175D"/>
    <w:rsid w:val="0071181C"/>
    <w:rsid w:val="00711825"/>
    <w:rsid w:val="0071204C"/>
    <w:rsid w:val="007120D0"/>
    <w:rsid w:val="0071225B"/>
    <w:rsid w:val="007123BA"/>
    <w:rsid w:val="007124D6"/>
    <w:rsid w:val="007127C4"/>
    <w:rsid w:val="00712E0A"/>
    <w:rsid w:val="00712E46"/>
    <w:rsid w:val="0071351E"/>
    <w:rsid w:val="007136C9"/>
    <w:rsid w:val="0071388C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31B"/>
    <w:rsid w:val="0072050C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7C6"/>
    <w:rsid w:val="007229B3"/>
    <w:rsid w:val="00722BE3"/>
    <w:rsid w:val="00723614"/>
    <w:rsid w:val="00723744"/>
    <w:rsid w:val="0072383C"/>
    <w:rsid w:val="00723B04"/>
    <w:rsid w:val="00723BA5"/>
    <w:rsid w:val="00723C1A"/>
    <w:rsid w:val="00723E0E"/>
    <w:rsid w:val="00723E1E"/>
    <w:rsid w:val="00723EA5"/>
    <w:rsid w:val="00724529"/>
    <w:rsid w:val="007245AF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27C05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1E5F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3FBD"/>
    <w:rsid w:val="00734065"/>
    <w:rsid w:val="007340BE"/>
    <w:rsid w:val="007343D6"/>
    <w:rsid w:val="007347F7"/>
    <w:rsid w:val="00734D20"/>
    <w:rsid w:val="00734DF7"/>
    <w:rsid w:val="00734E30"/>
    <w:rsid w:val="007350A7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758"/>
    <w:rsid w:val="0073682D"/>
    <w:rsid w:val="00737313"/>
    <w:rsid w:val="0073781C"/>
    <w:rsid w:val="0073793A"/>
    <w:rsid w:val="00737947"/>
    <w:rsid w:val="00737ADD"/>
    <w:rsid w:val="00737C6D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375"/>
    <w:rsid w:val="007435BA"/>
    <w:rsid w:val="007436B3"/>
    <w:rsid w:val="00743914"/>
    <w:rsid w:val="00743A6E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6B"/>
    <w:rsid w:val="00744DCB"/>
    <w:rsid w:val="007451CA"/>
    <w:rsid w:val="007455E0"/>
    <w:rsid w:val="00746475"/>
    <w:rsid w:val="00746655"/>
    <w:rsid w:val="0074669A"/>
    <w:rsid w:val="007467B5"/>
    <w:rsid w:val="00746C90"/>
    <w:rsid w:val="00746EAA"/>
    <w:rsid w:val="00746FAD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1E4"/>
    <w:rsid w:val="007535F5"/>
    <w:rsid w:val="0075362D"/>
    <w:rsid w:val="00753C84"/>
    <w:rsid w:val="00753EA7"/>
    <w:rsid w:val="00753FD3"/>
    <w:rsid w:val="007541BD"/>
    <w:rsid w:val="007543C5"/>
    <w:rsid w:val="007545ED"/>
    <w:rsid w:val="007549D8"/>
    <w:rsid w:val="00754F14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7AD"/>
    <w:rsid w:val="00760FA4"/>
    <w:rsid w:val="0076116B"/>
    <w:rsid w:val="0076172B"/>
    <w:rsid w:val="00761B88"/>
    <w:rsid w:val="0076204D"/>
    <w:rsid w:val="007622B6"/>
    <w:rsid w:val="00762332"/>
    <w:rsid w:val="00762334"/>
    <w:rsid w:val="007623A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0D6"/>
    <w:rsid w:val="00763149"/>
    <w:rsid w:val="0076348A"/>
    <w:rsid w:val="007635AA"/>
    <w:rsid w:val="0076389A"/>
    <w:rsid w:val="00763A1A"/>
    <w:rsid w:val="00763D2A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0C80"/>
    <w:rsid w:val="00771038"/>
    <w:rsid w:val="007712D4"/>
    <w:rsid w:val="007716F2"/>
    <w:rsid w:val="0077244D"/>
    <w:rsid w:val="007724F1"/>
    <w:rsid w:val="0077253D"/>
    <w:rsid w:val="0077272C"/>
    <w:rsid w:val="007727EB"/>
    <w:rsid w:val="007729A7"/>
    <w:rsid w:val="00772C14"/>
    <w:rsid w:val="00772D3C"/>
    <w:rsid w:val="00773481"/>
    <w:rsid w:val="0077368E"/>
    <w:rsid w:val="007739A1"/>
    <w:rsid w:val="00773C87"/>
    <w:rsid w:val="00773F81"/>
    <w:rsid w:val="007740FD"/>
    <w:rsid w:val="00774270"/>
    <w:rsid w:val="007744A8"/>
    <w:rsid w:val="007745FB"/>
    <w:rsid w:val="00774773"/>
    <w:rsid w:val="00774864"/>
    <w:rsid w:val="00774932"/>
    <w:rsid w:val="00774BED"/>
    <w:rsid w:val="00774DEA"/>
    <w:rsid w:val="00774E2B"/>
    <w:rsid w:val="00774ECB"/>
    <w:rsid w:val="00775AB8"/>
    <w:rsid w:val="00775AEF"/>
    <w:rsid w:val="00775ED2"/>
    <w:rsid w:val="0077605E"/>
    <w:rsid w:val="0077621E"/>
    <w:rsid w:val="007763BF"/>
    <w:rsid w:val="007764FA"/>
    <w:rsid w:val="0077656F"/>
    <w:rsid w:val="007766BB"/>
    <w:rsid w:val="007768CF"/>
    <w:rsid w:val="00776967"/>
    <w:rsid w:val="00777115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36B"/>
    <w:rsid w:val="00786671"/>
    <w:rsid w:val="00787103"/>
    <w:rsid w:val="00787158"/>
    <w:rsid w:val="00787195"/>
    <w:rsid w:val="0078750D"/>
    <w:rsid w:val="00787607"/>
    <w:rsid w:val="00787878"/>
    <w:rsid w:val="00787929"/>
    <w:rsid w:val="0078799A"/>
    <w:rsid w:val="00787A4A"/>
    <w:rsid w:val="00787A51"/>
    <w:rsid w:val="00787DB6"/>
    <w:rsid w:val="00787E03"/>
    <w:rsid w:val="00787EA7"/>
    <w:rsid w:val="00787ED6"/>
    <w:rsid w:val="00787F01"/>
    <w:rsid w:val="007901D7"/>
    <w:rsid w:val="007902D5"/>
    <w:rsid w:val="00790412"/>
    <w:rsid w:val="007905D5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60C"/>
    <w:rsid w:val="007947AE"/>
    <w:rsid w:val="00794B43"/>
    <w:rsid w:val="00794DDE"/>
    <w:rsid w:val="0079565B"/>
    <w:rsid w:val="00795843"/>
    <w:rsid w:val="00795878"/>
    <w:rsid w:val="00795ABF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03"/>
    <w:rsid w:val="007A20F0"/>
    <w:rsid w:val="007A2197"/>
    <w:rsid w:val="007A2719"/>
    <w:rsid w:val="007A27D4"/>
    <w:rsid w:val="007A27DC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CD6"/>
    <w:rsid w:val="007A3F12"/>
    <w:rsid w:val="007A3F97"/>
    <w:rsid w:val="007A4296"/>
    <w:rsid w:val="007A44E7"/>
    <w:rsid w:val="007A45BE"/>
    <w:rsid w:val="007A47E0"/>
    <w:rsid w:val="007A4A38"/>
    <w:rsid w:val="007A4E1A"/>
    <w:rsid w:val="007A4FD5"/>
    <w:rsid w:val="007A510F"/>
    <w:rsid w:val="007A56C7"/>
    <w:rsid w:val="007A60E4"/>
    <w:rsid w:val="007A623A"/>
    <w:rsid w:val="007A6600"/>
    <w:rsid w:val="007A6A42"/>
    <w:rsid w:val="007A7278"/>
    <w:rsid w:val="007A72CA"/>
    <w:rsid w:val="007A77F5"/>
    <w:rsid w:val="007A7858"/>
    <w:rsid w:val="007A7C16"/>
    <w:rsid w:val="007A7DE0"/>
    <w:rsid w:val="007A7E51"/>
    <w:rsid w:val="007B0623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DA6"/>
    <w:rsid w:val="007B5E1B"/>
    <w:rsid w:val="007B6166"/>
    <w:rsid w:val="007B6170"/>
    <w:rsid w:val="007B617B"/>
    <w:rsid w:val="007B632B"/>
    <w:rsid w:val="007B6348"/>
    <w:rsid w:val="007B64D8"/>
    <w:rsid w:val="007B6578"/>
    <w:rsid w:val="007B6685"/>
    <w:rsid w:val="007B681A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03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4D4"/>
    <w:rsid w:val="007C38DD"/>
    <w:rsid w:val="007C38F1"/>
    <w:rsid w:val="007C3BEA"/>
    <w:rsid w:val="007C3D55"/>
    <w:rsid w:val="007C3F2B"/>
    <w:rsid w:val="007C4248"/>
    <w:rsid w:val="007C43CC"/>
    <w:rsid w:val="007C45AD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A8C"/>
    <w:rsid w:val="007C5D14"/>
    <w:rsid w:val="007C5D78"/>
    <w:rsid w:val="007C604C"/>
    <w:rsid w:val="007C6257"/>
    <w:rsid w:val="007C69A1"/>
    <w:rsid w:val="007C6A15"/>
    <w:rsid w:val="007C6BD3"/>
    <w:rsid w:val="007C6CB3"/>
    <w:rsid w:val="007C6CEE"/>
    <w:rsid w:val="007C6D0D"/>
    <w:rsid w:val="007C7149"/>
    <w:rsid w:val="007C72E2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246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39B"/>
    <w:rsid w:val="007D25E0"/>
    <w:rsid w:val="007D2884"/>
    <w:rsid w:val="007D293C"/>
    <w:rsid w:val="007D3078"/>
    <w:rsid w:val="007D327A"/>
    <w:rsid w:val="007D333C"/>
    <w:rsid w:val="007D340A"/>
    <w:rsid w:val="007D3814"/>
    <w:rsid w:val="007D3AAD"/>
    <w:rsid w:val="007D45C1"/>
    <w:rsid w:val="007D479C"/>
    <w:rsid w:val="007D47B8"/>
    <w:rsid w:val="007D4928"/>
    <w:rsid w:val="007D4ABB"/>
    <w:rsid w:val="007D4C71"/>
    <w:rsid w:val="007D4C73"/>
    <w:rsid w:val="007D5226"/>
    <w:rsid w:val="007D54B0"/>
    <w:rsid w:val="007D557E"/>
    <w:rsid w:val="007D574A"/>
    <w:rsid w:val="007D5B83"/>
    <w:rsid w:val="007D5CA0"/>
    <w:rsid w:val="007D5D3E"/>
    <w:rsid w:val="007D5DC5"/>
    <w:rsid w:val="007D5EDB"/>
    <w:rsid w:val="007D5FA8"/>
    <w:rsid w:val="007D64F4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8D4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111"/>
    <w:rsid w:val="007F0216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0A3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4DA7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3A9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1E87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8A5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578"/>
    <w:rsid w:val="00806811"/>
    <w:rsid w:val="00806A06"/>
    <w:rsid w:val="00806E44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230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C6A"/>
    <w:rsid w:val="00820D06"/>
    <w:rsid w:val="00820F5E"/>
    <w:rsid w:val="00820FE8"/>
    <w:rsid w:val="00821162"/>
    <w:rsid w:val="008213B7"/>
    <w:rsid w:val="00821532"/>
    <w:rsid w:val="008217DD"/>
    <w:rsid w:val="0082191D"/>
    <w:rsid w:val="00821A61"/>
    <w:rsid w:val="00821C75"/>
    <w:rsid w:val="00821CB5"/>
    <w:rsid w:val="008221C7"/>
    <w:rsid w:val="0082222E"/>
    <w:rsid w:val="0082259F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91D"/>
    <w:rsid w:val="00824A8C"/>
    <w:rsid w:val="00824D9D"/>
    <w:rsid w:val="00824EA3"/>
    <w:rsid w:val="0082503D"/>
    <w:rsid w:val="008250FC"/>
    <w:rsid w:val="0082511F"/>
    <w:rsid w:val="00825275"/>
    <w:rsid w:val="008252B4"/>
    <w:rsid w:val="00825321"/>
    <w:rsid w:val="00825631"/>
    <w:rsid w:val="00825C73"/>
    <w:rsid w:val="00825E4A"/>
    <w:rsid w:val="00825F3A"/>
    <w:rsid w:val="00826210"/>
    <w:rsid w:val="0082635C"/>
    <w:rsid w:val="00826806"/>
    <w:rsid w:val="0082682F"/>
    <w:rsid w:val="0082685C"/>
    <w:rsid w:val="008269BA"/>
    <w:rsid w:val="00826A06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158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4A43"/>
    <w:rsid w:val="00834AB2"/>
    <w:rsid w:val="00834C25"/>
    <w:rsid w:val="00834FAC"/>
    <w:rsid w:val="00835188"/>
    <w:rsid w:val="0083519E"/>
    <w:rsid w:val="0083534A"/>
    <w:rsid w:val="00835371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CB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5C9A"/>
    <w:rsid w:val="008461C2"/>
    <w:rsid w:val="0084649D"/>
    <w:rsid w:val="008468D9"/>
    <w:rsid w:val="00846DFD"/>
    <w:rsid w:val="00846F0A"/>
    <w:rsid w:val="0084715D"/>
    <w:rsid w:val="008473B9"/>
    <w:rsid w:val="008473E3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730"/>
    <w:rsid w:val="00852987"/>
    <w:rsid w:val="00852D8B"/>
    <w:rsid w:val="0085309B"/>
    <w:rsid w:val="008530D2"/>
    <w:rsid w:val="0085315F"/>
    <w:rsid w:val="008533FB"/>
    <w:rsid w:val="00853562"/>
    <w:rsid w:val="008535B5"/>
    <w:rsid w:val="00853BC6"/>
    <w:rsid w:val="00853C1F"/>
    <w:rsid w:val="008540E7"/>
    <w:rsid w:val="008547DF"/>
    <w:rsid w:val="008558F1"/>
    <w:rsid w:val="0085590D"/>
    <w:rsid w:val="00855B63"/>
    <w:rsid w:val="00855E89"/>
    <w:rsid w:val="008563BC"/>
    <w:rsid w:val="0085678F"/>
    <w:rsid w:val="0085681A"/>
    <w:rsid w:val="00856924"/>
    <w:rsid w:val="00856ADD"/>
    <w:rsid w:val="00856B8D"/>
    <w:rsid w:val="00856D64"/>
    <w:rsid w:val="00856E5C"/>
    <w:rsid w:val="00857711"/>
    <w:rsid w:val="0085782A"/>
    <w:rsid w:val="00857993"/>
    <w:rsid w:val="00857CB1"/>
    <w:rsid w:val="00857E76"/>
    <w:rsid w:val="00857ED3"/>
    <w:rsid w:val="00860082"/>
    <w:rsid w:val="008602BC"/>
    <w:rsid w:val="00860387"/>
    <w:rsid w:val="00860704"/>
    <w:rsid w:val="00860A3F"/>
    <w:rsid w:val="00860C05"/>
    <w:rsid w:val="00860E0A"/>
    <w:rsid w:val="00860F58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3A"/>
    <w:rsid w:val="00862F47"/>
    <w:rsid w:val="00862F5C"/>
    <w:rsid w:val="00862FA2"/>
    <w:rsid w:val="008630A0"/>
    <w:rsid w:val="008630CC"/>
    <w:rsid w:val="008632E6"/>
    <w:rsid w:val="008634E1"/>
    <w:rsid w:val="0086366E"/>
    <w:rsid w:val="00863C90"/>
    <w:rsid w:val="00863C93"/>
    <w:rsid w:val="00863DB0"/>
    <w:rsid w:val="00863E0B"/>
    <w:rsid w:val="008642AD"/>
    <w:rsid w:val="00864A1D"/>
    <w:rsid w:val="00864AB2"/>
    <w:rsid w:val="00864C2F"/>
    <w:rsid w:val="00864E96"/>
    <w:rsid w:val="00864F27"/>
    <w:rsid w:val="00864F28"/>
    <w:rsid w:val="008651C4"/>
    <w:rsid w:val="00865223"/>
    <w:rsid w:val="00865839"/>
    <w:rsid w:val="00865913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0C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990"/>
    <w:rsid w:val="00872CD9"/>
    <w:rsid w:val="00872CF7"/>
    <w:rsid w:val="00873295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E92"/>
    <w:rsid w:val="00874FBB"/>
    <w:rsid w:val="00875001"/>
    <w:rsid w:val="00875327"/>
    <w:rsid w:val="00875AE8"/>
    <w:rsid w:val="00875EAB"/>
    <w:rsid w:val="00875F87"/>
    <w:rsid w:val="00876259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C1F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3F1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3CC"/>
    <w:rsid w:val="008874C2"/>
    <w:rsid w:val="008875C2"/>
    <w:rsid w:val="0088776D"/>
    <w:rsid w:val="00887C28"/>
    <w:rsid w:val="008902D8"/>
    <w:rsid w:val="00890428"/>
    <w:rsid w:val="008907D4"/>
    <w:rsid w:val="008908A6"/>
    <w:rsid w:val="00890BBC"/>
    <w:rsid w:val="00890DE5"/>
    <w:rsid w:val="00891176"/>
    <w:rsid w:val="0089142E"/>
    <w:rsid w:val="0089171E"/>
    <w:rsid w:val="0089198E"/>
    <w:rsid w:val="008919F1"/>
    <w:rsid w:val="00891E2B"/>
    <w:rsid w:val="00891FDA"/>
    <w:rsid w:val="00892155"/>
    <w:rsid w:val="0089271E"/>
    <w:rsid w:val="00892A39"/>
    <w:rsid w:val="00892B87"/>
    <w:rsid w:val="00892E28"/>
    <w:rsid w:val="008931C5"/>
    <w:rsid w:val="008932F8"/>
    <w:rsid w:val="008934FE"/>
    <w:rsid w:val="008936B0"/>
    <w:rsid w:val="00893748"/>
    <w:rsid w:val="00893884"/>
    <w:rsid w:val="00893B52"/>
    <w:rsid w:val="00893C63"/>
    <w:rsid w:val="00893D88"/>
    <w:rsid w:val="00893EDA"/>
    <w:rsid w:val="00893FE9"/>
    <w:rsid w:val="00894279"/>
    <w:rsid w:val="00894395"/>
    <w:rsid w:val="008945F9"/>
    <w:rsid w:val="008947B5"/>
    <w:rsid w:val="008949B5"/>
    <w:rsid w:val="00894BE1"/>
    <w:rsid w:val="00894E7A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AE"/>
    <w:rsid w:val="00897AC0"/>
    <w:rsid w:val="00897ED1"/>
    <w:rsid w:val="008A033C"/>
    <w:rsid w:val="008A035A"/>
    <w:rsid w:val="008A07ED"/>
    <w:rsid w:val="008A0C99"/>
    <w:rsid w:val="008A0E42"/>
    <w:rsid w:val="008A1185"/>
    <w:rsid w:val="008A1291"/>
    <w:rsid w:val="008A185A"/>
    <w:rsid w:val="008A1CD2"/>
    <w:rsid w:val="008A1D27"/>
    <w:rsid w:val="008A1D68"/>
    <w:rsid w:val="008A2492"/>
    <w:rsid w:val="008A2684"/>
    <w:rsid w:val="008A26F0"/>
    <w:rsid w:val="008A2C68"/>
    <w:rsid w:val="008A2EEA"/>
    <w:rsid w:val="008A307F"/>
    <w:rsid w:val="008A375C"/>
    <w:rsid w:val="008A3DD7"/>
    <w:rsid w:val="008A3E00"/>
    <w:rsid w:val="008A3FBC"/>
    <w:rsid w:val="008A44FC"/>
    <w:rsid w:val="008A48AB"/>
    <w:rsid w:val="008A48FE"/>
    <w:rsid w:val="008A49F9"/>
    <w:rsid w:val="008A4D35"/>
    <w:rsid w:val="008A5086"/>
    <w:rsid w:val="008A50FA"/>
    <w:rsid w:val="008A567B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1FC"/>
    <w:rsid w:val="008A7A3D"/>
    <w:rsid w:val="008A7B3D"/>
    <w:rsid w:val="008A7B81"/>
    <w:rsid w:val="008A7D3D"/>
    <w:rsid w:val="008A7E15"/>
    <w:rsid w:val="008A7E2F"/>
    <w:rsid w:val="008A7EB6"/>
    <w:rsid w:val="008B031E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6D7"/>
    <w:rsid w:val="008B6CC7"/>
    <w:rsid w:val="008B6ED0"/>
    <w:rsid w:val="008B71FC"/>
    <w:rsid w:val="008B72B7"/>
    <w:rsid w:val="008B7A98"/>
    <w:rsid w:val="008C005D"/>
    <w:rsid w:val="008C03C3"/>
    <w:rsid w:val="008C04B7"/>
    <w:rsid w:val="008C0769"/>
    <w:rsid w:val="008C08A7"/>
    <w:rsid w:val="008C0C3D"/>
    <w:rsid w:val="008C14B7"/>
    <w:rsid w:val="008C16D0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3EA2"/>
    <w:rsid w:val="008C40FB"/>
    <w:rsid w:val="008C416F"/>
    <w:rsid w:val="008C4660"/>
    <w:rsid w:val="008C4B00"/>
    <w:rsid w:val="008C53C2"/>
    <w:rsid w:val="008C56B0"/>
    <w:rsid w:val="008C5741"/>
    <w:rsid w:val="008C5794"/>
    <w:rsid w:val="008C57F0"/>
    <w:rsid w:val="008C5B16"/>
    <w:rsid w:val="008C5CC1"/>
    <w:rsid w:val="008C5E68"/>
    <w:rsid w:val="008C62E2"/>
    <w:rsid w:val="008C65CB"/>
    <w:rsid w:val="008C664C"/>
    <w:rsid w:val="008C66DD"/>
    <w:rsid w:val="008C689B"/>
    <w:rsid w:val="008C68CB"/>
    <w:rsid w:val="008C6AB6"/>
    <w:rsid w:val="008C6BA6"/>
    <w:rsid w:val="008C6BFF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33A"/>
    <w:rsid w:val="008D047A"/>
    <w:rsid w:val="008D04E4"/>
    <w:rsid w:val="008D06C7"/>
    <w:rsid w:val="008D0FC1"/>
    <w:rsid w:val="008D125C"/>
    <w:rsid w:val="008D1AE0"/>
    <w:rsid w:val="008D1B83"/>
    <w:rsid w:val="008D1CAC"/>
    <w:rsid w:val="008D1CBF"/>
    <w:rsid w:val="008D1DCF"/>
    <w:rsid w:val="008D2339"/>
    <w:rsid w:val="008D266E"/>
    <w:rsid w:val="008D26D7"/>
    <w:rsid w:val="008D2818"/>
    <w:rsid w:val="008D2BB6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092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1F6"/>
    <w:rsid w:val="008E03EE"/>
    <w:rsid w:val="008E052D"/>
    <w:rsid w:val="008E0568"/>
    <w:rsid w:val="008E0AB4"/>
    <w:rsid w:val="008E0DD9"/>
    <w:rsid w:val="008E0F37"/>
    <w:rsid w:val="008E1018"/>
    <w:rsid w:val="008E133E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02"/>
    <w:rsid w:val="008E6028"/>
    <w:rsid w:val="008E630B"/>
    <w:rsid w:val="008E65E6"/>
    <w:rsid w:val="008E6635"/>
    <w:rsid w:val="008E69CD"/>
    <w:rsid w:val="008E6DBB"/>
    <w:rsid w:val="008E6FFB"/>
    <w:rsid w:val="008E7107"/>
    <w:rsid w:val="008E7126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0E9"/>
    <w:rsid w:val="008F2456"/>
    <w:rsid w:val="008F25CB"/>
    <w:rsid w:val="008F2643"/>
    <w:rsid w:val="008F26BD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69C"/>
    <w:rsid w:val="008F38CF"/>
    <w:rsid w:val="008F39A7"/>
    <w:rsid w:val="008F3AD0"/>
    <w:rsid w:val="008F3BA3"/>
    <w:rsid w:val="008F3C6D"/>
    <w:rsid w:val="008F40FD"/>
    <w:rsid w:val="008F46D8"/>
    <w:rsid w:val="008F48D7"/>
    <w:rsid w:val="008F48F7"/>
    <w:rsid w:val="008F4B94"/>
    <w:rsid w:val="008F4BE1"/>
    <w:rsid w:val="008F4F66"/>
    <w:rsid w:val="008F5218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31E"/>
    <w:rsid w:val="008F76C4"/>
    <w:rsid w:val="008F77BA"/>
    <w:rsid w:val="008F79D6"/>
    <w:rsid w:val="008F7CFC"/>
    <w:rsid w:val="00900003"/>
    <w:rsid w:val="00900014"/>
    <w:rsid w:val="0090017D"/>
    <w:rsid w:val="0090033A"/>
    <w:rsid w:val="009003E9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B89"/>
    <w:rsid w:val="00901D54"/>
    <w:rsid w:val="00901D70"/>
    <w:rsid w:val="0090200D"/>
    <w:rsid w:val="0090242A"/>
    <w:rsid w:val="009026D7"/>
    <w:rsid w:val="0090277D"/>
    <w:rsid w:val="00902827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392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498"/>
    <w:rsid w:val="00910772"/>
    <w:rsid w:val="00910CDE"/>
    <w:rsid w:val="00910E81"/>
    <w:rsid w:val="0091133E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2A1"/>
    <w:rsid w:val="00915347"/>
    <w:rsid w:val="0091554A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6894"/>
    <w:rsid w:val="00916937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8"/>
    <w:rsid w:val="009212BD"/>
    <w:rsid w:val="00921323"/>
    <w:rsid w:val="009215A2"/>
    <w:rsid w:val="00921AD4"/>
    <w:rsid w:val="00921B48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9C"/>
    <w:rsid w:val="009247DD"/>
    <w:rsid w:val="0092481A"/>
    <w:rsid w:val="0092486A"/>
    <w:rsid w:val="00924AB5"/>
    <w:rsid w:val="00925758"/>
    <w:rsid w:val="009259BF"/>
    <w:rsid w:val="00925D69"/>
    <w:rsid w:val="009260F5"/>
    <w:rsid w:val="0092611F"/>
    <w:rsid w:val="00926245"/>
    <w:rsid w:val="00926900"/>
    <w:rsid w:val="00926985"/>
    <w:rsid w:val="0092698A"/>
    <w:rsid w:val="00926AD2"/>
    <w:rsid w:val="0092713D"/>
    <w:rsid w:val="009273EA"/>
    <w:rsid w:val="00927473"/>
    <w:rsid w:val="009278AA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2E64"/>
    <w:rsid w:val="00933971"/>
    <w:rsid w:val="00933993"/>
    <w:rsid w:val="00933B5C"/>
    <w:rsid w:val="00933B6B"/>
    <w:rsid w:val="00933F7E"/>
    <w:rsid w:val="009343E0"/>
    <w:rsid w:val="009344C5"/>
    <w:rsid w:val="009349B5"/>
    <w:rsid w:val="00934E5B"/>
    <w:rsid w:val="00934EA1"/>
    <w:rsid w:val="00934EE5"/>
    <w:rsid w:val="00935357"/>
    <w:rsid w:val="0093543A"/>
    <w:rsid w:val="00935661"/>
    <w:rsid w:val="009358DC"/>
    <w:rsid w:val="00935921"/>
    <w:rsid w:val="009359FC"/>
    <w:rsid w:val="00935BC6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B17"/>
    <w:rsid w:val="00941D1A"/>
    <w:rsid w:val="00941E0C"/>
    <w:rsid w:val="00941F0F"/>
    <w:rsid w:val="009424A6"/>
    <w:rsid w:val="0094287A"/>
    <w:rsid w:val="00942984"/>
    <w:rsid w:val="00942BBA"/>
    <w:rsid w:val="00942CF2"/>
    <w:rsid w:val="00942D0A"/>
    <w:rsid w:val="0094323E"/>
    <w:rsid w:val="00943273"/>
    <w:rsid w:val="009435CF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8D"/>
    <w:rsid w:val="009451DD"/>
    <w:rsid w:val="009453B6"/>
    <w:rsid w:val="009454F6"/>
    <w:rsid w:val="00945626"/>
    <w:rsid w:val="00945768"/>
    <w:rsid w:val="00945797"/>
    <w:rsid w:val="00945A80"/>
    <w:rsid w:val="00945E75"/>
    <w:rsid w:val="0094618B"/>
    <w:rsid w:val="0094638A"/>
    <w:rsid w:val="009464F7"/>
    <w:rsid w:val="00946503"/>
    <w:rsid w:val="00946A8E"/>
    <w:rsid w:val="00946ABF"/>
    <w:rsid w:val="00947462"/>
    <w:rsid w:val="00947757"/>
    <w:rsid w:val="009477DA"/>
    <w:rsid w:val="00947859"/>
    <w:rsid w:val="0094799B"/>
    <w:rsid w:val="00947A62"/>
    <w:rsid w:val="0095034B"/>
    <w:rsid w:val="00950374"/>
    <w:rsid w:val="0095046F"/>
    <w:rsid w:val="00950548"/>
    <w:rsid w:val="009507A7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11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944"/>
    <w:rsid w:val="00960965"/>
    <w:rsid w:val="00960BC8"/>
    <w:rsid w:val="00960E18"/>
    <w:rsid w:val="00960FD7"/>
    <w:rsid w:val="00961283"/>
    <w:rsid w:val="009613C0"/>
    <w:rsid w:val="0096144C"/>
    <w:rsid w:val="009614CB"/>
    <w:rsid w:val="00961593"/>
    <w:rsid w:val="00961611"/>
    <w:rsid w:val="00961EBC"/>
    <w:rsid w:val="00961F7A"/>
    <w:rsid w:val="00962010"/>
    <w:rsid w:val="00962118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AD9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2E8"/>
    <w:rsid w:val="00971447"/>
    <w:rsid w:val="00971D09"/>
    <w:rsid w:val="00971EDB"/>
    <w:rsid w:val="009721A9"/>
    <w:rsid w:val="0097238E"/>
    <w:rsid w:val="0097250D"/>
    <w:rsid w:val="00972958"/>
    <w:rsid w:val="00972B80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3C6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2C1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D2F"/>
    <w:rsid w:val="00981F19"/>
    <w:rsid w:val="00982137"/>
    <w:rsid w:val="0098250D"/>
    <w:rsid w:val="009825D6"/>
    <w:rsid w:val="00982993"/>
    <w:rsid w:val="009829FC"/>
    <w:rsid w:val="00982C22"/>
    <w:rsid w:val="009832E8"/>
    <w:rsid w:val="00983476"/>
    <w:rsid w:val="009834C1"/>
    <w:rsid w:val="009835F2"/>
    <w:rsid w:val="0098369C"/>
    <w:rsid w:val="00983922"/>
    <w:rsid w:val="00983F1A"/>
    <w:rsid w:val="009840C4"/>
    <w:rsid w:val="009842BE"/>
    <w:rsid w:val="00984334"/>
    <w:rsid w:val="00984393"/>
    <w:rsid w:val="009843B9"/>
    <w:rsid w:val="00984524"/>
    <w:rsid w:val="009846A4"/>
    <w:rsid w:val="0098473B"/>
    <w:rsid w:val="009849BB"/>
    <w:rsid w:val="00984A06"/>
    <w:rsid w:val="00984C44"/>
    <w:rsid w:val="00984E99"/>
    <w:rsid w:val="00984ED1"/>
    <w:rsid w:val="00984ED2"/>
    <w:rsid w:val="00984ED6"/>
    <w:rsid w:val="00984F6A"/>
    <w:rsid w:val="00984FC8"/>
    <w:rsid w:val="009852CF"/>
    <w:rsid w:val="009853C4"/>
    <w:rsid w:val="0098540F"/>
    <w:rsid w:val="00985596"/>
    <w:rsid w:val="009855B3"/>
    <w:rsid w:val="00985718"/>
    <w:rsid w:val="00985811"/>
    <w:rsid w:val="00985934"/>
    <w:rsid w:val="0098608D"/>
    <w:rsid w:val="00986229"/>
    <w:rsid w:val="0098634B"/>
    <w:rsid w:val="00986426"/>
    <w:rsid w:val="009867A9"/>
    <w:rsid w:val="009867C6"/>
    <w:rsid w:val="009868D6"/>
    <w:rsid w:val="00986ED5"/>
    <w:rsid w:val="00986FFB"/>
    <w:rsid w:val="009872AE"/>
    <w:rsid w:val="009874E9"/>
    <w:rsid w:val="009875AD"/>
    <w:rsid w:val="00987B6C"/>
    <w:rsid w:val="00987BDE"/>
    <w:rsid w:val="00987CB6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42F"/>
    <w:rsid w:val="009A288B"/>
    <w:rsid w:val="009A293B"/>
    <w:rsid w:val="009A2973"/>
    <w:rsid w:val="009A2A46"/>
    <w:rsid w:val="009A2EC7"/>
    <w:rsid w:val="009A2ED0"/>
    <w:rsid w:val="009A3549"/>
    <w:rsid w:val="009A4307"/>
    <w:rsid w:val="009A45A9"/>
    <w:rsid w:val="009A49BD"/>
    <w:rsid w:val="009A4AA4"/>
    <w:rsid w:val="009A4D25"/>
    <w:rsid w:val="009A509E"/>
    <w:rsid w:val="009A5560"/>
    <w:rsid w:val="009A56D0"/>
    <w:rsid w:val="009A5D72"/>
    <w:rsid w:val="009A69D9"/>
    <w:rsid w:val="009A73D4"/>
    <w:rsid w:val="009A7669"/>
    <w:rsid w:val="009A79AA"/>
    <w:rsid w:val="009A79CE"/>
    <w:rsid w:val="009A7ACF"/>
    <w:rsid w:val="009A7CAA"/>
    <w:rsid w:val="009A7CD2"/>
    <w:rsid w:val="009A7EE4"/>
    <w:rsid w:val="009A7EF9"/>
    <w:rsid w:val="009B007E"/>
    <w:rsid w:val="009B0125"/>
    <w:rsid w:val="009B0AA4"/>
    <w:rsid w:val="009B0AE4"/>
    <w:rsid w:val="009B0B4A"/>
    <w:rsid w:val="009B10EA"/>
    <w:rsid w:val="009B1687"/>
    <w:rsid w:val="009B182A"/>
    <w:rsid w:val="009B1993"/>
    <w:rsid w:val="009B1C84"/>
    <w:rsid w:val="009B2263"/>
    <w:rsid w:val="009B233A"/>
    <w:rsid w:val="009B245B"/>
    <w:rsid w:val="009B24AD"/>
    <w:rsid w:val="009B2696"/>
    <w:rsid w:val="009B2719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1FB"/>
    <w:rsid w:val="009B7A18"/>
    <w:rsid w:val="009B7ADF"/>
    <w:rsid w:val="009C0094"/>
    <w:rsid w:val="009C044F"/>
    <w:rsid w:val="009C080C"/>
    <w:rsid w:val="009C0951"/>
    <w:rsid w:val="009C0FC3"/>
    <w:rsid w:val="009C146A"/>
    <w:rsid w:val="009C1865"/>
    <w:rsid w:val="009C1884"/>
    <w:rsid w:val="009C1929"/>
    <w:rsid w:val="009C1A0B"/>
    <w:rsid w:val="009C1AC5"/>
    <w:rsid w:val="009C1AE8"/>
    <w:rsid w:val="009C1B0B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5EA1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093"/>
    <w:rsid w:val="009D017A"/>
    <w:rsid w:val="009D0784"/>
    <w:rsid w:val="009D0E90"/>
    <w:rsid w:val="009D1024"/>
    <w:rsid w:val="009D16FD"/>
    <w:rsid w:val="009D1A25"/>
    <w:rsid w:val="009D1C4C"/>
    <w:rsid w:val="009D1C89"/>
    <w:rsid w:val="009D1EEC"/>
    <w:rsid w:val="009D1FDA"/>
    <w:rsid w:val="009D2175"/>
    <w:rsid w:val="009D23DB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C0B"/>
    <w:rsid w:val="009D4D77"/>
    <w:rsid w:val="009D4FE3"/>
    <w:rsid w:val="009D5209"/>
    <w:rsid w:val="009D52D8"/>
    <w:rsid w:val="009D533F"/>
    <w:rsid w:val="009D5446"/>
    <w:rsid w:val="009D550C"/>
    <w:rsid w:val="009D5524"/>
    <w:rsid w:val="009D5569"/>
    <w:rsid w:val="009D561C"/>
    <w:rsid w:val="009D5B7E"/>
    <w:rsid w:val="009D5DED"/>
    <w:rsid w:val="009D5F1F"/>
    <w:rsid w:val="009D61FC"/>
    <w:rsid w:val="009D6434"/>
    <w:rsid w:val="009D6541"/>
    <w:rsid w:val="009D6857"/>
    <w:rsid w:val="009D6CC7"/>
    <w:rsid w:val="009D7218"/>
    <w:rsid w:val="009D724F"/>
    <w:rsid w:val="009D72AF"/>
    <w:rsid w:val="009D73BE"/>
    <w:rsid w:val="009D7699"/>
    <w:rsid w:val="009D7D34"/>
    <w:rsid w:val="009D7E3E"/>
    <w:rsid w:val="009E012D"/>
    <w:rsid w:val="009E0639"/>
    <w:rsid w:val="009E0AF1"/>
    <w:rsid w:val="009E0CCE"/>
    <w:rsid w:val="009E0DAB"/>
    <w:rsid w:val="009E0E7F"/>
    <w:rsid w:val="009E0FBE"/>
    <w:rsid w:val="009E10A4"/>
    <w:rsid w:val="009E1102"/>
    <w:rsid w:val="009E1236"/>
    <w:rsid w:val="009E152D"/>
    <w:rsid w:val="009E1749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5E0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4F8C"/>
    <w:rsid w:val="009E54E0"/>
    <w:rsid w:val="009E5623"/>
    <w:rsid w:val="009E5D86"/>
    <w:rsid w:val="009E6121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9A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795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3EE"/>
    <w:rsid w:val="009F5426"/>
    <w:rsid w:val="009F5441"/>
    <w:rsid w:val="009F544D"/>
    <w:rsid w:val="009F5A72"/>
    <w:rsid w:val="009F5BED"/>
    <w:rsid w:val="009F5CB9"/>
    <w:rsid w:val="009F5DFB"/>
    <w:rsid w:val="009F6025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3D9"/>
    <w:rsid w:val="00A014C1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77B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61A"/>
    <w:rsid w:val="00A10CAC"/>
    <w:rsid w:val="00A10D52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5E1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5D2"/>
    <w:rsid w:val="00A2072A"/>
    <w:rsid w:val="00A2092F"/>
    <w:rsid w:val="00A2099E"/>
    <w:rsid w:val="00A209A0"/>
    <w:rsid w:val="00A209E5"/>
    <w:rsid w:val="00A20C58"/>
    <w:rsid w:val="00A20F04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00B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534"/>
    <w:rsid w:val="00A2361B"/>
    <w:rsid w:val="00A23E00"/>
    <w:rsid w:val="00A241D0"/>
    <w:rsid w:val="00A243BC"/>
    <w:rsid w:val="00A24634"/>
    <w:rsid w:val="00A246AE"/>
    <w:rsid w:val="00A24933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B52"/>
    <w:rsid w:val="00A26C23"/>
    <w:rsid w:val="00A26C70"/>
    <w:rsid w:val="00A26D67"/>
    <w:rsid w:val="00A270BB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1D99"/>
    <w:rsid w:val="00A32675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18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BF4"/>
    <w:rsid w:val="00A37C94"/>
    <w:rsid w:val="00A4051F"/>
    <w:rsid w:val="00A4071D"/>
    <w:rsid w:val="00A409AB"/>
    <w:rsid w:val="00A40BC2"/>
    <w:rsid w:val="00A40DA3"/>
    <w:rsid w:val="00A40E29"/>
    <w:rsid w:val="00A40FA9"/>
    <w:rsid w:val="00A410BC"/>
    <w:rsid w:val="00A41632"/>
    <w:rsid w:val="00A4182E"/>
    <w:rsid w:val="00A4226B"/>
    <w:rsid w:val="00A4234D"/>
    <w:rsid w:val="00A423A8"/>
    <w:rsid w:val="00A423F7"/>
    <w:rsid w:val="00A42482"/>
    <w:rsid w:val="00A427AB"/>
    <w:rsid w:val="00A4291B"/>
    <w:rsid w:val="00A42A4C"/>
    <w:rsid w:val="00A42CEB"/>
    <w:rsid w:val="00A431D6"/>
    <w:rsid w:val="00A434E9"/>
    <w:rsid w:val="00A437B2"/>
    <w:rsid w:val="00A440DC"/>
    <w:rsid w:val="00A44184"/>
    <w:rsid w:val="00A445A9"/>
    <w:rsid w:val="00A4466D"/>
    <w:rsid w:val="00A449E1"/>
    <w:rsid w:val="00A44D0E"/>
    <w:rsid w:val="00A44DF3"/>
    <w:rsid w:val="00A45220"/>
    <w:rsid w:val="00A45265"/>
    <w:rsid w:val="00A452BB"/>
    <w:rsid w:val="00A454E8"/>
    <w:rsid w:val="00A456F3"/>
    <w:rsid w:val="00A4571F"/>
    <w:rsid w:val="00A45970"/>
    <w:rsid w:val="00A45B2C"/>
    <w:rsid w:val="00A460A4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BA5"/>
    <w:rsid w:val="00A51EB0"/>
    <w:rsid w:val="00A522D7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CF9"/>
    <w:rsid w:val="00A55E15"/>
    <w:rsid w:val="00A55E44"/>
    <w:rsid w:val="00A55F9D"/>
    <w:rsid w:val="00A56272"/>
    <w:rsid w:val="00A564EE"/>
    <w:rsid w:val="00A56718"/>
    <w:rsid w:val="00A569CC"/>
    <w:rsid w:val="00A56B94"/>
    <w:rsid w:val="00A56C8F"/>
    <w:rsid w:val="00A56CD1"/>
    <w:rsid w:val="00A56DE1"/>
    <w:rsid w:val="00A56F56"/>
    <w:rsid w:val="00A57225"/>
    <w:rsid w:val="00A57966"/>
    <w:rsid w:val="00A57A21"/>
    <w:rsid w:val="00A57BB9"/>
    <w:rsid w:val="00A57E64"/>
    <w:rsid w:val="00A57FA9"/>
    <w:rsid w:val="00A60689"/>
    <w:rsid w:val="00A608B8"/>
    <w:rsid w:val="00A60936"/>
    <w:rsid w:val="00A60954"/>
    <w:rsid w:val="00A60ACB"/>
    <w:rsid w:val="00A60D9F"/>
    <w:rsid w:val="00A60FBE"/>
    <w:rsid w:val="00A6116D"/>
    <w:rsid w:val="00A6134E"/>
    <w:rsid w:val="00A61720"/>
    <w:rsid w:val="00A6198C"/>
    <w:rsid w:val="00A61E71"/>
    <w:rsid w:val="00A61F2E"/>
    <w:rsid w:val="00A62064"/>
    <w:rsid w:val="00A62274"/>
    <w:rsid w:val="00A62306"/>
    <w:rsid w:val="00A62400"/>
    <w:rsid w:val="00A62508"/>
    <w:rsid w:val="00A62626"/>
    <w:rsid w:val="00A62A4E"/>
    <w:rsid w:val="00A62C20"/>
    <w:rsid w:val="00A62C58"/>
    <w:rsid w:val="00A631B3"/>
    <w:rsid w:val="00A633D4"/>
    <w:rsid w:val="00A634E7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5D7D"/>
    <w:rsid w:val="00A6611F"/>
    <w:rsid w:val="00A6621C"/>
    <w:rsid w:val="00A66337"/>
    <w:rsid w:val="00A66643"/>
    <w:rsid w:val="00A6671F"/>
    <w:rsid w:val="00A66756"/>
    <w:rsid w:val="00A66988"/>
    <w:rsid w:val="00A66B9E"/>
    <w:rsid w:val="00A670CD"/>
    <w:rsid w:val="00A67149"/>
    <w:rsid w:val="00A673EA"/>
    <w:rsid w:val="00A67437"/>
    <w:rsid w:val="00A675AA"/>
    <w:rsid w:val="00A675ED"/>
    <w:rsid w:val="00A67765"/>
    <w:rsid w:val="00A6787E"/>
    <w:rsid w:val="00A679DE"/>
    <w:rsid w:val="00A679EC"/>
    <w:rsid w:val="00A67B0A"/>
    <w:rsid w:val="00A67C5D"/>
    <w:rsid w:val="00A67DA1"/>
    <w:rsid w:val="00A67EB7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4FCF"/>
    <w:rsid w:val="00A7535C"/>
    <w:rsid w:val="00A757F8"/>
    <w:rsid w:val="00A75AD0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3B9"/>
    <w:rsid w:val="00A81498"/>
    <w:rsid w:val="00A81527"/>
    <w:rsid w:val="00A81792"/>
    <w:rsid w:val="00A81D80"/>
    <w:rsid w:val="00A82162"/>
    <w:rsid w:val="00A821D8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EC1"/>
    <w:rsid w:val="00A84F93"/>
    <w:rsid w:val="00A8518D"/>
    <w:rsid w:val="00A855C8"/>
    <w:rsid w:val="00A85687"/>
    <w:rsid w:val="00A85B41"/>
    <w:rsid w:val="00A860EC"/>
    <w:rsid w:val="00A862B3"/>
    <w:rsid w:val="00A8631E"/>
    <w:rsid w:val="00A86398"/>
    <w:rsid w:val="00A86411"/>
    <w:rsid w:val="00A868F8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C26"/>
    <w:rsid w:val="00A91EB2"/>
    <w:rsid w:val="00A91EFD"/>
    <w:rsid w:val="00A922D7"/>
    <w:rsid w:val="00A92714"/>
    <w:rsid w:val="00A92753"/>
    <w:rsid w:val="00A92829"/>
    <w:rsid w:val="00A929CA"/>
    <w:rsid w:val="00A92E2E"/>
    <w:rsid w:val="00A92E6B"/>
    <w:rsid w:val="00A930A1"/>
    <w:rsid w:val="00A93429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85B"/>
    <w:rsid w:val="00A95F24"/>
    <w:rsid w:val="00A95F45"/>
    <w:rsid w:val="00A9606F"/>
    <w:rsid w:val="00A963F5"/>
    <w:rsid w:val="00A96640"/>
    <w:rsid w:val="00A967BF"/>
    <w:rsid w:val="00A969A5"/>
    <w:rsid w:val="00A96F31"/>
    <w:rsid w:val="00A971D1"/>
    <w:rsid w:val="00A97295"/>
    <w:rsid w:val="00A9777F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CB"/>
    <w:rsid w:val="00AA0ADD"/>
    <w:rsid w:val="00AA11E2"/>
    <w:rsid w:val="00AA1243"/>
    <w:rsid w:val="00AA13A9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8CE"/>
    <w:rsid w:val="00AA4A90"/>
    <w:rsid w:val="00AA4BBB"/>
    <w:rsid w:val="00AA4D32"/>
    <w:rsid w:val="00AA52B2"/>
    <w:rsid w:val="00AA5321"/>
    <w:rsid w:val="00AA5726"/>
    <w:rsid w:val="00AA588D"/>
    <w:rsid w:val="00AA5894"/>
    <w:rsid w:val="00AA58A2"/>
    <w:rsid w:val="00AA5C18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32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BF9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DD7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7D0"/>
    <w:rsid w:val="00AB7A4A"/>
    <w:rsid w:val="00AB7A89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506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576"/>
    <w:rsid w:val="00AC4895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120"/>
    <w:rsid w:val="00AC7338"/>
    <w:rsid w:val="00AC737B"/>
    <w:rsid w:val="00AC7466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2D91"/>
    <w:rsid w:val="00AD31E2"/>
    <w:rsid w:val="00AD377C"/>
    <w:rsid w:val="00AD37AD"/>
    <w:rsid w:val="00AD3CC9"/>
    <w:rsid w:val="00AD3CD0"/>
    <w:rsid w:val="00AD3CEA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8C6"/>
    <w:rsid w:val="00AD79B7"/>
    <w:rsid w:val="00AD7A25"/>
    <w:rsid w:val="00AD7A64"/>
    <w:rsid w:val="00AD7A81"/>
    <w:rsid w:val="00AD7BCC"/>
    <w:rsid w:val="00AD7EBD"/>
    <w:rsid w:val="00AE026F"/>
    <w:rsid w:val="00AE0395"/>
    <w:rsid w:val="00AE0592"/>
    <w:rsid w:val="00AE05E7"/>
    <w:rsid w:val="00AE093B"/>
    <w:rsid w:val="00AE0D01"/>
    <w:rsid w:val="00AE0D39"/>
    <w:rsid w:val="00AE0FBF"/>
    <w:rsid w:val="00AE115F"/>
    <w:rsid w:val="00AE1221"/>
    <w:rsid w:val="00AE13C7"/>
    <w:rsid w:val="00AE1D29"/>
    <w:rsid w:val="00AE1E48"/>
    <w:rsid w:val="00AE1EA8"/>
    <w:rsid w:val="00AE2045"/>
    <w:rsid w:val="00AE2BE1"/>
    <w:rsid w:val="00AE2DDA"/>
    <w:rsid w:val="00AE2DE1"/>
    <w:rsid w:val="00AE2E3C"/>
    <w:rsid w:val="00AE3659"/>
    <w:rsid w:val="00AE3679"/>
    <w:rsid w:val="00AE38AB"/>
    <w:rsid w:val="00AE3934"/>
    <w:rsid w:val="00AE3DED"/>
    <w:rsid w:val="00AE3ED3"/>
    <w:rsid w:val="00AE4489"/>
    <w:rsid w:val="00AE46BF"/>
    <w:rsid w:val="00AE4709"/>
    <w:rsid w:val="00AE4797"/>
    <w:rsid w:val="00AE4883"/>
    <w:rsid w:val="00AE4BAC"/>
    <w:rsid w:val="00AE4C63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67A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0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1D"/>
    <w:rsid w:val="00AF735B"/>
    <w:rsid w:val="00AF736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0F8C"/>
    <w:rsid w:val="00B010B7"/>
    <w:rsid w:val="00B0124E"/>
    <w:rsid w:val="00B013BA"/>
    <w:rsid w:val="00B01739"/>
    <w:rsid w:val="00B01D90"/>
    <w:rsid w:val="00B01F92"/>
    <w:rsid w:val="00B01FA3"/>
    <w:rsid w:val="00B02969"/>
    <w:rsid w:val="00B02C66"/>
    <w:rsid w:val="00B02F78"/>
    <w:rsid w:val="00B030A7"/>
    <w:rsid w:val="00B033BD"/>
    <w:rsid w:val="00B0341A"/>
    <w:rsid w:val="00B03791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3B7"/>
    <w:rsid w:val="00B058C7"/>
    <w:rsid w:val="00B05AD7"/>
    <w:rsid w:val="00B05C18"/>
    <w:rsid w:val="00B05FBB"/>
    <w:rsid w:val="00B05FD3"/>
    <w:rsid w:val="00B06178"/>
    <w:rsid w:val="00B06658"/>
    <w:rsid w:val="00B06949"/>
    <w:rsid w:val="00B06B44"/>
    <w:rsid w:val="00B06F45"/>
    <w:rsid w:val="00B070B8"/>
    <w:rsid w:val="00B072B2"/>
    <w:rsid w:val="00B073AC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A6"/>
    <w:rsid w:val="00B137F9"/>
    <w:rsid w:val="00B13CF8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4CF4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A2"/>
    <w:rsid w:val="00B16EFF"/>
    <w:rsid w:val="00B17032"/>
    <w:rsid w:val="00B170A3"/>
    <w:rsid w:val="00B17238"/>
    <w:rsid w:val="00B17375"/>
    <w:rsid w:val="00B17EBE"/>
    <w:rsid w:val="00B20003"/>
    <w:rsid w:val="00B20056"/>
    <w:rsid w:val="00B20235"/>
    <w:rsid w:val="00B2071D"/>
    <w:rsid w:val="00B20FEC"/>
    <w:rsid w:val="00B213D9"/>
    <w:rsid w:val="00B218EF"/>
    <w:rsid w:val="00B21DF9"/>
    <w:rsid w:val="00B22338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5C3"/>
    <w:rsid w:val="00B248C0"/>
    <w:rsid w:val="00B248CB"/>
    <w:rsid w:val="00B24981"/>
    <w:rsid w:val="00B24B81"/>
    <w:rsid w:val="00B24B9E"/>
    <w:rsid w:val="00B24BB4"/>
    <w:rsid w:val="00B24C4C"/>
    <w:rsid w:val="00B24D94"/>
    <w:rsid w:val="00B24DEE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AE"/>
    <w:rsid w:val="00B270C4"/>
    <w:rsid w:val="00B271DB"/>
    <w:rsid w:val="00B27737"/>
    <w:rsid w:val="00B277F7"/>
    <w:rsid w:val="00B278D6"/>
    <w:rsid w:val="00B279B7"/>
    <w:rsid w:val="00B27B5E"/>
    <w:rsid w:val="00B27FC6"/>
    <w:rsid w:val="00B302B6"/>
    <w:rsid w:val="00B305D8"/>
    <w:rsid w:val="00B30915"/>
    <w:rsid w:val="00B30AB9"/>
    <w:rsid w:val="00B30C51"/>
    <w:rsid w:val="00B30D28"/>
    <w:rsid w:val="00B30DB4"/>
    <w:rsid w:val="00B3130B"/>
    <w:rsid w:val="00B3130D"/>
    <w:rsid w:val="00B3142A"/>
    <w:rsid w:val="00B31D67"/>
    <w:rsid w:val="00B31E56"/>
    <w:rsid w:val="00B31F0D"/>
    <w:rsid w:val="00B32950"/>
    <w:rsid w:val="00B329AB"/>
    <w:rsid w:val="00B32D78"/>
    <w:rsid w:val="00B332BA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38A"/>
    <w:rsid w:val="00B35B5A"/>
    <w:rsid w:val="00B3603A"/>
    <w:rsid w:val="00B3633B"/>
    <w:rsid w:val="00B364CC"/>
    <w:rsid w:val="00B368B5"/>
    <w:rsid w:val="00B368CB"/>
    <w:rsid w:val="00B3698A"/>
    <w:rsid w:val="00B369E3"/>
    <w:rsid w:val="00B36C59"/>
    <w:rsid w:val="00B36CA9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86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27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B4C"/>
    <w:rsid w:val="00B44C74"/>
    <w:rsid w:val="00B44D3E"/>
    <w:rsid w:val="00B45207"/>
    <w:rsid w:val="00B45446"/>
    <w:rsid w:val="00B4578B"/>
    <w:rsid w:val="00B45907"/>
    <w:rsid w:val="00B459F7"/>
    <w:rsid w:val="00B45A3F"/>
    <w:rsid w:val="00B45D0A"/>
    <w:rsid w:val="00B45D4B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570"/>
    <w:rsid w:val="00B528B4"/>
    <w:rsid w:val="00B5313A"/>
    <w:rsid w:val="00B53579"/>
    <w:rsid w:val="00B53651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EFA"/>
    <w:rsid w:val="00B55F62"/>
    <w:rsid w:val="00B55FAB"/>
    <w:rsid w:val="00B56326"/>
    <w:rsid w:val="00B564DF"/>
    <w:rsid w:val="00B56CF5"/>
    <w:rsid w:val="00B56E52"/>
    <w:rsid w:val="00B5735A"/>
    <w:rsid w:val="00B574E4"/>
    <w:rsid w:val="00B57876"/>
    <w:rsid w:val="00B578FB"/>
    <w:rsid w:val="00B57B4E"/>
    <w:rsid w:val="00B57C31"/>
    <w:rsid w:val="00B57FB4"/>
    <w:rsid w:val="00B60000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1E65"/>
    <w:rsid w:val="00B62337"/>
    <w:rsid w:val="00B6274C"/>
    <w:rsid w:val="00B62A9A"/>
    <w:rsid w:val="00B62B78"/>
    <w:rsid w:val="00B62B83"/>
    <w:rsid w:val="00B62CB2"/>
    <w:rsid w:val="00B62CE3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301"/>
    <w:rsid w:val="00B6594D"/>
    <w:rsid w:val="00B65AD6"/>
    <w:rsid w:val="00B65AF4"/>
    <w:rsid w:val="00B65C46"/>
    <w:rsid w:val="00B65C9E"/>
    <w:rsid w:val="00B65D68"/>
    <w:rsid w:val="00B662D6"/>
    <w:rsid w:val="00B663D9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EEE"/>
    <w:rsid w:val="00B70065"/>
    <w:rsid w:val="00B702C7"/>
    <w:rsid w:val="00B70D06"/>
    <w:rsid w:val="00B70EE5"/>
    <w:rsid w:val="00B70EEB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132"/>
    <w:rsid w:val="00B72277"/>
    <w:rsid w:val="00B72841"/>
    <w:rsid w:val="00B72880"/>
    <w:rsid w:val="00B72AB4"/>
    <w:rsid w:val="00B72B0E"/>
    <w:rsid w:val="00B72D56"/>
    <w:rsid w:val="00B72FDB"/>
    <w:rsid w:val="00B72FEC"/>
    <w:rsid w:val="00B73125"/>
    <w:rsid w:val="00B738BD"/>
    <w:rsid w:val="00B73C1F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541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1D0C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079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974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9EA"/>
    <w:rsid w:val="00B91B49"/>
    <w:rsid w:val="00B91FAA"/>
    <w:rsid w:val="00B9209A"/>
    <w:rsid w:val="00B92163"/>
    <w:rsid w:val="00B9226E"/>
    <w:rsid w:val="00B92288"/>
    <w:rsid w:val="00B926DE"/>
    <w:rsid w:val="00B9280C"/>
    <w:rsid w:val="00B92889"/>
    <w:rsid w:val="00B929B3"/>
    <w:rsid w:val="00B9336D"/>
    <w:rsid w:val="00B939D7"/>
    <w:rsid w:val="00B93D72"/>
    <w:rsid w:val="00B93ECE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5AE"/>
    <w:rsid w:val="00BA08DF"/>
    <w:rsid w:val="00BA0B11"/>
    <w:rsid w:val="00BA0F5E"/>
    <w:rsid w:val="00BA14F5"/>
    <w:rsid w:val="00BA1C10"/>
    <w:rsid w:val="00BA1D3C"/>
    <w:rsid w:val="00BA1D5B"/>
    <w:rsid w:val="00BA2085"/>
    <w:rsid w:val="00BA214A"/>
    <w:rsid w:val="00BA236B"/>
    <w:rsid w:val="00BA29E1"/>
    <w:rsid w:val="00BA2CCE"/>
    <w:rsid w:val="00BA2FAF"/>
    <w:rsid w:val="00BA327A"/>
    <w:rsid w:val="00BA32D0"/>
    <w:rsid w:val="00BA3369"/>
    <w:rsid w:val="00BA3723"/>
    <w:rsid w:val="00BA3925"/>
    <w:rsid w:val="00BA3B1B"/>
    <w:rsid w:val="00BA3F35"/>
    <w:rsid w:val="00BA4085"/>
    <w:rsid w:val="00BA40EF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84F"/>
    <w:rsid w:val="00BA5905"/>
    <w:rsid w:val="00BA59B3"/>
    <w:rsid w:val="00BA5AB0"/>
    <w:rsid w:val="00BA5B7F"/>
    <w:rsid w:val="00BA5D5C"/>
    <w:rsid w:val="00BA5EDE"/>
    <w:rsid w:val="00BA6152"/>
    <w:rsid w:val="00BA61C0"/>
    <w:rsid w:val="00BA6233"/>
    <w:rsid w:val="00BA66AA"/>
    <w:rsid w:val="00BA675F"/>
    <w:rsid w:val="00BA6A23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1904"/>
    <w:rsid w:val="00BB233D"/>
    <w:rsid w:val="00BB233E"/>
    <w:rsid w:val="00BB2366"/>
    <w:rsid w:val="00BB285A"/>
    <w:rsid w:val="00BB2D88"/>
    <w:rsid w:val="00BB3341"/>
    <w:rsid w:val="00BB33D9"/>
    <w:rsid w:val="00BB379A"/>
    <w:rsid w:val="00BB3845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0BC"/>
    <w:rsid w:val="00BB58E2"/>
    <w:rsid w:val="00BB5C55"/>
    <w:rsid w:val="00BB6152"/>
    <w:rsid w:val="00BB61D5"/>
    <w:rsid w:val="00BB64D5"/>
    <w:rsid w:val="00BB66DD"/>
    <w:rsid w:val="00BB66F5"/>
    <w:rsid w:val="00BB673D"/>
    <w:rsid w:val="00BB6845"/>
    <w:rsid w:val="00BB69A2"/>
    <w:rsid w:val="00BB69B4"/>
    <w:rsid w:val="00BB6D58"/>
    <w:rsid w:val="00BB6D9F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41E"/>
    <w:rsid w:val="00BC0AC2"/>
    <w:rsid w:val="00BC0BC1"/>
    <w:rsid w:val="00BC0D28"/>
    <w:rsid w:val="00BC0D8E"/>
    <w:rsid w:val="00BC1653"/>
    <w:rsid w:val="00BC1EAC"/>
    <w:rsid w:val="00BC1FFA"/>
    <w:rsid w:val="00BC2191"/>
    <w:rsid w:val="00BC2401"/>
    <w:rsid w:val="00BC2512"/>
    <w:rsid w:val="00BC266B"/>
    <w:rsid w:val="00BC272C"/>
    <w:rsid w:val="00BC2793"/>
    <w:rsid w:val="00BC2853"/>
    <w:rsid w:val="00BC2BF1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483"/>
    <w:rsid w:val="00BC7E42"/>
    <w:rsid w:val="00BC7FD7"/>
    <w:rsid w:val="00BD01A4"/>
    <w:rsid w:val="00BD0337"/>
    <w:rsid w:val="00BD0425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193"/>
    <w:rsid w:val="00BD4430"/>
    <w:rsid w:val="00BD49D3"/>
    <w:rsid w:val="00BD4BE5"/>
    <w:rsid w:val="00BD51DD"/>
    <w:rsid w:val="00BD5773"/>
    <w:rsid w:val="00BD57DE"/>
    <w:rsid w:val="00BD5B55"/>
    <w:rsid w:val="00BD5F2C"/>
    <w:rsid w:val="00BD5F46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939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75"/>
    <w:rsid w:val="00BE14BC"/>
    <w:rsid w:val="00BE1933"/>
    <w:rsid w:val="00BE1AE7"/>
    <w:rsid w:val="00BE2227"/>
    <w:rsid w:val="00BE2413"/>
    <w:rsid w:val="00BE280C"/>
    <w:rsid w:val="00BE299E"/>
    <w:rsid w:val="00BE2A2E"/>
    <w:rsid w:val="00BE2B68"/>
    <w:rsid w:val="00BE3055"/>
    <w:rsid w:val="00BE3141"/>
    <w:rsid w:val="00BE3159"/>
    <w:rsid w:val="00BE3776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5E96"/>
    <w:rsid w:val="00BE616B"/>
    <w:rsid w:val="00BE61AA"/>
    <w:rsid w:val="00BE6502"/>
    <w:rsid w:val="00BE6A23"/>
    <w:rsid w:val="00BE6C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E7FC6"/>
    <w:rsid w:val="00BF011D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646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BA9"/>
    <w:rsid w:val="00BF5D37"/>
    <w:rsid w:val="00BF5E9F"/>
    <w:rsid w:val="00BF5EEF"/>
    <w:rsid w:val="00BF63C9"/>
    <w:rsid w:val="00BF66A6"/>
    <w:rsid w:val="00BF6865"/>
    <w:rsid w:val="00BF695A"/>
    <w:rsid w:val="00BF6BF7"/>
    <w:rsid w:val="00BF715C"/>
    <w:rsid w:val="00BF7204"/>
    <w:rsid w:val="00BF78BF"/>
    <w:rsid w:val="00BF7C0C"/>
    <w:rsid w:val="00BF7EB2"/>
    <w:rsid w:val="00BF7EBA"/>
    <w:rsid w:val="00BF7EC6"/>
    <w:rsid w:val="00C00123"/>
    <w:rsid w:val="00C004B6"/>
    <w:rsid w:val="00C00756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784"/>
    <w:rsid w:val="00C01CAD"/>
    <w:rsid w:val="00C01DAD"/>
    <w:rsid w:val="00C01F67"/>
    <w:rsid w:val="00C020DA"/>
    <w:rsid w:val="00C0234D"/>
    <w:rsid w:val="00C023CF"/>
    <w:rsid w:val="00C027B5"/>
    <w:rsid w:val="00C02B31"/>
    <w:rsid w:val="00C02DA4"/>
    <w:rsid w:val="00C02DDD"/>
    <w:rsid w:val="00C02FF4"/>
    <w:rsid w:val="00C030DB"/>
    <w:rsid w:val="00C031B8"/>
    <w:rsid w:val="00C031CE"/>
    <w:rsid w:val="00C0357F"/>
    <w:rsid w:val="00C03874"/>
    <w:rsid w:val="00C03BDA"/>
    <w:rsid w:val="00C03BE4"/>
    <w:rsid w:val="00C03C8C"/>
    <w:rsid w:val="00C03F89"/>
    <w:rsid w:val="00C03FD5"/>
    <w:rsid w:val="00C043E1"/>
    <w:rsid w:val="00C04520"/>
    <w:rsid w:val="00C045C5"/>
    <w:rsid w:val="00C0474B"/>
    <w:rsid w:val="00C04903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7DD"/>
    <w:rsid w:val="00C06813"/>
    <w:rsid w:val="00C0696B"/>
    <w:rsid w:val="00C06A5D"/>
    <w:rsid w:val="00C06E3C"/>
    <w:rsid w:val="00C06FFE"/>
    <w:rsid w:val="00C072A7"/>
    <w:rsid w:val="00C07521"/>
    <w:rsid w:val="00C07DAE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969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2D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6CC"/>
    <w:rsid w:val="00C20DA6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195"/>
    <w:rsid w:val="00C222F3"/>
    <w:rsid w:val="00C22334"/>
    <w:rsid w:val="00C22693"/>
    <w:rsid w:val="00C227E7"/>
    <w:rsid w:val="00C22884"/>
    <w:rsid w:val="00C22A68"/>
    <w:rsid w:val="00C22BA1"/>
    <w:rsid w:val="00C22BE6"/>
    <w:rsid w:val="00C22C4C"/>
    <w:rsid w:val="00C22C6E"/>
    <w:rsid w:val="00C22CEF"/>
    <w:rsid w:val="00C22DB3"/>
    <w:rsid w:val="00C22EA5"/>
    <w:rsid w:val="00C2328F"/>
    <w:rsid w:val="00C234DE"/>
    <w:rsid w:val="00C23516"/>
    <w:rsid w:val="00C23712"/>
    <w:rsid w:val="00C23F1F"/>
    <w:rsid w:val="00C23F79"/>
    <w:rsid w:val="00C24200"/>
    <w:rsid w:val="00C24299"/>
    <w:rsid w:val="00C2432B"/>
    <w:rsid w:val="00C24436"/>
    <w:rsid w:val="00C24483"/>
    <w:rsid w:val="00C248BB"/>
    <w:rsid w:val="00C24949"/>
    <w:rsid w:val="00C24CC5"/>
    <w:rsid w:val="00C259DE"/>
    <w:rsid w:val="00C25B46"/>
    <w:rsid w:val="00C25C66"/>
    <w:rsid w:val="00C25F07"/>
    <w:rsid w:val="00C25F3C"/>
    <w:rsid w:val="00C26204"/>
    <w:rsid w:val="00C264E9"/>
    <w:rsid w:val="00C26C97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074"/>
    <w:rsid w:val="00C31366"/>
    <w:rsid w:val="00C314D9"/>
    <w:rsid w:val="00C31526"/>
    <w:rsid w:val="00C319FC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4EA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A4D"/>
    <w:rsid w:val="00C36B62"/>
    <w:rsid w:val="00C36BC0"/>
    <w:rsid w:val="00C36D8D"/>
    <w:rsid w:val="00C36E78"/>
    <w:rsid w:val="00C36FF3"/>
    <w:rsid w:val="00C372E5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583"/>
    <w:rsid w:val="00C40B2A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21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81F"/>
    <w:rsid w:val="00C518A5"/>
    <w:rsid w:val="00C51D81"/>
    <w:rsid w:val="00C51E4E"/>
    <w:rsid w:val="00C51EAE"/>
    <w:rsid w:val="00C52040"/>
    <w:rsid w:val="00C52064"/>
    <w:rsid w:val="00C52141"/>
    <w:rsid w:val="00C521C6"/>
    <w:rsid w:val="00C521EF"/>
    <w:rsid w:val="00C527C3"/>
    <w:rsid w:val="00C52A07"/>
    <w:rsid w:val="00C52A08"/>
    <w:rsid w:val="00C52C44"/>
    <w:rsid w:val="00C52D0E"/>
    <w:rsid w:val="00C53063"/>
    <w:rsid w:val="00C5311D"/>
    <w:rsid w:val="00C53304"/>
    <w:rsid w:val="00C53C3E"/>
    <w:rsid w:val="00C53C65"/>
    <w:rsid w:val="00C53D8F"/>
    <w:rsid w:val="00C54063"/>
    <w:rsid w:val="00C545C2"/>
    <w:rsid w:val="00C547F3"/>
    <w:rsid w:val="00C55198"/>
    <w:rsid w:val="00C5535A"/>
    <w:rsid w:val="00C55480"/>
    <w:rsid w:val="00C555B9"/>
    <w:rsid w:val="00C556EC"/>
    <w:rsid w:val="00C5575E"/>
    <w:rsid w:val="00C55826"/>
    <w:rsid w:val="00C55F6E"/>
    <w:rsid w:val="00C561E3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9DC"/>
    <w:rsid w:val="00C57D52"/>
    <w:rsid w:val="00C57E50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883"/>
    <w:rsid w:val="00C60F3E"/>
    <w:rsid w:val="00C60F62"/>
    <w:rsid w:val="00C60FED"/>
    <w:rsid w:val="00C616E5"/>
    <w:rsid w:val="00C618F1"/>
    <w:rsid w:val="00C61AED"/>
    <w:rsid w:val="00C61C10"/>
    <w:rsid w:val="00C61F30"/>
    <w:rsid w:val="00C621DC"/>
    <w:rsid w:val="00C626DD"/>
    <w:rsid w:val="00C628C2"/>
    <w:rsid w:val="00C62983"/>
    <w:rsid w:val="00C62C2F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786"/>
    <w:rsid w:val="00C65D49"/>
    <w:rsid w:val="00C66171"/>
    <w:rsid w:val="00C66189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6F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5D0"/>
    <w:rsid w:val="00C74C64"/>
    <w:rsid w:val="00C74D2E"/>
    <w:rsid w:val="00C753C2"/>
    <w:rsid w:val="00C758F5"/>
    <w:rsid w:val="00C75918"/>
    <w:rsid w:val="00C75936"/>
    <w:rsid w:val="00C75985"/>
    <w:rsid w:val="00C7599D"/>
    <w:rsid w:val="00C75BE4"/>
    <w:rsid w:val="00C75CF2"/>
    <w:rsid w:val="00C75FAF"/>
    <w:rsid w:val="00C767B9"/>
    <w:rsid w:val="00C768F3"/>
    <w:rsid w:val="00C76A7A"/>
    <w:rsid w:val="00C76C93"/>
    <w:rsid w:val="00C76DDB"/>
    <w:rsid w:val="00C76E0F"/>
    <w:rsid w:val="00C76ED8"/>
    <w:rsid w:val="00C76F7C"/>
    <w:rsid w:val="00C7724C"/>
    <w:rsid w:val="00C772C6"/>
    <w:rsid w:val="00C77442"/>
    <w:rsid w:val="00C77563"/>
    <w:rsid w:val="00C775F6"/>
    <w:rsid w:val="00C77CEA"/>
    <w:rsid w:val="00C77EBB"/>
    <w:rsid w:val="00C801C4"/>
    <w:rsid w:val="00C804D3"/>
    <w:rsid w:val="00C80522"/>
    <w:rsid w:val="00C809C7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2F73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772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BB7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1A"/>
    <w:rsid w:val="00C92298"/>
    <w:rsid w:val="00C9241A"/>
    <w:rsid w:val="00C925BC"/>
    <w:rsid w:val="00C92AF9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40F"/>
    <w:rsid w:val="00C95621"/>
    <w:rsid w:val="00C96227"/>
    <w:rsid w:val="00C963A5"/>
    <w:rsid w:val="00C96509"/>
    <w:rsid w:val="00C96A8F"/>
    <w:rsid w:val="00C96C66"/>
    <w:rsid w:val="00C976F0"/>
    <w:rsid w:val="00C97CA7"/>
    <w:rsid w:val="00C97DCB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2D80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BCD"/>
    <w:rsid w:val="00CA5C10"/>
    <w:rsid w:val="00CA5FD3"/>
    <w:rsid w:val="00CA61A5"/>
    <w:rsid w:val="00CA67D3"/>
    <w:rsid w:val="00CA68E6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7E3"/>
    <w:rsid w:val="00CB1962"/>
    <w:rsid w:val="00CB1F52"/>
    <w:rsid w:val="00CB2151"/>
    <w:rsid w:val="00CB21E4"/>
    <w:rsid w:val="00CB24F9"/>
    <w:rsid w:val="00CB257D"/>
    <w:rsid w:val="00CB2935"/>
    <w:rsid w:val="00CB29B8"/>
    <w:rsid w:val="00CB2BF5"/>
    <w:rsid w:val="00CB2F2A"/>
    <w:rsid w:val="00CB2F89"/>
    <w:rsid w:val="00CB3313"/>
    <w:rsid w:val="00CB334E"/>
    <w:rsid w:val="00CB36C9"/>
    <w:rsid w:val="00CB39D8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B9C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1EB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E4F"/>
    <w:rsid w:val="00CD0FDB"/>
    <w:rsid w:val="00CD1082"/>
    <w:rsid w:val="00CD11CF"/>
    <w:rsid w:val="00CD120D"/>
    <w:rsid w:val="00CD1214"/>
    <w:rsid w:val="00CD13B1"/>
    <w:rsid w:val="00CD1434"/>
    <w:rsid w:val="00CD1547"/>
    <w:rsid w:val="00CD1569"/>
    <w:rsid w:val="00CD1936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AAF"/>
    <w:rsid w:val="00CD4BFE"/>
    <w:rsid w:val="00CD4CD3"/>
    <w:rsid w:val="00CD4D4E"/>
    <w:rsid w:val="00CD4F13"/>
    <w:rsid w:val="00CD5050"/>
    <w:rsid w:val="00CD5207"/>
    <w:rsid w:val="00CD5783"/>
    <w:rsid w:val="00CD580B"/>
    <w:rsid w:val="00CD5951"/>
    <w:rsid w:val="00CD608C"/>
    <w:rsid w:val="00CD63B1"/>
    <w:rsid w:val="00CD6612"/>
    <w:rsid w:val="00CD66D0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D7B5F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355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95A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6A5"/>
    <w:rsid w:val="00CE4AC1"/>
    <w:rsid w:val="00CE4B19"/>
    <w:rsid w:val="00CE4CA8"/>
    <w:rsid w:val="00CE4E16"/>
    <w:rsid w:val="00CE4EA1"/>
    <w:rsid w:val="00CE4FD5"/>
    <w:rsid w:val="00CE542B"/>
    <w:rsid w:val="00CE5903"/>
    <w:rsid w:val="00CE61F7"/>
    <w:rsid w:val="00CE669F"/>
    <w:rsid w:val="00CE68E3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B38"/>
    <w:rsid w:val="00CF0DD6"/>
    <w:rsid w:val="00CF0E9C"/>
    <w:rsid w:val="00CF1058"/>
    <w:rsid w:val="00CF10BC"/>
    <w:rsid w:val="00CF10C7"/>
    <w:rsid w:val="00CF11FE"/>
    <w:rsid w:val="00CF1222"/>
    <w:rsid w:val="00CF146E"/>
    <w:rsid w:val="00CF19F4"/>
    <w:rsid w:val="00CF1CC1"/>
    <w:rsid w:val="00CF1F6D"/>
    <w:rsid w:val="00CF20C1"/>
    <w:rsid w:val="00CF27AE"/>
    <w:rsid w:val="00CF2A08"/>
    <w:rsid w:val="00CF2E5E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1D0E"/>
    <w:rsid w:val="00D02048"/>
    <w:rsid w:val="00D022C2"/>
    <w:rsid w:val="00D023AB"/>
    <w:rsid w:val="00D02877"/>
    <w:rsid w:val="00D03543"/>
    <w:rsid w:val="00D036A9"/>
    <w:rsid w:val="00D0370F"/>
    <w:rsid w:val="00D037AF"/>
    <w:rsid w:val="00D03934"/>
    <w:rsid w:val="00D0396B"/>
    <w:rsid w:val="00D043F3"/>
    <w:rsid w:val="00D04801"/>
    <w:rsid w:val="00D04A53"/>
    <w:rsid w:val="00D04C46"/>
    <w:rsid w:val="00D04D84"/>
    <w:rsid w:val="00D04FB3"/>
    <w:rsid w:val="00D050B8"/>
    <w:rsid w:val="00D051AE"/>
    <w:rsid w:val="00D056EA"/>
    <w:rsid w:val="00D05A2F"/>
    <w:rsid w:val="00D05BA3"/>
    <w:rsid w:val="00D05C93"/>
    <w:rsid w:val="00D06840"/>
    <w:rsid w:val="00D06874"/>
    <w:rsid w:val="00D06C4A"/>
    <w:rsid w:val="00D07044"/>
    <w:rsid w:val="00D07311"/>
    <w:rsid w:val="00D076BB"/>
    <w:rsid w:val="00D07D24"/>
    <w:rsid w:val="00D10413"/>
    <w:rsid w:val="00D1044D"/>
    <w:rsid w:val="00D10538"/>
    <w:rsid w:val="00D1065F"/>
    <w:rsid w:val="00D10AC8"/>
    <w:rsid w:val="00D10CA4"/>
    <w:rsid w:val="00D10D33"/>
    <w:rsid w:val="00D10D86"/>
    <w:rsid w:val="00D111BC"/>
    <w:rsid w:val="00D113DD"/>
    <w:rsid w:val="00D11EE5"/>
    <w:rsid w:val="00D120E2"/>
    <w:rsid w:val="00D1219C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18C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00"/>
    <w:rsid w:val="00D165A0"/>
    <w:rsid w:val="00D16972"/>
    <w:rsid w:val="00D16AD8"/>
    <w:rsid w:val="00D16F91"/>
    <w:rsid w:val="00D1714F"/>
    <w:rsid w:val="00D17171"/>
    <w:rsid w:val="00D1729C"/>
    <w:rsid w:val="00D173BC"/>
    <w:rsid w:val="00D17A43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46"/>
    <w:rsid w:val="00D21593"/>
    <w:rsid w:val="00D21665"/>
    <w:rsid w:val="00D21868"/>
    <w:rsid w:val="00D2195F"/>
    <w:rsid w:val="00D21C4F"/>
    <w:rsid w:val="00D21FEF"/>
    <w:rsid w:val="00D223D0"/>
    <w:rsid w:val="00D22523"/>
    <w:rsid w:val="00D22A1E"/>
    <w:rsid w:val="00D22BE2"/>
    <w:rsid w:val="00D22C6D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8E5"/>
    <w:rsid w:val="00D27BCF"/>
    <w:rsid w:val="00D30022"/>
    <w:rsid w:val="00D300EB"/>
    <w:rsid w:val="00D3029E"/>
    <w:rsid w:val="00D30453"/>
    <w:rsid w:val="00D307E6"/>
    <w:rsid w:val="00D3099E"/>
    <w:rsid w:val="00D31127"/>
    <w:rsid w:val="00D31526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B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6D5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3F"/>
    <w:rsid w:val="00D37C63"/>
    <w:rsid w:val="00D37F4B"/>
    <w:rsid w:val="00D4008F"/>
    <w:rsid w:val="00D400FB"/>
    <w:rsid w:val="00D40244"/>
    <w:rsid w:val="00D40348"/>
    <w:rsid w:val="00D40402"/>
    <w:rsid w:val="00D40700"/>
    <w:rsid w:val="00D40731"/>
    <w:rsid w:val="00D407CD"/>
    <w:rsid w:val="00D40B55"/>
    <w:rsid w:val="00D40B6B"/>
    <w:rsid w:val="00D41278"/>
    <w:rsid w:val="00D412C1"/>
    <w:rsid w:val="00D416DF"/>
    <w:rsid w:val="00D41B6B"/>
    <w:rsid w:val="00D41EE0"/>
    <w:rsid w:val="00D41FF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A22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00A"/>
    <w:rsid w:val="00D471C3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056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E03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7C"/>
    <w:rsid w:val="00D628AF"/>
    <w:rsid w:val="00D62956"/>
    <w:rsid w:val="00D62CA3"/>
    <w:rsid w:val="00D62CD0"/>
    <w:rsid w:val="00D62DD3"/>
    <w:rsid w:val="00D62F08"/>
    <w:rsid w:val="00D6305F"/>
    <w:rsid w:val="00D63167"/>
    <w:rsid w:val="00D63262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316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082"/>
    <w:rsid w:val="00D70763"/>
    <w:rsid w:val="00D70AA7"/>
    <w:rsid w:val="00D70B4D"/>
    <w:rsid w:val="00D70E9C"/>
    <w:rsid w:val="00D711A0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799"/>
    <w:rsid w:val="00D73A63"/>
    <w:rsid w:val="00D740DD"/>
    <w:rsid w:val="00D7415C"/>
    <w:rsid w:val="00D741F6"/>
    <w:rsid w:val="00D744C9"/>
    <w:rsid w:val="00D74A5B"/>
    <w:rsid w:val="00D74F95"/>
    <w:rsid w:val="00D7536B"/>
    <w:rsid w:val="00D7552A"/>
    <w:rsid w:val="00D75A7D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5DC"/>
    <w:rsid w:val="00D80697"/>
    <w:rsid w:val="00D8094E"/>
    <w:rsid w:val="00D80D10"/>
    <w:rsid w:val="00D811DB"/>
    <w:rsid w:val="00D8125A"/>
    <w:rsid w:val="00D81274"/>
    <w:rsid w:val="00D815FE"/>
    <w:rsid w:val="00D81761"/>
    <w:rsid w:val="00D82067"/>
    <w:rsid w:val="00D821B2"/>
    <w:rsid w:val="00D82240"/>
    <w:rsid w:val="00D825B0"/>
    <w:rsid w:val="00D82640"/>
    <w:rsid w:val="00D82738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90130"/>
    <w:rsid w:val="00D905E1"/>
    <w:rsid w:val="00D9065E"/>
    <w:rsid w:val="00D90A82"/>
    <w:rsid w:val="00D90D33"/>
    <w:rsid w:val="00D91120"/>
    <w:rsid w:val="00D91420"/>
    <w:rsid w:val="00D91565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55"/>
    <w:rsid w:val="00D95B9D"/>
    <w:rsid w:val="00D95B9F"/>
    <w:rsid w:val="00D95BCC"/>
    <w:rsid w:val="00D95D22"/>
    <w:rsid w:val="00D95FCC"/>
    <w:rsid w:val="00D966F0"/>
    <w:rsid w:val="00D96704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CF"/>
    <w:rsid w:val="00DA15D6"/>
    <w:rsid w:val="00DA166E"/>
    <w:rsid w:val="00DA1839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4D7C"/>
    <w:rsid w:val="00DA566B"/>
    <w:rsid w:val="00DA5672"/>
    <w:rsid w:val="00DA56A8"/>
    <w:rsid w:val="00DA58EC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2F8D"/>
    <w:rsid w:val="00DB31C8"/>
    <w:rsid w:val="00DB39A6"/>
    <w:rsid w:val="00DB3FA0"/>
    <w:rsid w:val="00DB4054"/>
    <w:rsid w:val="00DB4277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313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D7F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0A9"/>
    <w:rsid w:val="00DC72D1"/>
    <w:rsid w:val="00DC7B45"/>
    <w:rsid w:val="00DC7C15"/>
    <w:rsid w:val="00DC7EF8"/>
    <w:rsid w:val="00DD0133"/>
    <w:rsid w:val="00DD0424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B1"/>
    <w:rsid w:val="00DD2FCE"/>
    <w:rsid w:val="00DD30FC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162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AC"/>
    <w:rsid w:val="00DD69CA"/>
    <w:rsid w:val="00DD6B0B"/>
    <w:rsid w:val="00DD6C2E"/>
    <w:rsid w:val="00DD6D99"/>
    <w:rsid w:val="00DD70CC"/>
    <w:rsid w:val="00DD7192"/>
    <w:rsid w:val="00DD793A"/>
    <w:rsid w:val="00DD7CC2"/>
    <w:rsid w:val="00DD7D96"/>
    <w:rsid w:val="00DD7E6A"/>
    <w:rsid w:val="00DE00A4"/>
    <w:rsid w:val="00DE0292"/>
    <w:rsid w:val="00DE0365"/>
    <w:rsid w:val="00DE0BBC"/>
    <w:rsid w:val="00DE0FC3"/>
    <w:rsid w:val="00DE0FEA"/>
    <w:rsid w:val="00DE10A8"/>
    <w:rsid w:val="00DE117E"/>
    <w:rsid w:val="00DE119A"/>
    <w:rsid w:val="00DE1204"/>
    <w:rsid w:val="00DE1231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B21"/>
    <w:rsid w:val="00DE3CFA"/>
    <w:rsid w:val="00DE3DC9"/>
    <w:rsid w:val="00DE3E11"/>
    <w:rsid w:val="00DE40F0"/>
    <w:rsid w:val="00DE41B3"/>
    <w:rsid w:val="00DE42CF"/>
    <w:rsid w:val="00DE48C3"/>
    <w:rsid w:val="00DE4D16"/>
    <w:rsid w:val="00DE53DB"/>
    <w:rsid w:val="00DE5549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CFD"/>
    <w:rsid w:val="00DF0F3D"/>
    <w:rsid w:val="00DF14C1"/>
    <w:rsid w:val="00DF194E"/>
    <w:rsid w:val="00DF1AE1"/>
    <w:rsid w:val="00DF1D18"/>
    <w:rsid w:val="00DF1F0A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4EF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4A2"/>
    <w:rsid w:val="00DF6A4A"/>
    <w:rsid w:val="00DF6CCD"/>
    <w:rsid w:val="00DF6ED1"/>
    <w:rsid w:val="00DF6F37"/>
    <w:rsid w:val="00DF726E"/>
    <w:rsid w:val="00DF72AA"/>
    <w:rsid w:val="00DF7418"/>
    <w:rsid w:val="00DF7431"/>
    <w:rsid w:val="00DF74C7"/>
    <w:rsid w:val="00DF74C8"/>
    <w:rsid w:val="00DF7733"/>
    <w:rsid w:val="00DF777C"/>
    <w:rsid w:val="00DF79BF"/>
    <w:rsid w:val="00DF79FA"/>
    <w:rsid w:val="00DF7E00"/>
    <w:rsid w:val="00DF7E2B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EE8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3FB8"/>
    <w:rsid w:val="00E04014"/>
    <w:rsid w:val="00E04292"/>
    <w:rsid w:val="00E04738"/>
    <w:rsid w:val="00E04BCB"/>
    <w:rsid w:val="00E051DE"/>
    <w:rsid w:val="00E0578D"/>
    <w:rsid w:val="00E06311"/>
    <w:rsid w:val="00E063DB"/>
    <w:rsid w:val="00E06682"/>
    <w:rsid w:val="00E06844"/>
    <w:rsid w:val="00E06931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4242"/>
    <w:rsid w:val="00E147F9"/>
    <w:rsid w:val="00E150E2"/>
    <w:rsid w:val="00E158A6"/>
    <w:rsid w:val="00E15E8F"/>
    <w:rsid w:val="00E15F17"/>
    <w:rsid w:val="00E15F74"/>
    <w:rsid w:val="00E16013"/>
    <w:rsid w:val="00E16198"/>
    <w:rsid w:val="00E16455"/>
    <w:rsid w:val="00E16655"/>
    <w:rsid w:val="00E1670E"/>
    <w:rsid w:val="00E17053"/>
    <w:rsid w:val="00E174CC"/>
    <w:rsid w:val="00E174F9"/>
    <w:rsid w:val="00E178AC"/>
    <w:rsid w:val="00E17EDB"/>
    <w:rsid w:val="00E17F93"/>
    <w:rsid w:val="00E2004E"/>
    <w:rsid w:val="00E202BB"/>
    <w:rsid w:val="00E204AA"/>
    <w:rsid w:val="00E205FF"/>
    <w:rsid w:val="00E20647"/>
    <w:rsid w:val="00E2078C"/>
    <w:rsid w:val="00E2099C"/>
    <w:rsid w:val="00E20B45"/>
    <w:rsid w:val="00E20D65"/>
    <w:rsid w:val="00E20DBC"/>
    <w:rsid w:val="00E20FA1"/>
    <w:rsid w:val="00E21284"/>
    <w:rsid w:val="00E216E8"/>
    <w:rsid w:val="00E2183C"/>
    <w:rsid w:val="00E21A15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4E4F"/>
    <w:rsid w:val="00E25909"/>
    <w:rsid w:val="00E25A7D"/>
    <w:rsid w:val="00E25C01"/>
    <w:rsid w:val="00E25D52"/>
    <w:rsid w:val="00E25E1F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3E6"/>
    <w:rsid w:val="00E305AA"/>
    <w:rsid w:val="00E308B3"/>
    <w:rsid w:val="00E309C7"/>
    <w:rsid w:val="00E30F9C"/>
    <w:rsid w:val="00E30FDC"/>
    <w:rsid w:val="00E31053"/>
    <w:rsid w:val="00E310F3"/>
    <w:rsid w:val="00E31231"/>
    <w:rsid w:val="00E31266"/>
    <w:rsid w:val="00E31324"/>
    <w:rsid w:val="00E3161C"/>
    <w:rsid w:val="00E31674"/>
    <w:rsid w:val="00E3170C"/>
    <w:rsid w:val="00E31748"/>
    <w:rsid w:val="00E3210B"/>
    <w:rsid w:val="00E3219B"/>
    <w:rsid w:val="00E3250E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211"/>
    <w:rsid w:val="00E3430E"/>
    <w:rsid w:val="00E3432B"/>
    <w:rsid w:val="00E346FD"/>
    <w:rsid w:val="00E34BAD"/>
    <w:rsid w:val="00E34BCA"/>
    <w:rsid w:val="00E34D63"/>
    <w:rsid w:val="00E34E63"/>
    <w:rsid w:val="00E34EF1"/>
    <w:rsid w:val="00E34FBF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20A"/>
    <w:rsid w:val="00E3756B"/>
    <w:rsid w:val="00E3789F"/>
    <w:rsid w:val="00E37F73"/>
    <w:rsid w:val="00E4000C"/>
    <w:rsid w:val="00E4043D"/>
    <w:rsid w:val="00E40563"/>
    <w:rsid w:val="00E40752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114"/>
    <w:rsid w:val="00E422C6"/>
    <w:rsid w:val="00E42363"/>
    <w:rsid w:val="00E4250B"/>
    <w:rsid w:val="00E427A1"/>
    <w:rsid w:val="00E42B58"/>
    <w:rsid w:val="00E42ED8"/>
    <w:rsid w:val="00E42F7E"/>
    <w:rsid w:val="00E4319A"/>
    <w:rsid w:val="00E435CD"/>
    <w:rsid w:val="00E436F1"/>
    <w:rsid w:val="00E43F55"/>
    <w:rsid w:val="00E44069"/>
    <w:rsid w:val="00E441F1"/>
    <w:rsid w:val="00E44556"/>
    <w:rsid w:val="00E44579"/>
    <w:rsid w:val="00E44B0B"/>
    <w:rsid w:val="00E44D8D"/>
    <w:rsid w:val="00E45557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285"/>
    <w:rsid w:val="00E464BF"/>
    <w:rsid w:val="00E46550"/>
    <w:rsid w:val="00E46749"/>
    <w:rsid w:val="00E4689A"/>
    <w:rsid w:val="00E46F3C"/>
    <w:rsid w:val="00E47237"/>
    <w:rsid w:val="00E473FE"/>
    <w:rsid w:val="00E47556"/>
    <w:rsid w:val="00E47D48"/>
    <w:rsid w:val="00E47DA6"/>
    <w:rsid w:val="00E47E37"/>
    <w:rsid w:val="00E47F66"/>
    <w:rsid w:val="00E47FBF"/>
    <w:rsid w:val="00E50895"/>
    <w:rsid w:val="00E5095C"/>
    <w:rsid w:val="00E50A4F"/>
    <w:rsid w:val="00E50C3F"/>
    <w:rsid w:val="00E50E05"/>
    <w:rsid w:val="00E50E15"/>
    <w:rsid w:val="00E50E4D"/>
    <w:rsid w:val="00E512CB"/>
    <w:rsid w:val="00E519D8"/>
    <w:rsid w:val="00E51EC9"/>
    <w:rsid w:val="00E51F21"/>
    <w:rsid w:val="00E52128"/>
    <w:rsid w:val="00E52636"/>
    <w:rsid w:val="00E52A8F"/>
    <w:rsid w:val="00E52C87"/>
    <w:rsid w:val="00E530BA"/>
    <w:rsid w:val="00E539C6"/>
    <w:rsid w:val="00E53D2F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835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2B5"/>
    <w:rsid w:val="00E608C9"/>
    <w:rsid w:val="00E609FF"/>
    <w:rsid w:val="00E60C2D"/>
    <w:rsid w:val="00E60CBB"/>
    <w:rsid w:val="00E60F76"/>
    <w:rsid w:val="00E615F2"/>
    <w:rsid w:val="00E61805"/>
    <w:rsid w:val="00E61928"/>
    <w:rsid w:val="00E61B91"/>
    <w:rsid w:val="00E61E09"/>
    <w:rsid w:val="00E626DD"/>
    <w:rsid w:val="00E62C16"/>
    <w:rsid w:val="00E62D1B"/>
    <w:rsid w:val="00E62FA8"/>
    <w:rsid w:val="00E6313D"/>
    <w:rsid w:val="00E6342A"/>
    <w:rsid w:val="00E635FC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1DF"/>
    <w:rsid w:val="00E7224B"/>
    <w:rsid w:val="00E72381"/>
    <w:rsid w:val="00E727C7"/>
    <w:rsid w:val="00E72A5D"/>
    <w:rsid w:val="00E72C08"/>
    <w:rsid w:val="00E72C0D"/>
    <w:rsid w:val="00E72CF5"/>
    <w:rsid w:val="00E731D2"/>
    <w:rsid w:val="00E73513"/>
    <w:rsid w:val="00E73543"/>
    <w:rsid w:val="00E73569"/>
    <w:rsid w:val="00E736F9"/>
    <w:rsid w:val="00E73DD1"/>
    <w:rsid w:val="00E7419D"/>
    <w:rsid w:val="00E745AD"/>
    <w:rsid w:val="00E746E1"/>
    <w:rsid w:val="00E74867"/>
    <w:rsid w:val="00E74C99"/>
    <w:rsid w:val="00E74DF3"/>
    <w:rsid w:val="00E74EC6"/>
    <w:rsid w:val="00E7544F"/>
    <w:rsid w:val="00E75471"/>
    <w:rsid w:val="00E75615"/>
    <w:rsid w:val="00E75AB9"/>
    <w:rsid w:val="00E75C77"/>
    <w:rsid w:val="00E76273"/>
    <w:rsid w:val="00E76947"/>
    <w:rsid w:val="00E76B7A"/>
    <w:rsid w:val="00E76FA6"/>
    <w:rsid w:val="00E76FAD"/>
    <w:rsid w:val="00E772EE"/>
    <w:rsid w:val="00E773CA"/>
    <w:rsid w:val="00E7748D"/>
    <w:rsid w:val="00E77493"/>
    <w:rsid w:val="00E7752A"/>
    <w:rsid w:val="00E775AB"/>
    <w:rsid w:val="00E77869"/>
    <w:rsid w:val="00E77C45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72"/>
    <w:rsid w:val="00E837B8"/>
    <w:rsid w:val="00E83BA3"/>
    <w:rsid w:val="00E83D7B"/>
    <w:rsid w:val="00E8402C"/>
    <w:rsid w:val="00E845B1"/>
    <w:rsid w:val="00E845B8"/>
    <w:rsid w:val="00E8461E"/>
    <w:rsid w:val="00E84768"/>
    <w:rsid w:val="00E84B52"/>
    <w:rsid w:val="00E84B72"/>
    <w:rsid w:val="00E84F0C"/>
    <w:rsid w:val="00E85084"/>
    <w:rsid w:val="00E8523B"/>
    <w:rsid w:val="00E85297"/>
    <w:rsid w:val="00E8560F"/>
    <w:rsid w:val="00E856F2"/>
    <w:rsid w:val="00E8573D"/>
    <w:rsid w:val="00E85949"/>
    <w:rsid w:val="00E85BAA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0A7"/>
    <w:rsid w:val="00E8716C"/>
    <w:rsid w:val="00E8788E"/>
    <w:rsid w:val="00E87B2B"/>
    <w:rsid w:val="00E87CDC"/>
    <w:rsid w:val="00E87E31"/>
    <w:rsid w:val="00E90094"/>
    <w:rsid w:val="00E9024D"/>
    <w:rsid w:val="00E9042D"/>
    <w:rsid w:val="00E9058A"/>
    <w:rsid w:val="00E905EB"/>
    <w:rsid w:val="00E9098B"/>
    <w:rsid w:val="00E909B6"/>
    <w:rsid w:val="00E90A41"/>
    <w:rsid w:val="00E90BF6"/>
    <w:rsid w:val="00E90CD3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08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9E8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6C8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2FB"/>
    <w:rsid w:val="00EA2418"/>
    <w:rsid w:val="00EA261F"/>
    <w:rsid w:val="00EA2786"/>
    <w:rsid w:val="00EA2899"/>
    <w:rsid w:val="00EA28D7"/>
    <w:rsid w:val="00EA2987"/>
    <w:rsid w:val="00EA2FC1"/>
    <w:rsid w:val="00EA3080"/>
    <w:rsid w:val="00EA31A1"/>
    <w:rsid w:val="00EA3CC7"/>
    <w:rsid w:val="00EA3CD0"/>
    <w:rsid w:val="00EA3D33"/>
    <w:rsid w:val="00EA3E60"/>
    <w:rsid w:val="00EA3E6B"/>
    <w:rsid w:val="00EA3ED7"/>
    <w:rsid w:val="00EA408D"/>
    <w:rsid w:val="00EA426E"/>
    <w:rsid w:val="00EA42E7"/>
    <w:rsid w:val="00EA4356"/>
    <w:rsid w:val="00EA45C2"/>
    <w:rsid w:val="00EA5412"/>
    <w:rsid w:val="00EA5419"/>
    <w:rsid w:val="00EA5736"/>
    <w:rsid w:val="00EA5AB5"/>
    <w:rsid w:val="00EA5B91"/>
    <w:rsid w:val="00EA5E15"/>
    <w:rsid w:val="00EA68AF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AD2"/>
    <w:rsid w:val="00EB0DE1"/>
    <w:rsid w:val="00EB199E"/>
    <w:rsid w:val="00EB1E49"/>
    <w:rsid w:val="00EB1EF9"/>
    <w:rsid w:val="00EB2084"/>
    <w:rsid w:val="00EB2132"/>
    <w:rsid w:val="00EB2498"/>
    <w:rsid w:val="00EB266B"/>
    <w:rsid w:val="00EB267E"/>
    <w:rsid w:val="00EB26D6"/>
    <w:rsid w:val="00EB2745"/>
    <w:rsid w:val="00EB27D7"/>
    <w:rsid w:val="00EB2AAC"/>
    <w:rsid w:val="00EB2FCE"/>
    <w:rsid w:val="00EB314E"/>
    <w:rsid w:val="00EB31F4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3EC"/>
    <w:rsid w:val="00EB46E1"/>
    <w:rsid w:val="00EB480D"/>
    <w:rsid w:val="00EB4B96"/>
    <w:rsid w:val="00EB4DE5"/>
    <w:rsid w:val="00EB5129"/>
    <w:rsid w:val="00EB514D"/>
    <w:rsid w:val="00EB55E9"/>
    <w:rsid w:val="00EB56F7"/>
    <w:rsid w:val="00EB5888"/>
    <w:rsid w:val="00EB5BE7"/>
    <w:rsid w:val="00EB5C1C"/>
    <w:rsid w:val="00EB5C98"/>
    <w:rsid w:val="00EB6133"/>
    <w:rsid w:val="00EB6544"/>
    <w:rsid w:val="00EB6667"/>
    <w:rsid w:val="00EB68BE"/>
    <w:rsid w:val="00EB69E6"/>
    <w:rsid w:val="00EB6D25"/>
    <w:rsid w:val="00EB7079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63A"/>
    <w:rsid w:val="00EC174A"/>
    <w:rsid w:val="00EC1BEB"/>
    <w:rsid w:val="00EC1E4C"/>
    <w:rsid w:val="00EC213B"/>
    <w:rsid w:val="00EC2333"/>
    <w:rsid w:val="00EC259E"/>
    <w:rsid w:val="00EC26D7"/>
    <w:rsid w:val="00EC2A5B"/>
    <w:rsid w:val="00EC2BFC"/>
    <w:rsid w:val="00EC2DF5"/>
    <w:rsid w:val="00EC2E43"/>
    <w:rsid w:val="00EC3372"/>
    <w:rsid w:val="00EC3385"/>
    <w:rsid w:val="00EC33F8"/>
    <w:rsid w:val="00EC3405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6E0"/>
    <w:rsid w:val="00ED0760"/>
    <w:rsid w:val="00ED0866"/>
    <w:rsid w:val="00ED0A40"/>
    <w:rsid w:val="00ED0B56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241"/>
    <w:rsid w:val="00ED2405"/>
    <w:rsid w:val="00ED25A5"/>
    <w:rsid w:val="00ED2610"/>
    <w:rsid w:val="00ED2682"/>
    <w:rsid w:val="00ED2688"/>
    <w:rsid w:val="00ED2705"/>
    <w:rsid w:val="00ED28E3"/>
    <w:rsid w:val="00ED2D44"/>
    <w:rsid w:val="00ED2D7B"/>
    <w:rsid w:val="00ED3B80"/>
    <w:rsid w:val="00ED3B94"/>
    <w:rsid w:val="00ED3D3C"/>
    <w:rsid w:val="00ED4329"/>
    <w:rsid w:val="00ED435A"/>
    <w:rsid w:val="00ED4475"/>
    <w:rsid w:val="00ED44C7"/>
    <w:rsid w:val="00ED462C"/>
    <w:rsid w:val="00ED4687"/>
    <w:rsid w:val="00ED4710"/>
    <w:rsid w:val="00ED484C"/>
    <w:rsid w:val="00ED5037"/>
    <w:rsid w:val="00ED50FD"/>
    <w:rsid w:val="00ED55F7"/>
    <w:rsid w:val="00ED596C"/>
    <w:rsid w:val="00ED5978"/>
    <w:rsid w:val="00ED5A5D"/>
    <w:rsid w:val="00ED6014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D13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ADE"/>
    <w:rsid w:val="00EE2E7D"/>
    <w:rsid w:val="00EE3296"/>
    <w:rsid w:val="00EE340B"/>
    <w:rsid w:val="00EE3BFB"/>
    <w:rsid w:val="00EE472B"/>
    <w:rsid w:val="00EE4974"/>
    <w:rsid w:val="00EE4B1A"/>
    <w:rsid w:val="00EE4B96"/>
    <w:rsid w:val="00EE4DFD"/>
    <w:rsid w:val="00EE53DC"/>
    <w:rsid w:val="00EE567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20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3F26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A0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D14"/>
    <w:rsid w:val="00F01EE1"/>
    <w:rsid w:val="00F01FD7"/>
    <w:rsid w:val="00F01FFD"/>
    <w:rsid w:val="00F020B4"/>
    <w:rsid w:val="00F022B0"/>
    <w:rsid w:val="00F023A1"/>
    <w:rsid w:val="00F024D6"/>
    <w:rsid w:val="00F026BA"/>
    <w:rsid w:val="00F02930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C76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7C2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0F5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760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294"/>
    <w:rsid w:val="00F2033B"/>
    <w:rsid w:val="00F2048B"/>
    <w:rsid w:val="00F205FB"/>
    <w:rsid w:val="00F205FD"/>
    <w:rsid w:val="00F2060A"/>
    <w:rsid w:val="00F207BC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DD3"/>
    <w:rsid w:val="00F21E1A"/>
    <w:rsid w:val="00F21F94"/>
    <w:rsid w:val="00F22116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271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9F5"/>
    <w:rsid w:val="00F25AFF"/>
    <w:rsid w:val="00F25F38"/>
    <w:rsid w:val="00F25F45"/>
    <w:rsid w:val="00F25FBF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3FD"/>
    <w:rsid w:val="00F33505"/>
    <w:rsid w:val="00F33541"/>
    <w:rsid w:val="00F335A1"/>
    <w:rsid w:val="00F33E5C"/>
    <w:rsid w:val="00F345B2"/>
    <w:rsid w:val="00F347C6"/>
    <w:rsid w:val="00F351AC"/>
    <w:rsid w:val="00F3536A"/>
    <w:rsid w:val="00F353AB"/>
    <w:rsid w:val="00F35806"/>
    <w:rsid w:val="00F35872"/>
    <w:rsid w:val="00F35AB6"/>
    <w:rsid w:val="00F35B8F"/>
    <w:rsid w:val="00F35D11"/>
    <w:rsid w:val="00F35D49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0B3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0D68"/>
    <w:rsid w:val="00F40ED9"/>
    <w:rsid w:val="00F4125A"/>
    <w:rsid w:val="00F4165A"/>
    <w:rsid w:val="00F4173F"/>
    <w:rsid w:val="00F41B1B"/>
    <w:rsid w:val="00F41C60"/>
    <w:rsid w:val="00F42262"/>
    <w:rsid w:val="00F4244C"/>
    <w:rsid w:val="00F424CB"/>
    <w:rsid w:val="00F426E7"/>
    <w:rsid w:val="00F432B6"/>
    <w:rsid w:val="00F43633"/>
    <w:rsid w:val="00F441C8"/>
    <w:rsid w:val="00F449BA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23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19E"/>
    <w:rsid w:val="00F516CF"/>
    <w:rsid w:val="00F51879"/>
    <w:rsid w:val="00F5197D"/>
    <w:rsid w:val="00F51AA3"/>
    <w:rsid w:val="00F51C65"/>
    <w:rsid w:val="00F51D1D"/>
    <w:rsid w:val="00F528D7"/>
    <w:rsid w:val="00F52921"/>
    <w:rsid w:val="00F53107"/>
    <w:rsid w:val="00F53A6A"/>
    <w:rsid w:val="00F53CBD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2F7"/>
    <w:rsid w:val="00F65453"/>
    <w:rsid w:val="00F655C0"/>
    <w:rsid w:val="00F656AD"/>
    <w:rsid w:val="00F65793"/>
    <w:rsid w:val="00F65F77"/>
    <w:rsid w:val="00F663AE"/>
    <w:rsid w:val="00F663DA"/>
    <w:rsid w:val="00F66608"/>
    <w:rsid w:val="00F66740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21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C1F"/>
    <w:rsid w:val="00F71D55"/>
    <w:rsid w:val="00F7207D"/>
    <w:rsid w:val="00F720BB"/>
    <w:rsid w:val="00F7246E"/>
    <w:rsid w:val="00F7257B"/>
    <w:rsid w:val="00F72729"/>
    <w:rsid w:val="00F728B8"/>
    <w:rsid w:val="00F72901"/>
    <w:rsid w:val="00F72A40"/>
    <w:rsid w:val="00F72BB3"/>
    <w:rsid w:val="00F7306C"/>
    <w:rsid w:val="00F730AB"/>
    <w:rsid w:val="00F730DB"/>
    <w:rsid w:val="00F731C1"/>
    <w:rsid w:val="00F7352F"/>
    <w:rsid w:val="00F735B3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2E2"/>
    <w:rsid w:val="00F7460C"/>
    <w:rsid w:val="00F7475D"/>
    <w:rsid w:val="00F748D3"/>
    <w:rsid w:val="00F74955"/>
    <w:rsid w:val="00F74A5F"/>
    <w:rsid w:val="00F74C9C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1E6E"/>
    <w:rsid w:val="00F8242F"/>
    <w:rsid w:val="00F824B9"/>
    <w:rsid w:val="00F82585"/>
    <w:rsid w:val="00F82A5F"/>
    <w:rsid w:val="00F82BA3"/>
    <w:rsid w:val="00F82BAE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037"/>
    <w:rsid w:val="00F851EE"/>
    <w:rsid w:val="00F8532F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390"/>
    <w:rsid w:val="00F8750C"/>
    <w:rsid w:val="00F877F2"/>
    <w:rsid w:val="00F8795F"/>
    <w:rsid w:val="00F87B88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0FED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0F3"/>
    <w:rsid w:val="00F94168"/>
    <w:rsid w:val="00F9423F"/>
    <w:rsid w:val="00F9464A"/>
    <w:rsid w:val="00F94D8A"/>
    <w:rsid w:val="00F94F1D"/>
    <w:rsid w:val="00F95041"/>
    <w:rsid w:val="00F95156"/>
    <w:rsid w:val="00F95859"/>
    <w:rsid w:val="00F95B5C"/>
    <w:rsid w:val="00F95F19"/>
    <w:rsid w:val="00F9606E"/>
    <w:rsid w:val="00F960EA"/>
    <w:rsid w:val="00F961F0"/>
    <w:rsid w:val="00F964AB"/>
    <w:rsid w:val="00F9689C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AB6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632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017"/>
    <w:rsid w:val="00FB035E"/>
    <w:rsid w:val="00FB0711"/>
    <w:rsid w:val="00FB0930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12D"/>
    <w:rsid w:val="00FB3203"/>
    <w:rsid w:val="00FB343E"/>
    <w:rsid w:val="00FB35E1"/>
    <w:rsid w:val="00FB3A23"/>
    <w:rsid w:val="00FB414F"/>
    <w:rsid w:val="00FB479A"/>
    <w:rsid w:val="00FB48B6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9E3"/>
    <w:rsid w:val="00FB7A5E"/>
    <w:rsid w:val="00FB7DEC"/>
    <w:rsid w:val="00FC0603"/>
    <w:rsid w:val="00FC072A"/>
    <w:rsid w:val="00FC0A7E"/>
    <w:rsid w:val="00FC0B5F"/>
    <w:rsid w:val="00FC1090"/>
    <w:rsid w:val="00FC11A5"/>
    <w:rsid w:val="00FC11E8"/>
    <w:rsid w:val="00FC1407"/>
    <w:rsid w:val="00FC146E"/>
    <w:rsid w:val="00FC1C4D"/>
    <w:rsid w:val="00FC1C88"/>
    <w:rsid w:val="00FC1CF3"/>
    <w:rsid w:val="00FC1EF0"/>
    <w:rsid w:val="00FC2175"/>
    <w:rsid w:val="00FC2344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967"/>
    <w:rsid w:val="00FC3CCC"/>
    <w:rsid w:val="00FC3CD4"/>
    <w:rsid w:val="00FC3D2B"/>
    <w:rsid w:val="00FC3E20"/>
    <w:rsid w:val="00FC40E9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B82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19A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C53"/>
    <w:rsid w:val="00FD2DF3"/>
    <w:rsid w:val="00FD2E39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C6A"/>
    <w:rsid w:val="00FE1053"/>
    <w:rsid w:val="00FE10BE"/>
    <w:rsid w:val="00FE12EC"/>
    <w:rsid w:val="00FE13AD"/>
    <w:rsid w:val="00FE19EC"/>
    <w:rsid w:val="00FE1B47"/>
    <w:rsid w:val="00FE1BF1"/>
    <w:rsid w:val="00FE1CB9"/>
    <w:rsid w:val="00FE225A"/>
    <w:rsid w:val="00FE228C"/>
    <w:rsid w:val="00FE2464"/>
    <w:rsid w:val="00FE2933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669"/>
    <w:rsid w:val="00FE387F"/>
    <w:rsid w:val="00FE3921"/>
    <w:rsid w:val="00FE3CF1"/>
    <w:rsid w:val="00FE42F9"/>
    <w:rsid w:val="00FE47EB"/>
    <w:rsid w:val="00FE4BCB"/>
    <w:rsid w:val="00FE4C85"/>
    <w:rsid w:val="00FE4E79"/>
    <w:rsid w:val="00FE54A4"/>
    <w:rsid w:val="00FE54C6"/>
    <w:rsid w:val="00FE5CD5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795"/>
    <w:rsid w:val="00FF1801"/>
    <w:rsid w:val="00FF1AC5"/>
    <w:rsid w:val="00FF1C0E"/>
    <w:rsid w:val="00FF1CF8"/>
    <w:rsid w:val="00FF1DAF"/>
    <w:rsid w:val="00FF1FD5"/>
    <w:rsid w:val="00FF222E"/>
    <w:rsid w:val="00FF24DA"/>
    <w:rsid w:val="00FF2522"/>
    <w:rsid w:val="00FF2796"/>
    <w:rsid w:val="00FF2D41"/>
    <w:rsid w:val="00FF2E7C"/>
    <w:rsid w:val="00FF30D5"/>
    <w:rsid w:val="00FF36B8"/>
    <w:rsid w:val="00FF3770"/>
    <w:rsid w:val="00FF38D3"/>
    <w:rsid w:val="00FF38F7"/>
    <w:rsid w:val="00FF39BF"/>
    <w:rsid w:val="00FF3AB4"/>
    <w:rsid w:val="00FF3C41"/>
    <w:rsid w:val="00FF3C88"/>
    <w:rsid w:val="00FF3D8D"/>
    <w:rsid w:val="00FF4051"/>
    <w:rsid w:val="00FF424D"/>
    <w:rsid w:val="00FF437D"/>
    <w:rsid w:val="00FF43C2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637"/>
    <w:rsid w:val="00FF5975"/>
    <w:rsid w:val="00FF5BDE"/>
    <w:rsid w:val="00FF5DB8"/>
    <w:rsid w:val="00FF60D9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46785"/>
    <o:shapelayout v:ext="edit">
      <o:idmap v:ext="edit" data="1"/>
    </o:shapelayout>
  </w:shapeDefaults>
  <w:decimalSymbol w:val=","/>
  <w:listSeparator w:val=";"/>
  <w15:docId w15:val="{F4FBCA85-BB02-4428-8B62-5884070F0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locked="0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0" w:semiHidden="1" w:unhideWhenUsed="1"/>
    <w:lsdException w:name="Table Colorful 2" w:locked="0" w:semiHidden="1" w:unhideWhenUsed="1"/>
    <w:lsdException w:name="Table Colorful 3" w:locked="0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locked="0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uiPriority="39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uiPriority w:val="9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uiPriority w:val="9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uiPriority w:val="9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uiPriority w:val="9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uiPriority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uiPriority w:val="9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uiPriority w:val="99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uiPriority w:val="99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uiPriority w:val="99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uiPriority w:val="99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uiPriority w:val="99"/>
    <w:rsid w:val="00B9414F"/>
    <w:pPr>
      <w:numPr>
        <w:numId w:val="2"/>
      </w:numPr>
    </w:pPr>
  </w:style>
  <w:style w:type="paragraph" w:styleId="afa">
    <w:name w:val="List Paragraph"/>
    <w:aliases w:val="Bullet_IRAO,Мой Список,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aliases w:val="Bullet_IRAO Знак,Мой Список Знак,List Paragraph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8D033A"/>
    <w:pPr>
      <w:outlineLvl w:val="2"/>
    </w:pPr>
    <w:rPr>
      <w:rFonts w:eastAsia="Calibri"/>
      <w:sz w:val="20"/>
      <w:szCs w:val="20"/>
      <w:lang w:eastAsia="en-US"/>
    </w:rPr>
  </w:style>
  <w:style w:type="character" w:customStyle="1" w:styleId="-33">
    <w:name w:val="Подзаголовок-3 Знак"/>
    <w:link w:val="-32"/>
    <w:rsid w:val="008D033A"/>
    <w:rPr>
      <w:rFonts w:eastAsia="Calibri"/>
      <w:sz w:val="20"/>
      <w:szCs w:val="20"/>
      <w:lang w:eastAsia="en-US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59"/>
    <w:rsid w:val="00DB618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89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6E0040"/>
    <w:pPr>
      <w:tabs>
        <w:tab w:val="left" w:pos="1701"/>
      </w:tabs>
      <w:kinsoku w:val="0"/>
      <w:overflowPunct w:val="0"/>
      <w:autoSpaceDE w:val="0"/>
      <w:autoSpaceDN w:val="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Заголовок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88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87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87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87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1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2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03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04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05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08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1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1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15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17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4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4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200"/>
      </w:numPr>
    </w:pPr>
  </w:style>
  <w:style w:type="paragraph" w:customStyle="1" w:styleId="s18">
    <w:name w:val="s_1"/>
    <w:basedOn w:val="a2"/>
    <w:rsid w:val="00A44D0E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afffff3">
    <w:name w:val="Гриф утверждения"/>
    <w:basedOn w:val="a2"/>
    <w:rsid w:val="00257B32"/>
    <w:pPr>
      <w:tabs>
        <w:tab w:val="clear" w:pos="1134"/>
      </w:tabs>
      <w:kinsoku/>
      <w:overflowPunct/>
      <w:autoSpaceDE/>
      <w:autoSpaceDN/>
      <w:spacing w:line="360" w:lineRule="auto"/>
      <w:ind w:left="5387" w:firstLine="0"/>
      <w:jc w:val="left"/>
    </w:pPr>
    <w:rPr>
      <w:rFonts w:ascii="Arial" w:hAnsi="Arial"/>
      <w:b/>
      <w:bCs/>
      <w:sz w:val="20"/>
      <w:szCs w:val="20"/>
      <w:lang w:eastAsia="en-US"/>
    </w:rPr>
  </w:style>
  <w:style w:type="table" w:customStyle="1" w:styleId="32">
    <w:name w:val="Сетка таблицы3"/>
    <w:basedOn w:val="a4"/>
    <w:next w:val="aff5"/>
    <w:uiPriority w:val="59"/>
    <w:rsid w:val="000E5AC8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117" Type="http://schemas.openxmlformats.org/officeDocument/2006/relationships/control" Target="activeX/activeX7.xml"/><Relationship Id="rId21" Type="http://schemas.openxmlformats.org/officeDocument/2006/relationships/header" Target="header7.xml"/><Relationship Id="rId42" Type="http://schemas.openxmlformats.org/officeDocument/2006/relationships/footer" Target="footer10.xml"/><Relationship Id="rId47" Type="http://schemas.openxmlformats.org/officeDocument/2006/relationships/header" Target="header24.xml"/><Relationship Id="rId63" Type="http://schemas.openxmlformats.org/officeDocument/2006/relationships/header" Target="header36.xml"/><Relationship Id="rId68" Type="http://schemas.openxmlformats.org/officeDocument/2006/relationships/header" Target="header39.xml"/><Relationship Id="rId84" Type="http://schemas.openxmlformats.org/officeDocument/2006/relationships/header" Target="header51.xml"/><Relationship Id="rId89" Type="http://schemas.openxmlformats.org/officeDocument/2006/relationships/footer" Target="footer22.xml"/><Relationship Id="rId112" Type="http://schemas.openxmlformats.org/officeDocument/2006/relationships/control" Target="activeX/activeX2.xml"/><Relationship Id="rId133" Type="http://schemas.openxmlformats.org/officeDocument/2006/relationships/header" Target="header82.xml"/><Relationship Id="rId138" Type="http://schemas.openxmlformats.org/officeDocument/2006/relationships/footer" Target="footer28.xml"/><Relationship Id="rId154" Type="http://schemas.openxmlformats.org/officeDocument/2006/relationships/image" Target="media/image7.png"/><Relationship Id="rId159" Type="http://schemas.openxmlformats.org/officeDocument/2006/relationships/fontTable" Target="fontTable.xml"/><Relationship Id="rId16" Type="http://schemas.openxmlformats.org/officeDocument/2006/relationships/header" Target="header4.xml"/><Relationship Id="rId107" Type="http://schemas.openxmlformats.org/officeDocument/2006/relationships/header" Target="header69.xml"/><Relationship Id="rId11" Type="http://schemas.openxmlformats.org/officeDocument/2006/relationships/header" Target="header1.xml"/><Relationship Id="rId32" Type="http://schemas.openxmlformats.org/officeDocument/2006/relationships/header" Target="header14.xml"/><Relationship Id="rId37" Type="http://schemas.openxmlformats.org/officeDocument/2006/relationships/header" Target="header18.xml"/><Relationship Id="rId53" Type="http://schemas.openxmlformats.org/officeDocument/2006/relationships/header" Target="header28.xml"/><Relationship Id="rId58" Type="http://schemas.openxmlformats.org/officeDocument/2006/relationships/header" Target="header32.xml"/><Relationship Id="rId74" Type="http://schemas.openxmlformats.org/officeDocument/2006/relationships/footer" Target="footer18.xml"/><Relationship Id="rId79" Type="http://schemas.openxmlformats.org/officeDocument/2006/relationships/header" Target="header48.xml"/><Relationship Id="rId102" Type="http://schemas.openxmlformats.org/officeDocument/2006/relationships/header" Target="header65.xml"/><Relationship Id="rId123" Type="http://schemas.openxmlformats.org/officeDocument/2006/relationships/header" Target="header73.xml"/><Relationship Id="rId128" Type="http://schemas.openxmlformats.org/officeDocument/2006/relationships/header" Target="header78.xml"/><Relationship Id="rId144" Type="http://schemas.openxmlformats.org/officeDocument/2006/relationships/header" Target="header91.xml"/><Relationship Id="rId149" Type="http://schemas.openxmlformats.org/officeDocument/2006/relationships/package" Target="embeddings/_____Microsoft_Excel.xlsx"/><Relationship Id="rId5" Type="http://schemas.openxmlformats.org/officeDocument/2006/relationships/numbering" Target="numbering.xml"/><Relationship Id="rId90" Type="http://schemas.openxmlformats.org/officeDocument/2006/relationships/header" Target="header55.xml"/><Relationship Id="rId95" Type="http://schemas.openxmlformats.org/officeDocument/2006/relationships/header" Target="header59.xml"/><Relationship Id="rId160" Type="http://schemas.openxmlformats.org/officeDocument/2006/relationships/theme" Target="theme/theme1.xml"/><Relationship Id="rId22" Type="http://schemas.openxmlformats.org/officeDocument/2006/relationships/header" Target="header8.xml"/><Relationship Id="rId27" Type="http://schemas.openxmlformats.org/officeDocument/2006/relationships/header" Target="header11.xml"/><Relationship Id="rId43" Type="http://schemas.openxmlformats.org/officeDocument/2006/relationships/header" Target="header21.xml"/><Relationship Id="rId48" Type="http://schemas.openxmlformats.org/officeDocument/2006/relationships/header" Target="header25.xml"/><Relationship Id="rId64" Type="http://schemas.openxmlformats.org/officeDocument/2006/relationships/header" Target="header37.xml"/><Relationship Id="rId69" Type="http://schemas.openxmlformats.org/officeDocument/2006/relationships/header" Target="header40.xml"/><Relationship Id="rId113" Type="http://schemas.openxmlformats.org/officeDocument/2006/relationships/control" Target="activeX/activeX3.xml"/><Relationship Id="rId118" Type="http://schemas.openxmlformats.org/officeDocument/2006/relationships/control" Target="activeX/activeX8.xml"/><Relationship Id="rId134" Type="http://schemas.openxmlformats.org/officeDocument/2006/relationships/footer" Target="footer27.xml"/><Relationship Id="rId139" Type="http://schemas.openxmlformats.org/officeDocument/2006/relationships/header" Target="header86.xml"/><Relationship Id="rId80" Type="http://schemas.openxmlformats.org/officeDocument/2006/relationships/header" Target="header49.xml"/><Relationship Id="rId85" Type="http://schemas.openxmlformats.org/officeDocument/2006/relationships/footer" Target="footer21.xml"/><Relationship Id="rId150" Type="http://schemas.openxmlformats.org/officeDocument/2006/relationships/image" Target="media/image3.png"/><Relationship Id="rId155" Type="http://schemas.openxmlformats.org/officeDocument/2006/relationships/image" Target="media/image8.png"/><Relationship Id="rId12" Type="http://schemas.openxmlformats.org/officeDocument/2006/relationships/footer" Target="footer1.xml"/><Relationship Id="rId17" Type="http://schemas.openxmlformats.org/officeDocument/2006/relationships/hyperlink" Target="http://www.zakupki.gov.ru" TargetMode="External"/><Relationship Id="rId33" Type="http://schemas.openxmlformats.org/officeDocument/2006/relationships/header" Target="header15.xml"/><Relationship Id="rId38" Type="http://schemas.openxmlformats.org/officeDocument/2006/relationships/footer" Target="footer8.xml"/><Relationship Id="rId59" Type="http://schemas.openxmlformats.org/officeDocument/2006/relationships/footer" Target="footer14.xml"/><Relationship Id="rId103" Type="http://schemas.openxmlformats.org/officeDocument/2006/relationships/footer" Target="footer25.xml"/><Relationship Id="rId108" Type="http://schemas.openxmlformats.org/officeDocument/2006/relationships/header" Target="header70.xml"/><Relationship Id="rId124" Type="http://schemas.openxmlformats.org/officeDocument/2006/relationships/header" Target="header74.xml"/><Relationship Id="rId129" Type="http://schemas.openxmlformats.org/officeDocument/2006/relationships/header" Target="header79.xml"/><Relationship Id="rId20" Type="http://schemas.openxmlformats.org/officeDocument/2006/relationships/footer" Target="footer2.xml"/><Relationship Id="rId41" Type="http://schemas.openxmlformats.org/officeDocument/2006/relationships/header" Target="header20.xml"/><Relationship Id="rId54" Type="http://schemas.openxmlformats.org/officeDocument/2006/relationships/header" Target="header29.xml"/><Relationship Id="rId62" Type="http://schemas.openxmlformats.org/officeDocument/2006/relationships/header" Target="header35.xml"/><Relationship Id="rId70" Type="http://schemas.openxmlformats.org/officeDocument/2006/relationships/footer" Target="footer17.xml"/><Relationship Id="rId75" Type="http://schemas.openxmlformats.org/officeDocument/2006/relationships/header" Target="header44.xml"/><Relationship Id="rId83" Type="http://schemas.openxmlformats.org/officeDocument/2006/relationships/footer" Target="footer20.xml"/><Relationship Id="rId88" Type="http://schemas.openxmlformats.org/officeDocument/2006/relationships/header" Target="header54.xml"/><Relationship Id="rId91" Type="http://schemas.openxmlformats.org/officeDocument/2006/relationships/footer" Target="footer23.xml"/><Relationship Id="rId96" Type="http://schemas.openxmlformats.org/officeDocument/2006/relationships/header" Target="header60.xml"/><Relationship Id="rId111" Type="http://schemas.openxmlformats.org/officeDocument/2006/relationships/control" Target="activeX/activeX1.xml"/><Relationship Id="rId132" Type="http://schemas.openxmlformats.org/officeDocument/2006/relationships/header" Target="header81.xml"/><Relationship Id="rId140" Type="http://schemas.openxmlformats.org/officeDocument/2006/relationships/header" Target="header87.xml"/><Relationship Id="rId145" Type="http://schemas.openxmlformats.org/officeDocument/2006/relationships/header" Target="header92.xml"/><Relationship Id="rId153" Type="http://schemas.openxmlformats.org/officeDocument/2006/relationships/image" Target="media/image6.png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eader" Target="header9.xml"/><Relationship Id="rId28" Type="http://schemas.openxmlformats.org/officeDocument/2006/relationships/header" Target="header12.xml"/><Relationship Id="rId36" Type="http://schemas.openxmlformats.org/officeDocument/2006/relationships/header" Target="header17.xml"/><Relationship Id="rId49" Type="http://schemas.openxmlformats.org/officeDocument/2006/relationships/footer" Target="footer12.xml"/><Relationship Id="rId57" Type="http://schemas.openxmlformats.org/officeDocument/2006/relationships/footer" Target="footer13.xml"/><Relationship Id="rId106" Type="http://schemas.openxmlformats.org/officeDocument/2006/relationships/header" Target="header68.xml"/><Relationship Id="rId114" Type="http://schemas.openxmlformats.org/officeDocument/2006/relationships/control" Target="activeX/activeX4.xml"/><Relationship Id="rId119" Type="http://schemas.openxmlformats.org/officeDocument/2006/relationships/control" Target="activeX/activeX9.xml"/><Relationship Id="rId127" Type="http://schemas.openxmlformats.org/officeDocument/2006/relationships/header" Target="header77.xml"/><Relationship Id="rId10" Type="http://schemas.openxmlformats.org/officeDocument/2006/relationships/endnotes" Target="endnotes.xml"/><Relationship Id="rId31" Type="http://schemas.openxmlformats.org/officeDocument/2006/relationships/footer" Target="footer6.xml"/><Relationship Id="rId44" Type="http://schemas.openxmlformats.org/officeDocument/2006/relationships/header" Target="header22.xml"/><Relationship Id="rId52" Type="http://schemas.openxmlformats.org/officeDocument/2006/relationships/header" Target="header27.xml"/><Relationship Id="rId60" Type="http://schemas.openxmlformats.org/officeDocument/2006/relationships/header" Target="header33.xml"/><Relationship Id="rId65" Type="http://schemas.openxmlformats.org/officeDocument/2006/relationships/footer" Target="footer15.xml"/><Relationship Id="rId73" Type="http://schemas.openxmlformats.org/officeDocument/2006/relationships/header" Target="header43.xml"/><Relationship Id="rId78" Type="http://schemas.openxmlformats.org/officeDocument/2006/relationships/header" Target="header47.xml"/><Relationship Id="rId81" Type="http://schemas.openxmlformats.org/officeDocument/2006/relationships/footer" Target="footer19.xml"/><Relationship Id="rId86" Type="http://schemas.openxmlformats.org/officeDocument/2006/relationships/header" Target="header52.xml"/><Relationship Id="rId94" Type="http://schemas.openxmlformats.org/officeDocument/2006/relationships/header" Target="header58.xml"/><Relationship Id="rId99" Type="http://schemas.openxmlformats.org/officeDocument/2006/relationships/header" Target="header62.xml"/><Relationship Id="rId101" Type="http://schemas.openxmlformats.org/officeDocument/2006/relationships/header" Target="header64.xml"/><Relationship Id="rId122" Type="http://schemas.openxmlformats.org/officeDocument/2006/relationships/header" Target="header72.xml"/><Relationship Id="rId130" Type="http://schemas.openxmlformats.org/officeDocument/2006/relationships/footer" Target="footer26.xml"/><Relationship Id="rId135" Type="http://schemas.openxmlformats.org/officeDocument/2006/relationships/header" Target="header83.xml"/><Relationship Id="rId143" Type="http://schemas.openxmlformats.org/officeDocument/2006/relationships/header" Target="header90.xml"/><Relationship Id="rId148" Type="http://schemas.openxmlformats.org/officeDocument/2006/relationships/image" Target="media/image2.emf"/><Relationship Id="rId151" Type="http://schemas.openxmlformats.org/officeDocument/2006/relationships/image" Target="media/image4.png"/><Relationship Id="rId156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footnotes" Target="footnotes.xml"/><Relationship Id="rId13" Type="http://schemas.openxmlformats.org/officeDocument/2006/relationships/hyperlink" Target="http://www.zakupki.gov.ru" TargetMode="External"/><Relationship Id="rId18" Type="http://schemas.openxmlformats.org/officeDocument/2006/relationships/header" Target="header5.xml"/><Relationship Id="rId39" Type="http://schemas.openxmlformats.org/officeDocument/2006/relationships/header" Target="header19.xml"/><Relationship Id="rId109" Type="http://schemas.openxmlformats.org/officeDocument/2006/relationships/header" Target="header71.xml"/><Relationship Id="rId34" Type="http://schemas.openxmlformats.org/officeDocument/2006/relationships/footer" Target="footer7.xml"/><Relationship Id="rId50" Type="http://schemas.openxmlformats.org/officeDocument/2006/relationships/hyperlink" Target="http://www.zakupki.gov.ru" TargetMode="External"/><Relationship Id="rId55" Type="http://schemas.openxmlformats.org/officeDocument/2006/relationships/header" Target="header30.xml"/><Relationship Id="rId76" Type="http://schemas.openxmlformats.org/officeDocument/2006/relationships/header" Target="header45.xml"/><Relationship Id="rId97" Type="http://schemas.openxmlformats.org/officeDocument/2006/relationships/footer" Target="footer24.xml"/><Relationship Id="rId104" Type="http://schemas.openxmlformats.org/officeDocument/2006/relationships/header" Target="header66.xml"/><Relationship Id="rId120" Type="http://schemas.openxmlformats.org/officeDocument/2006/relationships/control" Target="activeX/activeX10.xml"/><Relationship Id="rId125" Type="http://schemas.openxmlformats.org/officeDocument/2006/relationships/header" Target="header75.xml"/><Relationship Id="rId141" Type="http://schemas.openxmlformats.org/officeDocument/2006/relationships/header" Target="header88.xml"/><Relationship Id="rId146" Type="http://schemas.openxmlformats.org/officeDocument/2006/relationships/header" Target="header93.xml"/><Relationship Id="rId7" Type="http://schemas.openxmlformats.org/officeDocument/2006/relationships/settings" Target="settings.xml"/><Relationship Id="rId71" Type="http://schemas.openxmlformats.org/officeDocument/2006/relationships/header" Target="header41.xml"/><Relationship Id="rId92" Type="http://schemas.openxmlformats.org/officeDocument/2006/relationships/header" Target="header56.xml"/><Relationship Id="rId2" Type="http://schemas.openxmlformats.org/officeDocument/2006/relationships/customXml" Target="../customXml/item1.xml"/><Relationship Id="rId29" Type="http://schemas.openxmlformats.org/officeDocument/2006/relationships/footer" Target="footer5.xml"/><Relationship Id="rId24" Type="http://schemas.openxmlformats.org/officeDocument/2006/relationships/footer" Target="footer3.xml"/><Relationship Id="rId40" Type="http://schemas.openxmlformats.org/officeDocument/2006/relationships/footer" Target="footer9.xml"/><Relationship Id="rId45" Type="http://schemas.openxmlformats.org/officeDocument/2006/relationships/header" Target="header23.xml"/><Relationship Id="rId66" Type="http://schemas.openxmlformats.org/officeDocument/2006/relationships/header" Target="header38.xml"/><Relationship Id="rId87" Type="http://schemas.openxmlformats.org/officeDocument/2006/relationships/header" Target="header53.xml"/><Relationship Id="rId110" Type="http://schemas.openxmlformats.org/officeDocument/2006/relationships/image" Target="media/image1.wmf"/><Relationship Id="rId115" Type="http://schemas.openxmlformats.org/officeDocument/2006/relationships/control" Target="activeX/activeX5.xml"/><Relationship Id="rId131" Type="http://schemas.openxmlformats.org/officeDocument/2006/relationships/header" Target="header80.xml"/><Relationship Id="rId136" Type="http://schemas.openxmlformats.org/officeDocument/2006/relationships/header" Target="header84.xml"/><Relationship Id="rId157" Type="http://schemas.openxmlformats.org/officeDocument/2006/relationships/header" Target="header95.xml"/><Relationship Id="rId61" Type="http://schemas.openxmlformats.org/officeDocument/2006/relationships/header" Target="header34.xml"/><Relationship Id="rId82" Type="http://schemas.openxmlformats.org/officeDocument/2006/relationships/header" Target="header50.xml"/><Relationship Id="rId152" Type="http://schemas.openxmlformats.org/officeDocument/2006/relationships/image" Target="media/image5.png"/><Relationship Id="rId19" Type="http://schemas.openxmlformats.org/officeDocument/2006/relationships/header" Target="header6.xml"/><Relationship Id="rId14" Type="http://schemas.openxmlformats.org/officeDocument/2006/relationships/header" Target="header2.xml"/><Relationship Id="rId30" Type="http://schemas.openxmlformats.org/officeDocument/2006/relationships/header" Target="header13.xml"/><Relationship Id="rId35" Type="http://schemas.openxmlformats.org/officeDocument/2006/relationships/header" Target="header16.xml"/><Relationship Id="rId56" Type="http://schemas.openxmlformats.org/officeDocument/2006/relationships/header" Target="header31.xml"/><Relationship Id="rId77" Type="http://schemas.openxmlformats.org/officeDocument/2006/relationships/header" Target="header46.xml"/><Relationship Id="rId100" Type="http://schemas.openxmlformats.org/officeDocument/2006/relationships/header" Target="header63.xml"/><Relationship Id="rId105" Type="http://schemas.openxmlformats.org/officeDocument/2006/relationships/header" Target="header67.xml"/><Relationship Id="rId126" Type="http://schemas.openxmlformats.org/officeDocument/2006/relationships/header" Target="header76.xml"/><Relationship Id="rId147" Type="http://schemas.openxmlformats.org/officeDocument/2006/relationships/header" Target="header94.xml"/><Relationship Id="rId8" Type="http://schemas.openxmlformats.org/officeDocument/2006/relationships/webSettings" Target="webSettings.xml"/><Relationship Id="rId51" Type="http://schemas.openxmlformats.org/officeDocument/2006/relationships/header" Target="header26.xml"/><Relationship Id="rId72" Type="http://schemas.openxmlformats.org/officeDocument/2006/relationships/header" Target="header42.xml"/><Relationship Id="rId93" Type="http://schemas.openxmlformats.org/officeDocument/2006/relationships/header" Target="header57.xml"/><Relationship Id="rId98" Type="http://schemas.openxmlformats.org/officeDocument/2006/relationships/header" Target="header61.xml"/><Relationship Id="rId121" Type="http://schemas.openxmlformats.org/officeDocument/2006/relationships/control" Target="activeX/activeX11.xml"/><Relationship Id="rId142" Type="http://schemas.openxmlformats.org/officeDocument/2006/relationships/header" Target="header89.xml"/><Relationship Id="rId3" Type="http://schemas.openxmlformats.org/officeDocument/2006/relationships/customXml" Target="../customXml/item2.xml"/><Relationship Id="rId25" Type="http://schemas.openxmlformats.org/officeDocument/2006/relationships/header" Target="header10.xml"/><Relationship Id="rId46" Type="http://schemas.openxmlformats.org/officeDocument/2006/relationships/footer" Target="footer11.xml"/><Relationship Id="rId67" Type="http://schemas.openxmlformats.org/officeDocument/2006/relationships/footer" Target="footer16.xml"/><Relationship Id="rId116" Type="http://schemas.openxmlformats.org/officeDocument/2006/relationships/control" Target="activeX/activeX6.xml"/><Relationship Id="rId137" Type="http://schemas.openxmlformats.org/officeDocument/2006/relationships/header" Target="header85.xml"/><Relationship Id="rId158" Type="http://schemas.openxmlformats.org/officeDocument/2006/relationships/header" Target="header9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6B5F8-F90A-4FC6-BC01-39F5EBC1DC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4B1CD8-51EF-4803-A2DF-36AC1F79BC2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43AC47-5E38-4A42-BECD-EC1817510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170</Pages>
  <Words>26925</Words>
  <Characters>240540</Characters>
  <Application>Microsoft Office Word</Application>
  <DocSecurity>0</DocSecurity>
  <Lines>2004</Lines>
  <Paragraphs>533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«ПАО «НК «Роснефть»</Company>
  <LinksUpToDate>false</LinksUpToDate>
  <CharactersWithSpaces>266932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Нуретдинов Руслан Рустамович</dc:creator>
  <cp:lastModifiedBy>Rinat Gub</cp:lastModifiedBy>
  <cp:revision>3</cp:revision>
  <cp:lastPrinted>2020-01-22T11:43:00Z</cp:lastPrinted>
  <dcterms:created xsi:type="dcterms:W3CDTF">2022-12-02T08:49:00Z</dcterms:created>
  <dcterms:modified xsi:type="dcterms:W3CDTF">2022-12-06T10:47:00Z</dcterms:modified>
</cp:coreProperties>
</file>